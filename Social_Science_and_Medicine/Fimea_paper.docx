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5013A" w14:textId="77777777" w:rsidR="005D491A" w:rsidRDefault="00000000">
      <w:pPr>
        <w:spacing w:before="117"/>
        <w:ind w:left="7"/>
        <w:jc w:val="center"/>
        <w:rPr>
          <w:rFonts w:ascii="Georgia"/>
          <w:b/>
        </w:rPr>
      </w:pPr>
      <w:r>
        <w:rPr>
          <w:rFonts w:ascii="Georgia"/>
          <w:b/>
          <w:spacing w:val="-2"/>
        </w:rPr>
        <w:t>Abstract</w:t>
      </w:r>
    </w:p>
    <w:p w14:paraId="02CCF1CE" w14:textId="77777777" w:rsidR="005D491A" w:rsidRDefault="005D491A">
      <w:pPr>
        <w:pStyle w:val="BodyText"/>
        <w:spacing w:before="64"/>
        <w:rPr>
          <w:rFonts w:ascii="Georgia"/>
          <w:b/>
        </w:rPr>
      </w:pPr>
    </w:p>
    <w:p w14:paraId="0B651640" w14:textId="77777777" w:rsidR="005D491A" w:rsidRDefault="00000000">
      <w:pPr>
        <w:spacing w:line="249" w:lineRule="auto"/>
        <w:ind w:left="898" w:right="866" w:firstLine="345"/>
        <w:jc w:val="both"/>
        <w:rPr>
          <w:sz w:val="20"/>
        </w:rPr>
      </w:pPr>
      <w:r>
        <w:rPr>
          <w:w w:val="105"/>
          <w:sz w:val="20"/>
        </w:rPr>
        <w:t>Governments</w:t>
      </w:r>
      <w:r>
        <w:rPr>
          <w:spacing w:val="-3"/>
          <w:w w:val="105"/>
          <w:sz w:val="20"/>
        </w:rPr>
        <w:t xml:space="preserve"> </w:t>
      </w:r>
      <w:r>
        <w:rPr>
          <w:w w:val="105"/>
          <w:sz w:val="20"/>
        </w:rPr>
        <w:t>often</w:t>
      </w:r>
      <w:r>
        <w:rPr>
          <w:spacing w:val="-3"/>
          <w:w w:val="105"/>
          <w:sz w:val="20"/>
        </w:rPr>
        <w:t xml:space="preserve"> </w:t>
      </w:r>
      <w:r>
        <w:rPr>
          <w:w w:val="105"/>
          <w:sz w:val="20"/>
        </w:rPr>
        <w:t>insulate</w:t>
      </w:r>
      <w:r>
        <w:rPr>
          <w:spacing w:val="-3"/>
          <w:w w:val="105"/>
          <w:sz w:val="20"/>
        </w:rPr>
        <w:t xml:space="preserve"> </w:t>
      </w:r>
      <w:r>
        <w:rPr>
          <w:w w:val="105"/>
          <w:sz w:val="20"/>
        </w:rPr>
        <w:t>costly</w:t>
      </w:r>
      <w:r>
        <w:rPr>
          <w:spacing w:val="-3"/>
          <w:w w:val="105"/>
          <w:sz w:val="20"/>
        </w:rPr>
        <w:t xml:space="preserve"> </w:t>
      </w:r>
      <w:r>
        <w:rPr>
          <w:w w:val="105"/>
          <w:sz w:val="20"/>
        </w:rPr>
        <w:t>and</w:t>
      </w:r>
      <w:r>
        <w:rPr>
          <w:spacing w:val="-3"/>
          <w:w w:val="105"/>
          <w:sz w:val="20"/>
        </w:rPr>
        <w:t xml:space="preserve"> </w:t>
      </w:r>
      <w:r>
        <w:rPr>
          <w:w w:val="105"/>
          <w:sz w:val="20"/>
        </w:rPr>
        <w:t>controversial</w:t>
      </w:r>
      <w:r>
        <w:rPr>
          <w:spacing w:val="-3"/>
          <w:w w:val="105"/>
          <w:sz w:val="20"/>
        </w:rPr>
        <w:t xml:space="preserve"> </w:t>
      </w:r>
      <w:r>
        <w:rPr>
          <w:w w:val="105"/>
          <w:sz w:val="20"/>
        </w:rPr>
        <w:t>healthcare</w:t>
      </w:r>
      <w:r>
        <w:rPr>
          <w:spacing w:val="-3"/>
          <w:w w:val="105"/>
          <w:sz w:val="20"/>
        </w:rPr>
        <w:t xml:space="preserve"> </w:t>
      </w:r>
      <w:r>
        <w:rPr>
          <w:w w:val="105"/>
          <w:sz w:val="20"/>
        </w:rPr>
        <w:t>funding</w:t>
      </w:r>
      <w:r>
        <w:rPr>
          <w:spacing w:val="-3"/>
          <w:w w:val="105"/>
          <w:sz w:val="20"/>
        </w:rPr>
        <w:t xml:space="preserve"> </w:t>
      </w:r>
      <w:r>
        <w:rPr>
          <w:w w:val="105"/>
          <w:sz w:val="20"/>
        </w:rPr>
        <w:t>decisions</w:t>
      </w:r>
      <w:r>
        <w:rPr>
          <w:spacing w:val="-2"/>
          <w:w w:val="105"/>
          <w:sz w:val="20"/>
        </w:rPr>
        <w:t xml:space="preserve"> </w:t>
      </w:r>
      <w:r>
        <w:rPr>
          <w:w w:val="105"/>
          <w:sz w:val="20"/>
        </w:rPr>
        <w:t>from</w:t>
      </w:r>
      <w:r>
        <w:rPr>
          <w:spacing w:val="-2"/>
          <w:w w:val="105"/>
          <w:sz w:val="20"/>
        </w:rPr>
        <w:t xml:space="preserve"> </w:t>
      </w:r>
      <w:r>
        <w:rPr>
          <w:w w:val="105"/>
          <w:sz w:val="20"/>
        </w:rPr>
        <w:t>day-to-day electoral politics by delegating authority to technical bodies that rely on formal assessments and objective criteria. Yet public responses to these decisions may still depend on how identical choices are presented. This article examines whether institutional insulation constrains framing effects</w:t>
      </w:r>
      <w:r>
        <w:rPr>
          <w:spacing w:val="-5"/>
          <w:w w:val="105"/>
          <w:sz w:val="20"/>
        </w:rPr>
        <w:t xml:space="preserve"> </w:t>
      </w:r>
      <w:r>
        <w:rPr>
          <w:w w:val="105"/>
          <w:sz w:val="20"/>
        </w:rPr>
        <w:t>on</w:t>
      </w:r>
      <w:r>
        <w:rPr>
          <w:spacing w:val="-5"/>
          <w:w w:val="105"/>
          <w:sz w:val="20"/>
        </w:rPr>
        <w:t xml:space="preserve"> </w:t>
      </w:r>
      <w:r>
        <w:rPr>
          <w:w w:val="105"/>
          <w:sz w:val="20"/>
        </w:rPr>
        <w:t>mass</w:t>
      </w:r>
      <w:r>
        <w:rPr>
          <w:spacing w:val="-4"/>
          <w:w w:val="105"/>
          <w:sz w:val="20"/>
        </w:rPr>
        <w:t xml:space="preserve"> </w:t>
      </w:r>
      <w:r>
        <w:rPr>
          <w:w w:val="105"/>
          <w:sz w:val="20"/>
        </w:rPr>
        <w:t>preferences,</w:t>
      </w:r>
      <w:r>
        <w:rPr>
          <w:spacing w:val="-2"/>
          <w:w w:val="105"/>
          <w:sz w:val="20"/>
        </w:rPr>
        <w:t xml:space="preserve"> </w:t>
      </w:r>
      <w:r>
        <w:rPr>
          <w:w w:val="105"/>
          <w:sz w:val="20"/>
        </w:rPr>
        <w:t>or</w:t>
      </w:r>
      <w:r>
        <w:rPr>
          <w:spacing w:val="-5"/>
          <w:w w:val="105"/>
          <w:sz w:val="20"/>
        </w:rPr>
        <w:t xml:space="preserve"> </w:t>
      </w:r>
      <w:r>
        <w:rPr>
          <w:w w:val="105"/>
          <w:sz w:val="20"/>
        </w:rPr>
        <w:t>whether</w:t>
      </w:r>
      <w:r>
        <w:rPr>
          <w:spacing w:val="-5"/>
          <w:w w:val="105"/>
          <w:sz w:val="20"/>
        </w:rPr>
        <w:t xml:space="preserve"> </w:t>
      </w:r>
      <w:r>
        <w:rPr>
          <w:w w:val="105"/>
          <w:sz w:val="20"/>
        </w:rPr>
        <w:t>citizens</w:t>
      </w:r>
      <w:r>
        <w:rPr>
          <w:spacing w:val="-5"/>
          <w:w w:val="105"/>
          <w:sz w:val="20"/>
        </w:rPr>
        <w:t xml:space="preserve"> </w:t>
      </w:r>
      <w:r>
        <w:rPr>
          <w:w w:val="105"/>
          <w:sz w:val="20"/>
        </w:rPr>
        <w:t>remain</w:t>
      </w:r>
      <w:r>
        <w:rPr>
          <w:spacing w:val="-5"/>
          <w:w w:val="105"/>
          <w:sz w:val="20"/>
        </w:rPr>
        <w:t xml:space="preserve"> </w:t>
      </w:r>
      <w:r>
        <w:rPr>
          <w:w w:val="105"/>
          <w:sz w:val="20"/>
        </w:rPr>
        <w:t>sensitive</w:t>
      </w:r>
      <w:r>
        <w:rPr>
          <w:spacing w:val="-5"/>
          <w:w w:val="105"/>
          <w:sz w:val="20"/>
        </w:rPr>
        <w:t xml:space="preserve"> </w:t>
      </w:r>
      <w:r>
        <w:rPr>
          <w:w w:val="105"/>
          <w:sz w:val="20"/>
        </w:rPr>
        <w:t>to</w:t>
      </w:r>
      <w:r>
        <w:rPr>
          <w:spacing w:val="-5"/>
          <w:w w:val="105"/>
          <w:sz w:val="20"/>
        </w:rPr>
        <w:t xml:space="preserve"> </w:t>
      </w:r>
      <w:r>
        <w:rPr>
          <w:w w:val="105"/>
          <w:sz w:val="20"/>
        </w:rPr>
        <w:t>framing</w:t>
      </w:r>
      <w:r>
        <w:rPr>
          <w:spacing w:val="-5"/>
          <w:w w:val="105"/>
          <w:sz w:val="20"/>
        </w:rPr>
        <w:t xml:space="preserve"> </w:t>
      </w:r>
      <w:r>
        <w:rPr>
          <w:w w:val="105"/>
          <w:sz w:val="20"/>
        </w:rPr>
        <w:t>even</w:t>
      </w:r>
      <w:r>
        <w:rPr>
          <w:spacing w:val="-5"/>
          <w:w w:val="105"/>
          <w:sz w:val="20"/>
        </w:rPr>
        <w:t xml:space="preserve"> </w:t>
      </w:r>
      <w:r>
        <w:rPr>
          <w:w w:val="105"/>
          <w:sz w:val="20"/>
        </w:rPr>
        <w:t>when</w:t>
      </w:r>
      <w:r>
        <w:rPr>
          <w:spacing w:val="-5"/>
          <w:w w:val="105"/>
          <w:sz w:val="20"/>
        </w:rPr>
        <w:t xml:space="preserve"> </w:t>
      </w:r>
      <w:r>
        <w:rPr>
          <w:w w:val="105"/>
          <w:sz w:val="20"/>
        </w:rPr>
        <w:t>authority</w:t>
      </w:r>
      <w:r>
        <w:rPr>
          <w:spacing w:val="-5"/>
          <w:w w:val="105"/>
          <w:sz w:val="20"/>
        </w:rPr>
        <w:t xml:space="preserve"> </w:t>
      </w:r>
      <w:r>
        <w:rPr>
          <w:w w:val="105"/>
          <w:sz w:val="20"/>
        </w:rPr>
        <w:t>is formally insulated from electoral politics.</w:t>
      </w:r>
      <w:r>
        <w:rPr>
          <w:spacing w:val="31"/>
          <w:w w:val="105"/>
          <w:sz w:val="20"/>
        </w:rPr>
        <w:t xml:space="preserve"> </w:t>
      </w:r>
      <w:r>
        <w:rPr>
          <w:w w:val="105"/>
          <w:sz w:val="20"/>
        </w:rPr>
        <w:t>Drawing on prospect theory, we argue that preferences over</w:t>
      </w:r>
      <w:r>
        <w:rPr>
          <w:spacing w:val="40"/>
          <w:w w:val="105"/>
          <w:sz w:val="20"/>
        </w:rPr>
        <w:t xml:space="preserve"> </w:t>
      </w:r>
      <w:r>
        <w:rPr>
          <w:w w:val="105"/>
          <w:sz w:val="20"/>
        </w:rPr>
        <w:t>high-cost</w:t>
      </w:r>
      <w:r>
        <w:rPr>
          <w:spacing w:val="40"/>
          <w:w w:val="105"/>
          <w:sz w:val="20"/>
        </w:rPr>
        <w:t xml:space="preserve"> </w:t>
      </w:r>
      <w:r>
        <w:rPr>
          <w:w w:val="105"/>
          <w:sz w:val="20"/>
        </w:rPr>
        <w:t>cancer</w:t>
      </w:r>
      <w:r>
        <w:rPr>
          <w:spacing w:val="40"/>
          <w:w w:val="105"/>
          <w:sz w:val="20"/>
        </w:rPr>
        <w:t xml:space="preserve"> </w:t>
      </w:r>
      <w:r>
        <w:rPr>
          <w:w w:val="105"/>
          <w:sz w:val="20"/>
        </w:rPr>
        <w:t>medicines</w:t>
      </w:r>
      <w:r>
        <w:rPr>
          <w:spacing w:val="40"/>
          <w:w w:val="105"/>
          <w:sz w:val="20"/>
        </w:rPr>
        <w:t xml:space="preserve"> </w:t>
      </w:r>
      <w:r>
        <w:rPr>
          <w:w w:val="105"/>
          <w:sz w:val="20"/>
        </w:rPr>
        <w:t>are</w:t>
      </w:r>
      <w:r>
        <w:rPr>
          <w:spacing w:val="40"/>
          <w:w w:val="105"/>
          <w:sz w:val="20"/>
        </w:rPr>
        <w:t xml:space="preserve"> </w:t>
      </w:r>
      <w:r>
        <w:rPr>
          <w:w w:val="105"/>
          <w:sz w:val="20"/>
        </w:rPr>
        <w:t>reference-point</w:t>
      </w:r>
      <w:r>
        <w:rPr>
          <w:spacing w:val="40"/>
          <w:w w:val="105"/>
          <w:sz w:val="20"/>
        </w:rPr>
        <w:t xml:space="preserve"> </w:t>
      </w:r>
      <w:r>
        <w:rPr>
          <w:w w:val="105"/>
          <w:sz w:val="20"/>
        </w:rPr>
        <w:t>dependent:</w:t>
      </w:r>
      <w:r>
        <w:rPr>
          <w:spacing w:val="40"/>
          <w:w w:val="105"/>
          <w:sz w:val="20"/>
        </w:rPr>
        <w:t xml:space="preserve"> </w:t>
      </w:r>
      <w:r>
        <w:rPr>
          <w:w w:val="105"/>
          <w:sz w:val="20"/>
        </w:rPr>
        <w:t>citizens</w:t>
      </w:r>
      <w:r>
        <w:rPr>
          <w:spacing w:val="40"/>
          <w:w w:val="105"/>
          <w:sz w:val="20"/>
        </w:rPr>
        <w:t xml:space="preserve"> </w:t>
      </w:r>
      <w:r>
        <w:rPr>
          <w:w w:val="105"/>
          <w:sz w:val="20"/>
        </w:rPr>
        <w:t>respond</w:t>
      </w:r>
      <w:r>
        <w:rPr>
          <w:spacing w:val="40"/>
          <w:w w:val="105"/>
          <w:sz w:val="20"/>
        </w:rPr>
        <w:t xml:space="preserve"> </w:t>
      </w:r>
      <w:r>
        <w:rPr>
          <w:w w:val="105"/>
          <w:sz w:val="20"/>
        </w:rPr>
        <w:t>differently when decisions are framed as avoiding salient losses rather than preserving existing gains.</w:t>
      </w:r>
      <w:r>
        <w:rPr>
          <w:spacing w:val="40"/>
          <w:w w:val="105"/>
          <w:sz w:val="20"/>
        </w:rPr>
        <w:t xml:space="preserve"> </w:t>
      </w:r>
      <w:r>
        <w:rPr>
          <w:w w:val="105"/>
          <w:sz w:val="20"/>
        </w:rPr>
        <w:t>We</w:t>
      </w:r>
      <w:r>
        <w:rPr>
          <w:spacing w:val="80"/>
          <w:w w:val="105"/>
          <w:sz w:val="20"/>
        </w:rPr>
        <w:t xml:space="preserve"> </w:t>
      </w:r>
      <w:r>
        <w:rPr>
          <w:w w:val="105"/>
          <w:sz w:val="20"/>
        </w:rPr>
        <w:t>test this argument with a population-based survey experiment embedded in the 2021 Finnish Medicines Barometer.</w:t>
      </w:r>
      <w:r>
        <w:rPr>
          <w:spacing w:val="40"/>
          <w:w w:val="105"/>
          <w:sz w:val="20"/>
        </w:rPr>
        <w:t xml:space="preserve"> </w:t>
      </w:r>
      <w:r>
        <w:rPr>
          <w:w w:val="105"/>
          <w:sz w:val="20"/>
        </w:rPr>
        <w:t>Respondents evaluated an identical clinical vignette about a novel, high-cost cancer medicine with uncertain benefits and were randomly assigned to alternative frames emphasizing</w:t>
      </w:r>
      <w:r>
        <w:rPr>
          <w:spacing w:val="-1"/>
          <w:w w:val="105"/>
          <w:sz w:val="20"/>
        </w:rPr>
        <w:t xml:space="preserve"> </w:t>
      </w:r>
      <w:r>
        <w:rPr>
          <w:w w:val="105"/>
          <w:sz w:val="20"/>
        </w:rPr>
        <w:t>either</w:t>
      </w:r>
      <w:r>
        <w:rPr>
          <w:spacing w:val="-1"/>
          <w:w w:val="105"/>
          <w:sz w:val="20"/>
        </w:rPr>
        <w:t xml:space="preserve"> </w:t>
      </w:r>
      <w:r>
        <w:rPr>
          <w:w w:val="105"/>
          <w:sz w:val="20"/>
        </w:rPr>
        <w:t>last-resort</w:t>
      </w:r>
      <w:r>
        <w:rPr>
          <w:spacing w:val="-1"/>
          <w:w w:val="105"/>
          <w:sz w:val="20"/>
        </w:rPr>
        <w:t xml:space="preserve"> </w:t>
      </w:r>
      <w:r>
        <w:rPr>
          <w:w w:val="105"/>
          <w:sz w:val="20"/>
        </w:rPr>
        <w:t>rescue</w:t>
      </w:r>
      <w:r>
        <w:rPr>
          <w:spacing w:val="-1"/>
          <w:w w:val="105"/>
          <w:sz w:val="20"/>
        </w:rPr>
        <w:t xml:space="preserve"> </w:t>
      </w:r>
      <w:r>
        <w:rPr>
          <w:w w:val="105"/>
          <w:sz w:val="20"/>
        </w:rPr>
        <w:t>or</w:t>
      </w:r>
      <w:r>
        <w:rPr>
          <w:spacing w:val="-1"/>
          <w:w w:val="105"/>
          <w:sz w:val="20"/>
        </w:rPr>
        <w:t xml:space="preserve"> </w:t>
      </w:r>
      <w:r>
        <w:rPr>
          <w:w w:val="105"/>
          <w:sz w:val="20"/>
        </w:rPr>
        <w:t>stewardship</w:t>
      </w:r>
      <w:r>
        <w:rPr>
          <w:spacing w:val="-1"/>
          <w:w w:val="105"/>
          <w:sz w:val="20"/>
        </w:rPr>
        <w:t xml:space="preserve"> </w:t>
      </w:r>
      <w:r>
        <w:rPr>
          <w:w w:val="105"/>
          <w:sz w:val="20"/>
        </w:rPr>
        <w:t>of</w:t>
      </w:r>
      <w:r>
        <w:rPr>
          <w:spacing w:val="-1"/>
          <w:w w:val="105"/>
          <w:sz w:val="20"/>
        </w:rPr>
        <w:t xml:space="preserve"> </w:t>
      </w:r>
      <w:r>
        <w:rPr>
          <w:w w:val="105"/>
          <w:sz w:val="20"/>
        </w:rPr>
        <w:t>finite</w:t>
      </w:r>
      <w:r>
        <w:rPr>
          <w:spacing w:val="-1"/>
          <w:w w:val="105"/>
          <w:sz w:val="20"/>
        </w:rPr>
        <w:t xml:space="preserve"> </w:t>
      </w:r>
      <w:r>
        <w:rPr>
          <w:w w:val="105"/>
          <w:sz w:val="20"/>
        </w:rPr>
        <w:t>collective</w:t>
      </w:r>
      <w:r>
        <w:rPr>
          <w:spacing w:val="-1"/>
          <w:w w:val="105"/>
          <w:sz w:val="20"/>
        </w:rPr>
        <w:t xml:space="preserve"> </w:t>
      </w:r>
      <w:r>
        <w:rPr>
          <w:w w:val="105"/>
          <w:sz w:val="20"/>
        </w:rPr>
        <w:t>resources.</w:t>
      </w:r>
      <w:r>
        <w:rPr>
          <w:spacing w:val="20"/>
          <w:w w:val="105"/>
          <w:sz w:val="20"/>
        </w:rPr>
        <w:t xml:space="preserve"> </w:t>
      </w:r>
      <w:r>
        <w:rPr>
          <w:w w:val="105"/>
          <w:sz w:val="20"/>
        </w:rPr>
        <w:t>Holding</w:t>
      </w:r>
      <w:r>
        <w:rPr>
          <w:spacing w:val="-1"/>
          <w:w w:val="105"/>
          <w:sz w:val="20"/>
        </w:rPr>
        <w:t xml:space="preserve"> </w:t>
      </w:r>
      <w:r>
        <w:rPr>
          <w:w w:val="105"/>
          <w:sz w:val="20"/>
        </w:rPr>
        <w:t>clinical evidence, costs, and uncertainty constant, we find substantial and systematic framing effects. Support for funding rises under loss-avoidance framing and falls under gain-preservation framing, despite identical policy content.</w:t>
      </w:r>
      <w:r>
        <w:rPr>
          <w:spacing w:val="40"/>
          <w:w w:val="105"/>
          <w:sz w:val="20"/>
        </w:rPr>
        <w:t xml:space="preserve"> </w:t>
      </w:r>
      <w:r>
        <w:rPr>
          <w:w w:val="105"/>
          <w:sz w:val="20"/>
        </w:rPr>
        <w:t>The findings suggest that institutional insulation does not neutralize framing effects.</w:t>
      </w:r>
      <w:r>
        <w:rPr>
          <w:spacing w:val="33"/>
          <w:w w:val="105"/>
          <w:sz w:val="20"/>
        </w:rPr>
        <w:t xml:space="preserve"> </w:t>
      </w:r>
      <w:r>
        <w:rPr>
          <w:w w:val="105"/>
          <w:sz w:val="20"/>
        </w:rPr>
        <w:t>Technical justification alone does not depoliticize distributive choices in healthcare.</w:t>
      </w:r>
    </w:p>
    <w:p w14:paraId="40134163" w14:textId="77777777" w:rsidR="005D491A" w:rsidRDefault="005D491A">
      <w:pPr>
        <w:pStyle w:val="BodyText"/>
        <w:spacing w:before="131"/>
        <w:rPr>
          <w:sz w:val="20"/>
        </w:rPr>
      </w:pPr>
    </w:p>
    <w:p w14:paraId="3DC03CE9" w14:textId="77777777" w:rsidR="005D491A" w:rsidRDefault="00000000">
      <w:pPr>
        <w:spacing w:before="1"/>
        <w:jc w:val="center"/>
      </w:pPr>
      <w:r>
        <w:rPr>
          <w:rFonts w:ascii="Georgia"/>
          <w:b/>
        </w:rPr>
        <w:t>Abstract</w:t>
      </w:r>
      <w:r>
        <w:rPr>
          <w:rFonts w:ascii="Georgia"/>
          <w:b/>
          <w:spacing w:val="11"/>
        </w:rPr>
        <w:t xml:space="preserve"> </w:t>
      </w:r>
      <w:r>
        <w:rPr>
          <w:rFonts w:ascii="Georgia"/>
          <w:b/>
        </w:rPr>
        <w:t>length</w:t>
      </w:r>
      <w:r>
        <w:t>:</w:t>
      </w:r>
      <w:r>
        <w:rPr>
          <w:spacing w:val="25"/>
        </w:rPr>
        <w:t xml:space="preserve"> </w:t>
      </w:r>
      <w:r>
        <w:t>200</w:t>
      </w:r>
      <w:r>
        <w:rPr>
          <w:spacing w:val="4"/>
        </w:rPr>
        <w:t xml:space="preserve"> </w:t>
      </w:r>
      <w:r>
        <w:rPr>
          <w:spacing w:val="-2"/>
        </w:rPr>
        <w:t>words.</w:t>
      </w:r>
    </w:p>
    <w:p w14:paraId="12ED8BEA" w14:textId="77777777" w:rsidR="005D491A" w:rsidRDefault="005D491A">
      <w:pPr>
        <w:pStyle w:val="BodyText"/>
      </w:pPr>
    </w:p>
    <w:p w14:paraId="3E1D5E9C" w14:textId="77777777" w:rsidR="005D491A" w:rsidRDefault="005D491A">
      <w:pPr>
        <w:pStyle w:val="BodyText"/>
        <w:spacing w:before="148"/>
      </w:pPr>
    </w:p>
    <w:p w14:paraId="07C34EE8" w14:textId="77777777" w:rsidR="005D491A" w:rsidRDefault="00000000">
      <w:pPr>
        <w:pStyle w:val="BodyText"/>
        <w:spacing w:line="256" w:lineRule="auto"/>
        <w:ind w:left="815" w:right="797"/>
        <w:jc w:val="center"/>
      </w:pPr>
      <w:r>
        <w:rPr>
          <w:rFonts w:ascii="Georgia" w:hAnsi="Georgia"/>
          <w:b/>
          <w:i/>
          <w:w w:val="105"/>
        </w:rPr>
        <w:t>Keywords—</w:t>
      </w:r>
      <w:r>
        <w:rPr>
          <w:rFonts w:ascii="Georgia" w:hAnsi="Georgia"/>
          <w:b/>
          <w:i/>
          <w:spacing w:val="-12"/>
          <w:w w:val="105"/>
        </w:rPr>
        <w:t xml:space="preserve"> </w:t>
      </w:r>
      <w:r>
        <w:rPr>
          <w:w w:val="105"/>
        </w:rPr>
        <w:t>choice</w:t>
      </w:r>
      <w:r>
        <w:rPr>
          <w:spacing w:val="-11"/>
          <w:w w:val="105"/>
        </w:rPr>
        <w:t xml:space="preserve"> </w:t>
      </w:r>
      <w:r>
        <w:rPr>
          <w:w w:val="105"/>
        </w:rPr>
        <w:t>behavior;</w:t>
      </w:r>
      <w:r>
        <w:rPr>
          <w:spacing w:val="-11"/>
          <w:w w:val="105"/>
        </w:rPr>
        <w:t xml:space="preserve"> </w:t>
      </w:r>
      <w:r>
        <w:rPr>
          <w:w w:val="105"/>
        </w:rPr>
        <w:t>health</w:t>
      </w:r>
      <w:r>
        <w:rPr>
          <w:spacing w:val="-11"/>
          <w:w w:val="105"/>
        </w:rPr>
        <w:t xml:space="preserve"> </w:t>
      </w:r>
      <w:r>
        <w:rPr>
          <w:w w:val="105"/>
        </w:rPr>
        <w:t>priorities;</w:t>
      </w:r>
      <w:r>
        <w:rPr>
          <w:spacing w:val="-11"/>
          <w:w w:val="105"/>
        </w:rPr>
        <w:t xml:space="preserve"> </w:t>
      </w:r>
      <w:r>
        <w:rPr>
          <w:w w:val="105"/>
        </w:rPr>
        <w:t>resource</w:t>
      </w:r>
      <w:r>
        <w:rPr>
          <w:spacing w:val="-11"/>
          <w:w w:val="105"/>
        </w:rPr>
        <w:t xml:space="preserve"> </w:t>
      </w:r>
      <w:r>
        <w:rPr>
          <w:w w:val="105"/>
        </w:rPr>
        <w:t>allocation;</w:t>
      </w:r>
      <w:r>
        <w:rPr>
          <w:spacing w:val="-11"/>
          <w:w w:val="105"/>
        </w:rPr>
        <w:t xml:space="preserve"> </w:t>
      </w:r>
      <w:r>
        <w:rPr>
          <w:w w:val="105"/>
        </w:rPr>
        <w:t>antineoplastic</w:t>
      </w:r>
      <w:r>
        <w:rPr>
          <w:spacing w:val="-11"/>
          <w:w w:val="105"/>
        </w:rPr>
        <w:t xml:space="preserve"> </w:t>
      </w:r>
      <w:r>
        <w:rPr>
          <w:w w:val="105"/>
        </w:rPr>
        <w:t>agents; high-cost technology; reimbursement; Finland.</w:t>
      </w:r>
    </w:p>
    <w:p w14:paraId="6AB6D1A7" w14:textId="77777777" w:rsidR="005D491A" w:rsidRDefault="005D491A">
      <w:pPr>
        <w:pStyle w:val="BodyText"/>
        <w:spacing w:line="256" w:lineRule="auto"/>
        <w:jc w:val="center"/>
        <w:sectPr w:rsidR="005D491A">
          <w:pgSz w:w="12240" w:h="15840"/>
          <w:pgMar w:top="1340" w:right="1080" w:bottom="280" w:left="1080" w:header="720" w:footer="720" w:gutter="0"/>
          <w:cols w:space="720"/>
        </w:sectPr>
      </w:pPr>
    </w:p>
    <w:p w14:paraId="494FD682" w14:textId="2D75507D" w:rsidR="005D491A" w:rsidRDefault="00807BBA">
      <w:pPr>
        <w:pStyle w:val="BodyText"/>
        <w:spacing w:before="220" w:line="256" w:lineRule="auto"/>
        <w:ind w:left="360" w:right="326" w:hanging="10"/>
        <w:jc w:val="both"/>
      </w:pPr>
      <w:r>
        <w:rPr>
          <w:rFonts w:ascii="Georgia"/>
          <w:b/>
          <w:w w:val="105"/>
        </w:rPr>
        <w:lastRenderedPageBreak/>
        <w:t xml:space="preserve">AI statement: </w:t>
      </w:r>
      <w:r>
        <w:rPr>
          <w:w w:val="105"/>
        </w:rPr>
        <w:t>Artificial intelligence tool Microsoft Copilot was used to support language editing, proofreading, and minor editorial refinement.</w:t>
      </w:r>
      <w:r>
        <w:rPr>
          <w:spacing w:val="37"/>
          <w:w w:val="105"/>
        </w:rPr>
        <w:t xml:space="preserve"> </w:t>
      </w:r>
      <w:r>
        <w:rPr>
          <w:w w:val="105"/>
        </w:rPr>
        <w:t>After using this tool, the authors reviewed and edited the</w:t>
      </w:r>
      <w:r>
        <w:rPr>
          <w:spacing w:val="34"/>
          <w:w w:val="105"/>
        </w:rPr>
        <w:t xml:space="preserve"> </w:t>
      </w:r>
      <w:r>
        <w:rPr>
          <w:w w:val="105"/>
        </w:rPr>
        <w:t>content</w:t>
      </w:r>
      <w:r>
        <w:rPr>
          <w:spacing w:val="34"/>
          <w:w w:val="105"/>
        </w:rPr>
        <w:t xml:space="preserve"> </w:t>
      </w:r>
      <w:r>
        <w:rPr>
          <w:w w:val="105"/>
        </w:rPr>
        <w:t>as</w:t>
      </w:r>
      <w:r>
        <w:rPr>
          <w:spacing w:val="34"/>
          <w:w w:val="105"/>
        </w:rPr>
        <w:t xml:space="preserve"> </w:t>
      </w:r>
      <w:r>
        <w:rPr>
          <w:w w:val="105"/>
        </w:rPr>
        <w:t>needed</w:t>
      </w:r>
      <w:r>
        <w:rPr>
          <w:spacing w:val="34"/>
          <w:w w:val="105"/>
        </w:rPr>
        <w:t xml:space="preserve"> </w:t>
      </w:r>
      <w:r>
        <w:rPr>
          <w:w w:val="105"/>
        </w:rPr>
        <w:t>and</w:t>
      </w:r>
      <w:r>
        <w:rPr>
          <w:spacing w:val="34"/>
          <w:w w:val="105"/>
        </w:rPr>
        <w:t xml:space="preserve"> </w:t>
      </w:r>
      <w:r>
        <w:rPr>
          <w:w w:val="105"/>
        </w:rPr>
        <w:t>take</w:t>
      </w:r>
      <w:r>
        <w:rPr>
          <w:spacing w:val="34"/>
          <w:w w:val="105"/>
        </w:rPr>
        <w:t xml:space="preserve"> </w:t>
      </w:r>
      <w:r>
        <w:rPr>
          <w:w w:val="105"/>
        </w:rPr>
        <w:t>full</w:t>
      </w:r>
      <w:r>
        <w:rPr>
          <w:spacing w:val="34"/>
          <w:w w:val="105"/>
        </w:rPr>
        <w:t xml:space="preserve"> </w:t>
      </w:r>
      <w:r>
        <w:rPr>
          <w:w w:val="105"/>
        </w:rPr>
        <w:t>responsibility</w:t>
      </w:r>
      <w:r>
        <w:rPr>
          <w:spacing w:val="34"/>
          <w:w w:val="105"/>
        </w:rPr>
        <w:t xml:space="preserve"> </w:t>
      </w:r>
      <w:r>
        <w:rPr>
          <w:w w:val="105"/>
        </w:rPr>
        <w:t>for</w:t>
      </w:r>
      <w:r>
        <w:rPr>
          <w:spacing w:val="34"/>
          <w:w w:val="105"/>
        </w:rPr>
        <w:t xml:space="preserve"> </w:t>
      </w:r>
      <w:r>
        <w:rPr>
          <w:w w:val="105"/>
        </w:rPr>
        <w:t>the</w:t>
      </w:r>
      <w:r>
        <w:rPr>
          <w:spacing w:val="34"/>
          <w:w w:val="105"/>
        </w:rPr>
        <w:t xml:space="preserve"> </w:t>
      </w:r>
      <w:r>
        <w:rPr>
          <w:w w:val="105"/>
        </w:rPr>
        <w:t>content</w:t>
      </w:r>
      <w:r>
        <w:rPr>
          <w:spacing w:val="34"/>
          <w:w w:val="105"/>
        </w:rPr>
        <w:t xml:space="preserve"> </w:t>
      </w:r>
      <w:r>
        <w:rPr>
          <w:w w:val="105"/>
        </w:rPr>
        <w:t>of</w:t>
      </w:r>
      <w:r>
        <w:rPr>
          <w:spacing w:val="34"/>
          <w:w w:val="105"/>
        </w:rPr>
        <w:t xml:space="preserve"> </w:t>
      </w:r>
      <w:r>
        <w:rPr>
          <w:w w:val="105"/>
        </w:rPr>
        <w:t>the</w:t>
      </w:r>
      <w:r>
        <w:rPr>
          <w:spacing w:val="34"/>
          <w:w w:val="105"/>
        </w:rPr>
        <w:t xml:space="preserve"> </w:t>
      </w:r>
      <w:r>
        <w:rPr>
          <w:w w:val="105"/>
        </w:rPr>
        <w:t>publication.</w:t>
      </w:r>
    </w:p>
    <w:p w14:paraId="16E51AF0" w14:textId="77777777" w:rsidR="005D491A" w:rsidRDefault="00000000">
      <w:pPr>
        <w:spacing w:before="219"/>
        <w:ind w:left="360"/>
      </w:pPr>
      <w:r>
        <w:rPr>
          <w:rFonts w:ascii="Georgia"/>
          <w:b/>
        </w:rPr>
        <w:t>Conflict</w:t>
      </w:r>
      <w:r>
        <w:rPr>
          <w:rFonts w:ascii="Georgia"/>
          <w:b/>
          <w:spacing w:val="1"/>
        </w:rPr>
        <w:t xml:space="preserve"> </w:t>
      </w:r>
      <w:r>
        <w:rPr>
          <w:rFonts w:ascii="Georgia"/>
          <w:b/>
        </w:rPr>
        <w:t>of</w:t>
      </w:r>
      <w:r>
        <w:rPr>
          <w:rFonts w:ascii="Georgia"/>
          <w:b/>
          <w:spacing w:val="1"/>
        </w:rPr>
        <w:t xml:space="preserve"> </w:t>
      </w:r>
      <w:r>
        <w:rPr>
          <w:rFonts w:ascii="Georgia"/>
          <w:b/>
        </w:rPr>
        <w:t>interests:</w:t>
      </w:r>
      <w:r>
        <w:rPr>
          <w:rFonts w:ascii="Georgia"/>
          <w:b/>
          <w:spacing w:val="10"/>
        </w:rPr>
        <w:t xml:space="preserve"> </w:t>
      </w:r>
      <w:r>
        <w:t>No</w:t>
      </w:r>
      <w:r>
        <w:rPr>
          <w:spacing w:val="-6"/>
        </w:rPr>
        <w:t xml:space="preserve"> </w:t>
      </w:r>
      <w:r>
        <w:t>conflict</w:t>
      </w:r>
      <w:r>
        <w:rPr>
          <w:spacing w:val="-6"/>
        </w:rPr>
        <w:t xml:space="preserve"> </w:t>
      </w:r>
      <w:r>
        <w:t>of</w:t>
      </w:r>
      <w:r>
        <w:rPr>
          <w:spacing w:val="-5"/>
        </w:rPr>
        <w:t xml:space="preserve"> </w:t>
      </w:r>
      <w:r>
        <w:rPr>
          <w:spacing w:val="-2"/>
        </w:rPr>
        <w:t>interest.</w:t>
      </w:r>
    </w:p>
    <w:p w14:paraId="6E472E45" w14:textId="77777777" w:rsidR="005D491A" w:rsidRDefault="00000000">
      <w:pPr>
        <w:spacing w:before="235"/>
        <w:ind w:left="360"/>
      </w:pPr>
      <w:r>
        <w:rPr>
          <w:rFonts w:ascii="Georgia"/>
          <w:b/>
          <w:spacing w:val="-2"/>
          <w:w w:val="105"/>
        </w:rPr>
        <w:t>Funding:</w:t>
      </w:r>
      <w:r>
        <w:rPr>
          <w:rFonts w:ascii="Georgia"/>
          <w:b/>
          <w:spacing w:val="8"/>
          <w:w w:val="105"/>
        </w:rPr>
        <w:t xml:space="preserve"> </w:t>
      </w:r>
      <w:r>
        <w:rPr>
          <w:spacing w:val="-2"/>
          <w:w w:val="105"/>
        </w:rPr>
        <w:t>No</w:t>
      </w:r>
      <w:r>
        <w:rPr>
          <w:spacing w:val="-7"/>
          <w:w w:val="105"/>
        </w:rPr>
        <w:t xml:space="preserve"> </w:t>
      </w:r>
      <w:r>
        <w:rPr>
          <w:spacing w:val="-2"/>
          <w:w w:val="105"/>
        </w:rPr>
        <w:t>funding</w:t>
      </w:r>
      <w:r>
        <w:rPr>
          <w:spacing w:val="-7"/>
          <w:w w:val="105"/>
        </w:rPr>
        <w:t xml:space="preserve"> </w:t>
      </w:r>
      <w:r>
        <w:rPr>
          <w:spacing w:val="-2"/>
          <w:w w:val="105"/>
        </w:rPr>
        <w:t>to</w:t>
      </w:r>
      <w:r>
        <w:rPr>
          <w:spacing w:val="-8"/>
          <w:w w:val="105"/>
        </w:rPr>
        <w:t xml:space="preserve"> </w:t>
      </w:r>
      <w:r>
        <w:rPr>
          <w:spacing w:val="-2"/>
          <w:w w:val="105"/>
        </w:rPr>
        <w:t>declare.</w:t>
      </w:r>
    </w:p>
    <w:p w14:paraId="3BC6F90A" w14:textId="77777777" w:rsidR="005D491A" w:rsidRDefault="00000000">
      <w:pPr>
        <w:spacing w:before="236"/>
        <w:ind w:left="360"/>
      </w:pPr>
      <w:r>
        <w:rPr>
          <w:rFonts w:ascii="Georgia"/>
          <w:b/>
          <w:w w:val="105"/>
        </w:rPr>
        <w:t>Running</w:t>
      </w:r>
      <w:r>
        <w:rPr>
          <w:rFonts w:ascii="Georgia"/>
          <w:b/>
          <w:spacing w:val="-3"/>
          <w:w w:val="105"/>
        </w:rPr>
        <w:t xml:space="preserve"> </w:t>
      </w:r>
      <w:r>
        <w:rPr>
          <w:rFonts w:ascii="Georgia"/>
          <w:b/>
          <w:w w:val="105"/>
        </w:rPr>
        <w:t>title:</w:t>
      </w:r>
      <w:r>
        <w:rPr>
          <w:rFonts w:ascii="Georgia"/>
          <w:b/>
          <w:spacing w:val="6"/>
          <w:w w:val="105"/>
        </w:rPr>
        <w:t xml:space="preserve"> </w:t>
      </w:r>
      <w:r>
        <w:rPr>
          <w:w w:val="105"/>
        </w:rPr>
        <w:t>Delegation,</w:t>
      </w:r>
      <w:r>
        <w:rPr>
          <w:spacing w:val="-9"/>
          <w:w w:val="105"/>
        </w:rPr>
        <w:t xml:space="preserve"> </w:t>
      </w:r>
      <w:r>
        <w:rPr>
          <w:w w:val="105"/>
        </w:rPr>
        <w:t>Framing,</w:t>
      </w:r>
      <w:r>
        <w:rPr>
          <w:spacing w:val="-9"/>
          <w:w w:val="105"/>
        </w:rPr>
        <w:t xml:space="preserve"> </w:t>
      </w:r>
      <w:r>
        <w:rPr>
          <w:w w:val="105"/>
        </w:rPr>
        <w:t>and</w:t>
      </w:r>
      <w:r>
        <w:rPr>
          <w:spacing w:val="-9"/>
          <w:w w:val="105"/>
        </w:rPr>
        <w:t xml:space="preserve"> </w:t>
      </w:r>
      <w:r>
        <w:rPr>
          <w:w w:val="105"/>
        </w:rPr>
        <w:t>Mass</w:t>
      </w:r>
      <w:r>
        <w:rPr>
          <w:spacing w:val="-9"/>
          <w:w w:val="105"/>
        </w:rPr>
        <w:t xml:space="preserve"> </w:t>
      </w:r>
      <w:r>
        <w:rPr>
          <w:spacing w:val="-2"/>
          <w:w w:val="105"/>
        </w:rPr>
        <w:t>Preferences.</w:t>
      </w:r>
    </w:p>
    <w:p w14:paraId="5B4CC4BB" w14:textId="77777777" w:rsidR="005D491A" w:rsidRDefault="005D491A">
      <w:pPr>
        <w:sectPr w:rsidR="005D491A">
          <w:pgSz w:w="12240" w:h="15840"/>
          <w:pgMar w:top="1340" w:right="1080" w:bottom="280" w:left="1080" w:header="720" w:footer="720" w:gutter="0"/>
          <w:cols w:space="720"/>
        </w:sectPr>
      </w:pPr>
    </w:p>
    <w:p w14:paraId="2B241A71" w14:textId="77777777" w:rsidR="005D491A" w:rsidRDefault="00000000">
      <w:pPr>
        <w:pStyle w:val="Heading1"/>
        <w:numPr>
          <w:ilvl w:val="0"/>
          <w:numId w:val="2"/>
        </w:numPr>
        <w:tabs>
          <w:tab w:val="left" w:pos="844"/>
        </w:tabs>
        <w:spacing w:before="142"/>
        <w:ind w:hanging="484"/>
      </w:pPr>
      <w:bookmarkStart w:id="0" w:name="Introduction"/>
      <w:bookmarkEnd w:id="0"/>
      <w:r>
        <w:rPr>
          <w:spacing w:val="-2"/>
        </w:rPr>
        <w:lastRenderedPageBreak/>
        <w:t>Introduction</w:t>
      </w:r>
    </w:p>
    <w:p w14:paraId="23173918" w14:textId="77777777" w:rsidR="005D491A" w:rsidRDefault="00000000">
      <w:pPr>
        <w:pStyle w:val="BodyText"/>
        <w:spacing w:before="220" w:line="256" w:lineRule="auto"/>
        <w:ind w:left="334" w:right="325" w:firstLine="17"/>
        <w:jc w:val="both"/>
      </w:pPr>
      <w:r>
        <w:rPr>
          <w:w w:val="105"/>
        </w:rPr>
        <w:t>All health systems must set priorities in order to allocate scarce fiscal, personnel, and medical resources. Rationing occurs when potentially beneficial interventions are withheld from individuals (Scheunemann</w:t>
      </w:r>
      <w:r>
        <w:rPr>
          <w:spacing w:val="-2"/>
          <w:w w:val="105"/>
        </w:rPr>
        <w:t xml:space="preserve"> </w:t>
      </w:r>
      <w:r>
        <w:rPr>
          <w:w w:val="105"/>
        </w:rPr>
        <w:t>and</w:t>
      </w:r>
      <w:r>
        <w:rPr>
          <w:spacing w:val="-2"/>
          <w:w w:val="105"/>
        </w:rPr>
        <w:t xml:space="preserve"> </w:t>
      </w:r>
      <w:r>
        <w:rPr>
          <w:w w:val="105"/>
        </w:rPr>
        <w:t>White</w:t>
      </w:r>
      <w:r>
        <w:rPr>
          <w:spacing w:val="-2"/>
          <w:w w:val="105"/>
        </w:rPr>
        <w:t xml:space="preserve"> </w:t>
      </w:r>
      <w:r>
        <w:rPr>
          <w:w w:val="105"/>
        </w:rPr>
        <w:t>2011).</w:t>
      </w:r>
      <w:r>
        <w:rPr>
          <w:spacing w:val="30"/>
          <w:w w:val="105"/>
        </w:rPr>
        <w:t xml:space="preserve"> </w:t>
      </w:r>
      <w:r>
        <w:rPr>
          <w:w w:val="105"/>
        </w:rPr>
        <w:t>It</w:t>
      </w:r>
      <w:r>
        <w:rPr>
          <w:spacing w:val="-2"/>
          <w:w w:val="105"/>
        </w:rPr>
        <w:t xml:space="preserve"> </w:t>
      </w:r>
      <w:r>
        <w:rPr>
          <w:w w:val="105"/>
        </w:rPr>
        <w:t>is</w:t>
      </w:r>
      <w:r>
        <w:rPr>
          <w:spacing w:val="-2"/>
          <w:w w:val="105"/>
        </w:rPr>
        <w:t xml:space="preserve"> </w:t>
      </w:r>
      <w:r>
        <w:rPr>
          <w:w w:val="105"/>
        </w:rPr>
        <w:t>inherently</w:t>
      </w:r>
      <w:r>
        <w:rPr>
          <w:spacing w:val="-1"/>
          <w:w w:val="105"/>
        </w:rPr>
        <w:t xml:space="preserve"> </w:t>
      </w:r>
      <w:r>
        <w:rPr>
          <w:w w:val="105"/>
        </w:rPr>
        <w:t>political</w:t>
      </w:r>
      <w:r>
        <w:rPr>
          <w:spacing w:val="-2"/>
          <w:w w:val="105"/>
        </w:rPr>
        <w:t xml:space="preserve"> </w:t>
      </w:r>
      <w:r>
        <w:rPr>
          <w:w w:val="105"/>
        </w:rPr>
        <w:t>and</w:t>
      </w:r>
      <w:r>
        <w:rPr>
          <w:spacing w:val="-2"/>
          <w:w w:val="105"/>
        </w:rPr>
        <w:t xml:space="preserve"> </w:t>
      </w:r>
      <w:r>
        <w:rPr>
          <w:w w:val="105"/>
        </w:rPr>
        <w:t>marked</w:t>
      </w:r>
      <w:r>
        <w:rPr>
          <w:spacing w:val="-2"/>
          <w:w w:val="105"/>
        </w:rPr>
        <w:t xml:space="preserve"> </w:t>
      </w:r>
      <w:r>
        <w:rPr>
          <w:w w:val="105"/>
        </w:rPr>
        <w:t>by</w:t>
      </w:r>
      <w:r>
        <w:rPr>
          <w:spacing w:val="-1"/>
          <w:w w:val="105"/>
        </w:rPr>
        <w:t xml:space="preserve"> </w:t>
      </w:r>
      <w:r>
        <w:rPr>
          <w:w w:val="105"/>
        </w:rPr>
        <w:t>moral</w:t>
      </w:r>
      <w:r>
        <w:rPr>
          <w:spacing w:val="-2"/>
          <w:w w:val="105"/>
        </w:rPr>
        <w:t xml:space="preserve"> </w:t>
      </w:r>
      <w:r>
        <w:rPr>
          <w:w w:val="105"/>
        </w:rPr>
        <w:t>and</w:t>
      </w:r>
      <w:r>
        <w:rPr>
          <w:spacing w:val="-2"/>
          <w:w w:val="105"/>
        </w:rPr>
        <w:t xml:space="preserve"> </w:t>
      </w:r>
      <w:r>
        <w:rPr>
          <w:w w:val="105"/>
        </w:rPr>
        <w:t>ethical</w:t>
      </w:r>
      <w:r>
        <w:rPr>
          <w:spacing w:val="-2"/>
          <w:w w:val="105"/>
        </w:rPr>
        <w:t xml:space="preserve"> </w:t>
      </w:r>
      <w:r>
        <w:rPr>
          <w:w w:val="105"/>
        </w:rPr>
        <w:t xml:space="preserve">dilemmas, alongside conflicting values and interests (Bærøe and Baltussen </w:t>
      </w:r>
      <w:hyperlink w:anchor="_bookmark16" w:history="1">
        <w:r w:rsidR="005D491A">
          <w:rPr>
            <w:w w:val="105"/>
          </w:rPr>
          <w:t>2014;</w:t>
        </w:r>
      </w:hyperlink>
      <w:r>
        <w:rPr>
          <w:w w:val="105"/>
        </w:rPr>
        <w:t xml:space="preserve"> Baltussen, Jansen, Mikkelsen, et</w:t>
      </w:r>
      <w:r>
        <w:rPr>
          <w:spacing w:val="-9"/>
          <w:w w:val="105"/>
        </w:rPr>
        <w:t xml:space="preserve"> </w:t>
      </w:r>
      <w:r>
        <w:rPr>
          <w:w w:val="105"/>
        </w:rPr>
        <w:t>al.</w:t>
      </w:r>
      <w:r>
        <w:rPr>
          <w:spacing w:val="-9"/>
          <w:w w:val="105"/>
        </w:rPr>
        <w:t xml:space="preserve"> </w:t>
      </w:r>
      <w:hyperlink w:anchor="_bookmark18" w:history="1">
        <w:r w:rsidR="005D491A">
          <w:rPr>
            <w:w w:val="105"/>
          </w:rPr>
          <w:t>2016).</w:t>
        </w:r>
      </w:hyperlink>
      <w:r>
        <w:rPr>
          <w:spacing w:val="11"/>
          <w:w w:val="105"/>
        </w:rPr>
        <w:t xml:space="preserve"> </w:t>
      </w:r>
      <w:r>
        <w:rPr>
          <w:w w:val="105"/>
        </w:rPr>
        <w:t>Funding</w:t>
      </w:r>
      <w:r>
        <w:rPr>
          <w:spacing w:val="-9"/>
          <w:w w:val="105"/>
        </w:rPr>
        <w:t xml:space="preserve"> </w:t>
      </w:r>
      <w:r>
        <w:rPr>
          <w:w w:val="105"/>
        </w:rPr>
        <w:t>decisions</w:t>
      </w:r>
      <w:r>
        <w:rPr>
          <w:spacing w:val="-9"/>
          <w:w w:val="105"/>
        </w:rPr>
        <w:t xml:space="preserve"> </w:t>
      </w:r>
      <w:r>
        <w:rPr>
          <w:w w:val="105"/>
        </w:rPr>
        <w:t>of</w:t>
      </w:r>
      <w:r>
        <w:rPr>
          <w:spacing w:val="-9"/>
          <w:w w:val="105"/>
        </w:rPr>
        <w:t xml:space="preserve"> </w:t>
      </w:r>
      <w:r>
        <w:rPr>
          <w:w w:val="105"/>
        </w:rPr>
        <w:t>novel,</w:t>
      </w:r>
      <w:r>
        <w:rPr>
          <w:spacing w:val="-9"/>
          <w:w w:val="105"/>
        </w:rPr>
        <w:t xml:space="preserve"> </w:t>
      </w:r>
      <w:r>
        <w:rPr>
          <w:w w:val="105"/>
        </w:rPr>
        <w:t>high-cost</w:t>
      </w:r>
      <w:r>
        <w:rPr>
          <w:spacing w:val="-9"/>
          <w:w w:val="105"/>
        </w:rPr>
        <w:t xml:space="preserve"> </w:t>
      </w:r>
      <w:r>
        <w:rPr>
          <w:w w:val="105"/>
        </w:rPr>
        <w:t>medicines</w:t>
      </w:r>
      <w:r>
        <w:rPr>
          <w:spacing w:val="-9"/>
          <w:w w:val="105"/>
        </w:rPr>
        <w:t xml:space="preserve"> </w:t>
      </w:r>
      <w:r>
        <w:rPr>
          <w:w w:val="105"/>
        </w:rPr>
        <w:t>exemplify</w:t>
      </w:r>
      <w:r>
        <w:rPr>
          <w:spacing w:val="-9"/>
          <w:w w:val="105"/>
        </w:rPr>
        <w:t xml:space="preserve"> </w:t>
      </w:r>
      <w:r>
        <w:rPr>
          <w:w w:val="105"/>
        </w:rPr>
        <w:t>the</w:t>
      </w:r>
      <w:r>
        <w:rPr>
          <w:spacing w:val="-9"/>
          <w:w w:val="105"/>
        </w:rPr>
        <w:t xml:space="preserve"> </w:t>
      </w:r>
      <w:r>
        <w:rPr>
          <w:w w:val="105"/>
        </w:rPr>
        <w:t>societal</w:t>
      </w:r>
      <w:r>
        <w:rPr>
          <w:spacing w:val="-9"/>
          <w:w w:val="105"/>
        </w:rPr>
        <w:t xml:space="preserve"> </w:t>
      </w:r>
      <w:r>
        <w:rPr>
          <w:w w:val="105"/>
        </w:rPr>
        <w:t>tensions</w:t>
      </w:r>
      <w:r>
        <w:rPr>
          <w:spacing w:val="-9"/>
          <w:w w:val="105"/>
        </w:rPr>
        <w:t xml:space="preserve"> </w:t>
      </w:r>
      <w:r>
        <w:rPr>
          <w:w w:val="105"/>
        </w:rPr>
        <w:t>involved, often</w:t>
      </w:r>
      <w:r>
        <w:rPr>
          <w:spacing w:val="38"/>
          <w:w w:val="105"/>
        </w:rPr>
        <w:t xml:space="preserve"> </w:t>
      </w:r>
      <w:r>
        <w:rPr>
          <w:w w:val="105"/>
        </w:rPr>
        <w:t>surfacing</w:t>
      </w:r>
      <w:r>
        <w:rPr>
          <w:spacing w:val="38"/>
          <w:w w:val="105"/>
        </w:rPr>
        <w:t xml:space="preserve"> </w:t>
      </w:r>
      <w:r>
        <w:rPr>
          <w:w w:val="105"/>
        </w:rPr>
        <w:t>as</w:t>
      </w:r>
      <w:r>
        <w:rPr>
          <w:spacing w:val="38"/>
          <w:w w:val="105"/>
        </w:rPr>
        <w:t xml:space="preserve"> </w:t>
      </w:r>
      <w:r>
        <w:rPr>
          <w:w w:val="105"/>
        </w:rPr>
        <w:t>debates</w:t>
      </w:r>
      <w:r>
        <w:rPr>
          <w:spacing w:val="38"/>
          <w:w w:val="105"/>
        </w:rPr>
        <w:t xml:space="preserve"> </w:t>
      </w:r>
      <w:r>
        <w:rPr>
          <w:w w:val="105"/>
        </w:rPr>
        <w:t>in</w:t>
      </w:r>
      <w:r>
        <w:rPr>
          <w:spacing w:val="38"/>
          <w:w w:val="105"/>
        </w:rPr>
        <w:t xml:space="preserve"> </w:t>
      </w:r>
      <w:r>
        <w:rPr>
          <w:w w:val="105"/>
        </w:rPr>
        <w:t>the</w:t>
      </w:r>
      <w:r>
        <w:rPr>
          <w:spacing w:val="38"/>
          <w:w w:val="105"/>
        </w:rPr>
        <w:t xml:space="preserve"> </w:t>
      </w:r>
      <w:r>
        <w:rPr>
          <w:w w:val="105"/>
        </w:rPr>
        <w:t>media</w:t>
      </w:r>
      <w:r>
        <w:rPr>
          <w:spacing w:val="38"/>
          <w:w w:val="105"/>
        </w:rPr>
        <w:t xml:space="preserve"> </w:t>
      </w:r>
      <w:r>
        <w:rPr>
          <w:w w:val="105"/>
        </w:rPr>
        <w:t>(Abelson</w:t>
      </w:r>
      <w:r>
        <w:rPr>
          <w:spacing w:val="38"/>
          <w:w w:val="105"/>
        </w:rPr>
        <w:t xml:space="preserve"> </w:t>
      </w:r>
      <w:r>
        <w:rPr>
          <w:w w:val="105"/>
        </w:rPr>
        <w:t>and</w:t>
      </w:r>
      <w:r>
        <w:rPr>
          <w:spacing w:val="38"/>
          <w:w w:val="105"/>
        </w:rPr>
        <w:t xml:space="preserve"> </w:t>
      </w:r>
      <w:r>
        <w:rPr>
          <w:w w:val="105"/>
        </w:rPr>
        <w:t>Collins</w:t>
      </w:r>
      <w:r>
        <w:rPr>
          <w:spacing w:val="38"/>
          <w:w w:val="105"/>
        </w:rPr>
        <w:t xml:space="preserve"> </w:t>
      </w:r>
      <w:hyperlink w:anchor="_bookmark11" w:history="1">
        <w:r w:rsidR="005D491A">
          <w:rPr>
            <w:w w:val="105"/>
          </w:rPr>
          <w:t>2009;</w:t>
        </w:r>
      </w:hyperlink>
      <w:r>
        <w:rPr>
          <w:spacing w:val="40"/>
          <w:w w:val="105"/>
        </w:rPr>
        <w:t xml:space="preserve"> </w:t>
      </w:r>
      <w:r>
        <w:rPr>
          <w:w w:val="105"/>
        </w:rPr>
        <w:t>Corbett</w:t>
      </w:r>
      <w:r>
        <w:rPr>
          <w:spacing w:val="38"/>
          <w:w w:val="105"/>
        </w:rPr>
        <w:t xml:space="preserve"> </w:t>
      </w:r>
      <w:r>
        <w:rPr>
          <w:w w:val="105"/>
        </w:rPr>
        <w:t>and</w:t>
      </w:r>
      <w:r>
        <w:rPr>
          <w:spacing w:val="38"/>
          <w:w w:val="105"/>
        </w:rPr>
        <w:t xml:space="preserve"> </w:t>
      </w:r>
      <w:r>
        <w:rPr>
          <w:w w:val="105"/>
        </w:rPr>
        <w:t>Mori</w:t>
      </w:r>
      <w:r>
        <w:rPr>
          <w:spacing w:val="38"/>
          <w:w w:val="105"/>
        </w:rPr>
        <w:t xml:space="preserve"> </w:t>
      </w:r>
      <w:hyperlink w:anchor="_bookmark29" w:history="1">
        <w:r w:rsidR="005D491A">
          <w:rPr>
            <w:w w:val="105"/>
          </w:rPr>
          <w:t>1999).</w:t>
        </w:r>
      </w:hyperlink>
      <w:r>
        <w:rPr>
          <w:spacing w:val="80"/>
          <w:w w:val="105"/>
        </w:rPr>
        <w:t xml:space="preserve"> </w:t>
      </w:r>
      <w:r>
        <w:rPr>
          <w:w w:val="105"/>
        </w:rPr>
        <w:t>In this</w:t>
      </w:r>
      <w:r>
        <w:rPr>
          <w:spacing w:val="40"/>
          <w:w w:val="105"/>
        </w:rPr>
        <w:t xml:space="preserve"> </w:t>
      </w:r>
      <w:r>
        <w:rPr>
          <w:w w:val="105"/>
        </w:rPr>
        <w:t>article,</w:t>
      </w:r>
      <w:r>
        <w:rPr>
          <w:spacing w:val="40"/>
          <w:w w:val="105"/>
        </w:rPr>
        <w:t xml:space="preserve"> </w:t>
      </w:r>
      <w:r>
        <w:rPr>
          <w:w w:val="105"/>
        </w:rPr>
        <w:t>we</w:t>
      </w:r>
      <w:r>
        <w:rPr>
          <w:spacing w:val="40"/>
          <w:w w:val="105"/>
        </w:rPr>
        <w:t xml:space="preserve"> </w:t>
      </w:r>
      <w:r>
        <w:rPr>
          <w:w w:val="105"/>
        </w:rPr>
        <w:t>provide</w:t>
      </w:r>
      <w:r>
        <w:rPr>
          <w:spacing w:val="40"/>
          <w:w w:val="105"/>
        </w:rPr>
        <w:t xml:space="preserve"> </w:t>
      </w:r>
      <w:r>
        <w:rPr>
          <w:w w:val="105"/>
        </w:rPr>
        <w:t>experimental</w:t>
      </w:r>
      <w:r>
        <w:rPr>
          <w:spacing w:val="40"/>
          <w:w w:val="105"/>
        </w:rPr>
        <w:t xml:space="preserve"> </w:t>
      </w:r>
      <w:r>
        <w:rPr>
          <w:w w:val="105"/>
        </w:rPr>
        <w:t>evidence</w:t>
      </w:r>
      <w:r>
        <w:rPr>
          <w:spacing w:val="40"/>
          <w:w w:val="105"/>
        </w:rPr>
        <w:t xml:space="preserve"> </w:t>
      </w:r>
      <w:r>
        <w:rPr>
          <w:w w:val="105"/>
        </w:rPr>
        <w:t>on</w:t>
      </w:r>
      <w:r>
        <w:rPr>
          <w:spacing w:val="40"/>
          <w:w w:val="105"/>
        </w:rPr>
        <w:t xml:space="preserve"> </w:t>
      </w:r>
      <w:r>
        <w:rPr>
          <w:w w:val="105"/>
        </w:rPr>
        <w:t>how</w:t>
      </w:r>
      <w:r>
        <w:rPr>
          <w:spacing w:val="40"/>
          <w:w w:val="105"/>
        </w:rPr>
        <w:t xml:space="preserve"> </w:t>
      </w:r>
      <w:r>
        <w:rPr>
          <w:w w:val="105"/>
        </w:rPr>
        <w:t>citizens’</w:t>
      </w:r>
      <w:r>
        <w:rPr>
          <w:spacing w:val="40"/>
          <w:w w:val="105"/>
        </w:rPr>
        <w:t xml:space="preserve"> </w:t>
      </w:r>
      <w:r>
        <w:rPr>
          <w:w w:val="105"/>
        </w:rPr>
        <w:t>support</w:t>
      </w:r>
      <w:r>
        <w:rPr>
          <w:spacing w:val="40"/>
          <w:w w:val="105"/>
        </w:rPr>
        <w:t xml:space="preserve"> </w:t>
      </w:r>
      <w:r>
        <w:rPr>
          <w:w w:val="105"/>
        </w:rPr>
        <w:t>for</w:t>
      </w:r>
      <w:r>
        <w:rPr>
          <w:spacing w:val="40"/>
          <w:w w:val="105"/>
        </w:rPr>
        <w:t xml:space="preserve"> </w:t>
      </w:r>
      <w:r>
        <w:rPr>
          <w:w w:val="105"/>
        </w:rPr>
        <w:t>public</w:t>
      </w:r>
      <w:r>
        <w:rPr>
          <w:spacing w:val="40"/>
          <w:w w:val="105"/>
        </w:rPr>
        <w:t xml:space="preserve"> </w:t>
      </w:r>
      <w:r>
        <w:rPr>
          <w:w w:val="105"/>
        </w:rPr>
        <w:t>funding</w:t>
      </w:r>
      <w:r>
        <w:rPr>
          <w:spacing w:val="40"/>
          <w:w w:val="105"/>
        </w:rPr>
        <w:t xml:space="preserve"> </w:t>
      </w:r>
      <w:r>
        <w:rPr>
          <w:w w:val="105"/>
        </w:rPr>
        <w:t>of</w:t>
      </w:r>
      <w:r>
        <w:rPr>
          <w:spacing w:val="40"/>
          <w:w w:val="105"/>
        </w:rPr>
        <w:t xml:space="preserve"> </w:t>
      </w:r>
      <w:r>
        <w:rPr>
          <w:w w:val="105"/>
        </w:rPr>
        <w:t>a novel cancer medicine varies depending on how the decision is framed.</w:t>
      </w:r>
      <w:r>
        <w:rPr>
          <w:spacing w:val="40"/>
          <w:w w:val="105"/>
        </w:rPr>
        <w:t xml:space="preserve"> </w:t>
      </w:r>
      <w:r>
        <w:rPr>
          <w:w w:val="105"/>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Pr>
            <w:w w:val="105"/>
          </w:rPr>
          <w:t>2012;</w:t>
        </w:r>
      </w:hyperlink>
      <w:r>
        <w:rPr>
          <w:w w:val="105"/>
        </w:rPr>
        <w:t xml:space="preserve"> Aggarwal et al. </w:t>
      </w:r>
      <w:hyperlink w:anchor="_bookmark13" w:history="1">
        <w:r w:rsidR="005D491A">
          <w:rPr>
            <w:w w:val="105"/>
          </w:rPr>
          <w:t>2017;</w:t>
        </w:r>
      </w:hyperlink>
      <w:r>
        <w:rPr>
          <w:w w:val="105"/>
        </w:rPr>
        <w:t xml:space="preserve"> Pinho and Dias Costa </w:t>
      </w:r>
      <w:hyperlink w:anchor="_bookmark85" w:history="1">
        <w:r w:rsidR="005D491A">
          <w:rPr>
            <w:w w:val="105"/>
          </w:rPr>
          <w:t>2020).</w:t>
        </w:r>
      </w:hyperlink>
    </w:p>
    <w:p w14:paraId="4CF6119A" w14:textId="77777777" w:rsidR="005D491A" w:rsidRDefault="00000000">
      <w:pPr>
        <w:pStyle w:val="BodyText"/>
        <w:spacing w:before="4" w:line="256" w:lineRule="auto"/>
        <w:ind w:left="352" w:right="314" w:firstLine="346"/>
        <w:jc w:val="both"/>
      </w:pPr>
      <w:r>
        <w:rPr>
          <w:w w:val="105"/>
        </w:rPr>
        <w:t>We examine whether preferences over healthcare funding decisions remain elastic to framing effects even when these decisions are insulated from partisan politics and are not presented through individual patient stories.</w:t>
      </w:r>
      <w:r>
        <w:rPr>
          <w:spacing w:val="40"/>
          <w:w w:val="105"/>
        </w:rPr>
        <w:t xml:space="preserve"> </w:t>
      </w:r>
      <w:r>
        <w:rPr>
          <w:w w:val="105"/>
        </w:rPr>
        <w:t xml:space="preserve">By institutional insulation, we refer to the delegation of contentious reimbursement decisions to specialized agencies formally distinct from politicians, tasked with employing technical methods such as health technology assessment (HTA) to depoliticize and objectify decision-making (Egeberg and Trondal </w:t>
      </w:r>
      <w:hyperlink w:anchor="_bookmark37" w:history="1">
        <w:r w:rsidR="005D491A">
          <w:rPr>
            <w:w w:val="105"/>
          </w:rPr>
          <w:t>2009;</w:t>
        </w:r>
      </w:hyperlink>
      <w:r>
        <w:rPr>
          <w:w w:val="105"/>
        </w:rPr>
        <w:t xml:space="preserve"> Thatcher and Sweet </w:t>
      </w:r>
      <w:hyperlink w:anchor="_bookmark98" w:history="1">
        <w:r w:rsidR="005D491A">
          <w:rPr>
            <w:w w:val="105"/>
          </w:rPr>
          <w:t>2002).</w:t>
        </w:r>
      </w:hyperlink>
      <w:r>
        <w:rPr>
          <w:w w:val="105"/>
        </w:rPr>
        <w:t xml:space="preserve"> In democracies with</w:t>
      </w:r>
      <w:r>
        <w:rPr>
          <w:spacing w:val="-9"/>
          <w:w w:val="105"/>
        </w:rPr>
        <w:t xml:space="preserve"> </w:t>
      </w:r>
      <w:r>
        <w:rPr>
          <w:w w:val="105"/>
        </w:rPr>
        <w:t>publicly</w:t>
      </w:r>
      <w:r>
        <w:rPr>
          <w:spacing w:val="-9"/>
          <w:w w:val="105"/>
        </w:rPr>
        <w:t xml:space="preserve"> </w:t>
      </w:r>
      <w:r>
        <w:rPr>
          <w:w w:val="105"/>
        </w:rPr>
        <w:t>funded</w:t>
      </w:r>
      <w:r>
        <w:rPr>
          <w:spacing w:val="-9"/>
          <w:w w:val="105"/>
        </w:rPr>
        <w:t xml:space="preserve"> </w:t>
      </w:r>
      <w:r>
        <w:rPr>
          <w:w w:val="105"/>
        </w:rPr>
        <w:t>healthcare</w:t>
      </w:r>
      <w:r>
        <w:rPr>
          <w:spacing w:val="-9"/>
          <w:w w:val="105"/>
        </w:rPr>
        <w:t xml:space="preserve"> </w:t>
      </w:r>
      <w:r>
        <w:rPr>
          <w:w w:val="105"/>
        </w:rPr>
        <w:t>systems,</w:t>
      </w:r>
      <w:r>
        <w:rPr>
          <w:spacing w:val="-5"/>
          <w:w w:val="105"/>
        </w:rPr>
        <w:t xml:space="preserve"> </w:t>
      </w:r>
      <w:r>
        <w:rPr>
          <w:w w:val="105"/>
        </w:rPr>
        <w:t>politics</w:t>
      </w:r>
      <w:r>
        <w:rPr>
          <w:spacing w:val="-9"/>
          <w:w w:val="105"/>
        </w:rPr>
        <w:t xml:space="preserve"> </w:t>
      </w:r>
      <w:r>
        <w:rPr>
          <w:w w:val="105"/>
        </w:rPr>
        <w:t>is</w:t>
      </w:r>
      <w:r>
        <w:rPr>
          <w:spacing w:val="-9"/>
          <w:w w:val="105"/>
        </w:rPr>
        <w:t xml:space="preserve"> </w:t>
      </w:r>
      <w:r>
        <w:rPr>
          <w:w w:val="105"/>
        </w:rPr>
        <w:t>the</w:t>
      </w:r>
      <w:r>
        <w:rPr>
          <w:spacing w:val="-9"/>
          <w:w w:val="105"/>
        </w:rPr>
        <w:t xml:space="preserve"> </w:t>
      </w:r>
      <w:r>
        <w:rPr>
          <w:w w:val="105"/>
        </w:rPr>
        <w:t>arena</w:t>
      </w:r>
      <w:r>
        <w:rPr>
          <w:spacing w:val="-9"/>
          <w:w w:val="105"/>
        </w:rPr>
        <w:t xml:space="preserve"> </w:t>
      </w:r>
      <w:r>
        <w:rPr>
          <w:w w:val="105"/>
        </w:rPr>
        <w:t>in</w:t>
      </w:r>
      <w:r>
        <w:rPr>
          <w:spacing w:val="-9"/>
          <w:w w:val="105"/>
        </w:rPr>
        <w:t xml:space="preserve"> </w:t>
      </w:r>
      <w:r>
        <w:rPr>
          <w:w w:val="105"/>
        </w:rPr>
        <w:t>which</w:t>
      </w:r>
      <w:r>
        <w:rPr>
          <w:spacing w:val="-9"/>
          <w:w w:val="105"/>
        </w:rPr>
        <w:t xml:space="preserve"> </w:t>
      </w:r>
      <w:r>
        <w:rPr>
          <w:w w:val="105"/>
        </w:rPr>
        <w:t>the</w:t>
      </w:r>
      <w:r>
        <w:rPr>
          <w:spacing w:val="-9"/>
          <w:w w:val="105"/>
        </w:rPr>
        <w:t xml:space="preserve"> </w:t>
      </w:r>
      <w:r>
        <w:rPr>
          <w:w w:val="105"/>
        </w:rPr>
        <w:t>values</w:t>
      </w:r>
      <w:r>
        <w:rPr>
          <w:spacing w:val="-9"/>
          <w:w w:val="105"/>
        </w:rPr>
        <w:t xml:space="preserve"> </w:t>
      </w:r>
      <w:r>
        <w:rPr>
          <w:w w:val="105"/>
        </w:rPr>
        <w:t>guiding</w:t>
      </w:r>
      <w:r>
        <w:rPr>
          <w:spacing w:val="-9"/>
          <w:w w:val="105"/>
        </w:rPr>
        <w:t xml:space="preserve"> </w:t>
      </w:r>
      <w:proofErr w:type="spellStart"/>
      <w:r>
        <w:rPr>
          <w:w w:val="105"/>
        </w:rPr>
        <w:t>prioritisation</w:t>
      </w:r>
      <w:proofErr w:type="spellEnd"/>
      <w:r>
        <w:rPr>
          <w:w w:val="105"/>
        </w:rPr>
        <w:t xml:space="preserve"> and rationing are debated, yet these institutional arrangements are envisaged to </w:t>
      </w:r>
      <w:proofErr w:type="spellStart"/>
      <w:r>
        <w:rPr>
          <w:w w:val="105"/>
        </w:rPr>
        <w:t>depoliticise</w:t>
      </w:r>
      <w:proofErr w:type="spellEnd"/>
      <w:r>
        <w:rPr>
          <w:w w:val="105"/>
        </w:rPr>
        <w:t xml:space="preserve"> decision-making (Thatcher and Sweet </w:t>
      </w:r>
      <w:hyperlink w:anchor="_bookmark98" w:history="1">
        <w:r w:rsidR="005D491A">
          <w:rPr>
            <w:w w:val="105"/>
          </w:rPr>
          <w:t>2002).</w:t>
        </w:r>
      </w:hyperlink>
      <w:r>
        <w:rPr>
          <w:w w:val="105"/>
        </w:rPr>
        <w:t xml:space="preserve"> To assess whether institutional insulation </w:t>
      </w:r>
      <w:proofErr w:type="spellStart"/>
      <w:r>
        <w:rPr>
          <w:w w:val="105"/>
        </w:rPr>
        <w:t>neutralises</w:t>
      </w:r>
      <w:proofErr w:type="spellEnd"/>
      <w:r>
        <w:rPr>
          <w:w w:val="105"/>
        </w:rPr>
        <w:t xml:space="preserve"> framing effects, we field a survey experiment embedded in the 2021 Finnish Medicines Barometer in which we randomly vary the interpretive frame attached to an otherwise identical reimbursement decision. This</w:t>
      </w:r>
      <w:r>
        <w:rPr>
          <w:spacing w:val="-1"/>
          <w:w w:val="105"/>
        </w:rPr>
        <w:t xml:space="preserve"> </w:t>
      </w:r>
      <w:r>
        <w:rPr>
          <w:w w:val="105"/>
        </w:rPr>
        <w:t>design</w:t>
      </w:r>
      <w:r>
        <w:rPr>
          <w:spacing w:val="-1"/>
          <w:w w:val="105"/>
        </w:rPr>
        <w:t xml:space="preserve"> </w:t>
      </w:r>
      <w:r>
        <w:rPr>
          <w:w w:val="105"/>
        </w:rPr>
        <w:t>allows</w:t>
      </w:r>
      <w:r>
        <w:rPr>
          <w:spacing w:val="-1"/>
          <w:w w:val="105"/>
        </w:rPr>
        <w:t xml:space="preserve"> </w:t>
      </w:r>
      <w:r>
        <w:rPr>
          <w:w w:val="105"/>
        </w:rPr>
        <w:t>us</w:t>
      </w:r>
      <w:r>
        <w:rPr>
          <w:spacing w:val="-1"/>
          <w:w w:val="105"/>
        </w:rPr>
        <w:t xml:space="preserve"> </w:t>
      </w:r>
      <w:r>
        <w:rPr>
          <w:w w:val="105"/>
        </w:rPr>
        <w:t>to</w:t>
      </w:r>
      <w:r>
        <w:rPr>
          <w:spacing w:val="-1"/>
          <w:w w:val="105"/>
        </w:rPr>
        <w:t xml:space="preserve"> </w:t>
      </w:r>
      <w:r>
        <w:rPr>
          <w:w w:val="105"/>
        </w:rPr>
        <w:t>test</w:t>
      </w:r>
      <w:r>
        <w:rPr>
          <w:spacing w:val="-1"/>
          <w:w w:val="105"/>
        </w:rPr>
        <w:t xml:space="preserve"> </w:t>
      </w:r>
      <w:r>
        <w:rPr>
          <w:w w:val="105"/>
        </w:rPr>
        <w:t>a</w:t>
      </w:r>
      <w:r>
        <w:rPr>
          <w:spacing w:val="-1"/>
          <w:w w:val="105"/>
        </w:rPr>
        <w:t xml:space="preserve"> </w:t>
      </w:r>
      <w:r>
        <w:rPr>
          <w:w w:val="105"/>
        </w:rPr>
        <w:t>core</w:t>
      </w:r>
      <w:r>
        <w:rPr>
          <w:spacing w:val="-1"/>
          <w:w w:val="105"/>
        </w:rPr>
        <w:t xml:space="preserve"> </w:t>
      </w:r>
      <w:r>
        <w:rPr>
          <w:w w:val="105"/>
        </w:rPr>
        <w:t>finding</w:t>
      </w:r>
      <w:r>
        <w:rPr>
          <w:spacing w:val="-1"/>
          <w:w w:val="105"/>
        </w:rPr>
        <w:t xml:space="preserve"> </w:t>
      </w:r>
      <w:r>
        <w:rPr>
          <w:w w:val="105"/>
        </w:rPr>
        <w:t>from</w:t>
      </w:r>
      <w:r>
        <w:rPr>
          <w:spacing w:val="-1"/>
          <w:w w:val="105"/>
        </w:rPr>
        <w:t xml:space="preserve"> </w:t>
      </w:r>
      <w:r>
        <w:rPr>
          <w:w w:val="105"/>
        </w:rPr>
        <w:t>prospect</w:t>
      </w:r>
      <w:r>
        <w:rPr>
          <w:spacing w:val="-1"/>
          <w:w w:val="105"/>
        </w:rPr>
        <w:t xml:space="preserve"> </w:t>
      </w:r>
      <w:r>
        <w:rPr>
          <w:w w:val="105"/>
        </w:rPr>
        <w:t>theory</w:t>
      </w:r>
      <w:r>
        <w:rPr>
          <w:spacing w:val="-1"/>
          <w:w w:val="105"/>
        </w:rPr>
        <w:t xml:space="preserve"> </w:t>
      </w:r>
      <w:r>
        <w:rPr>
          <w:w w:val="105"/>
        </w:rPr>
        <w:t>(Kahneman</w:t>
      </w:r>
      <w:r>
        <w:rPr>
          <w:spacing w:val="-1"/>
          <w:w w:val="105"/>
        </w:rPr>
        <w:t xml:space="preserve"> </w:t>
      </w:r>
      <w:r>
        <w:rPr>
          <w:w w:val="105"/>
        </w:rPr>
        <w:t>and</w:t>
      </w:r>
      <w:r>
        <w:rPr>
          <w:spacing w:val="-1"/>
          <w:w w:val="105"/>
        </w:rPr>
        <w:t xml:space="preserve"> </w:t>
      </w:r>
      <w:r>
        <w:rPr>
          <w:w w:val="105"/>
        </w:rPr>
        <w:t>Tversky</w:t>
      </w:r>
      <w:r>
        <w:rPr>
          <w:spacing w:val="-1"/>
          <w:w w:val="105"/>
        </w:rPr>
        <w:t xml:space="preserve"> </w:t>
      </w:r>
      <w:hyperlink w:anchor="_bookmark61" w:history="1">
        <w:r w:rsidR="005D491A">
          <w:rPr>
            <w:w w:val="105"/>
          </w:rPr>
          <w:t>1979):</w:t>
        </w:r>
      </w:hyperlink>
      <w:r>
        <w:rPr>
          <w:spacing w:val="29"/>
          <w:w w:val="105"/>
        </w:rPr>
        <w:t xml:space="preserve"> </w:t>
      </w:r>
      <w:r>
        <w:rPr>
          <w:w w:val="105"/>
        </w:rPr>
        <w:t>that individuals evaluate options relative to a reference point, creating systematic framing effects where identical</w:t>
      </w:r>
      <w:r>
        <w:rPr>
          <w:spacing w:val="-1"/>
          <w:w w:val="105"/>
        </w:rPr>
        <w:t xml:space="preserve"> </w:t>
      </w:r>
      <w:r>
        <w:rPr>
          <w:w w:val="105"/>
        </w:rPr>
        <w:t>choices</w:t>
      </w:r>
      <w:r>
        <w:rPr>
          <w:spacing w:val="-1"/>
          <w:w w:val="105"/>
        </w:rPr>
        <w:t xml:space="preserve"> </w:t>
      </w:r>
      <w:r>
        <w:rPr>
          <w:w w:val="105"/>
        </w:rPr>
        <w:t>are</w:t>
      </w:r>
      <w:r>
        <w:rPr>
          <w:spacing w:val="-1"/>
          <w:w w:val="105"/>
        </w:rPr>
        <w:t xml:space="preserve"> </w:t>
      </w:r>
      <w:r>
        <w:rPr>
          <w:w w:val="105"/>
        </w:rPr>
        <w:t>treated</w:t>
      </w:r>
      <w:r>
        <w:rPr>
          <w:spacing w:val="-1"/>
          <w:w w:val="105"/>
        </w:rPr>
        <w:t xml:space="preserve"> </w:t>
      </w:r>
      <w:r>
        <w:rPr>
          <w:w w:val="105"/>
        </w:rPr>
        <w:t>differently</w:t>
      </w:r>
      <w:r>
        <w:rPr>
          <w:spacing w:val="-1"/>
          <w:w w:val="105"/>
        </w:rPr>
        <w:t xml:space="preserve"> </w:t>
      </w:r>
      <w:r>
        <w:rPr>
          <w:w w:val="105"/>
        </w:rPr>
        <w:t>depending</w:t>
      </w:r>
      <w:r>
        <w:rPr>
          <w:spacing w:val="-1"/>
          <w:w w:val="105"/>
        </w:rPr>
        <w:t xml:space="preserve"> </w:t>
      </w:r>
      <w:r>
        <w:rPr>
          <w:w w:val="105"/>
        </w:rPr>
        <w:t>on</w:t>
      </w:r>
      <w:r>
        <w:rPr>
          <w:spacing w:val="-1"/>
          <w:w w:val="105"/>
        </w:rPr>
        <w:t xml:space="preserve"> </w:t>
      </w:r>
      <w:r>
        <w:rPr>
          <w:w w:val="105"/>
        </w:rPr>
        <w:t>how</w:t>
      </w:r>
      <w:r>
        <w:rPr>
          <w:spacing w:val="-1"/>
          <w:w w:val="105"/>
        </w:rPr>
        <w:t xml:space="preserve"> </w:t>
      </w:r>
      <w:r>
        <w:rPr>
          <w:w w:val="105"/>
        </w:rPr>
        <w:t>they</w:t>
      </w:r>
      <w:r>
        <w:rPr>
          <w:spacing w:val="-1"/>
          <w:w w:val="105"/>
        </w:rPr>
        <w:t xml:space="preserve"> </w:t>
      </w:r>
      <w:r>
        <w:rPr>
          <w:w w:val="105"/>
        </w:rPr>
        <w:t>are</w:t>
      </w:r>
      <w:r>
        <w:rPr>
          <w:spacing w:val="-1"/>
          <w:w w:val="105"/>
        </w:rPr>
        <w:t xml:space="preserve"> </w:t>
      </w:r>
      <w:r>
        <w:rPr>
          <w:w w:val="105"/>
        </w:rPr>
        <w:t>presented</w:t>
      </w:r>
      <w:r>
        <w:rPr>
          <w:spacing w:val="-1"/>
          <w:w w:val="105"/>
        </w:rPr>
        <w:t xml:space="preserve"> </w:t>
      </w:r>
      <w:r>
        <w:rPr>
          <w:w w:val="105"/>
        </w:rPr>
        <w:t>(as</w:t>
      </w:r>
      <w:r>
        <w:rPr>
          <w:spacing w:val="-1"/>
          <w:w w:val="105"/>
        </w:rPr>
        <w:t xml:space="preserve"> </w:t>
      </w:r>
      <w:r>
        <w:rPr>
          <w:w w:val="105"/>
        </w:rPr>
        <w:t>gains</w:t>
      </w:r>
      <w:r>
        <w:rPr>
          <w:spacing w:val="-1"/>
          <w:w w:val="105"/>
        </w:rPr>
        <w:t xml:space="preserve"> </w:t>
      </w:r>
      <w:r>
        <w:rPr>
          <w:w w:val="105"/>
        </w:rPr>
        <w:t>or</w:t>
      </w:r>
      <w:r>
        <w:rPr>
          <w:spacing w:val="-1"/>
          <w:w w:val="105"/>
        </w:rPr>
        <w:t xml:space="preserve"> </w:t>
      </w:r>
      <w:r>
        <w:rPr>
          <w:w w:val="105"/>
        </w:rPr>
        <w:t>losses).</w:t>
      </w:r>
      <w:r>
        <w:rPr>
          <w:spacing w:val="26"/>
          <w:w w:val="105"/>
        </w:rPr>
        <w:t xml:space="preserve"> </w:t>
      </w:r>
      <w:r>
        <w:rPr>
          <w:w w:val="105"/>
        </w:rPr>
        <w:t>We examine whether these reference-dependent framing effects persist when citizens evaluate healthcare rationing decisions through delegated expert institutions. Specifically, we test whether varying the interpretive frame of an otherwise identical reimbursement decision produces framing effects even in institutional contexts designed to depoliticize decision-making.</w:t>
      </w:r>
      <w:r>
        <w:rPr>
          <w:spacing w:val="40"/>
          <w:w w:val="105"/>
        </w:rPr>
        <w:t xml:space="preserve"> </w:t>
      </w:r>
      <w:r>
        <w:rPr>
          <w:w w:val="105"/>
        </w:rPr>
        <w:t>This allows us to assess whether public interpretation remains consequential for preference formation and policy legitimacy even in expert-driven settings.</w:t>
      </w:r>
    </w:p>
    <w:p w14:paraId="170E3084" w14:textId="77777777" w:rsidR="005D491A" w:rsidRDefault="00000000">
      <w:pPr>
        <w:pStyle w:val="BodyText"/>
        <w:spacing w:before="6" w:line="256" w:lineRule="auto"/>
        <w:ind w:left="348" w:right="316" w:firstLine="349"/>
        <w:jc w:val="both"/>
      </w:pPr>
      <w:r>
        <w:rPr>
          <w:w w:val="110"/>
        </w:rPr>
        <w:t xml:space="preserve">We argue that institutional insulation does not </w:t>
      </w:r>
      <w:proofErr w:type="spellStart"/>
      <w:r>
        <w:rPr>
          <w:w w:val="110"/>
        </w:rPr>
        <w:t>neutralise</w:t>
      </w:r>
      <w:proofErr w:type="spellEnd"/>
      <w:r>
        <w:rPr>
          <w:w w:val="110"/>
        </w:rPr>
        <w:t xml:space="preserve"> framing effects in mass preferences because it does not alter the cognitive mechanisms through which citizens evaluate distributive </w:t>
      </w:r>
      <w:r>
        <w:rPr>
          <w:spacing w:val="-2"/>
          <w:w w:val="110"/>
        </w:rPr>
        <w:t>trade-offs.</w:t>
      </w:r>
      <w:r>
        <w:rPr>
          <w:spacing w:val="12"/>
          <w:w w:val="110"/>
        </w:rPr>
        <w:t xml:space="preserve"> </w:t>
      </w:r>
      <w:r>
        <w:rPr>
          <w:spacing w:val="-2"/>
          <w:w w:val="110"/>
        </w:rPr>
        <w:t>Instead,</w:t>
      </w:r>
      <w:r>
        <w:rPr>
          <w:spacing w:val="-7"/>
          <w:w w:val="110"/>
        </w:rPr>
        <w:t xml:space="preserve"> </w:t>
      </w:r>
      <w:r>
        <w:rPr>
          <w:spacing w:val="-2"/>
          <w:w w:val="110"/>
        </w:rPr>
        <w:t>delegation</w:t>
      </w:r>
      <w:r>
        <w:rPr>
          <w:spacing w:val="-7"/>
          <w:w w:val="110"/>
        </w:rPr>
        <w:t xml:space="preserve"> </w:t>
      </w:r>
      <w:r>
        <w:rPr>
          <w:spacing w:val="-2"/>
          <w:w w:val="110"/>
        </w:rPr>
        <w:t>shifts</w:t>
      </w:r>
      <w:r>
        <w:rPr>
          <w:spacing w:val="-7"/>
          <w:w w:val="110"/>
        </w:rPr>
        <w:t xml:space="preserve"> </w:t>
      </w:r>
      <w:r>
        <w:rPr>
          <w:spacing w:val="-2"/>
          <w:w w:val="110"/>
        </w:rPr>
        <w:t>political</w:t>
      </w:r>
      <w:r>
        <w:rPr>
          <w:spacing w:val="-7"/>
          <w:w w:val="110"/>
        </w:rPr>
        <w:t xml:space="preserve"> </w:t>
      </w:r>
      <w:r>
        <w:rPr>
          <w:spacing w:val="-2"/>
          <w:w w:val="110"/>
        </w:rPr>
        <w:t>contestation</w:t>
      </w:r>
      <w:r>
        <w:rPr>
          <w:spacing w:val="-7"/>
          <w:w w:val="110"/>
        </w:rPr>
        <w:t xml:space="preserve"> </w:t>
      </w:r>
      <w:r>
        <w:rPr>
          <w:spacing w:val="-2"/>
          <w:w w:val="110"/>
        </w:rPr>
        <w:t>toward</w:t>
      </w:r>
      <w:r>
        <w:rPr>
          <w:spacing w:val="-7"/>
          <w:w w:val="110"/>
        </w:rPr>
        <w:t xml:space="preserve"> </w:t>
      </w:r>
      <w:r>
        <w:rPr>
          <w:spacing w:val="-2"/>
          <w:w w:val="110"/>
        </w:rPr>
        <w:t>the</w:t>
      </w:r>
      <w:r>
        <w:rPr>
          <w:spacing w:val="-6"/>
          <w:w w:val="110"/>
        </w:rPr>
        <w:t xml:space="preserve"> </w:t>
      </w:r>
      <w:r>
        <w:rPr>
          <w:spacing w:val="-2"/>
          <w:w w:val="110"/>
        </w:rPr>
        <w:t>realm</w:t>
      </w:r>
      <w:r>
        <w:rPr>
          <w:spacing w:val="-7"/>
          <w:w w:val="110"/>
        </w:rPr>
        <w:t xml:space="preserve"> </w:t>
      </w:r>
      <w:r>
        <w:rPr>
          <w:spacing w:val="-2"/>
          <w:w w:val="110"/>
        </w:rPr>
        <w:t>of</w:t>
      </w:r>
      <w:r>
        <w:rPr>
          <w:spacing w:val="-7"/>
          <w:w w:val="110"/>
        </w:rPr>
        <w:t xml:space="preserve"> </w:t>
      </w:r>
      <w:r>
        <w:rPr>
          <w:spacing w:val="-2"/>
          <w:w w:val="110"/>
        </w:rPr>
        <w:t>public</w:t>
      </w:r>
      <w:r>
        <w:rPr>
          <w:spacing w:val="-7"/>
          <w:w w:val="110"/>
        </w:rPr>
        <w:t xml:space="preserve"> </w:t>
      </w:r>
      <w:r>
        <w:rPr>
          <w:spacing w:val="-2"/>
          <w:w w:val="110"/>
        </w:rPr>
        <w:t xml:space="preserve">interpretation. </w:t>
      </w:r>
      <w:r>
        <w:t>When citizens encounter decisions justified on technical or clinical grounds,</w:t>
      </w:r>
      <w:r>
        <w:rPr>
          <w:spacing w:val="30"/>
        </w:rPr>
        <w:t xml:space="preserve"> </w:t>
      </w:r>
      <w:r>
        <w:t>the interpretive frame sets</w:t>
      </w:r>
      <w:r>
        <w:rPr>
          <w:spacing w:val="40"/>
          <w:w w:val="110"/>
        </w:rPr>
        <w:t xml:space="preserve"> </w:t>
      </w:r>
      <w:r>
        <w:rPr>
          <w:w w:val="110"/>
        </w:rPr>
        <w:t>the</w:t>
      </w:r>
      <w:r>
        <w:rPr>
          <w:spacing w:val="-8"/>
          <w:w w:val="110"/>
        </w:rPr>
        <w:t xml:space="preserve"> </w:t>
      </w:r>
      <w:r>
        <w:rPr>
          <w:w w:val="110"/>
        </w:rPr>
        <w:t>reference</w:t>
      </w:r>
      <w:r>
        <w:rPr>
          <w:spacing w:val="-8"/>
          <w:w w:val="110"/>
        </w:rPr>
        <w:t xml:space="preserve"> </w:t>
      </w:r>
      <w:r>
        <w:rPr>
          <w:w w:val="110"/>
        </w:rPr>
        <w:t>point</w:t>
      </w:r>
      <w:r>
        <w:rPr>
          <w:spacing w:val="-8"/>
          <w:w w:val="110"/>
        </w:rPr>
        <w:t xml:space="preserve"> </w:t>
      </w:r>
      <w:r>
        <w:rPr>
          <w:w w:val="110"/>
        </w:rPr>
        <w:t>against</w:t>
      </w:r>
      <w:r>
        <w:rPr>
          <w:spacing w:val="-8"/>
          <w:w w:val="110"/>
        </w:rPr>
        <w:t xml:space="preserve"> </w:t>
      </w:r>
      <w:r>
        <w:rPr>
          <w:w w:val="110"/>
        </w:rPr>
        <w:t>which</w:t>
      </w:r>
      <w:r>
        <w:rPr>
          <w:spacing w:val="-8"/>
          <w:w w:val="110"/>
        </w:rPr>
        <w:t xml:space="preserve"> </w:t>
      </w:r>
      <w:r>
        <w:rPr>
          <w:w w:val="110"/>
        </w:rPr>
        <w:t>outcomes</w:t>
      </w:r>
      <w:r>
        <w:rPr>
          <w:spacing w:val="-8"/>
          <w:w w:val="110"/>
        </w:rPr>
        <w:t xml:space="preserve"> </w:t>
      </w:r>
      <w:r>
        <w:rPr>
          <w:w w:val="110"/>
        </w:rPr>
        <w:t>are</w:t>
      </w:r>
      <w:r>
        <w:rPr>
          <w:spacing w:val="-8"/>
          <w:w w:val="110"/>
        </w:rPr>
        <w:t xml:space="preserve"> </w:t>
      </w:r>
      <w:r>
        <w:rPr>
          <w:w w:val="110"/>
        </w:rPr>
        <w:t>judged—in</w:t>
      </w:r>
      <w:r>
        <w:rPr>
          <w:spacing w:val="-8"/>
          <w:w w:val="110"/>
        </w:rPr>
        <w:t xml:space="preserve"> </w:t>
      </w:r>
      <w:r>
        <w:rPr>
          <w:w w:val="110"/>
        </w:rPr>
        <w:t>this</w:t>
      </w:r>
      <w:r>
        <w:rPr>
          <w:spacing w:val="-8"/>
          <w:w w:val="110"/>
        </w:rPr>
        <w:t xml:space="preserve"> </w:t>
      </w:r>
      <w:r>
        <w:rPr>
          <w:w w:val="110"/>
        </w:rPr>
        <w:t>case,</w:t>
      </w:r>
      <w:r>
        <w:rPr>
          <w:spacing w:val="-8"/>
          <w:w w:val="110"/>
        </w:rPr>
        <w:t xml:space="preserve"> </w:t>
      </w:r>
      <w:r>
        <w:rPr>
          <w:w w:val="110"/>
        </w:rPr>
        <w:t>shaping</w:t>
      </w:r>
      <w:r>
        <w:rPr>
          <w:spacing w:val="-8"/>
          <w:w w:val="110"/>
        </w:rPr>
        <w:t xml:space="preserve"> </w:t>
      </w:r>
      <w:r>
        <w:rPr>
          <w:w w:val="110"/>
        </w:rPr>
        <w:t>whether</w:t>
      </w:r>
      <w:r>
        <w:rPr>
          <w:spacing w:val="-8"/>
          <w:w w:val="110"/>
        </w:rPr>
        <w:t xml:space="preserve"> </w:t>
      </w:r>
      <w:r>
        <w:rPr>
          <w:w w:val="110"/>
        </w:rPr>
        <w:t xml:space="preserve">distributive restraint is understood as prudent health </w:t>
      </w:r>
      <w:proofErr w:type="spellStart"/>
      <w:r>
        <w:rPr>
          <w:w w:val="110"/>
        </w:rPr>
        <w:t>maximisation</w:t>
      </w:r>
      <w:proofErr w:type="spellEnd"/>
      <w:r>
        <w:rPr>
          <w:w w:val="110"/>
        </w:rPr>
        <w:t xml:space="preserve"> or as an avoidable loss.</w:t>
      </w:r>
    </w:p>
    <w:p w14:paraId="1667FD31" w14:textId="77777777" w:rsidR="005D491A" w:rsidRDefault="00000000">
      <w:pPr>
        <w:pStyle w:val="BodyText"/>
        <w:spacing w:before="1" w:line="256" w:lineRule="auto"/>
        <w:ind w:left="360" w:right="325" w:firstLine="338"/>
        <w:jc w:val="both"/>
      </w:pPr>
      <w:r>
        <w:rPr>
          <w:w w:val="105"/>
        </w:rPr>
        <w:t>Our</w:t>
      </w:r>
      <w:r>
        <w:rPr>
          <w:spacing w:val="-3"/>
          <w:w w:val="105"/>
        </w:rPr>
        <w:t xml:space="preserve"> </w:t>
      </w:r>
      <w:r>
        <w:rPr>
          <w:w w:val="105"/>
        </w:rPr>
        <w:t>findings</w:t>
      </w:r>
      <w:r>
        <w:rPr>
          <w:spacing w:val="-3"/>
          <w:w w:val="105"/>
        </w:rPr>
        <w:t xml:space="preserve"> </w:t>
      </w:r>
      <w:r>
        <w:rPr>
          <w:w w:val="105"/>
        </w:rPr>
        <w:t>have</w:t>
      </w:r>
      <w:r>
        <w:rPr>
          <w:spacing w:val="-3"/>
          <w:w w:val="105"/>
        </w:rPr>
        <w:t xml:space="preserve"> </w:t>
      </w:r>
      <w:r>
        <w:rPr>
          <w:w w:val="105"/>
        </w:rPr>
        <w:t>important</w:t>
      </w:r>
      <w:r>
        <w:rPr>
          <w:spacing w:val="-3"/>
          <w:w w:val="105"/>
        </w:rPr>
        <w:t xml:space="preserve"> </w:t>
      </w:r>
      <w:r>
        <w:rPr>
          <w:w w:val="105"/>
        </w:rPr>
        <w:t>implications</w:t>
      </w:r>
      <w:r>
        <w:rPr>
          <w:spacing w:val="-3"/>
          <w:w w:val="105"/>
        </w:rPr>
        <w:t xml:space="preserve"> </w:t>
      </w:r>
      <w:r>
        <w:rPr>
          <w:w w:val="105"/>
        </w:rPr>
        <w:t>for</w:t>
      </w:r>
      <w:r>
        <w:rPr>
          <w:spacing w:val="-3"/>
          <w:w w:val="105"/>
        </w:rPr>
        <w:t xml:space="preserve"> </w:t>
      </w:r>
      <w:r>
        <w:rPr>
          <w:w w:val="105"/>
        </w:rPr>
        <w:t>policy.</w:t>
      </w:r>
      <w:r>
        <w:rPr>
          <w:spacing w:val="22"/>
          <w:w w:val="105"/>
        </w:rPr>
        <w:t xml:space="preserve"> </w:t>
      </w:r>
      <w:r>
        <w:rPr>
          <w:w w:val="105"/>
        </w:rPr>
        <w:t>First,</w:t>
      </w:r>
      <w:r>
        <w:rPr>
          <w:spacing w:val="-1"/>
          <w:w w:val="105"/>
        </w:rPr>
        <w:t xml:space="preserve"> </w:t>
      </w:r>
      <w:r>
        <w:rPr>
          <w:w w:val="105"/>
        </w:rPr>
        <w:t>decisions</w:t>
      </w:r>
      <w:r>
        <w:rPr>
          <w:spacing w:val="-3"/>
          <w:w w:val="105"/>
        </w:rPr>
        <w:t xml:space="preserve"> </w:t>
      </w:r>
      <w:r>
        <w:rPr>
          <w:w w:val="105"/>
        </w:rPr>
        <w:t>on</w:t>
      </w:r>
      <w:r>
        <w:rPr>
          <w:spacing w:val="-3"/>
          <w:w w:val="105"/>
        </w:rPr>
        <w:t xml:space="preserve"> </w:t>
      </w:r>
      <w:r>
        <w:rPr>
          <w:w w:val="105"/>
        </w:rPr>
        <w:t>funding</w:t>
      </w:r>
      <w:r>
        <w:rPr>
          <w:spacing w:val="-3"/>
          <w:w w:val="105"/>
        </w:rPr>
        <w:t xml:space="preserve"> </w:t>
      </w:r>
      <w:r>
        <w:rPr>
          <w:w w:val="105"/>
        </w:rPr>
        <w:t>cancer</w:t>
      </w:r>
      <w:r>
        <w:rPr>
          <w:spacing w:val="-3"/>
          <w:w w:val="105"/>
        </w:rPr>
        <w:t xml:space="preserve"> </w:t>
      </w:r>
      <w:r>
        <w:rPr>
          <w:w w:val="105"/>
        </w:rPr>
        <w:t xml:space="preserve">medicines are increasingly challenged by the lack of robust clinical evidence, a consequence of policies that </w:t>
      </w:r>
      <w:proofErr w:type="spellStart"/>
      <w:r>
        <w:rPr>
          <w:w w:val="105"/>
        </w:rPr>
        <w:t>prioritise</w:t>
      </w:r>
      <w:proofErr w:type="spellEnd"/>
      <w:r>
        <w:rPr>
          <w:spacing w:val="-11"/>
          <w:w w:val="105"/>
        </w:rPr>
        <w:t xml:space="preserve"> </w:t>
      </w:r>
      <w:r>
        <w:rPr>
          <w:w w:val="105"/>
        </w:rPr>
        <w:t>accelerated</w:t>
      </w:r>
      <w:r>
        <w:rPr>
          <w:spacing w:val="-11"/>
          <w:w w:val="105"/>
        </w:rPr>
        <w:t xml:space="preserve"> </w:t>
      </w:r>
      <w:r>
        <w:rPr>
          <w:w w:val="105"/>
        </w:rPr>
        <w:t>access</w:t>
      </w:r>
      <w:r>
        <w:rPr>
          <w:spacing w:val="-11"/>
          <w:w w:val="105"/>
        </w:rPr>
        <w:t xml:space="preserve"> </w:t>
      </w:r>
      <w:r>
        <w:rPr>
          <w:w w:val="105"/>
        </w:rPr>
        <w:t>of</w:t>
      </w:r>
      <w:r>
        <w:rPr>
          <w:spacing w:val="-11"/>
          <w:w w:val="105"/>
        </w:rPr>
        <w:t xml:space="preserve"> </w:t>
      </w:r>
      <w:r>
        <w:rPr>
          <w:w w:val="105"/>
        </w:rPr>
        <w:t>novel</w:t>
      </w:r>
      <w:r>
        <w:rPr>
          <w:spacing w:val="-11"/>
          <w:w w:val="105"/>
        </w:rPr>
        <w:t xml:space="preserve"> </w:t>
      </w:r>
      <w:r>
        <w:rPr>
          <w:w w:val="105"/>
        </w:rPr>
        <w:t>therapies</w:t>
      </w:r>
      <w:r>
        <w:rPr>
          <w:spacing w:val="-11"/>
          <w:w w:val="105"/>
        </w:rPr>
        <w:t xml:space="preserve"> </w:t>
      </w:r>
      <w:r>
        <w:rPr>
          <w:w w:val="105"/>
        </w:rPr>
        <w:t>(Hwang</w:t>
      </w:r>
      <w:r>
        <w:rPr>
          <w:spacing w:val="-11"/>
          <w:w w:val="105"/>
        </w:rPr>
        <w:t xml:space="preserve"> </w:t>
      </w:r>
      <w:r>
        <w:rPr>
          <w:w w:val="105"/>
        </w:rPr>
        <w:t>et</w:t>
      </w:r>
      <w:r>
        <w:rPr>
          <w:spacing w:val="-11"/>
          <w:w w:val="105"/>
        </w:rPr>
        <w:t xml:space="preserve"> </w:t>
      </w:r>
      <w:r>
        <w:rPr>
          <w:w w:val="105"/>
        </w:rPr>
        <w:t>al.</w:t>
      </w:r>
      <w:r>
        <w:rPr>
          <w:spacing w:val="-11"/>
          <w:w w:val="105"/>
        </w:rPr>
        <w:t xml:space="preserve"> </w:t>
      </w:r>
      <w:hyperlink w:anchor="_bookmark57" w:history="1">
        <w:r w:rsidR="005D491A">
          <w:rPr>
            <w:w w:val="105"/>
          </w:rPr>
          <w:t>2020;</w:t>
        </w:r>
      </w:hyperlink>
      <w:r>
        <w:rPr>
          <w:spacing w:val="-9"/>
          <w:w w:val="105"/>
        </w:rPr>
        <w:t xml:space="preserve"> </w:t>
      </w:r>
      <w:r>
        <w:rPr>
          <w:w w:val="105"/>
        </w:rPr>
        <w:t>Vella</w:t>
      </w:r>
      <w:r>
        <w:rPr>
          <w:spacing w:val="-11"/>
          <w:w w:val="105"/>
        </w:rPr>
        <w:t xml:space="preserve"> </w:t>
      </w:r>
      <w:r>
        <w:rPr>
          <w:w w:val="105"/>
        </w:rPr>
        <w:t>Bonanno,</w:t>
      </w:r>
      <w:r>
        <w:rPr>
          <w:spacing w:val="-10"/>
          <w:w w:val="105"/>
        </w:rPr>
        <w:t xml:space="preserve"> </w:t>
      </w:r>
      <w:r>
        <w:rPr>
          <w:w w:val="105"/>
        </w:rPr>
        <w:t>Ermisch,</w:t>
      </w:r>
      <w:r>
        <w:rPr>
          <w:spacing w:val="-10"/>
          <w:w w:val="105"/>
        </w:rPr>
        <w:t xml:space="preserve"> </w:t>
      </w:r>
      <w:r>
        <w:rPr>
          <w:w w:val="105"/>
        </w:rPr>
        <w:t>Godman, et</w:t>
      </w:r>
      <w:r>
        <w:rPr>
          <w:spacing w:val="-2"/>
          <w:w w:val="105"/>
        </w:rPr>
        <w:t xml:space="preserve"> </w:t>
      </w:r>
      <w:r>
        <w:rPr>
          <w:w w:val="105"/>
        </w:rPr>
        <w:t>al.</w:t>
      </w:r>
      <w:r>
        <w:rPr>
          <w:spacing w:val="-2"/>
          <w:w w:val="105"/>
        </w:rPr>
        <w:t xml:space="preserve"> </w:t>
      </w:r>
      <w:hyperlink w:anchor="_bookmark102" w:history="1">
        <w:r w:rsidR="005D491A">
          <w:rPr>
            <w:w w:val="105"/>
          </w:rPr>
          <w:t>2017;</w:t>
        </w:r>
      </w:hyperlink>
      <w:r>
        <w:rPr>
          <w:w w:val="105"/>
        </w:rPr>
        <w:t xml:space="preserve"> Cohen</w:t>
      </w:r>
      <w:r>
        <w:rPr>
          <w:spacing w:val="-2"/>
          <w:w w:val="105"/>
        </w:rPr>
        <w:t xml:space="preserve"> </w:t>
      </w:r>
      <w:hyperlink w:anchor="_bookmark27" w:history="1">
        <w:r w:rsidR="005D491A">
          <w:rPr>
            <w:w w:val="105"/>
          </w:rPr>
          <w:t>2017;</w:t>
        </w:r>
      </w:hyperlink>
      <w:r>
        <w:rPr>
          <w:w w:val="105"/>
        </w:rPr>
        <w:t xml:space="preserve"> Davis</w:t>
      </w:r>
      <w:r>
        <w:rPr>
          <w:spacing w:val="-2"/>
          <w:w w:val="105"/>
        </w:rPr>
        <w:t xml:space="preserve"> </w:t>
      </w:r>
      <w:r>
        <w:rPr>
          <w:w w:val="105"/>
        </w:rPr>
        <w:t>et</w:t>
      </w:r>
      <w:r>
        <w:rPr>
          <w:spacing w:val="-2"/>
          <w:w w:val="105"/>
        </w:rPr>
        <w:t xml:space="preserve"> </w:t>
      </w:r>
      <w:r>
        <w:rPr>
          <w:w w:val="105"/>
        </w:rPr>
        <w:t>al.</w:t>
      </w:r>
      <w:r>
        <w:rPr>
          <w:spacing w:val="-2"/>
          <w:w w:val="105"/>
        </w:rPr>
        <w:t xml:space="preserve"> </w:t>
      </w:r>
      <w:hyperlink w:anchor="_bookmark34" w:history="1">
        <w:r w:rsidR="005D491A">
          <w:rPr>
            <w:w w:val="105"/>
          </w:rPr>
          <w:t>2017;</w:t>
        </w:r>
      </w:hyperlink>
      <w:r>
        <w:rPr>
          <w:w w:val="105"/>
        </w:rPr>
        <w:t xml:space="preserve"> </w:t>
      </w:r>
      <w:proofErr w:type="spellStart"/>
      <w:r>
        <w:rPr>
          <w:w w:val="105"/>
        </w:rPr>
        <w:t>Brinkhuis</w:t>
      </w:r>
      <w:proofErr w:type="spellEnd"/>
      <w:r>
        <w:rPr>
          <w:spacing w:val="-2"/>
          <w:w w:val="105"/>
        </w:rPr>
        <w:t xml:space="preserve"> </w:t>
      </w:r>
      <w:r>
        <w:rPr>
          <w:w w:val="105"/>
        </w:rPr>
        <w:t>et</w:t>
      </w:r>
      <w:r>
        <w:rPr>
          <w:spacing w:val="-2"/>
          <w:w w:val="105"/>
        </w:rPr>
        <w:t xml:space="preserve"> </w:t>
      </w:r>
      <w:r>
        <w:rPr>
          <w:w w:val="105"/>
        </w:rPr>
        <w:t>al.</w:t>
      </w:r>
      <w:r>
        <w:rPr>
          <w:spacing w:val="-2"/>
          <w:w w:val="105"/>
        </w:rPr>
        <w:t xml:space="preserve"> </w:t>
      </w:r>
      <w:hyperlink w:anchor="_bookmark24" w:history="1">
        <w:r w:rsidR="005D491A">
          <w:rPr>
            <w:w w:val="105"/>
          </w:rPr>
          <w:t>2024).</w:t>
        </w:r>
      </w:hyperlink>
      <w:r>
        <w:rPr>
          <w:spacing w:val="26"/>
          <w:w w:val="105"/>
        </w:rPr>
        <w:t xml:space="preserve"> </w:t>
      </w:r>
      <w:r>
        <w:rPr>
          <w:w w:val="105"/>
        </w:rPr>
        <w:t>Public</w:t>
      </w:r>
      <w:r>
        <w:rPr>
          <w:spacing w:val="-2"/>
          <w:w w:val="105"/>
        </w:rPr>
        <w:t xml:space="preserve"> </w:t>
      </w:r>
      <w:r>
        <w:rPr>
          <w:w w:val="105"/>
        </w:rPr>
        <w:t>and</w:t>
      </w:r>
      <w:r>
        <w:rPr>
          <w:spacing w:val="-2"/>
          <w:w w:val="105"/>
        </w:rPr>
        <w:t xml:space="preserve"> </w:t>
      </w:r>
      <w:r>
        <w:rPr>
          <w:w w:val="105"/>
        </w:rPr>
        <w:t>third-party</w:t>
      </w:r>
      <w:r>
        <w:rPr>
          <w:spacing w:val="-2"/>
          <w:w w:val="105"/>
        </w:rPr>
        <w:t xml:space="preserve"> </w:t>
      </w:r>
      <w:r>
        <w:rPr>
          <w:w w:val="105"/>
        </w:rPr>
        <w:t>payers</w:t>
      </w:r>
      <w:r>
        <w:rPr>
          <w:spacing w:val="-2"/>
          <w:w w:val="105"/>
        </w:rPr>
        <w:t xml:space="preserve"> </w:t>
      </w:r>
      <w:r>
        <w:rPr>
          <w:w w:val="105"/>
        </w:rPr>
        <w:t>must therefore decide on coverage despite limited data on health gains and safety, yet with full certainty</w:t>
      </w:r>
      <w:r>
        <w:rPr>
          <w:spacing w:val="80"/>
          <w:w w:val="105"/>
        </w:rPr>
        <w:t xml:space="preserve"> </w:t>
      </w:r>
      <w:r>
        <w:rPr>
          <w:w w:val="105"/>
        </w:rPr>
        <w:t xml:space="preserve">of extraordinary costs (Cohen </w:t>
      </w:r>
      <w:hyperlink w:anchor="_bookmark27" w:history="1">
        <w:r w:rsidR="005D491A">
          <w:rPr>
            <w:w w:val="105"/>
          </w:rPr>
          <w:t>2017).</w:t>
        </w:r>
      </w:hyperlink>
      <w:r>
        <w:rPr>
          <w:spacing w:val="40"/>
          <w:w w:val="105"/>
        </w:rPr>
        <w:t xml:space="preserve"> </w:t>
      </w:r>
      <w:r>
        <w:rPr>
          <w:w w:val="105"/>
        </w:rPr>
        <w:t>Second, mass preferences play a key role in welfare state legitimacy.</w:t>
      </w:r>
      <w:r>
        <w:rPr>
          <w:spacing w:val="40"/>
          <w:w w:val="105"/>
        </w:rPr>
        <w:t xml:space="preserve"> </w:t>
      </w:r>
      <w:r>
        <w:rPr>
          <w:w w:val="105"/>
        </w:rPr>
        <w:t>Public perceptions of acceptability or fairness, and influence political trust, willingness</w:t>
      </w:r>
      <w:r>
        <w:rPr>
          <w:spacing w:val="40"/>
          <w:w w:val="105"/>
        </w:rPr>
        <w:t xml:space="preserve"> </w:t>
      </w:r>
      <w:r>
        <w:rPr>
          <w:w w:val="105"/>
        </w:rPr>
        <w:t>to</w:t>
      </w:r>
      <w:r>
        <w:rPr>
          <w:spacing w:val="13"/>
          <w:w w:val="105"/>
        </w:rPr>
        <w:t xml:space="preserve"> </w:t>
      </w:r>
      <w:r>
        <w:rPr>
          <w:w w:val="105"/>
        </w:rPr>
        <w:t>pay</w:t>
      </w:r>
      <w:r>
        <w:rPr>
          <w:spacing w:val="13"/>
          <w:w w:val="105"/>
        </w:rPr>
        <w:t xml:space="preserve"> </w:t>
      </w:r>
      <w:r>
        <w:rPr>
          <w:w w:val="105"/>
        </w:rPr>
        <w:t>taxes,</w:t>
      </w:r>
      <w:r>
        <w:rPr>
          <w:spacing w:val="14"/>
          <w:w w:val="105"/>
        </w:rPr>
        <w:t xml:space="preserve"> </w:t>
      </w:r>
      <w:r>
        <w:rPr>
          <w:w w:val="105"/>
        </w:rPr>
        <w:t>confidence</w:t>
      </w:r>
      <w:r>
        <w:rPr>
          <w:spacing w:val="13"/>
          <w:w w:val="105"/>
        </w:rPr>
        <w:t xml:space="preserve"> </w:t>
      </w:r>
      <w:r>
        <w:rPr>
          <w:w w:val="105"/>
        </w:rPr>
        <w:t>in</w:t>
      </w:r>
      <w:r>
        <w:rPr>
          <w:spacing w:val="13"/>
          <w:w w:val="105"/>
        </w:rPr>
        <w:t xml:space="preserve"> </w:t>
      </w:r>
      <w:r>
        <w:rPr>
          <w:w w:val="105"/>
        </w:rPr>
        <w:t>the</w:t>
      </w:r>
      <w:r>
        <w:rPr>
          <w:spacing w:val="14"/>
          <w:w w:val="105"/>
        </w:rPr>
        <w:t xml:space="preserve"> </w:t>
      </w:r>
      <w:r>
        <w:rPr>
          <w:w w:val="105"/>
        </w:rPr>
        <w:t>health</w:t>
      </w:r>
      <w:r>
        <w:rPr>
          <w:spacing w:val="13"/>
          <w:w w:val="105"/>
        </w:rPr>
        <w:t xml:space="preserve"> </w:t>
      </w:r>
      <w:r>
        <w:rPr>
          <w:w w:val="105"/>
        </w:rPr>
        <w:t>system,</w:t>
      </w:r>
      <w:r>
        <w:rPr>
          <w:spacing w:val="14"/>
          <w:w w:val="105"/>
        </w:rPr>
        <w:t xml:space="preserve"> </w:t>
      </w:r>
      <w:r>
        <w:rPr>
          <w:w w:val="105"/>
        </w:rPr>
        <w:t>and</w:t>
      </w:r>
      <w:r>
        <w:rPr>
          <w:spacing w:val="13"/>
          <w:w w:val="105"/>
        </w:rPr>
        <w:t xml:space="preserve"> </w:t>
      </w:r>
      <w:r>
        <w:rPr>
          <w:w w:val="105"/>
        </w:rPr>
        <w:t>the</w:t>
      </w:r>
      <w:r>
        <w:rPr>
          <w:spacing w:val="14"/>
          <w:w w:val="105"/>
        </w:rPr>
        <w:t xml:space="preserve"> </w:t>
      </w:r>
      <w:r>
        <w:rPr>
          <w:w w:val="105"/>
        </w:rPr>
        <w:t>uptake</w:t>
      </w:r>
      <w:r>
        <w:rPr>
          <w:spacing w:val="14"/>
          <w:w w:val="105"/>
        </w:rPr>
        <w:t xml:space="preserve"> </w:t>
      </w:r>
      <w:r>
        <w:rPr>
          <w:w w:val="105"/>
        </w:rPr>
        <w:t>of</w:t>
      </w:r>
      <w:r>
        <w:rPr>
          <w:spacing w:val="13"/>
          <w:w w:val="105"/>
        </w:rPr>
        <w:t xml:space="preserve"> </w:t>
      </w:r>
      <w:r>
        <w:rPr>
          <w:w w:val="105"/>
        </w:rPr>
        <w:t>supplementary</w:t>
      </w:r>
      <w:r>
        <w:rPr>
          <w:spacing w:val="13"/>
          <w:w w:val="105"/>
        </w:rPr>
        <w:t xml:space="preserve"> </w:t>
      </w:r>
      <w:r>
        <w:rPr>
          <w:w w:val="105"/>
        </w:rPr>
        <w:t>private</w:t>
      </w:r>
      <w:r>
        <w:rPr>
          <w:spacing w:val="13"/>
          <w:w w:val="105"/>
        </w:rPr>
        <w:t xml:space="preserve"> </w:t>
      </w:r>
      <w:r>
        <w:rPr>
          <w:w w:val="105"/>
        </w:rPr>
        <w:t>insurance</w:t>
      </w:r>
      <w:r>
        <w:rPr>
          <w:spacing w:val="14"/>
          <w:w w:val="105"/>
        </w:rPr>
        <w:t xml:space="preserve"> </w:t>
      </w:r>
      <w:r>
        <w:rPr>
          <w:w w:val="105"/>
        </w:rPr>
        <w:t>as a response to perceived access failures.</w:t>
      </w:r>
      <w:r>
        <w:rPr>
          <w:spacing w:val="29"/>
          <w:w w:val="105"/>
        </w:rPr>
        <w:t xml:space="preserve"> </w:t>
      </w:r>
      <w:r>
        <w:rPr>
          <w:w w:val="105"/>
        </w:rPr>
        <w:t>Finally, the framing approach offers us important insights to</w:t>
      </w:r>
    </w:p>
    <w:p w14:paraId="2E68EDFC" w14:textId="77777777" w:rsidR="005D491A" w:rsidRDefault="005D491A">
      <w:pPr>
        <w:pStyle w:val="BodyText"/>
        <w:spacing w:line="256" w:lineRule="auto"/>
        <w:jc w:val="both"/>
        <w:sectPr w:rsidR="005D491A">
          <w:footerReference w:type="default" r:id="rId7"/>
          <w:pgSz w:w="12240" w:h="15840"/>
          <w:pgMar w:top="1260" w:right="1080" w:bottom="1080" w:left="1080" w:header="0" w:footer="888" w:gutter="0"/>
          <w:pgNumType w:start="1"/>
          <w:cols w:space="720"/>
        </w:sectPr>
      </w:pPr>
    </w:p>
    <w:p w14:paraId="0A7EA455" w14:textId="77777777" w:rsidR="005D491A" w:rsidRDefault="00000000">
      <w:pPr>
        <w:pStyle w:val="BodyText"/>
        <w:spacing w:before="113" w:line="256" w:lineRule="auto"/>
        <w:ind w:left="354" w:right="352" w:firstLine="5"/>
        <w:jc w:val="both"/>
      </w:pPr>
      <w:r>
        <w:rPr>
          <w:w w:val="105"/>
        </w:rPr>
        <w:t>institutional feedback mechanisms and democratic decision-making.</w:t>
      </w:r>
      <w:r>
        <w:rPr>
          <w:spacing w:val="40"/>
          <w:w w:val="105"/>
        </w:rPr>
        <w:t xml:space="preserve"> </w:t>
      </w:r>
      <w:r>
        <w:rPr>
          <w:w w:val="105"/>
        </w:rPr>
        <w:t>It both helps decision-makers</w:t>
      </w:r>
      <w:r>
        <w:rPr>
          <w:spacing w:val="40"/>
          <w:w w:val="105"/>
        </w:rPr>
        <w:t xml:space="preserve"> </w:t>
      </w:r>
      <w:r>
        <w:rPr>
          <w:w w:val="105"/>
        </w:rPr>
        <w:t xml:space="preserve">to communicate more clearly about the reasoning behind difficult choices and provide insight into </w:t>
      </w:r>
      <w:r>
        <w:rPr>
          <w:w w:val="105"/>
        </w:rPr>
        <w:lastRenderedPageBreak/>
        <w:t xml:space="preserve">how different stakeholders, including commercial actors, advocacy groups, and policymakers, may use framing to advance their positions (Greer, Wismar, and Figueras </w:t>
      </w:r>
      <w:hyperlink w:anchor="_bookmark49" w:history="1">
        <w:r w:rsidR="005D491A">
          <w:rPr>
            <w:w w:val="105"/>
          </w:rPr>
          <w:t>2016;</w:t>
        </w:r>
      </w:hyperlink>
      <w:r>
        <w:rPr>
          <w:w w:val="105"/>
        </w:rPr>
        <w:t xml:space="preserve"> Pinho and Dias Costa </w:t>
      </w:r>
      <w:hyperlink w:anchor="_bookmark85" w:history="1">
        <w:r w:rsidR="005D491A">
          <w:rPr>
            <w:w w:val="105"/>
          </w:rPr>
          <w:t>2020;</w:t>
        </w:r>
      </w:hyperlink>
      <w:r>
        <w:rPr>
          <w:w w:val="105"/>
        </w:rPr>
        <w:t xml:space="preserve"> </w:t>
      </w:r>
      <w:proofErr w:type="spellStart"/>
      <w:r>
        <w:rPr>
          <w:w w:val="105"/>
        </w:rPr>
        <w:t>Béland</w:t>
      </w:r>
      <w:proofErr w:type="spellEnd"/>
      <w:r>
        <w:rPr>
          <w:w w:val="105"/>
        </w:rPr>
        <w:t xml:space="preserve"> and Cox </w:t>
      </w:r>
      <w:hyperlink w:anchor="_bookmark21" w:history="1">
        <w:r w:rsidR="005D491A">
          <w:rPr>
            <w:w w:val="105"/>
          </w:rPr>
          <w:t>2016).</w:t>
        </w:r>
      </w:hyperlink>
    </w:p>
    <w:p w14:paraId="377304CE" w14:textId="77777777" w:rsidR="005D491A" w:rsidRDefault="00000000">
      <w:pPr>
        <w:pStyle w:val="BodyText"/>
        <w:spacing w:before="2" w:line="256" w:lineRule="auto"/>
        <w:ind w:left="360" w:right="327" w:firstLine="338"/>
        <w:jc w:val="both"/>
      </w:pPr>
      <w:r>
        <w:rPr>
          <w:w w:val="105"/>
        </w:rPr>
        <w:t xml:space="preserve">This paper proceeds as follows. In Section </w:t>
      </w:r>
      <w:hyperlink w:anchor="_bookmark0" w:history="1">
        <w:r w:rsidR="005D491A">
          <w:rPr>
            <w:w w:val="105"/>
          </w:rPr>
          <w:t>1.1</w:t>
        </w:r>
      </w:hyperlink>
      <w:r>
        <w:rPr>
          <w:w w:val="105"/>
        </w:rPr>
        <w:t xml:space="preserve"> we review the core principles and contested value trade-offs that structure healthcare priority setting and, in turn, supply the normative content for competing justifications of rationing decisions. In Section </w:t>
      </w:r>
      <w:hyperlink w:anchor="_bookmark1" w:history="1">
        <w:r w:rsidR="005D491A">
          <w:rPr>
            <w:w w:val="105"/>
          </w:rPr>
          <w:t>2</w:t>
        </w:r>
      </w:hyperlink>
      <w:r>
        <w:rPr>
          <w:w w:val="105"/>
        </w:rPr>
        <w:t xml:space="preserve"> we develop the theoretical argument, specifying</w:t>
      </w:r>
      <w:r>
        <w:rPr>
          <w:spacing w:val="-4"/>
          <w:w w:val="105"/>
        </w:rPr>
        <w:t xml:space="preserve"> </w:t>
      </w:r>
      <w:r>
        <w:rPr>
          <w:w w:val="105"/>
        </w:rPr>
        <w:t>how</w:t>
      </w:r>
      <w:r>
        <w:rPr>
          <w:spacing w:val="-4"/>
          <w:w w:val="105"/>
        </w:rPr>
        <w:t xml:space="preserve"> </w:t>
      </w:r>
      <w:r>
        <w:rPr>
          <w:w w:val="105"/>
        </w:rPr>
        <w:t>prospect</w:t>
      </w:r>
      <w:r>
        <w:rPr>
          <w:spacing w:val="-4"/>
          <w:w w:val="105"/>
        </w:rPr>
        <w:t xml:space="preserve"> </w:t>
      </w:r>
      <w:r>
        <w:rPr>
          <w:w w:val="105"/>
        </w:rPr>
        <w:t>theory</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rule</w:t>
      </w:r>
      <w:r>
        <w:rPr>
          <w:spacing w:val="-4"/>
          <w:w w:val="105"/>
        </w:rPr>
        <w:t xml:space="preserve"> </w:t>
      </w:r>
      <w:r>
        <w:rPr>
          <w:w w:val="105"/>
        </w:rPr>
        <w:t>of</w:t>
      </w:r>
      <w:r>
        <w:rPr>
          <w:spacing w:val="-4"/>
          <w:w w:val="105"/>
        </w:rPr>
        <w:t xml:space="preserve"> </w:t>
      </w:r>
      <w:r>
        <w:rPr>
          <w:w w:val="105"/>
        </w:rPr>
        <w:t>rescue</w:t>
      </w:r>
      <w:r>
        <w:rPr>
          <w:spacing w:val="-4"/>
          <w:w w:val="105"/>
        </w:rPr>
        <w:t xml:space="preserve"> </w:t>
      </w:r>
      <w:r>
        <w:rPr>
          <w:w w:val="105"/>
        </w:rPr>
        <w:t>generate</w:t>
      </w:r>
      <w:r>
        <w:rPr>
          <w:spacing w:val="-4"/>
          <w:w w:val="105"/>
        </w:rPr>
        <w:t xml:space="preserve"> </w:t>
      </w:r>
      <w:r>
        <w:rPr>
          <w:w w:val="105"/>
        </w:rPr>
        <w:t>reference-point-dependent</w:t>
      </w:r>
      <w:r>
        <w:rPr>
          <w:spacing w:val="-4"/>
          <w:w w:val="105"/>
        </w:rPr>
        <w:t xml:space="preserve"> </w:t>
      </w:r>
      <w:r>
        <w:rPr>
          <w:w w:val="105"/>
        </w:rPr>
        <w:t xml:space="preserve">evaluations of high-cost reimbursement decisions under technocratic delegation. Next, Section </w:t>
      </w:r>
      <w:hyperlink w:anchor="_bookmark2" w:history="1">
        <w:r w:rsidR="005D491A">
          <w:rPr>
            <w:w w:val="105"/>
          </w:rPr>
          <w:t>3</w:t>
        </w:r>
      </w:hyperlink>
      <w:r>
        <w:rPr>
          <w:w w:val="105"/>
        </w:rPr>
        <w:t xml:space="preserve"> describes the survey experiment embedded in the 2021 Finnish Medicines Barometer, including the framing manipulation and the empirical strategy used to estimate framing effects (Equation </w:t>
      </w:r>
      <w:hyperlink w:anchor="_bookmark4" w:history="1">
        <w:r w:rsidR="005D491A">
          <w:rPr>
            <w:w w:val="105"/>
          </w:rPr>
          <w:t>(1)).</w:t>
        </w:r>
      </w:hyperlink>
      <w:r>
        <w:rPr>
          <w:w w:val="105"/>
        </w:rPr>
        <w:t xml:space="preserve"> We then present the results, reporting covariate balance (Figure </w:t>
      </w:r>
      <w:hyperlink w:anchor="_bookmark6" w:history="1">
        <w:r w:rsidR="005D491A">
          <w:rPr>
            <w:w w:val="105"/>
          </w:rPr>
          <w:t>1)</w:t>
        </w:r>
      </w:hyperlink>
      <w:r>
        <w:rPr>
          <w:w w:val="105"/>
        </w:rPr>
        <w:t xml:space="preserve"> and model-based predicted probabilities across</w:t>
      </w:r>
      <w:r>
        <w:rPr>
          <w:spacing w:val="-3"/>
          <w:w w:val="105"/>
        </w:rPr>
        <w:t xml:space="preserve"> </w:t>
      </w:r>
      <w:r>
        <w:rPr>
          <w:w w:val="105"/>
        </w:rPr>
        <w:t>experimental</w:t>
      </w:r>
      <w:r>
        <w:rPr>
          <w:spacing w:val="-3"/>
          <w:w w:val="105"/>
        </w:rPr>
        <w:t xml:space="preserve"> </w:t>
      </w:r>
      <w:r>
        <w:rPr>
          <w:w w:val="105"/>
        </w:rPr>
        <w:t>conditions</w:t>
      </w:r>
      <w:r>
        <w:rPr>
          <w:spacing w:val="-3"/>
          <w:w w:val="105"/>
        </w:rPr>
        <w:t xml:space="preserve"> </w:t>
      </w:r>
      <w:r>
        <w:rPr>
          <w:w w:val="105"/>
        </w:rPr>
        <w:t>(Figure</w:t>
      </w:r>
      <w:r>
        <w:rPr>
          <w:spacing w:val="-3"/>
          <w:w w:val="105"/>
        </w:rPr>
        <w:t xml:space="preserve"> </w:t>
      </w:r>
      <w:hyperlink w:anchor="_bookmark7" w:history="1">
        <w:r w:rsidR="005D491A">
          <w:rPr>
            <w:w w:val="105"/>
          </w:rPr>
          <w:t>2).</w:t>
        </w:r>
      </w:hyperlink>
      <w:r>
        <w:rPr>
          <w:spacing w:val="21"/>
          <w:w w:val="105"/>
        </w:rPr>
        <w:t xml:space="preserve"> </w:t>
      </w:r>
      <w:r>
        <w:rPr>
          <w:w w:val="105"/>
        </w:rPr>
        <w:t>In</w:t>
      </w:r>
      <w:r>
        <w:rPr>
          <w:spacing w:val="-3"/>
          <w:w w:val="105"/>
        </w:rPr>
        <w:t xml:space="preserve"> </w:t>
      </w:r>
      <w:r>
        <w:rPr>
          <w:w w:val="105"/>
        </w:rPr>
        <w:t>Section</w:t>
      </w:r>
      <w:r>
        <w:rPr>
          <w:spacing w:val="-3"/>
          <w:w w:val="105"/>
        </w:rPr>
        <w:t xml:space="preserve"> </w:t>
      </w:r>
      <w:hyperlink w:anchor="_bookmark10" w:history="1">
        <w:r w:rsidR="005D491A">
          <w:rPr>
            <w:w w:val="105"/>
          </w:rPr>
          <w:t>5</w:t>
        </w:r>
      </w:hyperlink>
      <w:r>
        <w:rPr>
          <w:spacing w:val="-3"/>
          <w:w w:val="105"/>
        </w:rPr>
        <w:t xml:space="preserve"> </w:t>
      </w:r>
      <w:r>
        <w:rPr>
          <w:w w:val="105"/>
        </w:rPr>
        <w:t>we</w:t>
      </w:r>
      <w:r>
        <w:rPr>
          <w:spacing w:val="-3"/>
          <w:w w:val="105"/>
        </w:rPr>
        <w:t xml:space="preserve"> </w:t>
      </w:r>
      <w:r>
        <w:rPr>
          <w:w w:val="105"/>
        </w:rPr>
        <w:t>offer</w:t>
      </w:r>
      <w:r>
        <w:rPr>
          <w:spacing w:val="-3"/>
          <w:w w:val="105"/>
        </w:rPr>
        <w:t xml:space="preserve"> </w:t>
      </w:r>
      <w:r>
        <w:rPr>
          <w:w w:val="105"/>
        </w:rPr>
        <w:t>some</w:t>
      </w:r>
      <w:r>
        <w:rPr>
          <w:spacing w:val="-3"/>
          <w:w w:val="105"/>
        </w:rPr>
        <w:t xml:space="preserve"> </w:t>
      </w:r>
      <w:r>
        <w:rPr>
          <w:w w:val="105"/>
        </w:rPr>
        <w:t>implications</w:t>
      </w:r>
      <w:r>
        <w:rPr>
          <w:spacing w:val="-3"/>
          <w:w w:val="105"/>
        </w:rPr>
        <w:t xml:space="preserve"> </w:t>
      </w:r>
      <w:r>
        <w:rPr>
          <w:w w:val="105"/>
        </w:rPr>
        <w:t>for</w:t>
      </w:r>
      <w:r>
        <w:rPr>
          <w:spacing w:val="-3"/>
          <w:w w:val="105"/>
        </w:rPr>
        <w:t xml:space="preserve"> </w:t>
      </w:r>
      <w:r>
        <w:rPr>
          <w:w w:val="105"/>
        </w:rPr>
        <w:t>the</w:t>
      </w:r>
      <w:r>
        <w:rPr>
          <w:spacing w:val="-3"/>
          <w:w w:val="105"/>
        </w:rPr>
        <w:t xml:space="preserve"> </w:t>
      </w:r>
      <w:r>
        <w:rPr>
          <w:w w:val="105"/>
        </w:rPr>
        <w:t>legitimacy and</w:t>
      </w:r>
      <w:r>
        <w:rPr>
          <w:spacing w:val="37"/>
          <w:w w:val="105"/>
        </w:rPr>
        <w:t xml:space="preserve"> </w:t>
      </w:r>
      <w:r>
        <w:rPr>
          <w:w w:val="105"/>
        </w:rPr>
        <w:t>contestability</w:t>
      </w:r>
      <w:r>
        <w:rPr>
          <w:spacing w:val="37"/>
          <w:w w:val="105"/>
        </w:rPr>
        <w:t xml:space="preserve"> </w:t>
      </w:r>
      <w:r>
        <w:rPr>
          <w:w w:val="105"/>
        </w:rPr>
        <w:t>of</w:t>
      </w:r>
      <w:r>
        <w:rPr>
          <w:spacing w:val="37"/>
          <w:w w:val="105"/>
        </w:rPr>
        <w:t xml:space="preserve"> </w:t>
      </w:r>
      <w:r>
        <w:rPr>
          <w:w w:val="105"/>
        </w:rPr>
        <w:t>expert-justified</w:t>
      </w:r>
      <w:r>
        <w:rPr>
          <w:spacing w:val="37"/>
          <w:w w:val="105"/>
        </w:rPr>
        <w:t xml:space="preserve"> </w:t>
      </w:r>
      <w:r>
        <w:rPr>
          <w:w w:val="105"/>
        </w:rPr>
        <w:t>rationing</w:t>
      </w:r>
      <w:r>
        <w:rPr>
          <w:spacing w:val="37"/>
          <w:w w:val="105"/>
        </w:rPr>
        <w:t xml:space="preserve"> </w:t>
      </w:r>
      <w:r>
        <w:rPr>
          <w:w w:val="105"/>
        </w:rPr>
        <w:t>decisions</w:t>
      </w:r>
      <w:r>
        <w:rPr>
          <w:spacing w:val="37"/>
          <w:w w:val="105"/>
        </w:rPr>
        <w:t xml:space="preserve"> </w:t>
      </w:r>
      <w:r>
        <w:rPr>
          <w:w w:val="105"/>
        </w:rPr>
        <w:t>in</w:t>
      </w:r>
      <w:r>
        <w:rPr>
          <w:spacing w:val="37"/>
          <w:w w:val="105"/>
        </w:rPr>
        <w:t xml:space="preserve"> </w:t>
      </w:r>
      <w:r>
        <w:rPr>
          <w:w w:val="105"/>
        </w:rPr>
        <w:t>publicly</w:t>
      </w:r>
      <w:r>
        <w:rPr>
          <w:spacing w:val="37"/>
          <w:w w:val="105"/>
        </w:rPr>
        <w:t xml:space="preserve"> </w:t>
      </w:r>
      <w:r>
        <w:rPr>
          <w:w w:val="105"/>
        </w:rPr>
        <w:t>funded</w:t>
      </w:r>
      <w:r>
        <w:rPr>
          <w:spacing w:val="37"/>
          <w:w w:val="105"/>
        </w:rPr>
        <w:t xml:space="preserve"> </w:t>
      </w:r>
      <w:r>
        <w:rPr>
          <w:w w:val="105"/>
        </w:rPr>
        <w:t>healthcare</w:t>
      </w:r>
      <w:r>
        <w:rPr>
          <w:spacing w:val="37"/>
          <w:w w:val="105"/>
        </w:rPr>
        <w:t xml:space="preserve"> </w:t>
      </w:r>
      <w:r>
        <w:rPr>
          <w:w w:val="105"/>
        </w:rPr>
        <w:t>systems.</w:t>
      </w:r>
    </w:p>
    <w:p w14:paraId="528C27F4" w14:textId="77777777" w:rsidR="005D491A" w:rsidRDefault="005D491A">
      <w:pPr>
        <w:pStyle w:val="BodyText"/>
        <w:spacing w:before="48"/>
      </w:pPr>
    </w:p>
    <w:p w14:paraId="65E5A2AA" w14:textId="77777777" w:rsidR="005D491A" w:rsidRDefault="00000000">
      <w:pPr>
        <w:pStyle w:val="Heading2"/>
        <w:numPr>
          <w:ilvl w:val="1"/>
          <w:numId w:val="2"/>
        </w:numPr>
        <w:tabs>
          <w:tab w:val="left" w:pos="972"/>
        </w:tabs>
        <w:ind w:hanging="612"/>
      </w:pPr>
      <w:bookmarkStart w:id="1" w:name="Values_underpinning_priority_setting_in_"/>
      <w:bookmarkStart w:id="2" w:name="_bookmark0"/>
      <w:bookmarkEnd w:id="1"/>
      <w:bookmarkEnd w:id="2"/>
      <w:r>
        <w:rPr>
          <w:spacing w:val="-8"/>
        </w:rPr>
        <w:t>Values</w:t>
      </w:r>
      <w:r>
        <w:rPr>
          <w:spacing w:val="2"/>
        </w:rPr>
        <w:t xml:space="preserve"> </w:t>
      </w:r>
      <w:r>
        <w:rPr>
          <w:spacing w:val="-8"/>
        </w:rPr>
        <w:t>underpinning</w:t>
      </w:r>
      <w:r>
        <w:rPr>
          <w:spacing w:val="3"/>
        </w:rPr>
        <w:t xml:space="preserve"> </w:t>
      </w:r>
      <w:r>
        <w:rPr>
          <w:spacing w:val="-8"/>
        </w:rPr>
        <w:t>priority</w:t>
      </w:r>
      <w:r>
        <w:rPr>
          <w:spacing w:val="3"/>
        </w:rPr>
        <w:t xml:space="preserve"> </w:t>
      </w:r>
      <w:r>
        <w:rPr>
          <w:spacing w:val="-8"/>
        </w:rPr>
        <w:t>setting</w:t>
      </w:r>
      <w:r>
        <w:rPr>
          <w:spacing w:val="3"/>
        </w:rPr>
        <w:t xml:space="preserve"> </w:t>
      </w:r>
      <w:r>
        <w:rPr>
          <w:spacing w:val="-8"/>
        </w:rPr>
        <w:t>in</w:t>
      </w:r>
      <w:r>
        <w:rPr>
          <w:spacing w:val="3"/>
        </w:rPr>
        <w:t xml:space="preserve"> </w:t>
      </w:r>
      <w:r>
        <w:rPr>
          <w:spacing w:val="-8"/>
        </w:rPr>
        <w:t>healthcare</w:t>
      </w:r>
    </w:p>
    <w:p w14:paraId="359E4A98" w14:textId="77777777" w:rsidR="005D491A" w:rsidRDefault="00000000">
      <w:pPr>
        <w:pStyle w:val="BodyText"/>
        <w:spacing w:before="153" w:line="256" w:lineRule="auto"/>
        <w:ind w:left="360" w:right="352"/>
        <w:jc w:val="both"/>
      </w:pPr>
      <w:r>
        <w:rPr>
          <w:w w:val="110"/>
        </w:rPr>
        <w:t>Rationing inevitably involves value judgements, which may be explicit or implicit, either stated directly</w:t>
      </w:r>
      <w:r>
        <w:rPr>
          <w:spacing w:val="-3"/>
          <w:w w:val="110"/>
        </w:rPr>
        <w:t xml:space="preserve"> </w:t>
      </w:r>
      <w:r>
        <w:rPr>
          <w:w w:val="110"/>
        </w:rPr>
        <w:t>or</w:t>
      </w:r>
      <w:r>
        <w:rPr>
          <w:spacing w:val="-3"/>
          <w:w w:val="110"/>
        </w:rPr>
        <w:t xml:space="preserve"> </w:t>
      </w:r>
      <w:r>
        <w:rPr>
          <w:w w:val="110"/>
        </w:rPr>
        <w:t>embedded</w:t>
      </w:r>
      <w:r>
        <w:rPr>
          <w:spacing w:val="-3"/>
          <w:w w:val="110"/>
        </w:rPr>
        <w:t xml:space="preserve"> </w:t>
      </w:r>
      <w:r>
        <w:rPr>
          <w:w w:val="110"/>
        </w:rPr>
        <w:t>within</w:t>
      </w:r>
      <w:r>
        <w:rPr>
          <w:spacing w:val="-3"/>
          <w:w w:val="110"/>
        </w:rPr>
        <w:t xml:space="preserve"> </w:t>
      </w:r>
      <w:r>
        <w:rPr>
          <w:w w:val="110"/>
        </w:rPr>
        <w:t>assessment</w:t>
      </w:r>
      <w:r>
        <w:rPr>
          <w:spacing w:val="-3"/>
          <w:w w:val="110"/>
        </w:rPr>
        <w:t xml:space="preserve"> </w:t>
      </w:r>
      <w:r>
        <w:rPr>
          <w:w w:val="110"/>
        </w:rPr>
        <w:t>procedures</w:t>
      </w:r>
      <w:r>
        <w:rPr>
          <w:spacing w:val="-3"/>
          <w:w w:val="110"/>
        </w:rPr>
        <w:t xml:space="preserve"> </w:t>
      </w:r>
      <w:r>
        <w:rPr>
          <w:w w:val="110"/>
        </w:rPr>
        <w:t>(Clark</w:t>
      </w:r>
      <w:r>
        <w:rPr>
          <w:spacing w:val="-3"/>
          <w:w w:val="110"/>
        </w:rPr>
        <w:t xml:space="preserve"> </w:t>
      </w:r>
      <w:r>
        <w:rPr>
          <w:w w:val="110"/>
        </w:rPr>
        <w:t>and</w:t>
      </w:r>
      <w:r>
        <w:rPr>
          <w:spacing w:val="-3"/>
          <w:w w:val="110"/>
        </w:rPr>
        <w:t xml:space="preserve"> </w:t>
      </w:r>
      <w:r>
        <w:rPr>
          <w:w w:val="110"/>
        </w:rPr>
        <w:t>Weale</w:t>
      </w:r>
      <w:r>
        <w:rPr>
          <w:spacing w:val="-3"/>
          <w:w w:val="110"/>
        </w:rPr>
        <w:t xml:space="preserve"> </w:t>
      </w:r>
      <w:hyperlink w:anchor="_bookmark26" w:history="1">
        <w:r w:rsidR="005D491A">
          <w:rPr>
            <w:w w:val="110"/>
          </w:rPr>
          <w:t>2012).</w:t>
        </w:r>
      </w:hyperlink>
      <w:r>
        <w:rPr>
          <w:spacing w:val="18"/>
          <w:w w:val="110"/>
        </w:rPr>
        <w:t xml:space="preserve"> </w:t>
      </w:r>
      <w:r>
        <w:rPr>
          <w:w w:val="110"/>
        </w:rPr>
        <w:t>For</w:t>
      </w:r>
      <w:r>
        <w:rPr>
          <w:spacing w:val="-3"/>
          <w:w w:val="110"/>
        </w:rPr>
        <w:t xml:space="preserve"> </w:t>
      </w:r>
      <w:r>
        <w:rPr>
          <w:w w:val="110"/>
        </w:rPr>
        <w:t>example,</w:t>
      </w:r>
      <w:r>
        <w:rPr>
          <w:spacing w:val="-3"/>
          <w:w w:val="110"/>
        </w:rPr>
        <w:t xml:space="preserve"> </w:t>
      </w:r>
      <w:r>
        <w:rPr>
          <w:w w:val="110"/>
        </w:rPr>
        <w:t>HTA frequently</w:t>
      </w:r>
      <w:r>
        <w:rPr>
          <w:spacing w:val="-14"/>
          <w:w w:val="110"/>
        </w:rPr>
        <w:t xml:space="preserve"> </w:t>
      </w:r>
      <w:r>
        <w:rPr>
          <w:w w:val="110"/>
        </w:rPr>
        <w:t>includes</w:t>
      </w:r>
      <w:r>
        <w:rPr>
          <w:spacing w:val="-14"/>
          <w:w w:val="110"/>
        </w:rPr>
        <w:t xml:space="preserve"> </w:t>
      </w:r>
      <w:r>
        <w:rPr>
          <w:w w:val="110"/>
        </w:rPr>
        <w:t>cost-effectiveness</w:t>
      </w:r>
      <w:r>
        <w:rPr>
          <w:spacing w:val="-14"/>
          <w:w w:val="110"/>
        </w:rPr>
        <w:t xml:space="preserve"> </w:t>
      </w:r>
      <w:r>
        <w:rPr>
          <w:w w:val="110"/>
        </w:rPr>
        <w:t>or</w:t>
      </w:r>
      <w:r>
        <w:rPr>
          <w:spacing w:val="-14"/>
          <w:w w:val="110"/>
        </w:rPr>
        <w:t xml:space="preserve"> </w:t>
      </w:r>
      <w:r>
        <w:rPr>
          <w:w w:val="110"/>
        </w:rPr>
        <w:t>cost-utility</w:t>
      </w:r>
      <w:r>
        <w:rPr>
          <w:spacing w:val="-14"/>
          <w:w w:val="110"/>
        </w:rPr>
        <w:t xml:space="preserve"> </w:t>
      </w:r>
      <w:r>
        <w:rPr>
          <w:w w:val="110"/>
        </w:rPr>
        <w:t>analysis</w:t>
      </w:r>
      <w:r>
        <w:rPr>
          <w:spacing w:val="-14"/>
          <w:w w:val="110"/>
        </w:rPr>
        <w:t xml:space="preserve"> </w:t>
      </w:r>
      <w:r>
        <w:rPr>
          <w:w w:val="110"/>
        </w:rPr>
        <w:t>as</w:t>
      </w:r>
      <w:r>
        <w:rPr>
          <w:spacing w:val="-14"/>
          <w:w w:val="110"/>
        </w:rPr>
        <w:t xml:space="preserve"> </w:t>
      </w:r>
      <w:r>
        <w:rPr>
          <w:w w:val="110"/>
        </w:rPr>
        <w:t>an</w:t>
      </w:r>
      <w:r>
        <w:rPr>
          <w:spacing w:val="-14"/>
          <w:w w:val="110"/>
        </w:rPr>
        <w:t xml:space="preserve"> </w:t>
      </w:r>
      <w:r>
        <w:rPr>
          <w:w w:val="110"/>
        </w:rPr>
        <w:t>evaluation</w:t>
      </w:r>
      <w:r>
        <w:rPr>
          <w:spacing w:val="-14"/>
          <w:w w:val="110"/>
        </w:rPr>
        <w:t xml:space="preserve"> </w:t>
      </w:r>
      <w:r>
        <w:rPr>
          <w:w w:val="110"/>
        </w:rPr>
        <w:t>method. The</w:t>
      </w:r>
      <w:r>
        <w:rPr>
          <w:spacing w:val="-14"/>
          <w:w w:val="110"/>
        </w:rPr>
        <w:t xml:space="preserve"> </w:t>
      </w:r>
      <w:r>
        <w:rPr>
          <w:w w:val="110"/>
        </w:rPr>
        <w:t xml:space="preserve">choice of such methods already reflects a normative commitment to health </w:t>
      </w:r>
      <w:proofErr w:type="spellStart"/>
      <w:r>
        <w:rPr>
          <w:w w:val="110"/>
        </w:rPr>
        <w:t>maximisation</w:t>
      </w:r>
      <w:proofErr w:type="spellEnd"/>
      <w:r>
        <w:rPr>
          <w:w w:val="110"/>
        </w:rPr>
        <w:t xml:space="preserve"> as the guiding </w:t>
      </w:r>
      <w:proofErr w:type="spellStart"/>
      <w:r>
        <w:rPr>
          <w:w w:val="110"/>
        </w:rPr>
        <w:t>prioritisation</w:t>
      </w:r>
      <w:proofErr w:type="spellEnd"/>
      <w:r>
        <w:rPr>
          <w:w w:val="110"/>
        </w:rPr>
        <w:t xml:space="preserve"> principle (Jansen et al. </w:t>
      </w:r>
      <w:hyperlink w:anchor="_bookmark58" w:history="1">
        <w:r w:rsidR="005D491A">
          <w:rPr>
            <w:w w:val="110"/>
          </w:rPr>
          <w:t>2016;</w:t>
        </w:r>
      </w:hyperlink>
      <w:r>
        <w:rPr>
          <w:w w:val="110"/>
        </w:rPr>
        <w:t xml:space="preserve"> Daniels and Wilt </w:t>
      </w:r>
      <w:hyperlink w:anchor="_bookmark33" w:history="1">
        <w:r w:rsidR="005D491A">
          <w:rPr>
            <w:w w:val="110"/>
          </w:rPr>
          <w:t>2016).</w:t>
        </w:r>
      </w:hyperlink>
    </w:p>
    <w:p w14:paraId="14A08635" w14:textId="77777777" w:rsidR="005D491A" w:rsidRDefault="00000000">
      <w:pPr>
        <w:pStyle w:val="BodyText"/>
        <w:spacing w:before="2" w:line="256" w:lineRule="auto"/>
        <w:ind w:left="354" w:right="329" w:firstLine="344"/>
        <w:jc w:val="both"/>
      </w:pPr>
      <w:proofErr w:type="spellStart"/>
      <w:r>
        <w:rPr>
          <w:w w:val="105"/>
        </w:rPr>
        <w:t>Prioritisation</w:t>
      </w:r>
      <w:proofErr w:type="spellEnd"/>
      <w:r>
        <w:rPr>
          <w:w w:val="105"/>
        </w:rPr>
        <w:t xml:space="preserve"> principles refer to judgements that reflect societal values, that is, moral or ethical values</w:t>
      </w:r>
      <w:r>
        <w:rPr>
          <w:spacing w:val="55"/>
          <w:w w:val="105"/>
        </w:rPr>
        <w:t xml:space="preserve"> </w:t>
      </w:r>
      <w:r>
        <w:rPr>
          <w:w w:val="105"/>
        </w:rPr>
        <w:t>of</w:t>
      </w:r>
      <w:r>
        <w:rPr>
          <w:spacing w:val="55"/>
          <w:w w:val="105"/>
        </w:rPr>
        <w:t xml:space="preserve"> </w:t>
      </w:r>
      <w:r>
        <w:rPr>
          <w:w w:val="105"/>
        </w:rPr>
        <w:t>the</w:t>
      </w:r>
      <w:r>
        <w:rPr>
          <w:spacing w:val="55"/>
          <w:w w:val="105"/>
        </w:rPr>
        <w:t xml:space="preserve"> </w:t>
      </w:r>
      <w:r>
        <w:rPr>
          <w:w w:val="105"/>
        </w:rPr>
        <w:t>society</w:t>
      </w:r>
      <w:r>
        <w:rPr>
          <w:spacing w:val="55"/>
          <w:w w:val="105"/>
        </w:rPr>
        <w:t xml:space="preserve"> </w:t>
      </w:r>
      <w:r>
        <w:rPr>
          <w:w w:val="105"/>
        </w:rPr>
        <w:t>in</w:t>
      </w:r>
      <w:r>
        <w:rPr>
          <w:spacing w:val="55"/>
          <w:w w:val="105"/>
        </w:rPr>
        <w:t xml:space="preserve"> </w:t>
      </w:r>
      <w:r>
        <w:rPr>
          <w:w w:val="105"/>
        </w:rPr>
        <w:t>question</w:t>
      </w:r>
      <w:r>
        <w:rPr>
          <w:spacing w:val="55"/>
          <w:w w:val="105"/>
        </w:rPr>
        <w:t xml:space="preserve"> </w:t>
      </w:r>
      <w:r>
        <w:rPr>
          <w:w w:val="105"/>
        </w:rPr>
        <w:t>(Clark</w:t>
      </w:r>
      <w:r>
        <w:rPr>
          <w:spacing w:val="55"/>
          <w:w w:val="105"/>
        </w:rPr>
        <w:t xml:space="preserve"> </w:t>
      </w:r>
      <w:r>
        <w:rPr>
          <w:w w:val="105"/>
        </w:rPr>
        <w:t>and</w:t>
      </w:r>
      <w:r>
        <w:rPr>
          <w:spacing w:val="55"/>
          <w:w w:val="105"/>
        </w:rPr>
        <w:t xml:space="preserve"> </w:t>
      </w:r>
      <w:r>
        <w:rPr>
          <w:w w:val="105"/>
        </w:rPr>
        <w:t>Weale</w:t>
      </w:r>
      <w:r>
        <w:rPr>
          <w:spacing w:val="55"/>
          <w:w w:val="105"/>
        </w:rPr>
        <w:t xml:space="preserve"> </w:t>
      </w:r>
      <w:hyperlink w:anchor="_bookmark26" w:history="1">
        <w:r w:rsidR="005D491A">
          <w:rPr>
            <w:w w:val="105"/>
          </w:rPr>
          <w:t>2012).</w:t>
        </w:r>
      </w:hyperlink>
      <w:r>
        <w:rPr>
          <w:spacing w:val="40"/>
          <w:w w:val="105"/>
        </w:rPr>
        <w:t xml:space="preserve">  </w:t>
      </w:r>
      <w:r>
        <w:rPr>
          <w:w w:val="105"/>
        </w:rPr>
        <w:t>For</w:t>
      </w:r>
      <w:r>
        <w:rPr>
          <w:spacing w:val="55"/>
          <w:w w:val="105"/>
        </w:rPr>
        <w:t xml:space="preserve"> </w:t>
      </w:r>
      <w:proofErr w:type="spellStart"/>
      <w:r>
        <w:rPr>
          <w:w w:val="105"/>
        </w:rPr>
        <w:t>prioritisation</w:t>
      </w:r>
      <w:proofErr w:type="spellEnd"/>
      <w:r>
        <w:rPr>
          <w:spacing w:val="55"/>
          <w:w w:val="105"/>
        </w:rPr>
        <w:t xml:space="preserve"> </w:t>
      </w:r>
      <w:r>
        <w:rPr>
          <w:w w:val="105"/>
        </w:rPr>
        <w:t>to</w:t>
      </w:r>
      <w:r>
        <w:rPr>
          <w:spacing w:val="55"/>
          <w:w w:val="105"/>
        </w:rPr>
        <w:t xml:space="preserve"> </w:t>
      </w:r>
      <w:r>
        <w:rPr>
          <w:w w:val="105"/>
        </w:rPr>
        <w:t>be</w:t>
      </w:r>
      <w:r>
        <w:rPr>
          <w:spacing w:val="55"/>
          <w:w w:val="105"/>
        </w:rPr>
        <w:t xml:space="preserve"> </w:t>
      </w:r>
      <w:r>
        <w:rPr>
          <w:w w:val="105"/>
        </w:rPr>
        <w:t>legitimate, it must embody the values held by the population affected.</w:t>
      </w:r>
      <w:r>
        <w:rPr>
          <w:spacing w:val="40"/>
          <w:w w:val="105"/>
        </w:rPr>
        <w:t xml:space="preserve"> </w:t>
      </w:r>
      <w:r>
        <w:rPr>
          <w:w w:val="105"/>
        </w:rPr>
        <w:t>Both the processes through which rationing decisions are made and the content of those decisions involve value judgements.</w:t>
      </w:r>
      <w:r>
        <w:rPr>
          <w:spacing w:val="40"/>
          <w:w w:val="105"/>
        </w:rPr>
        <w:t xml:space="preserve"> </w:t>
      </w:r>
      <w:r>
        <w:rPr>
          <w:w w:val="105"/>
        </w:rPr>
        <w:t xml:space="preserve">The principles applied—whether economic, clinical, or related to personal characteristics, deservingness, or merit—remain widely contested and context dependent, making it difficult, if not impossible, to identify a single, overarching rule that would be accepted by all stakeholders (Oliver </w:t>
      </w:r>
      <w:hyperlink w:anchor="_bookmark81" w:history="1">
        <w:r w:rsidR="005D491A">
          <w:rPr>
            <w:w w:val="105"/>
          </w:rPr>
          <w:t>2009;</w:t>
        </w:r>
      </w:hyperlink>
      <w:r>
        <w:rPr>
          <w:w w:val="105"/>
        </w:rPr>
        <w:t xml:space="preserve"> Watters </w:t>
      </w:r>
      <w:hyperlink w:anchor="_bookmark104" w:history="1">
        <w:r w:rsidR="005D491A">
          <w:rPr>
            <w:spacing w:val="-2"/>
            <w:w w:val="105"/>
          </w:rPr>
          <w:t>2016).</w:t>
        </w:r>
      </w:hyperlink>
    </w:p>
    <w:p w14:paraId="6D4962B0" w14:textId="77777777" w:rsidR="005D491A" w:rsidRDefault="00000000">
      <w:pPr>
        <w:pStyle w:val="BodyText"/>
        <w:spacing w:before="2" w:line="256" w:lineRule="auto"/>
        <w:ind w:left="352" w:right="316" w:firstLine="346"/>
        <w:jc w:val="both"/>
      </w:pPr>
      <w:r>
        <w:t>The</w:t>
      </w:r>
      <w:r>
        <w:rPr>
          <w:spacing w:val="30"/>
        </w:rPr>
        <w:t xml:space="preserve"> </w:t>
      </w:r>
      <w:r>
        <w:t>overall</w:t>
      </w:r>
      <w:r>
        <w:rPr>
          <w:spacing w:val="30"/>
        </w:rPr>
        <w:t xml:space="preserve"> </w:t>
      </w:r>
      <w:r>
        <w:t>value</w:t>
      </w:r>
      <w:r>
        <w:rPr>
          <w:spacing w:val="30"/>
        </w:rPr>
        <w:t xml:space="preserve"> </w:t>
      </w:r>
      <w:r>
        <w:t>base</w:t>
      </w:r>
      <w:r>
        <w:rPr>
          <w:spacing w:val="30"/>
        </w:rPr>
        <w:t xml:space="preserve"> </w:t>
      </w:r>
      <w:r>
        <w:t>of</w:t>
      </w:r>
      <w:r>
        <w:rPr>
          <w:spacing w:val="30"/>
        </w:rPr>
        <w:t xml:space="preserve"> </w:t>
      </w:r>
      <w:r>
        <w:t>the</w:t>
      </w:r>
      <w:r>
        <w:rPr>
          <w:spacing w:val="30"/>
        </w:rPr>
        <w:t xml:space="preserve"> </w:t>
      </w:r>
      <w:r>
        <w:t>European</w:t>
      </w:r>
      <w:r>
        <w:rPr>
          <w:spacing w:val="30"/>
        </w:rPr>
        <w:t xml:space="preserve"> </w:t>
      </w:r>
      <w:r>
        <w:t>health</w:t>
      </w:r>
      <w:r>
        <w:rPr>
          <w:spacing w:val="30"/>
        </w:rPr>
        <w:t xml:space="preserve"> </w:t>
      </w:r>
      <w:r>
        <w:t>systems,</w:t>
      </w:r>
      <w:r>
        <w:rPr>
          <w:spacing w:val="32"/>
        </w:rPr>
        <w:t xml:space="preserve"> </w:t>
      </w:r>
      <w:r>
        <w:t>and</w:t>
      </w:r>
      <w:r>
        <w:rPr>
          <w:spacing w:val="30"/>
        </w:rPr>
        <w:t xml:space="preserve"> </w:t>
      </w:r>
      <w:r>
        <w:t>the</w:t>
      </w:r>
      <w:r>
        <w:rPr>
          <w:spacing w:val="30"/>
        </w:rPr>
        <w:t xml:space="preserve"> </w:t>
      </w:r>
      <w:r>
        <w:t>welfare</w:t>
      </w:r>
      <w:r>
        <w:rPr>
          <w:spacing w:val="30"/>
        </w:rPr>
        <w:t xml:space="preserve"> </w:t>
      </w:r>
      <w:r>
        <w:t>states</w:t>
      </w:r>
      <w:r>
        <w:rPr>
          <w:spacing w:val="30"/>
        </w:rPr>
        <w:t xml:space="preserve"> </w:t>
      </w:r>
      <w:r>
        <w:t>they</w:t>
      </w:r>
      <w:r>
        <w:rPr>
          <w:spacing w:val="30"/>
        </w:rPr>
        <w:t xml:space="preserve"> </w:t>
      </w:r>
      <w:r>
        <w:t>are</w:t>
      </w:r>
      <w:r>
        <w:rPr>
          <w:spacing w:val="30"/>
        </w:rPr>
        <w:t xml:space="preserve"> </w:t>
      </w:r>
      <w:r>
        <w:t xml:space="preserve">embedded, </w:t>
      </w:r>
      <w:r>
        <w:rPr>
          <w:w w:val="110"/>
        </w:rPr>
        <w:t xml:space="preserve">is grounded in solidarity and </w:t>
      </w:r>
      <w:proofErr w:type="spellStart"/>
      <w:r>
        <w:rPr>
          <w:w w:val="110"/>
        </w:rPr>
        <w:t>institutionalised</w:t>
      </w:r>
      <w:proofErr w:type="spellEnd"/>
      <w:r>
        <w:rPr>
          <w:w w:val="110"/>
        </w:rPr>
        <w:t xml:space="preserve"> as charters and legislation that ensure social rights. In</w:t>
      </w:r>
      <w:r>
        <w:rPr>
          <w:spacing w:val="-1"/>
          <w:w w:val="110"/>
        </w:rPr>
        <w:t xml:space="preserve"> </w:t>
      </w:r>
      <w:r>
        <w:rPr>
          <w:w w:val="110"/>
        </w:rPr>
        <w:t>healthcare, access, equity, quality, performance and</w:t>
      </w:r>
      <w:r>
        <w:rPr>
          <w:spacing w:val="-1"/>
          <w:w w:val="110"/>
        </w:rPr>
        <w:t xml:space="preserve"> </w:t>
      </w:r>
      <w:r>
        <w:rPr>
          <w:w w:val="110"/>
        </w:rPr>
        <w:t>efficiency</w:t>
      </w:r>
      <w:r>
        <w:rPr>
          <w:spacing w:val="-1"/>
          <w:w w:val="110"/>
        </w:rPr>
        <w:t xml:space="preserve"> </w:t>
      </w:r>
      <w:r>
        <w:rPr>
          <w:w w:val="110"/>
        </w:rPr>
        <w:t>have</w:t>
      </w:r>
      <w:r>
        <w:rPr>
          <w:spacing w:val="-1"/>
          <w:w w:val="110"/>
        </w:rPr>
        <w:t xml:space="preserve"> </w:t>
      </w:r>
      <w:r>
        <w:rPr>
          <w:w w:val="110"/>
        </w:rPr>
        <w:t>been</w:t>
      </w:r>
      <w:r>
        <w:rPr>
          <w:spacing w:val="-1"/>
          <w:w w:val="110"/>
        </w:rPr>
        <w:t xml:space="preserve"> </w:t>
      </w:r>
      <w:r>
        <w:rPr>
          <w:w w:val="110"/>
        </w:rPr>
        <w:t>proposed</w:t>
      </w:r>
      <w:r>
        <w:rPr>
          <w:spacing w:val="-1"/>
          <w:w w:val="110"/>
        </w:rPr>
        <w:t xml:space="preserve"> </w:t>
      </w:r>
      <w:r>
        <w:rPr>
          <w:w w:val="110"/>
        </w:rPr>
        <w:t>as</w:t>
      </w:r>
      <w:r>
        <w:rPr>
          <w:spacing w:val="-1"/>
          <w:w w:val="110"/>
        </w:rPr>
        <w:t xml:space="preserve"> </w:t>
      </w:r>
      <w:r>
        <w:rPr>
          <w:w w:val="110"/>
        </w:rPr>
        <w:t>the</w:t>
      </w:r>
      <w:r>
        <w:rPr>
          <w:spacing w:val="-1"/>
          <w:w w:val="110"/>
        </w:rPr>
        <w:t xml:space="preserve"> </w:t>
      </w:r>
      <w:r>
        <w:rPr>
          <w:w w:val="110"/>
        </w:rPr>
        <w:t xml:space="preserve">core </w:t>
      </w:r>
      <w:r>
        <w:t xml:space="preserve">principles through which European health systems pursue a fair distribution of resources (European </w:t>
      </w:r>
      <w:r>
        <w:rPr>
          <w:w w:val="110"/>
        </w:rPr>
        <w:t>Commission</w:t>
      </w:r>
      <w:r>
        <w:rPr>
          <w:spacing w:val="-12"/>
          <w:w w:val="110"/>
        </w:rPr>
        <w:t xml:space="preserve"> </w:t>
      </w:r>
      <w:r>
        <w:rPr>
          <w:w w:val="110"/>
        </w:rPr>
        <w:t>Expert</w:t>
      </w:r>
      <w:r>
        <w:rPr>
          <w:spacing w:val="-12"/>
          <w:w w:val="110"/>
        </w:rPr>
        <w:t xml:space="preserve"> </w:t>
      </w:r>
      <w:r>
        <w:rPr>
          <w:w w:val="110"/>
        </w:rPr>
        <w:t>Panel</w:t>
      </w:r>
      <w:r>
        <w:rPr>
          <w:spacing w:val="-12"/>
          <w:w w:val="110"/>
        </w:rPr>
        <w:t xml:space="preserve"> </w:t>
      </w:r>
      <w:r>
        <w:rPr>
          <w:w w:val="110"/>
        </w:rPr>
        <w:t>on</w:t>
      </w:r>
      <w:r>
        <w:rPr>
          <w:spacing w:val="-12"/>
          <w:w w:val="110"/>
        </w:rPr>
        <w:t xml:space="preserve"> </w:t>
      </w:r>
      <w:r>
        <w:rPr>
          <w:w w:val="110"/>
        </w:rPr>
        <w:t>Effective</w:t>
      </w:r>
      <w:r>
        <w:rPr>
          <w:spacing w:val="-12"/>
          <w:w w:val="110"/>
        </w:rPr>
        <w:t xml:space="preserve"> </w:t>
      </w:r>
      <w:r>
        <w:rPr>
          <w:w w:val="110"/>
        </w:rPr>
        <w:t>Ways</w:t>
      </w:r>
      <w:r>
        <w:rPr>
          <w:spacing w:val="-12"/>
          <w:w w:val="110"/>
        </w:rPr>
        <w:t xml:space="preserve"> </w:t>
      </w:r>
      <w:r>
        <w:rPr>
          <w:w w:val="110"/>
        </w:rPr>
        <w:t>of</w:t>
      </w:r>
      <w:r>
        <w:rPr>
          <w:spacing w:val="-12"/>
          <w:w w:val="110"/>
        </w:rPr>
        <w:t xml:space="preserve"> </w:t>
      </w:r>
      <w:r>
        <w:rPr>
          <w:w w:val="110"/>
        </w:rPr>
        <w:t>Investing</w:t>
      </w:r>
      <w:r>
        <w:rPr>
          <w:spacing w:val="-12"/>
          <w:w w:val="110"/>
        </w:rPr>
        <w:t xml:space="preserve"> </w:t>
      </w:r>
      <w:r>
        <w:rPr>
          <w:w w:val="110"/>
        </w:rPr>
        <w:t>in</w:t>
      </w:r>
      <w:r>
        <w:rPr>
          <w:spacing w:val="-12"/>
          <w:w w:val="110"/>
        </w:rPr>
        <w:t xml:space="preserve"> </w:t>
      </w:r>
      <w:r>
        <w:rPr>
          <w:w w:val="110"/>
        </w:rPr>
        <w:t>Health</w:t>
      </w:r>
      <w:r>
        <w:rPr>
          <w:spacing w:val="-12"/>
          <w:w w:val="110"/>
        </w:rPr>
        <w:t xml:space="preserve"> </w:t>
      </w:r>
      <w:r>
        <w:rPr>
          <w:w w:val="110"/>
        </w:rPr>
        <w:t>(EXPH)</w:t>
      </w:r>
      <w:r>
        <w:rPr>
          <w:spacing w:val="-12"/>
          <w:w w:val="110"/>
        </w:rPr>
        <w:t xml:space="preserve"> </w:t>
      </w:r>
      <w:hyperlink w:anchor="_bookmark39" w:history="1">
        <w:r w:rsidR="005D491A">
          <w:rPr>
            <w:w w:val="110"/>
          </w:rPr>
          <w:t>2019).</w:t>
        </w:r>
      </w:hyperlink>
      <w:r>
        <w:rPr>
          <w:w w:val="110"/>
        </w:rPr>
        <w:t xml:space="preserve"> Values</w:t>
      </w:r>
      <w:r>
        <w:rPr>
          <w:spacing w:val="-12"/>
          <w:w w:val="110"/>
        </w:rPr>
        <w:t xml:space="preserve"> </w:t>
      </w:r>
      <w:r>
        <w:rPr>
          <w:w w:val="110"/>
        </w:rPr>
        <w:t xml:space="preserve">linked </w:t>
      </w:r>
      <w:r>
        <w:t xml:space="preserve">with legitimate decision-making processes include, for example, publicity, relevance, revisability, and </w:t>
      </w:r>
      <w:r>
        <w:rPr>
          <w:w w:val="110"/>
        </w:rPr>
        <w:t>enforceability</w:t>
      </w:r>
      <w:r>
        <w:rPr>
          <w:spacing w:val="-5"/>
          <w:w w:val="110"/>
        </w:rPr>
        <w:t xml:space="preserve"> </w:t>
      </w:r>
      <w:r>
        <w:rPr>
          <w:w w:val="110"/>
        </w:rPr>
        <w:t>(Daniels</w:t>
      </w:r>
      <w:r>
        <w:rPr>
          <w:spacing w:val="-5"/>
          <w:w w:val="110"/>
        </w:rPr>
        <w:t xml:space="preserve"> </w:t>
      </w:r>
      <w:hyperlink w:anchor="_bookmark32" w:history="1">
        <w:r w:rsidR="005D491A">
          <w:rPr>
            <w:w w:val="110"/>
          </w:rPr>
          <w:t>2000;</w:t>
        </w:r>
      </w:hyperlink>
      <w:r>
        <w:rPr>
          <w:spacing w:val="-5"/>
          <w:w w:val="110"/>
        </w:rPr>
        <w:t xml:space="preserve"> </w:t>
      </w:r>
      <w:r>
        <w:rPr>
          <w:w w:val="110"/>
        </w:rPr>
        <w:t>Daniels</w:t>
      </w:r>
      <w:r>
        <w:rPr>
          <w:spacing w:val="-5"/>
          <w:w w:val="110"/>
        </w:rPr>
        <w:t xml:space="preserve"> </w:t>
      </w:r>
      <w:r>
        <w:rPr>
          <w:w w:val="110"/>
        </w:rPr>
        <w:t>and</w:t>
      </w:r>
      <w:r>
        <w:rPr>
          <w:spacing w:val="-5"/>
          <w:w w:val="110"/>
        </w:rPr>
        <w:t xml:space="preserve"> </w:t>
      </w:r>
      <w:r>
        <w:rPr>
          <w:w w:val="110"/>
        </w:rPr>
        <w:t>Wilt</w:t>
      </w:r>
      <w:r>
        <w:rPr>
          <w:spacing w:val="-5"/>
          <w:w w:val="110"/>
        </w:rPr>
        <w:t xml:space="preserve"> </w:t>
      </w:r>
      <w:hyperlink w:anchor="_bookmark33" w:history="1">
        <w:r w:rsidR="005D491A">
          <w:rPr>
            <w:w w:val="110"/>
          </w:rPr>
          <w:t>2016).</w:t>
        </w:r>
      </w:hyperlink>
    </w:p>
    <w:p w14:paraId="73E08C4F" w14:textId="5EEE6FD9" w:rsidR="005D491A" w:rsidRPr="001671DA" w:rsidRDefault="00000000" w:rsidP="001671DA">
      <w:pPr>
        <w:pStyle w:val="BodyText"/>
        <w:spacing w:before="2" w:line="256" w:lineRule="auto"/>
        <w:ind w:left="354" w:right="351" w:firstLine="344"/>
        <w:jc w:val="both"/>
        <w:rPr>
          <w:w w:val="110"/>
        </w:rPr>
      </w:pPr>
      <w:r>
        <w:rPr>
          <w:w w:val="110"/>
        </w:rPr>
        <w:t>The</w:t>
      </w:r>
      <w:r>
        <w:rPr>
          <w:spacing w:val="-12"/>
          <w:w w:val="110"/>
        </w:rPr>
        <w:t xml:space="preserve"> </w:t>
      </w:r>
      <w:r>
        <w:rPr>
          <w:w w:val="110"/>
        </w:rPr>
        <w:t>focus</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article</w:t>
      </w:r>
      <w:r>
        <w:rPr>
          <w:spacing w:val="-12"/>
          <w:w w:val="110"/>
        </w:rPr>
        <w:t xml:space="preserve"> </w:t>
      </w:r>
      <w:r>
        <w:rPr>
          <w:w w:val="110"/>
        </w:rPr>
        <w:t>is,</w:t>
      </w:r>
      <w:r>
        <w:rPr>
          <w:spacing w:val="-12"/>
          <w:w w:val="110"/>
        </w:rPr>
        <w:t xml:space="preserve"> </w:t>
      </w:r>
      <w:r>
        <w:rPr>
          <w:w w:val="110"/>
        </w:rPr>
        <w:t>however,</w:t>
      </w:r>
      <w:r>
        <w:rPr>
          <w:spacing w:val="-12"/>
          <w:w w:val="110"/>
        </w:rPr>
        <w:t xml:space="preserve"> </w:t>
      </w:r>
      <w:r>
        <w:rPr>
          <w:w w:val="110"/>
        </w:rPr>
        <w:t>on</w:t>
      </w:r>
      <w:r>
        <w:rPr>
          <w:spacing w:val="-12"/>
          <w:w w:val="110"/>
        </w:rPr>
        <w:t xml:space="preserve"> </w:t>
      </w:r>
      <w:r>
        <w:rPr>
          <w:w w:val="110"/>
        </w:rPr>
        <w:t>values</w:t>
      </w:r>
      <w:r>
        <w:rPr>
          <w:spacing w:val="-12"/>
          <w:w w:val="110"/>
        </w:rPr>
        <w:t xml:space="preserve"> </w:t>
      </w:r>
      <w:r>
        <w:rPr>
          <w:w w:val="110"/>
        </w:rPr>
        <w:t>related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content</w:t>
      </w:r>
      <w:r>
        <w:rPr>
          <w:spacing w:val="-12"/>
          <w:w w:val="110"/>
        </w:rPr>
        <w:t xml:space="preserve"> </w:t>
      </w:r>
      <w:r>
        <w:rPr>
          <w:w w:val="110"/>
        </w:rPr>
        <w:t>of</w:t>
      </w:r>
      <w:r>
        <w:rPr>
          <w:spacing w:val="-12"/>
          <w:w w:val="110"/>
        </w:rPr>
        <w:t xml:space="preserve"> </w:t>
      </w:r>
      <w:r>
        <w:rPr>
          <w:w w:val="110"/>
        </w:rPr>
        <w:t>decision-making</w:t>
      </w:r>
      <w:r>
        <w:rPr>
          <w:spacing w:val="-12"/>
          <w:w w:val="110"/>
        </w:rPr>
        <w:t xml:space="preserve"> </w:t>
      </w:r>
      <w:r>
        <w:rPr>
          <w:w w:val="110"/>
        </w:rPr>
        <w:t xml:space="preserve">(what </w:t>
      </w:r>
      <w:r>
        <w:t xml:space="preserve">decisions are made and why). Commonly applied values in healthcare </w:t>
      </w:r>
      <w:proofErr w:type="spellStart"/>
      <w:r>
        <w:t>prioritisation</w:t>
      </w:r>
      <w:proofErr w:type="spellEnd"/>
      <w:r>
        <w:t xml:space="preserve"> include clinical </w:t>
      </w:r>
      <w:r>
        <w:rPr>
          <w:w w:val="110"/>
        </w:rPr>
        <w:t>effectiveness</w:t>
      </w:r>
      <w:r>
        <w:rPr>
          <w:spacing w:val="-11"/>
          <w:w w:val="110"/>
        </w:rPr>
        <w:t xml:space="preserve"> </w:t>
      </w:r>
      <w:r>
        <w:rPr>
          <w:w w:val="110"/>
        </w:rPr>
        <w:t>and</w:t>
      </w:r>
      <w:r>
        <w:rPr>
          <w:spacing w:val="-11"/>
          <w:w w:val="110"/>
        </w:rPr>
        <w:t xml:space="preserve"> </w:t>
      </w:r>
      <w:r>
        <w:rPr>
          <w:w w:val="110"/>
        </w:rPr>
        <w:t>cost</w:t>
      </w:r>
      <w:r>
        <w:rPr>
          <w:spacing w:val="-11"/>
          <w:w w:val="110"/>
        </w:rPr>
        <w:t xml:space="preserve"> </w:t>
      </w:r>
      <w:r>
        <w:rPr>
          <w:w w:val="110"/>
        </w:rPr>
        <w:t>effectiveness</w:t>
      </w:r>
      <w:r>
        <w:rPr>
          <w:spacing w:val="-11"/>
          <w:w w:val="110"/>
        </w:rPr>
        <w:t xml:space="preserve"> </w:t>
      </w:r>
      <w:r>
        <w:rPr>
          <w:w w:val="110"/>
        </w:rPr>
        <w:t>(Clark</w:t>
      </w:r>
      <w:r>
        <w:rPr>
          <w:spacing w:val="-11"/>
          <w:w w:val="110"/>
        </w:rPr>
        <w:t xml:space="preserve"> </w:t>
      </w:r>
      <w:r>
        <w:rPr>
          <w:w w:val="110"/>
        </w:rPr>
        <w:t>and</w:t>
      </w:r>
      <w:r>
        <w:rPr>
          <w:spacing w:val="-11"/>
          <w:w w:val="110"/>
        </w:rPr>
        <w:t xml:space="preserve"> </w:t>
      </w:r>
      <w:r>
        <w:rPr>
          <w:w w:val="110"/>
        </w:rPr>
        <w:t>Weale</w:t>
      </w:r>
      <w:r>
        <w:rPr>
          <w:spacing w:val="-11"/>
          <w:w w:val="110"/>
        </w:rPr>
        <w:t xml:space="preserve"> </w:t>
      </w:r>
      <w:hyperlink w:anchor="_bookmark26" w:history="1">
        <w:r w:rsidR="005D491A">
          <w:rPr>
            <w:w w:val="110"/>
          </w:rPr>
          <w:t>2012).</w:t>
        </w:r>
      </w:hyperlink>
      <w:r>
        <w:rPr>
          <w:w w:val="110"/>
        </w:rPr>
        <w:t xml:space="preserve"> These</w:t>
      </w:r>
      <w:r>
        <w:rPr>
          <w:spacing w:val="-11"/>
          <w:w w:val="110"/>
        </w:rPr>
        <w:t xml:space="preserve"> </w:t>
      </w:r>
      <w:r>
        <w:rPr>
          <w:w w:val="110"/>
        </w:rPr>
        <w:t>aim</w:t>
      </w:r>
      <w:r>
        <w:rPr>
          <w:spacing w:val="-11"/>
          <w:w w:val="110"/>
        </w:rPr>
        <w:t xml:space="preserve"> </w:t>
      </w:r>
      <w:r>
        <w:rPr>
          <w:w w:val="110"/>
        </w:rPr>
        <w:t>to</w:t>
      </w:r>
      <w:r>
        <w:rPr>
          <w:spacing w:val="-11"/>
          <w:w w:val="110"/>
        </w:rPr>
        <w:t xml:space="preserve"> </w:t>
      </w:r>
      <w:r>
        <w:rPr>
          <w:w w:val="110"/>
        </w:rPr>
        <w:t>direct</w:t>
      </w:r>
      <w:r>
        <w:rPr>
          <w:spacing w:val="-11"/>
          <w:w w:val="110"/>
        </w:rPr>
        <w:t xml:space="preserve"> </w:t>
      </w:r>
      <w:r>
        <w:rPr>
          <w:w w:val="110"/>
        </w:rPr>
        <w:t>scarce</w:t>
      </w:r>
      <w:r>
        <w:rPr>
          <w:spacing w:val="-11"/>
          <w:w w:val="110"/>
        </w:rPr>
        <w:t xml:space="preserve"> </w:t>
      </w:r>
      <w:r>
        <w:rPr>
          <w:w w:val="110"/>
        </w:rPr>
        <w:t xml:space="preserve">resources to interventions most likely to generate health gains, thereby producing the greatest possible health for the population (health </w:t>
      </w:r>
      <w:proofErr w:type="spellStart"/>
      <w:r>
        <w:rPr>
          <w:w w:val="110"/>
        </w:rPr>
        <w:t>maximisation</w:t>
      </w:r>
      <w:proofErr w:type="spellEnd"/>
      <w:r>
        <w:rPr>
          <w:w w:val="110"/>
        </w:rPr>
        <w:t>).</w:t>
      </w:r>
      <w:r>
        <w:rPr>
          <w:spacing w:val="40"/>
          <w:w w:val="110"/>
        </w:rPr>
        <w:t xml:space="preserve"> </w:t>
      </w:r>
      <w:r>
        <w:rPr>
          <w:w w:val="110"/>
        </w:rPr>
        <w:t>The concept of opportunity cost refers to the foregone</w:t>
      </w:r>
      <w:r>
        <w:rPr>
          <w:spacing w:val="-16"/>
          <w:w w:val="110"/>
        </w:rPr>
        <w:t xml:space="preserve"> </w:t>
      </w:r>
      <w:r>
        <w:rPr>
          <w:w w:val="110"/>
        </w:rPr>
        <w:t>benefits</w:t>
      </w:r>
      <w:r>
        <w:rPr>
          <w:spacing w:val="-15"/>
          <w:w w:val="110"/>
        </w:rPr>
        <w:t xml:space="preserve"> </w:t>
      </w:r>
      <w:r>
        <w:rPr>
          <w:w w:val="110"/>
        </w:rPr>
        <w:t>associated</w:t>
      </w:r>
      <w:r>
        <w:rPr>
          <w:spacing w:val="-15"/>
          <w:w w:val="110"/>
        </w:rPr>
        <w:t xml:space="preserve"> </w:t>
      </w:r>
      <w:r>
        <w:rPr>
          <w:w w:val="110"/>
        </w:rPr>
        <w:t>with</w:t>
      </w:r>
      <w:r>
        <w:rPr>
          <w:spacing w:val="-15"/>
          <w:w w:val="110"/>
        </w:rPr>
        <w:t xml:space="preserve"> </w:t>
      </w:r>
      <w:r>
        <w:rPr>
          <w:w w:val="110"/>
        </w:rPr>
        <w:t>the</w:t>
      </w:r>
      <w:r>
        <w:rPr>
          <w:spacing w:val="-15"/>
          <w:w w:val="110"/>
        </w:rPr>
        <w:t xml:space="preserve"> </w:t>
      </w:r>
      <w:r>
        <w:rPr>
          <w:w w:val="110"/>
        </w:rPr>
        <w:t>next-best</w:t>
      </w:r>
      <w:r>
        <w:rPr>
          <w:spacing w:val="-15"/>
          <w:w w:val="110"/>
        </w:rPr>
        <w:t xml:space="preserve"> </w:t>
      </w:r>
      <w:r>
        <w:rPr>
          <w:w w:val="110"/>
        </w:rPr>
        <w:t>alternative,</w:t>
      </w:r>
      <w:r>
        <w:rPr>
          <w:spacing w:val="-15"/>
          <w:w w:val="110"/>
        </w:rPr>
        <w:t xml:space="preserve"> </w:t>
      </w:r>
      <w:r>
        <w:rPr>
          <w:w w:val="110"/>
        </w:rPr>
        <w:t>implying</w:t>
      </w:r>
      <w:r>
        <w:rPr>
          <w:spacing w:val="-15"/>
          <w:w w:val="110"/>
        </w:rPr>
        <w:t xml:space="preserve"> </w:t>
      </w:r>
      <w:r>
        <w:rPr>
          <w:w w:val="110"/>
        </w:rPr>
        <w:t>that</w:t>
      </w:r>
      <w:r>
        <w:rPr>
          <w:spacing w:val="-16"/>
          <w:w w:val="110"/>
        </w:rPr>
        <w:t xml:space="preserve"> </w:t>
      </w:r>
      <w:r>
        <w:rPr>
          <w:w w:val="110"/>
        </w:rPr>
        <w:t>resources</w:t>
      </w:r>
      <w:r>
        <w:rPr>
          <w:spacing w:val="-15"/>
          <w:w w:val="110"/>
        </w:rPr>
        <w:t xml:space="preserve"> </w:t>
      </w:r>
      <w:r>
        <w:rPr>
          <w:w w:val="110"/>
        </w:rPr>
        <w:t>invested</w:t>
      </w:r>
      <w:r>
        <w:rPr>
          <w:spacing w:val="-15"/>
          <w:w w:val="110"/>
        </w:rPr>
        <w:t xml:space="preserve"> </w:t>
      </w:r>
      <w:r>
        <w:rPr>
          <w:w w:val="110"/>
        </w:rPr>
        <w:t>in</w:t>
      </w:r>
      <w:r>
        <w:rPr>
          <w:spacing w:val="-15"/>
          <w:w w:val="110"/>
        </w:rPr>
        <w:t xml:space="preserve"> </w:t>
      </w:r>
      <w:r>
        <w:rPr>
          <w:w w:val="110"/>
        </w:rPr>
        <w:t>one intervention</w:t>
      </w:r>
      <w:r>
        <w:rPr>
          <w:spacing w:val="-3"/>
          <w:w w:val="110"/>
        </w:rPr>
        <w:t xml:space="preserve"> </w:t>
      </w:r>
      <w:r>
        <w:rPr>
          <w:w w:val="110"/>
        </w:rPr>
        <w:t>necessarily</w:t>
      </w:r>
      <w:r>
        <w:rPr>
          <w:spacing w:val="-3"/>
          <w:w w:val="110"/>
        </w:rPr>
        <w:t xml:space="preserve"> </w:t>
      </w:r>
      <w:r>
        <w:rPr>
          <w:w w:val="110"/>
        </w:rPr>
        <w:t>reduce</w:t>
      </w:r>
      <w:r>
        <w:rPr>
          <w:spacing w:val="-3"/>
          <w:w w:val="110"/>
        </w:rPr>
        <w:t xml:space="preserve"> </w:t>
      </w:r>
      <w:r>
        <w:rPr>
          <w:w w:val="110"/>
        </w:rPr>
        <w:t>what</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achieved</w:t>
      </w:r>
      <w:r>
        <w:rPr>
          <w:spacing w:val="-3"/>
          <w:w w:val="110"/>
        </w:rPr>
        <w:t xml:space="preserve"> </w:t>
      </w:r>
      <w:r>
        <w:rPr>
          <w:w w:val="110"/>
        </w:rPr>
        <w:t>elsewhere</w:t>
      </w:r>
      <w:r>
        <w:rPr>
          <w:spacing w:val="-3"/>
          <w:w w:val="110"/>
        </w:rPr>
        <w:t xml:space="preserve"> </w:t>
      </w:r>
      <w:r>
        <w:rPr>
          <w:w w:val="110"/>
        </w:rPr>
        <w:t>(Maguire,</w:t>
      </w:r>
      <w:r>
        <w:rPr>
          <w:spacing w:val="-2"/>
          <w:w w:val="110"/>
        </w:rPr>
        <w:t xml:space="preserve"> </w:t>
      </w:r>
      <w:r>
        <w:rPr>
          <w:w w:val="110"/>
        </w:rPr>
        <w:t>Persson,</w:t>
      </w:r>
      <w:r>
        <w:rPr>
          <w:spacing w:val="-2"/>
          <w:w w:val="110"/>
        </w:rPr>
        <w:t xml:space="preserve"> </w:t>
      </w:r>
      <w:r>
        <w:rPr>
          <w:w w:val="110"/>
        </w:rPr>
        <w:t>and</w:t>
      </w:r>
      <w:r>
        <w:rPr>
          <w:spacing w:val="-3"/>
          <w:w w:val="110"/>
        </w:rPr>
        <w:t xml:space="preserve"> </w:t>
      </w:r>
      <w:proofErr w:type="spellStart"/>
      <w:r>
        <w:rPr>
          <w:w w:val="110"/>
        </w:rPr>
        <w:t>Tinghög</w:t>
      </w:r>
      <w:proofErr w:type="spellEnd"/>
      <w:r>
        <w:rPr>
          <w:w w:val="110"/>
        </w:rPr>
        <w:t xml:space="preserve"> </w:t>
      </w:r>
      <w:hyperlink w:anchor="_bookmark72" w:history="1">
        <w:r w:rsidR="005D491A">
          <w:rPr>
            <w:w w:val="110"/>
          </w:rPr>
          <w:t>2023).</w:t>
        </w:r>
      </w:hyperlink>
      <w:r>
        <w:rPr>
          <w:spacing w:val="40"/>
          <w:w w:val="110"/>
        </w:rPr>
        <w:t xml:space="preserve"> </w:t>
      </w:r>
      <w:r>
        <w:rPr>
          <w:w w:val="110"/>
        </w:rPr>
        <w:t>The application of these criteria depends on the availability of high quality evidence of clinical</w:t>
      </w:r>
      <w:r>
        <w:rPr>
          <w:spacing w:val="-16"/>
          <w:w w:val="110"/>
        </w:rPr>
        <w:t xml:space="preserve"> </w:t>
      </w:r>
      <w:r>
        <w:rPr>
          <w:w w:val="110"/>
        </w:rPr>
        <w:t>value.</w:t>
      </w:r>
      <w:r>
        <w:rPr>
          <w:spacing w:val="-15"/>
          <w:w w:val="110"/>
        </w:rPr>
        <w:t xml:space="preserve"> </w:t>
      </w:r>
      <w:r>
        <w:rPr>
          <w:w w:val="110"/>
        </w:rPr>
        <w:t>Furthermore,</w:t>
      </w:r>
      <w:r>
        <w:rPr>
          <w:spacing w:val="-15"/>
          <w:w w:val="110"/>
        </w:rPr>
        <w:t xml:space="preserve"> </w:t>
      </w:r>
      <w:r>
        <w:rPr>
          <w:w w:val="110"/>
        </w:rPr>
        <w:t>cost</w:t>
      </w:r>
      <w:r>
        <w:rPr>
          <w:spacing w:val="-15"/>
          <w:w w:val="110"/>
        </w:rPr>
        <w:t xml:space="preserve"> </w:t>
      </w:r>
      <w:r>
        <w:rPr>
          <w:w w:val="110"/>
        </w:rPr>
        <w:t>effectiveness</w:t>
      </w:r>
      <w:r>
        <w:rPr>
          <w:spacing w:val="-15"/>
          <w:w w:val="110"/>
        </w:rPr>
        <w:t xml:space="preserve"> </w:t>
      </w:r>
      <w:r>
        <w:rPr>
          <w:w w:val="110"/>
        </w:rPr>
        <w:t>is</w:t>
      </w:r>
      <w:r>
        <w:rPr>
          <w:spacing w:val="-15"/>
          <w:w w:val="110"/>
        </w:rPr>
        <w:t xml:space="preserve"> </w:t>
      </w:r>
      <w:r>
        <w:rPr>
          <w:w w:val="110"/>
        </w:rPr>
        <w:t>typically</w:t>
      </w:r>
      <w:r>
        <w:rPr>
          <w:spacing w:val="-15"/>
          <w:w w:val="110"/>
        </w:rPr>
        <w:t xml:space="preserve"> </w:t>
      </w:r>
      <w:r>
        <w:rPr>
          <w:w w:val="110"/>
        </w:rPr>
        <w:t>assessed</w:t>
      </w:r>
      <w:r>
        <w:rPr>
          <w:spacing w:val="-15"/>
          <w:w w:val="110"/>
        </w:rPr>
        <w:t xml:space="preserve"> </w:t>
      </w:r>
      <w:r>
        <w:rPr>
          <w:w w:val="110"/>
        </w:rPr>
        <w:t>through</w:t>
      </w:r>
      <w:r>
        <w:rPr>
          <w:spacing w:val="-16"/>
          <w:w w:val="110"/>
        </w:rPr>
        <w:t xml:space="preserve"> </w:t>
      </w:r>
      <w:r>
        <w:rPr>
          <w:w w:val="110"/>
        </w:rPr>
        <w:t>complex</w:t>
      </w:r>
      <w:r>
        <w:rPr>
          <w:spacing w:val="-15"/>
          <w:w w:val="110"/>
        </w:rPr>
        <w:t xml:space="preserve"> </w:t>
      </w:r>
      <w:r>
        <w:rPr>
          <w:w w:val="110"/>
        </w:rPr>
        <w:t>and</w:t>
      </w:r>
      <w:r>
        <w:rPr>
          <w:spacing w:val="-15"/>
          <w:w w:val="110"/>
        </w:rPr>
        <w:t xml:space="preserve"> </w:t>
      </w:r>
      <w:r>
        <w:rPr>
          <w:w w:val="110"/>
        </w:rPr>
        <w:t>technical evaluations</w:t>
      </w:r>
      <w:r>
        <w:rPr>
          <w:spacing w:val="-9"/>
          <w:w w:val="110"/>
        </w:rPr>
        <w:t xml:space="preserve"> </w:t>
      </w:r>
      <w:r>
        <w:rPr>
          <w:w w:val="110"/>
        </w:rPr>
        <w:t>of</w:t>
      </w:r>
      <w:r>
        <w:rPr>
          <w:spacing w:val="-9"/>
          <w:w w:val="110"/>
        </w:rPr>
        <w:t xml:space="preserve"> </w:t>
      </w:r>
      <w:r>
        <w:rPr>
          <w:w w:val="110"/>
        </w:rPr>
        <w:t>health</w:t>
      </w:r>
      <w:r>
        <w:rPr>
          <w:spacing w:val="-9"/>
          <w:w w:val="110"/>
        </w:rPr>
        <w:t xml:space="preserve"> </w:t>
      </w:r>
      <w:r>
        <w:rPr>
          <w:w w:val="110"/>
        </w:rPr>
        <w:t>benefits</w:t>
      </w:r>
      <w:r>
        <w:rPr>
          <w:spacing w:val="-9"/>
          <w:w w:val="110"/>
        </w:rPr>
        <w:t xml:space="preserve"> </w:t>
      </w:r>
      <w:r>
        <w:rPr>
          <w:w w:val="110"/>
        </w:rPr>
        <w:t>(e.g.,</w:t>
      </w:r>
      <w:r>
        <w:rPr>
          <w:spacing w:val="-9"/>
          <w:w w:val="110"/>
        </w:rPr>
        <w:t xml:space="preserve"> </w:t>
      </w:r>
      <w:r>
        <w:rPr>
          <w:w w:val="110"/>
        </w:rPr>
        <w:t>Quality</w:t>
      </w:r>
      <w:r>
        <w:rPr>
          <w:spacing w:val="-9"/>
          <w:w w:val="110"/>
        </w:rPr>
        <w:t xml:space="preserve"> </w:t>
      </w:r>
      <w:r>
        <w:rPr>
          <w:w w:val="110"/>
        </w:rPr>
        <w:t>Adjusted</w:t>
      </w:r>
      <w:r>
        <w:rPr>
          <w:spacing w:val="-9"/>
          <w:w w:val="110"/>
        </w:rPr>
        <w:t xml:space="preserve"> </w:t>
      </w:r>
      <w:r>
        <w:rPr>
          <w:w w:val="110"/>
        </w:rPr>
        <w:t>Life</w:t>
      </w:r>
      <w:r>
        <w:rPr>
          <w:spacing w:val="-9"/>
          <w:w w:val="110"/>
        </w:rPr>
        <w:t xml:space="preserve"> </w:t>
      </w:r>
      <w:r>
        <w:rPr>
          <w:w w:val="110"/>
        </w:rPr>
        <w:t>Years,</w:t>
      </w:r>
      <w:r>
        <w:rPr>
          <w:spacing w:val="-9"/>
          <w:w w:val="110"/>
        </w:rPr>
        <w:t xml:space="preserve"> </w:t>
      </w:r>
      <w:r>
        <w:rPr>
          <w:w w:val="110"/>
        </w:rPr>
        <w:t>QALYs)</w:t>
      </w:r>
      <w:r>
        <w:rPr>
          <w:spacing w:val="-9"/>
          <w:w w:val="110"/>
        </w:rPr>
        <w:t xml:space="preserve"> </w:t>
      </w:r>
      <w:r>
        <w:rPr>
          <w:w w:val="110"/>
        </w:rPr>
        <w:t>and</w:t>
      </w:r>
      <w:r>
        <w:rPr>
          <w:spacing w:val="-9"/>
          <w:w w:val="110"/>
        </w:rPr>
        <w:t xml:space="preserve"> </w:t>
      </w:r>
      <w:r>
        <w:rPr>
          <w:w w:val="110"/>
        </w:rPr>
        <w:t>costs,</w:t>
      </w:r>
      <w:r>
        <w:rPr>
          <w:spacing w:val="-9"/>
          <w:w w:val="110"/>
        </w:rPr>
        <w:t xml:space="preserve"> </w:t>
      </w:r>
      <w:r>
        <w:rPr>
          <w:w w:val="110"/>
        </w:rPr>
        <w:t>with</w:t>
      </w:r>
      <w:r>
        <w:rPr>
          <w:spacing w:val="-9"/>
          <w:w w:val="110"/>
        </w:rPr>
        <w:t xml:space="preserve"> </w:t>
      </w:r>
      <w:r>
        <w:rPr>
          <w:w w:val="110"/>
        </w:rPr>
        <w:t>the</w:t>
      </w:r>
      <w:r>
        <w:rPr>
          <w:spacing w:val="-9"/>
          <w:w w:val="110"/>
        </w:rPr>
        <w:t xml:space="preserve"> </w:t>
      </w:r>
      <w:r>
        <w:rPr>
          <w:w w:val="110"/>
        </w:rPr>
        <w:t>aim</w:t>
      </w:r>
      <w:r w:rsidR="001671DA">
        <w:rPr>
          <w:w w:val="110"/>
        </w:rPr>
        <w:t xml:space="preserve"> </w:t>
      </w:r>
      <w:r>
        <w:rPr>
          <w:w w:val="105"/>
        </w:rPr>
        <w:t>of comparing the relative worth of different interventions. Although widely used, QALY concept involves controversial value judgements (</w:t>
      </w:r>
      <w:proofErr w:type="spellStart"/>
      <w:r>
        <w:rPr>
          <w:w w:val="105"/>
        </w:rPr>
        <w:t>Dukhanin</w:t>
      </w:r>
      <w:proofErr w:type="spellEnd"/>
      <w:r>
        <w:rPr>
          <w:w w:val="105"/>
        </w:rPr>
        <w:t xml:space="preserve"> et al. </w:t>
      </w:r>
      <w:hyperlink w:anchor="_bookmark36" w:history="1">
        <w:r w:rsidR="005D491A">
          <w:rPr>
            <w:w w:val="105"/>
          </w:rPr>
          <w:t>2018;</w:t>
        </w:r>
      </w:hyperlink>
      <w:r>
        <w:rPr>
          <w:w w:val="105"/>
        </w:rPr>
        <w:t xml:space="preserve"> </w:t>
      </w:r>
      <w:proofErr w:type="spellStart"/>
      <w:r>
        <w:rPr>
          <w:w w:val="105"/>
        </w:rPr>
        <w:t>Mahdiani</w:t>
      </w:r>
      <w:proofErr w:type="spellEnd"/>
      <w:r>
        <w:rPr>
          <w:w w:val="105"/>
        </w:rPr>
        <w:t xml:space="preserve">, Münch, and Paul </w:t>
      </w:r>
      <w:hyperlink w:anchor="_bookmark73" w:history="1">
        <w:r w:rsidR="005D491A">
          <w:rPr>
            <w:w w:val="105"/>
          </w:rPr>
          <w:t>2024;</w:t>
        </w:r>
      </w:hyperlink>
      <w:r>
        <w:rPr>
          <w:w w:val="105"/>
        </w:rPr>
        <w:t xml:space="preserve"> Andrade </w:t>
      </w:r>
      <w:hyperlink w:anchor="_bookmark14" w:history="1">
        <w:r w:rsidR="005D491A">
          <w:rPr>
            <w:w w:val="105"/>
          </w:rPr>
          <w:t>2025).</w:t>
        </w:r>
      </w:hyperlink>
    </w:p>
    <w:p w14:paraId="0873B1DB" w14:textId="77777777" w:rsidR="005D491A" w:rsidRDefault="00000000">
      <w:pPr>
        <w:pStyle w:val="BodyText"/>
        <w:spacing w:before="1" w:line="256" w:lineRule="auto"/>
        <w:ind w:left="334" w:right="327" w:firstLine="364"/>
        <w:jc w:val="both"/>
      </w:pPr>
      <w:r>
        <w:rPr>
          <w:w w:val="105"/>
        </w:rPr>
        <w:t xml:space="preserve">Social justice and equity considerations include the concepts of horizontal and vertical equity </w:t>
      </w:r>
      <w:r>
        <w:rPr>
          <w:w w:val="105"/>
        </w:rPr>
        <w:lastRenderedPageBreak/>
        <w:t xml:space="preserve">(O’Donnell et al. </w:t>
      </w:r>
      <w:hyperlink w:anchor="_bookmark80" w:history="1">
        <w:r w:rsidR="005D491A">
          <w:rPr>
            <w:w w:val="105"/>
          </w:rPr>
          <w:t>2008).</w:t>
        </w:r>
      </w:hyperlink>
      <w:r>
        <w:rPr>
          <w:spacing w:val="32"/>
          <w:w w:val="105"/>
        </w:rPr>
        <w:t xml:space="preserve"> </w:t>
      </w:r>
      <w:r>
        <w:rPr>
          <w:w w:val="105"/>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Pr>
          <w:spacing w:val="-3"/>
          <w:w w:val="105"/>
        </w:rPr>
        <w:t xml:space="preserve"> </w:t>
      </w:r>
      <w:hyperlink w:anchor="_bookmark26" w:history="1">
        <w:r w:rsidR="005D491A">
          <w:rPr>
            <w:w w:val="105"/>
          </w:rPr>
          <w:t>2012).</w:t>
        </w:r>
      </w:hyperlink>
      <w:r>
        <w:rPr>
          <w:w w:val="105"/>
        </w:rPr>
        <w:t xml:space="preserve"> Are</w:t>
      </w:r>
      <w:r>
        <w:rPr>
          <w:spacing w:val="-3"/>
          <w:w w:val="105"/>
        </w:rPr>
        <w:t xml:space="preserve"> </w:t>
      </w:r>
      <w:r>
        <w:rPr>
          <w:w w:val="105"/>
        </w:rPr>
        <w:t>people</w:t>
      </w:r>
      <w:r>
        <w:rPr>
          <w:spacing w:val="-3"/>
          <w:w w:val="105"/>
        </w:rPr>
        <w:t xml:space="preserve"> </w:t>
      </w:r>
      <w:r>
        <w:rPr>
          <w:w w:val="105"/>
        </w:rPr>
        <w:t>of</w:t>
      </w:r>
      <w:r>
        <w:rPr>
          <w:spacing w:val="-3"/>
          <w:w w:val="105"/>
        </w:rPr>
        <w:t xml:space="preserve"> </w:t>
      </w:r>
      <w:r>
        <w:rPr>
          <w:w w:val="105"/>
        </w:rPr>
        <w:t>different</w:t>
      </w:r>
      <w:r>
        <w:rPr>
          <w:spacing w:val="-3"/>
          <w:w w:val="105"/>
        </w:rPr>
        <w:t xml:space="preserve"> </w:t>
      </w:r>
      <w:r>
        <w:rPr>
          <w:w w:val="105"/>
        </w:rPr>
        <w:t>ages,</w:t>
      </w:r>
      <w:r>
        <w:rPr>
          <w:spacing w:val="-3"/>
          <w:w w:val="105"/>
        </w:rPr>
        <w:t xml:space="preserve"> </w:t>
      </w:r>
      <w:r>
        <w:rPr>
          <w:w w:val="105"/>
        </w:rPr>
        <w:t>family</w:t>
      </w:r>
      <w:r>
        <w:rPr>
          <w:spacing w:val="-3"/>
          <w:w w:val="105"/>
        </w:rPr>
        <w:t xml:space="preserve"> </w:t>
      </w:r>
      <w:r>
        <w:rPr>
          <w:w w:val="105"/>
        </w:rPr>
        <w:t>structures,</w:t>
      </w:r>
      <w:r>
        <w:rPr>
          <w:spacing w:val="-2"/>
          <w:w w:val="105"/>
        </w:rPr>
        <w:t xml:space="preserve"> </w:t>
      </w:r>
      <w:r>
        <w:rPr>
          <w:w w:val="105"/>
        </w:rPr>
        <w:t>societal</w:t>
      </w:r>
      <w:r>
        <w:rPr>
          <w:spacing w:val="-3"/>
          <w:w w:val="105"/>
        </w:rPr>
        <w:t xml:space="preserve"> </w:t>
      </w:r>
      <w:r>
        <w:rPr>
          <w:w w:val="105"/>
        </w:rPr>
        <w:t>contributions,</w:t>
      </w:r>
      <w:r>
        <w:rPr>
          <w:spacing w:val="-3"/>
          <w:w w:val="105"/>
        </w:rPr>
        <w:t xml:space="preserve"> </w:t>
      </w:r>
      <w:r>
        <w:rPr>
          <w:w w:val="105"/>
        </w:rPr>
        <w:t>life</w:t>
      </w:r>
      <w:r>
        <w:rPr>
          <w:spacing w:val="-3"/>
          <w:w w:val="105"/>
        </w:rPr>
        <w:t xml:space="preserve"> </w:t>
      </w:r>
      <w:r>
        <w:rPr>
          <w:w w:val="105"/>
        </w:rPr>
        <w:t>expectancies, or lifestyle choices treated differently, or are such characteristics deemed irrelevant?</w:t>
      </w:r>
      <w:r>
        <w:rPr>
          <w:spacing w:val="40"/>
          <w:w w:val="105"/>
        </w:rPr>
        <w:t xml:space="preserve"> </w:t>
      </w:r>
      <w:r>
        <w:rPr>
          <w:w w:val="105"/>
        </w:rPr>
        <w:t>For instance,</w:t>
      </w:r>
      <w:r>
        <w:rPr>
          <w:spacing w:val="40"/>
          <w:w w:val="105"/>
        </w:rPr>
        <w:t xml:space="preserve"> </w:t>
      </w:r>
      <w:r>
        <w:rPr>
          <w:w w:val="105"/>
        </w:rPr>
        <w:t xml:space="preserve">the ‘fair innings’ intuition reflects preferences that view older people as already having enjoyed more life years than younger individuals, thereby </w:t>
      </w:r>
      <w:proofErr w:type="spellStart"/>
      <w:r>
        <w:rPr>
          <w:w w:val="105"/>
        </w:rPr>
        <w:t>prioritising</w:t>
      </w:r>
      <w:proofErr w:type="spellEnd"/>
      <w:r>
        <w:rPr>
          <w:w w:val="105"/>
        </w:rPr>
        <w:t xml:space="preserve"> the young so they too may be given the opportunity for a similar lifespan (Oliver </w:t>
      </w:r>
      <w:hyperlink w:anchor="_bookmark81" w:history="1">
        <w:r w:rsidR="005D491A">
          <w:rPr>
            <w:w w:val="105"/>
          </w:rPr>
          <w:t>2009;</w:t>
        </w:r>
      </w:hyperlink>
      <w:r>
        <w:rPr>
          <w:w w:val="105"/>
        </w:rPr>
        <w:t xml:space="preserve"> Watters </w:t>
      </w:r>
      <w:hyperlink w:anchor="_bookmark104" w:history="1">
        <w:r w:rsidR="005D491A">
          <w:rPr>
            <w:w w:val="105"/>
          </w:rPr>
          <w:t>2016;</w:t>
        </w:r>
      </w:hyperlink>
      <w:r>
        <w:rPr>
          <w:w w:val="105"/>
        </w:rPr>
        <w:t xml:space="preserve"> Adler et al. </w:t>
      </w:r>
      <w:hyperlink w:anchor="_bookmark12" w:history="1">
        <w:r w:rsidR="005D491A">
          <w:rPr>
            <w:w w:val="105"/>
          </w:rPr>
          <w:t>2025).</w:t>
        </w:r>
      </w:hyperlink>
    </w:p>
    <w:p w14:paraId="597ADB79" w14:textId="77777777" w:rsidR="005D491A" w:rsidRDefault="00000000">
      <w:pPr>
        <w:pStyle w:val="BodyText"/>
        <w:spacing w:before="3" w:line="256" w:lineRule="auto"/>
        <w:ind w:left="360" w:right="350" w:firstLine="338"/>
        <w:jc w:val="both"/>
      </w:pPr>
      <w:r>
        <w:rPr>
          <w:w w:val="105"/>
        </w:rPr>
        <w:t>Health</w:t>
      </w:r>
      <w:r>
        <w:rPr>
          <w:spacing w:val="40"/>
          <w:w w:val="105"/>
        </w:rPr>
        <w:t xml:space="preserve"> </w:t>
      </w:r>
      <w:proofErr w:type="spellStart"/>
      <w:r>
        <w:rPr>
          <w:w w:val="105"/>
        </w:rPr>
        <w:t>maximisation</w:t>
      </w:r>
      <w:proofErr w:type="spellEnd"/>
      <w:r>
        <w:rPr>
          <w:spacing w:val="40"/>
          <w:w w:val="105"/>
        </w:rPr>
        <w:t xml:space="preserve"> </w:t>
      </w:r>
      <w:r>
        <w:rPr>
          <w:w w:val="105"/>
        </w:rPr>
        <w:t>criterion</w:t>
      </w:r>
      <w:r>
        <w:rPr>
          <w:spacing w:val="40"/>
          <w:w w:val="105"/>
        </w:rPr>
        <w:t xml:space="preserve"> </w:t>
      </w:r>
      <w:r>
        <w:rPr>
          <w:w w:val="105"/>
        </w:rPr>
        <w:t>also</w:t>
      </w:r>
      <w:r>
        <w:rPr>
          <w:spacing w:val="40"/>
          <w:w w:val="105"/>
        </w:rPr>
        <w:t xml:space="preserve"> </w:t>
      </w:r>
      <w:r>
        <w:rPr>
          <w:w w:val="105"/>
        </w:rPr>
        <w:t>clashes</w:t>
      </w:r>
      <w:r>
        <w:rPr>
          <w:spacing w:val="40"/>
          <w:w w:val="105"/>
        </w:rPr>
        <w:t xml:space="preserve"> </w:t>
      </w:r>
      <w:r>
        <w:rPr>
          <w:w w:val="105"/>
        </w:rPr>
        <w:t>with</w:t>
      </w:r>
      <w:r>
        <w:rPr>
          <w:spacing w:val="40"/>
          <w:w w:val="105"/>
        </w:rPr>
        <w:t xml:space="preserve"> </w:t>
      </w:r>
      <w:r>
        <w:rPr>
          <w:w w:val="105"/>
        </w:rPr>
        <w:t>peoples’</w:t>
      </w:r>
      <w:r>
        <w:rPr>
          <w:spacing w:val="40"/>
          <w:w w:val="105"/>
        </w:rPr>
        <w:t xml:space="preserve"> </w:t>
      </w:r>
      <w:r>
        <w:rPr>
          <w:w w:val="105"/>
        </w:rPr>
        <w:t>intuitive</w:t>
      </w:r>
      <w:r>
        <w:rPr>
          <w:spacing w:val="40"/>
          <w:w w:val="105"/>
        </w:rPr>
        <w:t xml:space="preserve"> </w:t>
      </w:r>
      <w:r>
        <w:rPr>
          <w:w w:val="105"/>
        </w:rPr>
        <w:t>‘rule</w:t>
      </w:r>
      <w:r>
        <w:rPr>
          <w:spacing w:val="40"/>
          <w:w w:val="105"/>
        </w:rPr>
        <w:t xml:space="preserve"> </w:t>
      </w:r>
      <w:r>
        <w:rPr>
          <w:w w:val="105"/>
        </w:rPr>
        <w:t>of</w:t>
      </w:r>
      <w:r>
        <w:rPr>
          <w:spacing w:val="40"/>
          <w:w w:val="105"/>
        </w:rPr>
        <w:t xml:space="preserve"> </w:t>
      </w:r>
      <w:r>
        <w:rPr>
          <w:w w:val="105"/>
        </w:rPr>
        <w:t>rescue’</w:t>
      </w:r>
      <w:r>
        <w:rPr>
          <w:spacing w:val="40"/>
          <w:w w:val="105"/>
        </w:rPr>
        <w:t xml:space="preserve"> </w:t>
      </w:r>
      <w:r>
        <w:rPr>
          <w:w w:val="105"/>
        </w:rPr>
        <w:t>obligation to save individuals from imminent death at any cost, even when those costs could be used more efficiently</w:t>
      </w:r>
      <w:r>
        <w:rPr>
          <w:spacing w:val="-15"/>
          <w:w w:val="105"/>
        </w:rPr>
        <w:t xml:space="preserve"> </w:t>
      </w:r>
      <w:r>
        <w:rPr>
          <w:w w:val="105"/>
        </w:rPr>
        <w:t>elsewhere</w:t>
      </w:r>
      <w:r>
        <w:rPr>
          <w:spacing w:val="-14"/>
          <w:w w:val="105"/>
        </w:rPr>
        <w:t xml:space="preserve"> </w:t>
      </w:r>
      <w:r>
        <w:rPr>
          <w:w w:val="105"/>
        </w:rPr>
        <w:t>(Cookson,</w:t>
      </w:r>
      <w:r>
        <w:rPr>
          <w:spacing w:val="-15"/>
          <w:w w:val="105"/>
        </w:rPr>
        <w:t xml:space="preserve"> </w:t>
      </w:r>
      <w:r>
        <w:rPr>
          <w:w w:val="105"/>
        </w:rPr>
        <w:t>McCabe,</w:t>
      </w:r>
      <w:r>
        <w:rPr>
          <w:spacing w:val="-14"/>
          <w:w w:val="105"/>
        </w:rPr>
        <w:t xml:space="preserve"> </w:t>
      </w:r>
      <w:r>
        <w:rPr>
          <w:w w:val="105"/>
        </w:rPr>
        <w:t>and</w:t>
      </w:r>
      <w:r>
        <w:rPr>
          <w:spacing w:val="-15"/>
          <w:w w:val="105"/>
        </w:rPr>
        <w:t xml:space="preserve"> </w:t>
      </w:r>
      <w:r>
        <w:rPr>
          <w:w w:val="105"/>
        </w:rPr>
        <w:t>Tsuchiya</w:t>
      </w:r>
      <w:r>
        <w:rPr>
          <w:spacing w:val="-14"/>
          <w:w w:val="105"/>
        </w:rPr>
        <w:t xml:space="preserve"> </w:t>
      </w:r>
      <w:hyperlink w:anchor="_bookmark28" w:history="1">
        <w:r w:rsidR="005D491A">
          <w:rPr>
            <w:w w:val="105"/>
          </w:rPr>
          <w:t>2008;</w:t>
        </w:r>
      </w:hyperlink>
      <w:r>
        <w:rPr>
          <w:spacing w:val="-15"/>
          <w:w w:val="105"/>
        </w:rPr>
        <w:t xml:space="preserve"> </w:t>
      </w:r>
      <w:r>
        <w:rPr>
          <w:w w:val="105"/>
        </w:rPr>
        <w:t>Sinclair</w:t>
      </w:r>
      <w:r>
        <w:rPr>
          <w:spacing w:val="-14"/>
          <w:w w:val="105"/>
        </w:rPr>
        <w:t xml:space="preserve"> </w:t>
      </w:r>
      <w:hyperlink w:anchor="_bookmark94" w:history="1">
        <w:r w:rsidR="005D491A">
          <w:rPr>
            <w:w w:val="105"/>
          </w:rPr>
          <w:t>2022;</w:t>
        </w:r>
      </w:hyperlink>
      <w:r>
        <w:rPr>
          <w:spacing w:val="-14"/>
          <w:w w:val="105"/>
        </w:rPr>
        <w:t xml:space="preserve"> </w:t>
      </w:r>
      <w:r>
        <w:rPr>
          <w:w w:val="105"/>
        </w:rPr>
        <w:t>Andrade</w:t>
      </w:r>
      <w:r>
        <w:rPr>
          <w:spacing w:val="-15"/>
          <w:w w:val="105"/>
        </w:rPr>
        <w:t xml:space="preserve"> </w:t>
      </w:r>
      <w:hyperlink w:anchor="_bookmark14" w:history="1">
        <w:r w:rsidR="005D491A">
          <w:rPr>
            <w:w w:val="105"/>
          </w:rPr>
          <w:t>2025).</w:t>
        </w:r>
      </w:hyperlink>
      <w:r>
        <w:rPr>
          <w:spacing w:val="-12"/>
          <w:w w:val="105"/>
        </w:rPr>
        <w:t xml:space="preserve"> </w:t>
      </w:r>
      <w:r>
        <w:rPr>
          <w:w w:val="105"/>
        </w:rPr>
        <w:t>The</w:t>
      </w:r>
      <w:r>
        <w:rPr>
          <w:spacing w:val="-14"/>
          <w:w w:val="105"/>
        </w:rPr>
        <w:t xml:space="preserve"> </w:t>
      </w:r>
      <w:r>
        <w:rPr>
          <w:w w:val="105"/>
        </w:rPr>
        <w:t xml:space="preserve">‘rule of rescue’ has been attributed to preferences for identifiable patients, although it appears to apply more broadly (McKie and Richardson </w:t>
      </w:r>
      <w:hyperlink w:anchor="_bookmark75" w:history="1">
        <w:r w:rsidR="005D491A">
          <w:rPr>
            <w:w w:val="105"/>
          </w:rPr>
          <w:t>2003;</w:t>
        </w:r>
      </w:hyperlink>
      <w:r>
        <w:rPr>
          <w:w w:val="105"/>
        </w:rPr>
        <w:t xml:space="preserve"> Sinclair </w:t>
      </w:r>
      <w:hyperlink w:anchor="_bookmark94" w:history="1">
        <w:r w:rsidR="005D491A">
          <w:rPr>
            <w:w w:val="105"/>
          </w:rPr>
          <w:t>2022).</w:t>
        </w:r>
      </w:hyperlink>
      <w:r>
        <w:rPr>
          <w:w w:val="105"/>
        </w:rPr>
        <w:t xml:space="preserve"> One explanation centers on narrative considerations:</w:t>
      </w:r>
      <w:r>
        <w:rPr>
          <w:spacing w:val="40"/>
          <w:w w:val="105"/>
        </w:rPr>
        <w:t xml:space="preserve"> </w:t>
      </w:r>
      <w:r>
        <w:rPr>
          <w:w w:val="105"/>
        </w:rPr>
        <w:t>people</w:t>
      </w:r>
      <w:r>
        <w:rPr>
          <w:spacing w:val="40"/>
          <w:w w:val="105"/>
        </w:rPr>
        <w:t xml:space="preserve"> </w:t>
      </w:r>
      <w:r>
        <w:rPr>
          <w:w w:val="105"/>
        </w:rPr>
        <w:t>may</w:t>
      </w:r>
      <w:r>
        <w:rPr>
          <w:spacing w:val="40"/>
          <w:w w:val="105"/>
        </w:rPr>
        <w:t xml:space="preserve"> </w:t>
      </w:r>
      <w:r>
        <w:rPr>
          <w:w w:val="105"/>
        </w:rPr>
        <w:t>be</w:t>
      </w:r>
      <w:r>
        <w:rPr>
          <w:spacing w:val="40"/>
          <w:w w:val="105"/>
        </w:rPr>
        <w:t xml:space="preserve"> </w:t>
      </w:r>
      <w:r>
        <w:rPr>
          <w:w w:val="105"/>
        </w:rPr>
        <w:t>averse</w:t>
      </w:r>
      <w:r>
        <w:rPr>
          <w:spacing w:val="40"/>
          <w:w w:val="105"/>
        </w:rPr>
        <w:t xml:space="preserve"> </w:t>
      </w:r>
      <w:r>
        <w:rPr>
          <w:w w:val="105"/>
        </w:rPr>
        <w:t>to</w:t>
      </w:r>
      <w:r>
        <w:rPr>
          <w:spacing w:val="40"/>
          <w:w w:val="105"/>
        </w:rPr>
        <w:t xml:space="preserve"> </w:t>
      </w:r>
      <w:r>
        <w:rPr>
          <w:w w:val="105"/>
        </w:rPr>
        <w:t>letting</w:t>
      </w:r>
      <w:r>
        <w:rPr>
          <w:spacing w:val="40"/>
          <w:w w:val="105"/>
        </w:rPr>
        <w:t xml:space="preserve"> </w:t>
      </w:r>
      <w:r>
        <w:rPr>
          <w:w w:val="105"/>
        </w:rPr>
        <w:t>others</w:t>
      </w:r>
      <w:r>
        <w:rPr>
          <w:spacing w:val="40"/>
          <w:w w:val="105"/>
        </w:rPr>
        <w:t xml:space="preserve"> </w:t>
      </w:r>
      <w:r>
        <w:rPr>
          <w:w w:val="105"/>
        </w:rPr>
        <w:t>die</w:t>
      </w:r>
      <w:r>
        <w:rPr>
          <w:spacing w:val="40"/>
          <w:w w:val="105"/>
        </w:rPr>
        <w:t xml:space="preserve"> </w:t>
      </w:r>
      <w:r>
        <w:rPr>
          <w:w w:val="105"/>
        </w:rPr>
        <w:t>suddenly,</w:t>
      </w:r>
      <w:r>
        <w:rPr>
          <w:spacing w:val="40"/>
          <w:w w:val="105"/>
        </w:rPr>
        <w:t xml:space="preserve"> </w:t>
      </w:r>
      <w:r>
        <w:rPr>
          <w:w w:val="105"/>
        </w:rPr>
        <w:t>without</w:t>
      </w:r>
      <w:r>
        <w:rPr>
          <w:spacing w:val="40"/>
          <w:w w:val="105"/>
        </w:rPr>
        <w:t xml:space="preserve"> </w:t>
      </w:r>
      <w:r>
        <w:rPr>
          <w:w w:val="105"/>
        </w:rPr>
        <w:t>the</w:t>
      </w:r>
      <w:r>
        <w:rPr>
          <w:spacing w:val="40"/>
          <w:w w:val="105"/>
        </w:rPr>
        <w:t xml:space="preserve"> </w:t>
      </w:r>
      <w:r>
        <w:rPr>
          <w:w w:val="105"/>
        </w:rPr>
        <w:t>opportunity</w:t>
      </w:r>
      <w:r>
        <w:rPr>
          <w:spacing w:val="40"/>
          <w:w w:val="105"/>
        </w:rPr>
        <w:t xml:space="preserve"> </w:t>
      </w:r>
      <w:r>
        <w:rPr>
          <w:w w:val="105"/>
        </w:rPr>
        <w:t>to settle</w:t>
      </w:r>
      <w:r>
        <w:rPr>
          <w:spacing w:val="32"/>
          <w:w w:val="105"/>
        </w:rPr>
        <w:t xml:space="preserve"> </w:t>
      </w:r>
      <w:r>
        <w:rPr>
          <w:w w:val="105"/>
        </w:rPr>
        <w:t>their</w:t>
      </w:r>
      <w:r>
        <w:rPr>
          <w:spacing w:val="32"/>
          <w:w w:val="105"/>
        </w:rPr>
        <w:t xml:space="preserve"> </w:t>
      </w:r>
      <w:r>
        <w:rPr>
          <w:w w:val="105"/>
        </w:rPr>
        <w:t>affairs,</w:t>
      </w:r>
      <w:r>
        <w:rPr>
          <w:spacing w:val="32"/>
          <w:w w:val="105"/>
        </w:rPr>
        <w:t xml:space="preserve"> </w:t>
      </w:r>
      <w:r>
        <w:rPr>
          <w:w w:val="105"/>
        </w:rPr>
        <w:t>say</w:t>
      </w:r>
      <w:r>
        <w:rPr>
          <w:spacing w:val="32"/>
          <w:w w:val="105"/>
        </w:rPr>
        <w:t xml:space="preserve"> </w:t>
      </w:r>
      <w:r>
        <w:rPr>
          <w:w w:val="105"/>
        </w:rPr>
        <w:t>goodbye,</w:t>
      </w:r>
      <w:r>
        <w:rPr>
          <w:spacing w:val="32"/>
          <w:w w:val="105"/>
        </w:rPr>
        <w:t xml:space="preserve"> </w:t>
      </w:r>
      <w:r>
        <w:rPr>
          <w:w w:val="105"/>
        </w:rPr>
        <w:t>and</w:t>
      </w:r>
      <w:r>
        <w:rPr>
          <w:spacing w:val="32"/>
          <w:w w:val="105"/>
        </w:rPr>
        <w:t xml:space="preserve"> </w:t>
      </w:r>
      <w:r>
        <w:rPr>
          <w:w w:val="105"/>
        </w:rPr>
        <w:t>come</w:t>
      </w:r>
      <w:r>
        <w:rPr>
          <w:spacing w:val="32"/>
          <w:w w:val="105"/>
        </w:rPr>
        <w:t xml:space="preserve"> </w:t>
      </w:r>
      <w:r>
        <w:rPr>
          <w:w w:val="105"/>
        </w:rPr>
        <w:t>to</w:t>
      </w:r>
      <w:r>
        <w:rPr>
          <w:spacing w:val="32"/>
          <w:w w:val="105"/>
        </w:rPr>
        <w:t xml:space="preserve"> </w:t>
      </w:r>
      <w:r>
        <w:rPr>
          <w:w w:val="105"/>
        </w:rPr>
        <w:t>terms</w:t>
      </w:r>
      <w:r>
        <w:rPr>
          <w:spacing w:val="32"/>
          <w:w w:val="105"/>
        </w:rPr>
        <w:t xml:space="preserve"> </w:t>
      </w:r>
      <w:r>
        <w:rPr>
          <w:w w:val="105"/>
        </w:rPr>
        <w:t>with</w:t>
      </w:r>
      <w:r>
        <w:rPr>
          <w:spacing w:val="32"/>
          <w:w w:val="105"/>
        </w:rPr>
        <w:t xml:space="preserve"> </w:t>
      </w:r>
      <w:r>
        <w:rPr>
          <w:w w:val="105"/>
        </w:rPr>
        <w:t>death</w:t>
      </w:r>
      <w:r>
        <w:rPr>
          <w:spacing w:val="32"/>
          <w:w w:val="105"/>
        </w:rPr>
        <w:t xml:space="preserve"> </w:t>
      </w:r>
      <w:r>
        <w:rPr>
          <w:w w:val="105"/>
        </w:rPr>
        <w:t>(Sinclair</w:t>
      </w:r>
      <w:r>
        <w:rPr>
          <w:spacing w:val="32"/>
          <w:w w:val="105"/>
        </w:rPr>
        <w:t xml:space="preserve"> </w:t>
      </w:r>
      <w:hyperlink w:anchor="_bookmark94" w:history="1">
        <w:r w:rsidR="005D491A">
          <w:rPr>
            <w:w w:val="105"/>
          </w:rPr>
          <w:t>2022).</w:t>
        </w:r>
      </w:hyperlink>
    </w:p>
    <w:p w14:paraId="5942A4A5" w14:textId="77777777" w:rsidR="005D491A" w:rsidRDefault="00000000">
      <w:pPr>
        <w:pStyle w:val="BodyText"/>
        <w:spacing w:before="2" w:line="256" w:lineRule="auto"/>
        <w:ind w:left="334" w:right="328" w:firstLine="364"/>
        <w:jc w:val="both"/>
      </w:pPr>
      <w:r>
        <w:rPr>
          <w:w w:val="105"/>
        </w:rPr>
        <w:t>Payers have attempted to incorporate social justice and ‘rule of rescue’ considerations into the assessment</w:t>
      </w:r>
      <w:r>
        <w:rPr>
          <w:spacing w:val="40"/>
          <w:w w:val="105"/>
        </w:rPr>
        <w:t xml:space="preserve"> </w:t>
      </w:r>
      <w:r>
        <w:rPr>
          <w:w w:val="105"/>
        </w:rPr>
        <w:t>criteria</w:t>
      </w:r>
      <w:r>
        <w:rPr>
          <w:spacing w:val="40"/>
          <w:w w:val="105"/>
        </w:rPr>
        <w:t xml:space="preserve"> </w:t>
      </w:r>
      <w:r>
        <w:rPr>
          <w:w w:val="105"/>
        </w:rPr>
        <w:t>through</w:t>
      </w:r>
      <w:r>
        <w:rPr>
          <w:spacing w:val="40"/>
          <w:w w:val="105"/>
        </w:rPr>
        <w:t xml:space="preserve"> </w:t>
      </w:r>
      <w:r>
        <w:rPr>
          <w:w w:val="105"/>
        </w:rPr>
        <w:t>various</w:t>
      </w:r>
      <w:r>
        <w:rPr>
          <w:spacing w:val="40"/>
          <w:w w:val="105"/>
        </w:rPr>
        <w:t xml:space="preserve"> </w:t>
      </w:r>
      <w:r>
        <w:rPr>
          <w:w w:val="105"/>
        </w:rPr>
        <w:t>methods</w:t>
      </w:r>
      <w:r>
        <w:rPr>
          <w:spacing w:val="40"/>
          <w:w w:val="105"/>
        </w:rPr>
        <w:t xml:space="preserve"> </w:t>
      </w:r>
      <w:r>
        <w:rPr>
          <w:w w:val="105"/>
        </w:rPr>
        <w:t>(Cookson,</w:t>
      </w:r>
      <w:r>
        <w:rPr>
          <w:spacing w:val="40"/>
          <w:w w:val="105"/>
        </w:rPr>
        <w:t xml:space="preserve"> </w:t>
      </w:r>
      <w:r>
        <w:rPr>
          <w:w w:val="105"/>
        </w:rPr>
        <w:t>McCabe,</w:t>
      </w:r>
      <w:r>
        <w:rPr>
          <w:spacing w:val="40"/>
          <w:w w:val="105"/>
        </w:rPr>
        <w:t xml:space="preserve"> </w:t>
      </w:r>
      <w:r>
        <w:rPr>
          <w:w w:val="105"/>
        </w:rPr>
        <w:t>and</w:t>
      </w:r>
      <w:r>
        <w:rPr>
          <w:spacing w:val="40"/>
          <w:w w:val="105"/>
        </w:rPr>
        <w:t xml:space="preserve"> </w:t>
      </w:r>
      <w:r>
        <w:rPr>
          <w:w w:val="105"/>
        </w:rPr>
        <w:t>Tsuchiya</w:t>
      </w:r>
      <w:r>
        <w:rPr>
          <w:spacing w:val="40"/>
          <w:w w:val="105"/>
        </w:rPr>
        <w:t xml:space="preserve"> </w:t>
      </w:r>
      <w:hyperlink w:anchor="_bookmark28" w:history="1">
        <w:r w:rsidR="005D491A">
          <w:rPr>
            <w:w w:val="105"/>
          </w:rPr>
          <w:t>2008;</w:t>
        </w:r>
      </w:hyperlink>
      <w:r>
        <w:rPr>
          <w:spacing w:val="40"/>
          <w:w w:val="105"/>
        </w:rPr>
        <w:t xml:space="preserve"> </w:t>
      </w:r>
      <w:proofErr w:type="spellStart"/>
      <w:r>
        <w:rPr>
          <w:w w:val="105"/>
        </w:rPr>
        <w:t>Dukhanin</w:t>
      </w:r>
      <w:proofErr w:type="spellEnd"/>
      <w:r>
        <w:rPr>
          <w:w w:val="105"/>
        </w:rPr>
        <w:t xml:space="preserve"> et al. </w:t>
      </w:r>
      <w:hyperlink w:anchor="_bookmark36" w:history="1">
        <w:r w:rsidR="005D491A">
          <w:rPr>
            <w:w w:val="105"/>
          </w:rPr>
          <w:t>2018;</w:t>
        </w:r>
      </w:hyperlink>
      <w:r>
        <w:rPr>
          <w:w w:val="105"/>
        </w:rPr>
        <w:t xml:space="preserve"> </w:t>
      </w:r>
      <w:proofErr w:type="spellStart"/>
      <w:r>
        <w:rPr>
          <w:w w:val="105"/>
        </w:rPr>
        <w:t>Mahdiani</w:t>
      </w:r>
      <w:proofErr w:type="spellEnd"/>
      <w:r>
        <w:rPr>
          <w:w w:val="105"/>
        </w:rPr>
        <w:t xml:space="preserve">, Münch, and Paul </w:t>
      </w:r>
      <w:hyperlink w:anchor="_bookmark73" w:history="1">
        <w:r w:rsidR="005D491A">
          <w:rPr>
            <w:w w:val="105"/>
          </w:rPr>
          <w:t>2024).</w:t>
        </w:r>
      </w:hyperlink>
      <w:r>
        <w:rPr>
          <w:w w:val="105"/>
        </w:rPr>
        <w:t xml:space="preserve"> Proportional or absolute shortfall methods seek to account for disease severity (</w:t>
      </w:r>
      <w:proofErr w:type="spellStart"/>
      <w:r>
        <w:rPr>
          <w:w w:val="105"/>
        </w:rPr>
        <w:t>Mahdiani</w:t>
      </w:r>
      <w:proofErr w:type="spellEnd"/>
      <w:r>
        <w:rPr>
          <w:w w:val="105"/>
        </w:rPr>
        <w:t xml:space="preserve">, Münch, and Paul </w:t>
      </w:r>
      <w:hyperlink w:anchor="_bookmark73" w:history="1">
        <w:r w:rsidR="005D491A">
          <w:rPr>
            <w:w w:val="105"/>
          </w:rPr>
          <w:t>2024)</w:t>
        </w:r>
      </w:hyperlink>
      <w:r>
        <w:rPr>
          <w:w w:val="105"/>
        </w:rPr>
        <w:t xml:space="preserve"> while end-of-life premiums allow relaxed cost-per-QALY thresholds for treatments expected to extend the lives of patients close to death (Olofsson,</w:t>
      </w:r>
      <w:r>
        <w:rPr>
          <w:spacing w:val="40"/>
          <w:w w:val="105"/>
        </w:rPr>
        <w:t xml:space="preserve"> </w:t>
      </w:r>
      <w:proofErr w:type="spellStart"/>
      <w:r>
        <w:rPr>
          <w:w w:val="105"/>
        </w:rPr>
        <w:t>Gerdtham</w:t>
      </w:r>
      <w:proofErr w:type="spellEnd"/>
      <w:r>
        <w:rPr>
          <w:w w:val="105"/>
        </w:rPr>
        <w:t>,</w:t>
      </w:r>
      <w:r>
        <w:rPr>
          <w:spacing w:val="40"/>
          <w:w w:val="105"/>
        </w:rPr>
        <w:t xml:space="preserve"> </w:t>
      </w:r>
      <w:proofErr w:type="spellStart"/>
      <w:r>
        <w:rPr>
          <w:w w:val="105"/>
        </w:rPr>
        <w:t>Hultkrantz</w:t>
      </w:r>
      <w:proofErr w:type="spellEnd"/>
      <w:r>
        <w:rPr>
          <w:w w:val="105"/>
        </w:rPr>
        <w:t>,</w:t>
      </w:r>
      <w:r>
        <w:rPr>
          <w:spacing w:val="40"/>
          <w:w w:val="105"/>
        </w:rPr>
        <w:t xml:space="preserve"> </w:t>
      </w:r>
      <w:r>
        <w:rPr>
          <w:w w:val="105"/>
        </w:rPr>
        <w:t>et al.</w:t>
      </w:r>
      <w:r>
        <w:rPr>
          <w:spacing w:val="40"/>
          <w:w w:val="105"/>
        </w:rPr>
        <w:t xml:space="preserve"> </w:t>
      </w:r>
      <w:hyperlink w:anchor="_bookmark82" w:history="1">
        <w:r w:rsidR="005D491A">
          <w:rPr>
            <w:w w:val="105"/>
          </w:rPr>
          <w:t>2018).</w:t>
        </w:r>
      </w:hyperlink>
      <w:r>
        <w:rPr>
          <w:spacing w:val="40"/>
          <w:w w:val="105"/>
        </w:rPr>
        <w:t xml:space="preserve"> </w:t>
      </w:r>
      <w:r>
        <w:rPr>
          <w:w w:val="105"/>
        </w:rPr>
        <w:t>Nevertheless,</w:t>
      </w:r>
      <w:r>
        <w:rPr>
          <w:spacing w:val="40"/>
          <w:w w:val="105"/>
        </w:rPr>
        <w:t xml:space="preserve"> </w:t>
      </w:r>
      <w:r>
        <w:rPr>
          <w:w w:val="105"/>
        </w:rPr>
        <w:t>even relaxed</w:t>
      </w:r>
      <w:r>
        <w:rPr>
          <w:spacing w:val="40"/>
          <w:w w:val="105"/>
        </w:rPr>
        <w:t xml:space="preserve"> </w:t>
      </w:r>
      <w:r>
        <w:rPr>
          <w:w w:val="105"/>
        </w:rPr>
        <w:t>criteria</w:t>
      </w:r>
      <w:r>
        <w:rPr>
          <w:spacing w:val="40"/>
          <w:w w:val="105"/>
        </w:rPr>
        <w:t xml:space="preserve"> </w:t>
      </w:r>
      <w:r>
        <w:rPr>
          <w:w w:val="105"/>
        </w:rPr>
        <w:t>require some evidence of added months, weeks or even days of life.</w:t>
      </w:r>
      <w:r>
        <w:rPr>
          <w:spacing w:val="36"/>
          <w:w w:val="105"/>
        </w:rPr>
        <w:t xml:space="preserve"> </w:t>
      </w:r>
      <w:r>
        <w:rPr>
          <w:w w:val="105"/>
        </w:rPr>
        <w:t>Yet from the perspective of a severely</w:t>
      </w:r>
      <w:r>
        <w:rPr>
          <w:spacing w:val="40"/>
          <w:w w:val="105"/>
        </w:rPr>
        <w:t xml:space="preserve"> </w:t>
      </w:r>
      <w:r>
        <w:rPr>
          <w:w w:val="105"/>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Pr>
            <w:w w:val="105"/>
          </w:rPr>
          <w:t>2012;</w:t>
        </w:r>
      </w:hyperlink>
      <w:r>
        <w:rPr>
          <w:w w:val="105"/>
        </w:rPr>
        <w:t xml:space="preserve"> MacLeod, Harris, and Mahal </w:t>
      </w:r>
      <w:hyperlink w:anchor="_bookmark70" w:history="1">
        <w:r w:rsidR="005D491A">
          <w:rPr>
            <w:w w:val="105"/>
          </w:rPr>
          <w:t>2016).</w:t>
        </w:r>
      </w:hyperlink>
      <w:r>
        <w:rPr>
          <w:spacing w:val="40"/>
          <w:w w:val="105"/>
        </w:rPr>
        <w:t xml:space="preserve"> </w:t>
      </w:r>
      <w:r>
        <w:rPr>
          <w:w w:val="105"/>
        </w:rPr>
        <w:t xml:space="preserve">Consequently, patients and citizens seem far less willing to accept any </w:t>
      </w:r>
      <w:proofErr w:type="spellStart"/>
      <w:r>
        <w:rPr>
          <w:w w:val="105"/>
        </w:rPr>
        <w:t>prioritisation</w:t>
      </w:r>
      <w:proofErr w:type="spellEnd"/>
      <w:r>
        <w:rPr>
          <w:w w:val="105"/>
        </w:rPr>
        <w:t xml:space="preserve"> based on cost than payers (MacLeod, Harris, and Mahal </w:t>
      </w:r>
      <w:hyperlink w:anchor="_bookmark70" w:history="1">
        <w:r w:rsidR="005D491A">
          <w:rPr>
            <w:w w:val="105"/>
          </w:rPr>
          <w:t>2016).</w:t>
        </w:r>
      </w:hyperlink>
      <w:r>
        <w:rPr>
          <w:spacing w:val="40"/>
          <w:w w:val="105"/>
        </w:rPr>
        <w:t xml:space="preserve"> </w:t>
      </w:r>
      <w:r>
        <w:rPr>
          <w:w w:val="105"/>
        </w:rPr>
        <w:t>Furthermore, application of ‘rule of rescue’ as funding criteria has created concerns over</w:t>
      </w:r>
      <w:r>
        <w:rPr>
          <w:spacing w:val="-3"/>
          <w:w w:val="105"/>
        </w:rPr>
        <w:t xml:space="preserve"> </w:t>
      </w:r>
      <w:r>
        <w:rPr>
          <w:w w:val="105"/>
        </w:rPr>
        <w:t>the</w:t>
      </w:r>
      <w:r>
        <w:rPr>
          <w:spacing w:val="-3"/>
          <w:w w:val="105"/>
        </w:rPr>
        <w:t xml:space="preserve"> </w:t>
      </w:r>
      <w:r>
        <w:rPr>
          <w:w w:val="105"/>
        </w:rPr>
        <w:t>‘</w:t>
      </w:r>
      <w:proofErr w:type="spellStart"/>
      <w:r>
        <w:rPr>
          <w:w w:val="105"/>
        </w:rPr>
        <w:t>fetishisation</w:t>
      </w:r>
      <w:proofErr w:type="spellEnd"/>
      <w:r>
        <w:rPr>
          <w:spacing w:val="-3"/>
          <w:w w:val="105"/>
        </w:rPr>
        <w:t xml:space="preserve"> </w:t>
      </w:r>
      <w:r>
        <w:rPr>
          <w:w w:val="105"/>
        </w:rPr>
        <w:t>of</w:t>
      </w:r>
      <w:r>
        <w:rPr>
          <w:spacing w:val="-3"/>
          <w:w w:val="105"/>
        </w:rPr>
        <w:t xml:space="preserve"> </w:t>
      </w:r>
      <w:r>
        <w:rPr>
          <w:w w:val="105"/>
        </w:rPr>
        <w:t>technology,’</w:t>
      </w:r>
      <w:r>
        <w:rPr>
          <w:spacing w:val="-3"/>
          <w:w w:val="105"/>
        </w:rPr>
        <w:t xml:space="preserve"> </w:t>
      </w:r>
      <w:r>
        <w:rPr>
          <w:w w:val="105"/>
        </w:rPr>
        <w:t>meaning</w:t>
      </w:r>
      <w:r>
        <w:rPr>
          <w:spacing w:val="-3"/>
          <w:w w:val="105"/>
        </w:rPr>
        <w:t xml:space="preserve"> </w:t>
      </w:r>
      <w:r>
        <w:rPr>
          <w:w w:val="105"/>
        </w:rPr>
        <w:t>the</w:t>
      </w:r>
      <w:r>
        <w:rPr>
          <w:spacing w:val="-3"/>
          <w:w w:val="105"/>
        </w:rPr>
        <w:t xml:space="preserve"> </w:t>
      </w:r>
      <w:proofErr w:type="spellStart"/>
      <w:r>
        <w:rPr>
          <w:w w:val="105"/>
        </w:rPr>
        <w:t>prioritising</w:t>
      </w:r>
      <w:proofErr w:type="spellEnd"/>
      <w:r>
        <w:rPr>
          <w:spacing w:val="-3"/>
          <w:w w:val="105"/>
        </w:rPr>
        <w:t xml:space="preserve"> </w:t>
      </w:r>
      <w:r>
        <w:rPr>
          <w:w w:val="105"/>
        </w:rPr>
        <w:t>of</w:t>
      </w:r>
      <w:r>
        <w:rPr>
          <w:spacing w:val="-3"/>
          <w:w w:val="105"/>
        </w:rPr>
        <w:t xml:space="preserve"> </w:t>
      </w:r>
      <w:r>
        <w:rPr>
          <w:w w:val="105"/>
        </w:rPr>
        <w:t>making</w:t>
      </w:r>
      <w:r>
        <w:rPr>
          <w:spacing w:val="-3"/>
          <w:w w:val="105"/>
        </w:rPr>
        <w:t xml:space="preserve"> </w:t>
      </w:r>
      <w:r>
        <w:rPr>
          <w:w w:val="105"/>
        </w:rPr>
        <w:t>technologies</w:t>
      </w:r>
      <w:r>
        <w:rPr>
          <w:spacing w:val="-3"/>
          <w:w w:val="105"/>
        </w:rPr>
        <w:t xml:space="preserve"> </w:t>
      </w:r>
      <w:r>
        <w:rPr>
          <w:w w:val="105"/>
        </w:rPr>
        <w:t>available</w:t>
      </w:r>
      <w:r>
        <w:rPr>
          <w:spacing w:val="-3"/>
          <w:w w:val="105"/>
        </w:rPr>
        <w:t xml:space="preserve"> </w:t>
      </w:r>
      <w:r>
        <w:rPr>
          <w:w w:val="105"/>
        </w:rPr>
        <w:t>to</w:t>
      </w:r>
      <w:r>
        <w:rPr>
          <w:spacing w:val="-3"/>
          <w:w w:val="105"/>
        </w:rPr>
        <w:t xml:space="preserve"> </w:t>
      </w:r>
      <w:r>
        <w:rPr>
          <w:w w:val="105"/>
        </w:rPr>
        <w:t>all human</w:t>
      </w:r>
      <w:r>
        <w:rPr>
          <w:spacing w:val="34"/>
          <w:w w:val="105"/>
        </w:rPr>
        <w:t xml:space="preserve"> </w:t>
      </w:r>
      <w:r>
        <w:rPr>
          <w:w w:val="105"/>
        </w:rPr>
        <w:t>conditions</w:t>
      </w:r>
      <w:r>
        <w:rPr>
          <w:spacing w:val="34"/>
          <w:w w:val="105"/>
        </w:rPr>
        <w:t xml:space="preserve"> </w:t>
      </w:r>
      <w:r>
        <w:rPr>
          <w:w w:val="105"/>
        </w:rPr>
        <w:t>at</w:t>
      </w:r>
      <w:r>
        <w:rPr>
          <w:spacing w:val="34"/>
          <w:w w:val="105"/>
        </w:rPr>
        <w:t xml:space="preserve"> </w:t>
      </w:r>
      <w:r>
        <w:rPr>
          <w:w w:val="105"/>
        </w:rPr>
        <w:t>the</w:t>
      </w:r>
      <w:r>
        <w:rPr>
          <w:spacing w:val="34"/>
          <w:w w:val="105"/>
        </w:rPr>
        <w:t xml:space="preserve"> </w:t>
      </w:r>
      <w:r>
        <w:rPr>
          <w:w w:val="105"/>
        </w:rPr>
        <w:t>expense</w:t>
      </w:r>
      <w:r>
        <w:rPr>
          <w:spacing w:val="34"/>
          <w:w w:val="105"/>
        </w:rPr>
        <w:t xml:space="preserve"> </w:t>
      </w:r>
      <w:r>
        <w:rPr>
          <w:w w:val="105"/>
        </w:rPr>
        <w:t>of</w:t>
      </w:r>
      <w:r>
        <w:rPr>
          <w:spacing w:val="34"/>
          <w:w w:val="105"/>
        </w:rPr>
        <w:t xml:space="preserve"> </w:t>
      </w:r>
      <w:r>
        <w:rPr>
          <w:w w:val="105"/>
        </w:rPr>
        <w:t>population</w:t>
      </w:r>
      <w:r>
        <w:rPr>
          <w:spacing w:val="34"/>
          <w:w w:val="105"/>
        </w:rPr>
        <w:t xml:space="preserve"> </w:t>
      </w:r>
      <w:r>
        <w:rPr>
          <w:w w:val="105"/>
        </w:rPr>
        <w:t>health</w:t>
      </w:r>
      <w:r>
        <w:rPr>
          <w:spacing w:val="34"/>
          <w:w w:val="105"/>
        </w:rPr>
        <w:t xml:space="preserve"> </w:t>
      </w:r>
      <w:r>
        <w:rPr>
          <w:w w:val="105"/>
        </w:rPr>
        <w:t>(Cookson,</w:t>
      </w:r>
      <w:r>
        <w:rPr>
          <w:spacing w:val="34"/>
          <w:w w:val="105"/>
        </w:rPr>
        <w:t xml:space="preserve"> </w:t>
      </w:r>
      <w:r>
        <w:rPr>
          <w:w w:val="105"/>
        </w:rPr>
        <w:t>McCabe,</w:t>
      </w:r>
      <w:r>
        <w:rPr>
          <w:spacing w:val="34"/>
          <w:w w:val="105"/>
        </w:rPr>
        <w:t xml:space="preserve"> </w:t>
      </w:r>
      <w:r>
        <w:rPr>
          <w:w w:val="105"/>
        </w:rPr>
        <w:t>and</w:t>
      </w:r>
      <w:r>
        <w:rPr>
          <w:spacing w:val="34"/>
          <w:w w:val="105"/>
        </w:rPr>
        <w:t xml:space="preserve"> </w:t>
      </w:r>
      <w:r>
        <w:rPr>
          <w:w w:val="105"/>
        </w:rPr>
        <w:t>Tsuchiya</w:t>
      </w:r>
      <w:r>
        <w:rPr>
          <w:spacing w:val="34"/>
          <w:w w:val="105"/>
        </w:rPr>
        <w:t xml:space="preserve"> </w:t>
      </w:r>
      <w:hyperlink w:anchor="_bookmark28" w:history="1">
        <w:r w:rsidR="005D491A">
          <w:rPr>
            <w:w w:val="105"/>
          </w:rPr>
          <w:t>2008).</w:t>
        </w:r>
      </w:hyperlink>
    </w:p>
    <w:p w14:paraId="23F9B884" w14:textId="77777777" w:rsidR="003C0628" w:rsidRDefault="00000000" w:rsidP="003C0628">
      <w:pPr>
        <w:pStyle w:val="BodyText"/>
        <w:spacing w:before="5" w:line="256" w:lineRule="auto"/>
        <w:ind w:left="348" w:right="327" w:firstLine="349"/>
        <w:jc w:val="both"/>
      </w:pPr>
      <w:r>
        <w:rPr>
          <w:w w:val="105"/>
        </w:rPr>
        <w:t xml:space="preserve">Mass preferences related to public funding of cancer medicines are also likely influenced by peoples’ perceptions of cancer. Intuitively, people tend to associate cancer with fear of imminent death, although this is often followed by a more deliberate recognition of improvements in care and increasing survival rates (Robb, Simon, Miles, et al. </w:t>
      </w:r>
      <w:hyperlink w:anchor="_bookmark88" w:history="1">
        <w:r w:rsidR="003C0628">
          <w:rPr>
            <w:w w:val="105"/>
          </w:rPr>
          <w:t>2014).</w:t>
        </w:r>
      </w:hyperlink>
      <w:r>
        <w:rPr>
          <w:w w:val="105"/>
        </w:rPr>
        <w:t xml:space="preserve"> Willingness to pay, and reluctance to reduce spending, tends to be high for cancer care compared with many other conditions (Morrell, Wordsworth, Rees, et al. </w:t>
      </w:r>
      <w:hyperlink w:anchor="_bookmark78" w:history="1">
        <w:r w:rsidR="003C0628">
          <w:rPr>
            <w:w w:val="105"/>
          </w:rPr>
          <w:t>2017;</w:t>
        </w:r>
      </w:hyperlink>
      <w:r>
        <w:rPr>
          <w:w w:val="105"/>
        </w:rPr>
        <w:t xml:space="preserve"> </w:t>
      </w:r>
      <w:proofErr w:type="spellStart"/>
      <w:r>
        <w:rPr>
          <w:w w:val="105"/>
        </w:rPr>
        <w:t>Schomerus</w:t>
      </w:r>
      <w:proofErr w:type="spellEnd"/>
      <w:r>
        <w:rPr>
          <w:w w:val="105"/>
        </w:rPr>
        <w:t xml:space="preserve">, </w:t>
      </w:r>
      <w:proofErr w:type="spellStart"/>
      <w:r>
        <w:rPr>
          <w:w w:val="105"/>
        </w:rPr>
        <w:t>Matschinger</w:t>
      </w:r>
      <w:proofErr w:type="spellEnd"/>
      <w:r>
        <w:rPr>
          <w:w w:val="105"/>
        </w:rPr>
        <w:t xml:space="preserve">, and </w:t>
      </w:r>
      <w:proofErr w:type="spellStart"/>
      <w:r>
        <w:rPr>
          <w:w w:val="105"/>
        </w:rPr>
        <w:t>Angermeyer</w:t>
      </w:r>
      <w:proofErr w:type="spellEnd"/>
      <w:r>
        <w:rPr>
          <w:w w:val="105"/>
        </w:rPr>
        <w:t xml:space="preserve"> </w:t>
      </w:r>
      <w:hyperlink w:anchor="_bookmark91" w:history="1">
        <w:r w:rsidR="003C0628">
          <w:rPr>
            <w:w w:val="105"/>
          </w:rPr>
          <w:t>2006).</w:t>
        </w:r>
      </w:hyperlink>
      <w:r>
        <w:rPr>
          <w:spacing w:val="40"/>
          <w:w w:val="105"/>
        </w:rPr>
        <w:t xml:space="preserve"> </w:t>
      </w:r>
      <w:r>
        <w:rPr>
          <w:w w:val="105"/>
        </w:rPr>
        <w:t>However, this</w:t>
      </w:r>
      <w:r>
        <w:rPr>
          <w:spacing w:val="80"/>
          <w:w w:val="105"/>
        </w:rPr>
        <w:t xml:space="preserve"> </w:t>
      </w:r>
      <w:r>
        <w:rPr>
          <w:w w:val="105"/>
        </w:rPr>
        <w:t>may reflect priority based on severity intuitively attached to cancer rather than specific preference</w:t>
      </w:r>
      <w:r>
        <w:rPr>
          <w:spacing w:val="80"/>
          <w:w w:val="105"/>
        </w:rPr>
        <w:t xml:space="preserve"> </w:t>
      </w:r>
      <w:r>
        <w:rPr>
          <w:w w:val="105"/>
        </w:rPr>
        <w:t xml:space="preserve">for cancer itself, as evidence does not consistently support higher preference for cancer over other conditions of similar severity (Morrell, Wordsworth, Rees, et al. </w:t>
      </w:r>
      <w:hyperlink w:anchor="_bookmark78" w:history="1">
        <w:r w:rsidR="003C0628">
          <w:rPr>
            <w:w w:val="105"/>
          </w:rPr>
          <w:t>2017).</w:t>
        </w:r>
      </w:hyperlink>
    </w:p>
    <w:p w14:paraId="13C1F18D" w14:textId="1BD70C25" w:rsidR="005D491A" w:rsidRPr="003C0628" w:rsidRDefault="00000000" w:rsidP="003C0628">
      <w:pPr>
        <w:pStyle w:val="BodyText"/>
        <w:spacing w:before="5" w:line="256" w:lineRule="auto"/>
        <w:ind w:left="348" w:right="327" w:firstLine="349"/>
        <w:jc w:val="both"/>
      </w:pPr>
      <w:r>
        <w:rPr>
          <w:w w:val="105"/>
        </w:rPr>
        <w:t>Empiric studies on public values suggest that societal willingness to pay decreases with patients’</w:t>
      </w:r>
      <w:r w:rsidR="003C0628">
        <w:rPr>
          <w:w w:val="105"/>
        </w:rPr>
        <w:t xml:space="preserve"> </w:t>
      </w:r>
      <w:r>
        <w:rPr>
          <w:w w:val="105"/>
        </w:rPr>
        <w:t xml:space="preserve">age and increases with perceived disease severity (Gu et al. </w:t>
      </w:r>
      <w:hyperlink w:anchor="_bookmark50" w:history="1">
        <w:r w:rsidR="005D491A">
          <w:rPr>
            <w:w w:val="105"/>
          </w:rPr>
          <w:t>2015;</w:t>
        </w:r>
      </w:hyperlink>
      <w:r>
        <w:rPr>
          <w:w w:val="105"/>
        </w:rPr>
        <w:t xml:space="preserve"> </w:t>
      </w:r>
      <w:proofErr w:type="spellStart"/>
      <w:r>
        <w:rPr>
          <w:w w:val="105"/>
        </w:rPr>
        <w:t>Loupas</w:t>
      </w:r>
      <w:proofErr w:type="spellEnd"/>
      <w:r>
        <w:rPr>
          <w:w w:val="105"/>
        </w:rPr>
        <w:t xml:space="preserve">, Athanasakis, and </w:t>
      </w:r>
      <w:proofErr w:type="spellStart"/>
      <w:r>
        <w:rPr>
          <w:w w:val="105"/>
        </w:rPr>
        <w:t>Zavras</w:t>
      </w:r>
      <w:proofErr w:type="spellEnd"/>
      <w:r>
        <w:rPr>
          <w:w w:val="105"/>
        </w:rPr>
        <w:t xml:space="preserve"> </w:t>
      </w:r>
      <w:hyperlink w:anchor="_bookmark71" w:history="1">
        <w:r w:rsidR="005D491A">
          <w:rPr>
            <w:w w:val="105"/>
          </w:rPr>
          <w:t>2026).</w:t>
        </w:r>
      </w:hyperlink>
      <w:r>
        <w:rPr>
          <w:spacing w:val="40"/>
          <w:w w:val="105"/>
        </w:rPr>
        <w:t xml:space="preserve"> </w:t>
      </w:r>
      <w:r>
        <w:rPr>
          <w:w w:val="105"/>
        </w:rPr>
        <w:t>Willingness to pay is high for the treatment of rare diseases despite high medical costs, although,</w:t>
      </w:r>
      <w:r>
        <w:rPr>
          <w:spacing w:val="40"/>
          <w:w w:val="105"/>
        </w:rPr>
        <w:t xml:space="preserve"> </w:t>
      </w:r>
      <w:r>
        <w:rPr>
          <w:w w:val="105"/>
        </w:rPr>
        <w:t>there</w:t>
      </w:r>
      <w:r>
        <w:rPr>
          <w:spacing w:val="40"/>
          <w:w w:val="105"/>
        </w:rPr>
        <w:t xml:space="preserve"> </w:t>
      </w:r>
      <w:r>
        <w:rPr>
          <w:w w:val="105"/>
        </w:rPr>
        <w:t>is</w:t>
      </w:r>
      <w:r>
        <w:rPr>
          <w:spacing w:val="40"/>
          <w:w w:val="105"/>
        </w:rPr>
        <w:t xml:space="preserve"> </w:t>
      </w:r>
      <w:r>
        <w:rPr>
          <w:w w:val="105"/>
        </w:rPr>
        <w:t>no</w:t>
      </w:r>
      <w:r>
        <w:rPr>
          <w:spacing w:val="40"/>
          <w:w w:val="105"/>
        </w:rPr>
        <w:t xml:space="preserve"> </w:t>
      </w:r>
      <w:r>
        <w:rPr>
          <w:w w:val="105"/>
        </w:rPr>
        <w:t>evidence</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clear</w:t>
      </w:r>
      <w:r>
        <w:rPr>
          <w:spacing w:val="40"/>
          <w:w w:val="105"/>
        </w:rPr>
        <w:t xml:space="preserve"> </w:t>
      </w:r>
      <w:r>
        <w:rPr>
          <w:w w:val="105"/>
        </w:rPr>
        <w:t>preference</w:t>
      </w:r>
      <w:r>
        <w:rPr>
          <w:spacing w:val="40"/>
          <w:w w:val="105"/>
        </w:rPr>
        <w:t xml:space="preserve"> </w:t>
      </w:r>
      <w:r>
        <w:rPr>
          <w:w w:val="105"/>
        </w:rPr>
        <w:t>for</w:t>
      </w:r>
      <w:r>
        <w:rPr>
          <w:spacing w:val="40"/>
          <w:w w:val="105"/>
        </w:rPr>
        <w:t xml:space="preserve"> </w:t>
      </w:r>
      <w:r>
        <w:rPr>
          <w:w w:val="105"/>
        </w:rPr>
        <w:t>rare</w:t>
      </w:r>
      <w:r>
        <w:rPr>
          <w:spacing w:val="40"/>
          <w:w w:val="105"/>
        </w:rPr>
        <w:t xml:space="preserve"> </w:t>
      </w:r>
      <w:r>
        <w:rPr>
          <w:w w:val="105"/>
        </w:rPr>
        <w:t>over</w:t>
      </w:r>
      <w:r>
        <w:rPr>
          <w:spacing w:val="40"/>
          <w:w w:val="105"/>
        </w:rPr>
        <w:t xml:space="preserve"> </w:t>
      </w:r>
      <w:r>
        <w:rPr>
          <w:w w:val="105"/>
        </w:rPr>
        <w:t>common</w:t>
      </w:r>
      <w:r>
        <w:rPr>
          <w:spacing w:val="40"/>
          <w:w w:val="105"/>
        </w:rPr>
        <w:t xml:space="preserve"> </w:t>
      </w:r>
      <w:r>
        <w:rPr>
          <w:w w:val="105"/>
        </w:rPr>
        <w:t>diseases</w:t>
      </w:r>
      <w:r>
        <w:rPr>
          <w:spacing w:val="40"/>
          <w:w w:val="105"/>
        </w:rPr>
        <w:t xml:space="preserve"> </w:t>
      </w:r>
      <w:r>
        <w:rPr>
          <w:w w:val="105"/>
        </w:rPr>
        <w:t>(Gu</w:t>
      </w:r>
      <w:r>
        <w:rPr>
          <w:spacing w:val="40"/>
          <w:w w:val="105"/>
        </w:rPr>
        <w:t xml:space="preserve"> </w:t>
      </w:r>
      <w:r>
        <w:rPr>
          <w:w w:val="105"/>
        </w:rPr>
        <w:t>et</w:t>
      </w:r>
      <w:r>
        <w:rPr>
          <w:spacing w:val="40"/>
          <w:w w:val="105"/>
        </w:rPr>
        <w:t xml:space="preserve"> </w:t>
      </w:r>
      <w:r>
        <w:rPr>
          <w:w w:val="105"/>
        </w:rPr>
        <w:t xml:space="preserve">al. </w:t>
      </w:r>
      <w:hyperlink w:anchor="_bookmark51" w:history="1">
        <w:r w:rsidR="005D491A">
          <w:rPr>
            <w:w w:val="105"/>
          </w:rPr>
          <w:t>2023).</w:t>
        </w:r>
      </w:hyperlink>
      <w:r>
        <w:rPr>
          <w:spacing w:val="80"/>
          <w:w w:val="105"/>
        </w:rPr>
        <w:t xml:space="preserve"> </w:t>
      </w:r>
      <w:r>
        <w:rPr>
          <w:w w:val="105"/>
        </w:rPr>
        <w:t>Lower</w:t>
      </w:r>
      <w:r>
        <w:rPr>
          <w:spacing w:val="38"/>
          <w:w w:val="105"/>
        </w:rPr>
        <w:t xml:space="preserve"> </w:t>
      </w:r>
      <w:r>
        <w:rPr>
          <w:w w:val="105"/>
        </w:rPr>
        <w:t>priority</w:t>
      </w:r>
      <w:r>
        <w:rPr>
          <w:spacing w:val="38"/>
          <w:w w:val="105"/>
        </w:rPr>
        <w:t xml:space="preserve"> </w:t>
      </w:r>
      <w:r>
        <w:rPr>
          <w:w w:val="105"/>
        </w:rPr>
        <w:t>also</w:t>
      </w:r>
      <w:r>
        <w:rPr>
          <w:spacing w:val="38"/>
          <w:w w:val="105"/>
        </w:rPr>
        <w:t xml:space="preserve"> </w:t>
      </w:r>
      <w:r>
        <w:rPr>
          <w:w w:val="105"/>
        </w:rPr>
        <w:t>appears</w:t>
      </w:r>
      <w:r>
        <w:rPr>
          <w:spacing w:val="38"/>
          <w:w w:val="105"/>
        </w:rPr>
        <w:t xml:space="preserve"> </w:t>
      </w:r>
      <w:r>
        <w:rPr>
          <w:w w:val="105"/>
        </w:rPr>
        <w:t>to</w:t>
      </w:r>
      <w:r>
        <w:rPr>
          <w:spacing w:val="38"/>
          <w:w w:val="105"/>
        </w:rPr>
        <w:t xml:space="preserve"> </w:t>
      </w:r>
      <w:r>
        <w:rPr>
          <w:w w:val="105"/>
        </w:rPr>
        <w:t>be</w:t>
      </w:r>
      <w:r>
        <w:rPr>
          <w:spacing w:val="38"/>
          <w:w w:val="105"/>
        </w:rPr>
        <w:t xml:space="preserve"> </w:t>
      </w:r>
      <w:r>
        <w:rPr>
          <w:w w:val="105"/>
        </w:rPr>
        <w:t>given</w:t>
      </w:r>
      <w:r>
        <w:rPr>
          <w:spacing w:val="38"/>
          <w:w w:val="105"/>
        </w:rPr>
        <w:t xml:space="preserve"> </w:t>
      </w:r>
      <w:r>
        <w:rPr>
          <w:w w:val="105"/>
        </w:rPr>
        <w:t>to</w:t>
      </w:r>
      <w:r>
        <w:rPr>
          <w:spacing w:val="38"/>
          <w:w w:val="105"/>
        </w:rPr>
        <w:t xml:space="preserve"> </w:t>
      </w:r>
      <w:r>
        <w:rPr>
          <w:w w:val="105"/>
        </w:rPr>
        <w:t>people</w:t>
      </w:r>
      <w:r>
        <w:rPr>
          <w:spacing w:val="38"/>
          <w:w w:val="105"/>
        </w:rPr>
        <w:t xml:space="preserve"> </w:t>
      </w:r>
      <w:r>
        <w:rPr>
          <w:w w:val="105"/>
        </w:rPr>
        <w:t>with</w:t>
      </w:r>
      <w:r>
        <w:rPr>
          <w:spacing w:val="38"/>
          <w:w w:val="105"/>
        </w:rPr>
        <w:t xml:space="preserve"> </w:t>
      </w:r>
      <w:r>
        <w:rPr>
          <w:w w:val="105"/>
        </w:rPr>
        <w:t>self-induced</w:t>
      </w:r>
      <w:r>
        <w:rPr>
          <w:spacing w:val="38"/>
          <w:w w:val="105"/>
        </w:rPr>
        <w:t xml:space="preserve"> </w:t>
      </w:r>
      <w:r>
        <w:rPr>
          <w:w w:val="105"/>
        </w:rPr>
        <w:t>conditions</w:t>
      </w:r>
      <w:r>
        <w:rPr>
          <w:spacing w:val="38"/>
          <w:w w:val="105"/>
        </w:rPr>
        <w:t xml:space="preserve"> </w:t>
      </w:r>
      <w:r>
        <w:rPr>
          <w:w w:val="105"/>
        </w:rPr>
        <w:t>or</w:t>
      </w:r>
      <w:r>
        <w:rPr>
          <w:spacing w:val="38"/>
          <w:w w:val="105"/>
        </w:rPr>
        <w:t xml:space="preserve"> </w:t>
      </w:r>
      <w:r>
        <w:rPr>
          <w:w w:val="105"/>
        </w:rPr>
        <w:t>higher</w:t>
      </w:r>
      <w:r w:rsidR="003C0628">
        <w:t xml:space="preserve"> </w:t>
      </w:r>
      <w:r>
        <w:rPr>
          <w:w w:val="105"/>
        </w:rPr>
        <w:t xml:space="preserve">socioeconomic positions (Gu et al. </w:t>
      </w:r>
      <w:hyperlink w:anchor="_bookmark50" w:history="1">
        <w:r w:rsidR="005D491A">
          <w:rPr>
            <w:w w:val="105"/>
          </w:rPr>
          <w:t>2015;</w:t>
        </w:r>
      </w:hyperlink>
      <w:r>
        <w:rPr>
          <w:w w:val="105"/>
        </w:rPr>
        <w:t xml:space="preserve"> Baute and Bellani </w:t>
      </w:r>
      <w:hyperlink w:anchor="_bookmark20" w:history="1">
        <w:r w:rsidR="005D491A">
          <w:rPr>
            <w:w w:val="105"/>
          </w:rPr>
          <w:t>2025).</w:t>
        </w:r>
      </w:hyperlink>
      <w:r>
        <w:rPr>
          <w:spacing w:val="40"/>
          <w:w w:val="105"/>
        </w:rPr>
        <w:t xml:space="preserve"> </w:t>
      </w:r>
      <w:r>
        <w:rPr>
          <w:w w:val="105"/>
        </w:rPr>
        <w:t xml:space="preserve">The public tends to view individuals engaging in risky </w:t>
      </w:r>
      <w:proofErr w:type="spellStart"/>
      <w:r>
        <w:rPr>
          <w:w w:val="105"/>
        </w:rPr>
        <w:t>behaviours</w:t>
      </w:r>
      <w:proofErr w:type="spellEnd"/>
      <w:r>
        <w:rPr>
          <w:w w:val="105"/>
        </w:rPr>
        <w:t xml:space="preserve"> as less deserving of publicly financed</w:t>
      </w:r>
      <w:r>
        <w:rPr>
          <w:spacing w:val="-1"/>
          <w:w w:val="105"/>
        </w:rPr>
        <w:t xml:space="preserve"> </w:t>
      </w:r>
      <w:r>
        <w:rPr>
          <w:w w:val="105"/>
        </w:rPr>
        <w:t>healthcare and</w:t>
      </w:r>
      <w:r>
        <w:rPr>
          <w:spacing w:val="-1"/>
          <w:w w:val="105"/>
        </w:rPr>
        <w:t xml:space="preserve"> </w:t>
      </w:r>
      <w:r>
        <w:rPr>
          <w:w w:val="105"/>
        </w:rPr>
        <w:t xml:space="preserve">values preventive services for lifestyle-related conditions less than those targeting genetic disorders (Singh et al. </w:t>
      </w:r>
      <w:hyperlink w:anchor="_bookmark95" w:history="1">
        <w:r w:rsidR="005D491A">
          <w:rPr>
            <w:w w:val="105"/>
          </w:rPr>
          <w:t>2012).</w:t>
        </w:r>
      </w:hyperlink>
      <w:r>
        <w:rPr>
          <w:w w:val="105"/>
        </w:rPr>
        <w:t xml:space="preserve"> Larger health gains tend to be </w:t>
      </w:r>
      <w:proofErr w:type="spellStart"/>
      <w:r>
        <w:rPr>
          <w:w w:val="105"/>
        </w:rPr>
        <w:t>prioritised</w:t>
      </w:r>
      <w:proofErr w:type="spellEnd"/>
      <w:r>
        <w:rPr>
          <w:w w:val="105"/>
        </w:rPr>
        <w:t xml:space="preserve"> over smaller gains, and life extensions over quality-of-life</w:t>
      </w:r>
      <w:r>
        <w:rPr>
          <w:spacing w:val="-15"/>
          <w:w w:val="105"/>
        </w:rPr>
        <w:t xml:space="preserve"> </w:t>
      </w:r>
      <w:r>
        <w:rPr>
          <w:w w:val="105"/>
        </w:rPr>
        <w:t>improvement,</w:t>
      </w:r>
      <w:r>
        <w:rPr>
          <w:spacing w:val="-13"/>
          <w:w w:val="105"/>
        </w:rPr>
        <w:t xml:space="preserve"> </w:t>
      </w:r>
      <w:r>
        <w:rPr>
          <w:w w:val="105"/>
        </w:rPr>
        <w:t>although</w:t>
      </w:r>
      <w:r>
        <w:rPr>
          <w:spacing w:val="-15"/>
          <w:w w:val="105"/>
        </w:rPr>
        <w:t xml:space="preserve"> </w:t>
      </w:r>
      <w:r>
        <w:rPr>
          <w:w w:val="105"/>
        </w:rPr>
        <w:t>evidence</w:t>
      </w:r>
      <w:r>
        <w:rPr>
          <w:spacing w:val="-14"/>
          <w:w w:val="105"/>
        </w:rPr>
        <w:t xml:space="preserve"> </w:t>
      </w:r>
      <w:r>
        <w:rPr>
          <w:w w:val="105"/>
        </w:rPr>
        <w:t>regarding</w:t>
      </w:r>
      <w:r>
        <w:rPr>
          <w:spacing w:val="-14"/>
          <w:w w:val="105"/>
        </w:rPr>
        <w:t xml:space="preserve"> </w:t>
      </w:r>
      <w:r>
        <w:rPr>
          <w:w w:val="105"/>
        </w:rPr>
        <w:t>end-of-life</w:t>
      </w:r>
      <w:r>
        <w:rPr>
          <w:spacing w:val="-15"/>
          <w:w w:val="105"/>
        </w:rPr>
        <w:t xml:space="preserve"> </w:t>
      </w:r>
      <w:r>
        <w:rPr>
          <w:w w:val="105"/>
        </w:rPr>
        <w:t>premiums</w:t>
      </w:r>
      <w:r>
        <w:rPr>
          <w:spacing w:val="-14"/>
          <w:w w:val="105"/>
        </w:rPr>
        <w:t xml:space="preserve"> </w:t>
      </w:r>
      <w:r>
        <w:rPr>
          <w:w w:val="105"/>
        </w:rPr>
        <w:t>is</w:t>
      </w:r>
      <w:r>
        <w:rPr>
          <w:spacing w:val="-14"/>
          <w:w w:val="105"/>
        </w:rPr>
        <w:t xml:space="preserve"> </w:t>
      </w:r>
      <w:r>
        <w:rPr>
          <w:w w:val="105"/>
        </w:rPr>
        <w:t>mixed,</w:t>
      </w:r>
      <w:r>
        <w:rPr>
          <w:spacing w:val="-14"/>
          <w:w w:val="105"/>
        </w:rPr>
        <w:t xml:space="preserve"> </w:t>
      </w:r>
      <w:r>
        <w:rPr>
          <w:w w:val="105"/>
        </w:rPr>
        <w:t>possibly</w:t>
      </w:r>
      <w:r>
        <w:rPr>
          <w:spacing w:val="-14"/>
          <w:w w:val="105"/>
        </w:rPr>
        <w:t xml:space="preserve"> </w:t>
      </w:r>
      <w:r>
        <w:rPr>
          <w:w w:val="105"/>
        </w:rPr>
        <w:t>due to</w:t>
      </w:r>
      <w:r>
        <w:rPr>
          <w:spacing w:val="-7"/>
          <w:w w:val="105"/>
        </w:rPr>
        <w:t xml:space="preserve"> </w:t>
      </w:r>
      <w:r>
        <w:rPr>
          <w:w w:val="105"/>
        </w:rPr>
        <w:t>sensitivity</w:t>
      </w:r>
      <w:r>
        <w:rPr>
          <w:spacing w:val="-7"/>
          <w:w w:val="105"/>
        </w:rPr>
        <w:t xml:space="preserve"> </w:t>
      </w:r>
      <w:r>
        <w:rPr>
          <w:w w:val="105"/>
        </w:rPr>
        <w:t>to</w:t>
      </w:r>
      <w:r>
        <w:rPr>
          <w:spacing w:val="-7"/>
          <w:w w:val="105"/>
        </w:rPr>
        <w:t xml:space="preserve"> </w:t>
      </w:r>
      <w:r>
        <w:rPr>
          <w:w w:val="105"/>
        </w:rPr>
        <w:t>framing</w:t>
      </w:r>
      <w:r>
        <w:rPr>
          <w:spacing w:val="-7"/>
          <w:w w:val="105"/>
        </w:rPr>
        <w:t xml:space="preserve"> </w:t>
      </w:r>
      <w:r>
        <w:rPr>
          <w:w w:val="105"/>
        </w:rPr>
        <w:t>effects</w:t>
      </w:r>
      <w:r>
        <w:rPr>
          <w:spacing w:val="-7"/>
          <w:w w:val="105"/>
        </w:rPr>
        <w:t xml:space="preserve"> </w:t>
      </w:r>
      <w:r>
        <w:rPr>
          <w:w w:val="105"/>
        </w:rPr>
        <w:t>(Gu</w:t>
      </w:r>
      <w:r>
        <w:rPr>
          <w:spacing w:val="-7"/>
          <w:w w:val="105"/>
        </w:rPr>
        <w:t xml:space="preserve"> </w:t>
      </w:r>
      <w:r>
        <w:rPr>
          <w:w w:val="105"/>
        </w:rPr>
        <w:t>et</w:t>
      </w:r>
      <w:r>
        <w:rPr>
          <w:spacing w:val="-7"/>
          <w:w w:val="105"/>
        </w:rPr>
        <w:t xml:space="preserve"> </w:t>
      </w:r>
      <w:r>
        <w:rPr>
          <w:w w:val="105"/>
        </w:rPr>
        <w:t>al.</w:t>
      </w:r>
      <w:r>
        <w:rPr>
          <w:spacing w:val="-7"/>
          <w:w w:val="105"/>
        </w:rPr>
        <w:t xml:space="preserve"> </w:t>
      </w:r>
      <w:hyperlink w:anchor="_bookmark50" w:history="1">
        <w:r w:rsidR="005D491A">
          <w:rPr>
            <w:w w:val="105"/>
          </w:rPr>
          <w:t>2015;</w:t>
        </w:r>
      </w:hyperlink>
      <w:r>
        <w:rPr>
          <w:spacing w:val="-3"/>
          <w:w w:val="105"/>
        </w:rPr>
        <w:t xml:space="preserve"> </w:t>
      </w:r>
      <w:r>
        <w:rPr>
          <w:w w:val="105"/>
        </w:rPr>
        <w:t>Morrell,</w:t>
      </w:r>
      <w:r>
        <w:rPr>
          <w:spacing w:val="-4"/>
          <w:w w:val="105"/>
        </w:rPr>
        <w:t xml:space="preserve"> </w:t>
      </w:r>
      <w:r>
        <w:rPr>
          <w:w w:val="105"/>
        </w:rPr>
        <w:t>Wordsworth,</w:t>
      </w:r>
      <w:r>
        <w:rPr>
          <w:spacing w:val="-4"/>
          <w:w w:val="105"/>
        </w:rPr>
        <w:t xml:space="preserve"> </w:t>
      </w:r>
      <w:r>
        <w:rPr>
          <w:w w:val="105"/>
        </w:rPr>
        <w:t>Rees,</w:t>
      </w:r>
      <w:r>
        <w:rPr>
          <w:spacing w:val="-4"/>
          <w:w w:val="105"/>
        </w:rPr>
        <w:t xml:space="preserve"> </w:t>
      </w:r>
      <w:r>
        <w:rPr>
          <w:w w:val="105"/>
        </w:rPr>
        <w:t>et</w:t>
      </w:r>
      <w:r>
        <w:rPr>
          <w:spacing w:val="-7"/>
          <w:w w:val="105"/>
        </w:rPr>
        <w:t xml:space="preserve"> </w:t>
      </w:r>
      <w:r>
        <w:rPr>
          <w:w w:val="105"/>
        </w:rPr>
        <w:t>al.</w:t>
      </w:r>
      <w:r>
        <w:rPr>
          <w:spacing w:val="-7"/>
          <w:w w:val="105"/>
        </w:rPr>
        <w:t xml:space="preserve"> </w:t>
      </w:r>
      <w:hyperlink w:anchor="_bookmark78" w:history="1">
        <w:r w:rsidR="005D491A">
          <w:rPr>
            <w:w w:val="105"/>
          </w:rPr>
          <w:t>2017).</w:t>
        </w:r>
      </w:hyperlink>
      <w:r>
        <w:rPr>
          <w:spacing w:val="23"/>
          <w:w w:val="105"/>
        </w:rPr>
        <w:t xml:space="preserve"> </w:t>
      </w:r>
      <w:r>
        <w:rPr>
          <w:w w:val="105"/>
        </w:rPr>
        <w:t xml:space="preserve">Opportunity </w:t>
      </w:r>
      <w:r>
        <w:rPr>
          <w:w w:val="105"/>
        </w:rPr>
        <w:lastRenderedPageBreak/>
        <w:t>costs</w:t>
      </w:r>
      <w:r>
        <w:rPr>
          <w:spacing w:val="39"/>
          <w:w w:val="105"/>
        </w:rPr>
        <w:t xml:space="preserve"> </w:t>
      </w:r>
      <w:r>
        <w:rPr>
          <w:w w:val="105"/>
        </w:rPr>
        <w:t>are</w:t>
      </w:r>
      <w:r>
        <w:rPr>
          <w:spacing w:val="39"/>
          <w:w w:val="105"/>
        </w:rPr>
        <w:t xml:space="preserve"> </w:t>
      </w:r>
      <w:r>
        <w:rPr>
          <w:w w:val="105"/>
        </w:rPr>
        <w:t>often</w:t>
      </w:r>
      <w:r>
        <w:rPr>
          <w:spacing w:val="39"/>
          <w:w w:val="105"/>
        </w:rPr>
        <w:t xml:space="preserve"> </w:t>
      </w:r>
      <w:r>
        <w:rPr>
          <w:w w:val="105"/>
        </w:rPr>
        <w:t>neglected</w:t>
      </w:r>
      <w:r>
        <w:rPr>
          <w:spacing w:val="39"/>
          <w:w w:val="105"/>
        </w:rPr>
        <w:t xml:space="preserve"> </w:t>
      </w:r>
      <w:r>
        <w:rPr>
          <w:w w:val="105"/>
        </w:rPr>
        <w:t>in</w:t>
      </w:r>
      <w:r>
        <w:rPr>
          <w:spacing w:val="39"/>
          <w:w w:val="105"/>
        </w:rPr>
        <w:t xml:space="preserve"> </w:t>
      </w:r>
      <w:r>
        <w:rPr>
          <w:w w:val="105"/>
        </w:rPr>
        <w:t>personal</w:t>
      </w:r>
      <w:r>
        <w:rPr>
          <w:spacing w:val="39"/>
          <w:w w:val="105"/>
        </w:rPr>
        <w:t xml:space="preserve"> </w:t>
      </w:r>
      <w:r>
        <w:rPr>
          <w:w w:val="105"/>
        </w:rPr>
        <w:t>consumption</w:t>
      </w:r>
      <w:r>
        <w:rPr>
          <w:spacing w:val="39"/>
          <w:w w:val="105"/>
        </w:rPr>
        <w:t xml:space="preserve"> </w:t>
      </w:r>
      <w:r>
        <w:rPr>
          <w:w w:val="105"/>
        </w:rPr>
        <w:t>decisions,</w:t>
      </w:r>
      <w:r>
        <w:rPr>
          <w:spacing w:val="40"/>
          <w:w w:val="105"/>
        </w:rPr>
        <w:t xml:space="preserve"> </w:t>
      </w:r>
      <w:r>
        <w:rPr>
          <w:w w:val="105"/>
        </w:rPr>
        <w:t>yet</w:t>
      </w:r>
      <w:r>
        <w:rPr>
          <w:spacing w:val="39"/>
          <w:w w:val="105"/>
        </w:rPr>
        <w:t xml:space="preserve"> </w:t>
      </w:r>
      <w:r>
        <w:rPr>
          <w:w w:val="105"/>
        </w:rPr>
        <w:t>experimental</w:t>
      </w:r>
      <w:r>
        <w:rPr>
          <w:spacing w:val="39"/>
          <w:w w:val="105"/>
        </w:rPr>
        <w:t xml:space="preserve"> </w:t>
      </w:r>
      <w:r>
        <w:rPr>
          <w:w w:val="105"/>
        </w:rPr>
        <w:t>evidence</w:t>
      </w:r>
      <w:r>
        <w:rPr>
          <w:spacing w:val="39"/>
          <w:w w:val="105"/>
        </w:rPr>
        <w:t xml:space="preserve"> </w:t>
      </w:r>
      <w:r>
        <w:rPr>
          <w:w w:val="105"/>
        </w:rPr>
        <w:t xml:space="preserve">suggests that making them more salient exerts a small but robust effect on choice (Maguire, Persson, and </w:t>
      </w:r>
      <w:proofErr w:type="spellStart"/>
      <w:r>
        <w:rPr>
          <w:w w:val="105"/>
        </w:rPr>
        <w:t>Tinghög</w:t>
      </w:r>
      <w:proofErr w:type="spellEnd"/>
      <w:r>
        <w:rPr>
          <w:w w:val="105"/>
        </w:rPr>
        <w:t xml:space="preserve"> </w:t>
      </w:r>
      <w:hyperlink w:anchor="_bookmark72" w:history="1">
        <w:r w:rsidR="005D491A">
          <w:rPr>
            <w:w w:val="105"/>
          </w:rPr>
          <w:t>2023).</w:t>
        </w:r>
      </w:hyperlink>
    </w:p>
    <w:p w14:paraId="125C6E97" w14:textId="77777777" w:rsidR="005D491A" w:rsidRDefault="00000000">
      <w:pPr>
        <w:pStyle w:val="BodyText"/>
        <w:spacing w:before="3" w:line="256" w:lineRule="auto"/>
        <w:ind w:left="360" w:right="316" w:firstLine="338"/>
        <w:jc w:val="both"/>
      </w:pPr>
      <w:r>
        <w:rPr>
          <w:w w:val="105"/>
        </w:rPr>
        <w:t xml:space="preserve">While these studies help to illuminate public values, they are prone to bias, and it remains debatable whether, and to what extent, they should guide the selection of principles for priority setting (Whitty, </w:t>
      </w:r>
      <w:proofErr w:type="spellStart"/>
      <w:r>
        <w:rPr>
          <w:w w:val="105"/>
        </w:rPr>
        <w:t>Lancsar</w:t>
      </w:r>
      <w:proofErr w:type="spellEnd"/>
      <w:r>
        <w:rPr>
          <w:w w:val="105"/>
        </w:rPr>
        <w:t xml:space="preserve">, Rixon, et al. </w:t>
      </w:r>
      <w:hyperlink w:anchor="_bookmark105" w:history="1">
        <w:r w:rsidR="005D491A">
          <w:rPr>
            <w:w w:val="105"/>
          </w:rPr>
          <w:t>2014;</w:t>
        </w:r>
      </w:hyperlink>
      <w:r>
        <w:rPr>
          <w:w w:val="105"/>
        </w:rPr>
        <w:t xml:space="preserve"> Gustavsson and Lindblom </w:t>
      </w:r>
      <w:hyperlink w:anchor="_bookmark52" w:history="1">
        <w:r w:rsidR="005D491A">
          <w:rPr>
            <w:w w:val="105"/>
          </w:rPr>
          <w:t>2025).</w:t>
        </w:r>
      </w:hyperlink>
      <w:r>
        <w:rPr>
          <w:w w:val="105"/>
        </w:rPr>
        <w:t xml:space="preserve"> This is particularly relevant when mass preferences conflict with human and/or social rights (e.g. racist preferences). Deservingness</w:t>
      </w:r>
      <w:r>
        <w:rPr>
          <w:spacing w:val="-9"/>
          <w:w w:val="105"/>
        </w:rPr>
        <w:t xml:space="preserve"> </w:t>
      </w:r>
      <w:r>
        <w:rPr>
          <w:w w:val="105"/>
        </w:rPr>
        <w:t>opinions</w:t>
      </w:r>
      <w:r>
        <w:rPr>
          <w:spacing w:val="-9"/>
          <w:w w:val="105"/>
        </w:rPr>
        <w:t xml:space="preserve"> </w:t>
      </w:r>
      <w:r>
        <w:rPr>
          <w:w w:val="105"/>
        </w:rPr>
        <w:t>are</w:t>
      </w:r>
      <w:r>
        <w:rPr>
          <w:spacing w:val="-9"/>
          <w:w w:val="105"/>
        </w:rPr>
        <w:t xml:space="preserve"> </w:t>
      </w:r>
      <w:r>
        <w:rPr>
          <w:w w:val="105"/>
        </w:rPr>
        <w:t>also</w:t>
      </w:r>
      <w:r>
        <w:rPr>
          <w:spacing w:val="-10"/>
          <w:w w:val="105"/>
        </w:rPr>
        <w:t xml:space="preserve"> </w:t>
      </w:r>
      <w:r>
        <w:rPr>
          <w:w w:val="105"/>
        </w:rPr>
        <w:t>shaped</w:t>
      </w:r>
      <w:r>
        <w:rPr>
          <w:spacing w:val="-10"/>
          <w:w w:val="105"/>
        </w:rPr>
        <w:t xml:space="preserve"> </w:t>
      </w:r>
      <w:r>
        <w:rPr>
          <w:w w:val="105"/>
        </w:rPr>
        <w:t>by</w:t>
      </w:r>
      <w:r>
        <w:rPr>
          <w:spacing w:val="-10"/>
          <w:w w:val="105"/>
        </w:rPr>
        <w:t xml:space="preserve"> </w:t>
      </w:r>
      <w:r>
        <w:rPr>
          <w:w w:val="105"/>
        </w:rPr>
        <w:t>individuals’</w:t>
      </w:r>
      <w:r>
        <w:rPr>
          <w:spacing w:val="-10"/>
          <w:w w:val="105"/>
        </w:rPr>
        <w:t xml:space="preserve"> </w:t>
      </w:r>
      <w:r>
        <w:rPr>
          <w:w w:val="105"/>
        </w:rPr>
        <w:t>level</w:t>
      </w:r>
      <w:r>
        <w:rPr>
          <w:spacing w:val="-10"/>
          <w:w w:val="105"/>
        </w:rPr>
        <w:t xml:space="preserve"> </w:t>
      </w:r>
      <w:r>
        <w:rPr>
          <w:w w:val="105"/>
        </w:rPr>
        <w:t>of</w:t>
      </w:r>
      <w:r>
        <w:rPr>
          <w:spacing w:val="-10"/>
          <w:w w:val="105"/>
        </w:rPr>
        <w:t xml:space="preserve"> </w:t>
      </w:r>
      <w:r>
        <w:rPr>
          <w:w w:val="105"/>
        </w:rPr>
        <w:t>understanding</w:t>
      </w:r>
      <w:r>
        <w:rPr>
          <w:spacing w:val="-10"/>
          <w:w w:val="105"/>
        </w:rPr>
        <w:t xml:space="preserve"> </w:t>
      </w:r>
      <w:r>
        <w:rPr>
          <w:w w:val="105"/>
        </w:rPr>
        <w:t>of</w:t>
      </w:r>
      <w:r>
        <w:rPr>
          <w:spacing w:val="-10"/>
          <w:w w:val="105"/>
        </w:rPr>
        <w:t xml:space="preserve"> </w:t>
      </w:r>
      <w:r>
        <w:rPr>
          <w:w w:val="105"/>
        </w:rPr>
        <w:t>the</w:t>
      </w:r>
      <w:r>
        <w:rPr>
          <w:spacing w:val="-9"/>
          <w:w w:val="105"/>
        </w:rPr>
        <w:t xml:space="preserve"> </w:t>
      </w:r>
      <w:r>
        <w:rPr>
          <w:w w:val="105"/>
        </w:rPr>
        <w:t>topic,</w:t>
      </w:r>
      <w:r>
        <w:rPr>
          <w:spacing w:val="-7"/>
          <w:w w:val="105"/>
        </w:rPr>
        <w:t xml:space="preserve"> </w:t>
      </w:r>
      <w:r>
        <w:rPr>
          <w:w w:val="105"/>
        </w:rPr>
        <w:t>which</w:t>
      </w:r>
      <w:r>
        <w:rPr>
          <w:spacing w:val="-10"/>
          <w:w w:val="105"/>
        </w:rPr>
        <w:t xml:space="preserve"> </w:t>
      </w:r>
      <w:r>
        <w:rPr>
          <w:w w:val="105"/>
        </w:rPr>
        <w:t xml:space="preserve">may explain why the public and policymakers often </w:t>
      </w:r>
      <w:proofErr w:type="spellStart"/>
      <w:r>
        <w:rPr>
          <w:w w:val="105"/>
        </w:rPr>
        <w:t>prioritise</w:t>
      </w:r>
      <w:proofErr w:type="spellEnd"/>
      <w:r>
        <w:rPr>
          <w:w w:val="105"/>
        </w:rPr>
        <w:t xml:space="preserve"> different values. Citizens’ views may be more</w:t>
      </w:r>
      <w:r>
        <w:rPr>
          <w:spacing w:val="-7"/>
          <w:w w:val="105"/>
        </w:rPr>
        <w:t xml:space="preserve"> </w:t>
      </w:r>
      <w:r>
        <w:rPr>
          <w:w w:val="105"/>
        </w:rPr>
        <w:t>influenced</w:t>
      </w:r>
      <w:r>
        <w:rPr>
          <w:spacing w:val="-7"/>
          <w:w w:val="105"/>
        </w:rPr>
        <w:t xml:space="preserve"> </w:t>
      </w:r>
      <w:r>
        <w:rPr>
          <w:w w:val="105"/>
        </w:rPr>
        <w:t>by</w:t>
      </w:r>
      <w:r>
        <w:rPr>
          <w:spacing w:val="-7"/>
          <w:w w:val="105"/>
        </w:rPr>
        <w:t xml:space="preserve"> </w:t>
      </w:r>
      <w:r>
        <w:rPr>
          <w:w w:val="105"/>
        </w:rPr>
        <w:t>simple</w:t>
      </w:r>
      <w:r>
        <w:rPr>
          <w:spacing w:val="-6"/>
          <w:w w:val="105"/>
        </w:rPr>
        <w:t xml:space="preserve"> </w:t>
      </w:r>
      <w:r>
        <w:rPr>
          <w:w w:val="105"/>
        </w:rPr>
        <w:t>deservingness</w:t>
      </w:r>
      <w:r>
        <w:rPr>
          <w:spacing w:val="-6"/>
          <w:w w:val="105"/>
        </w:rPr>
        <w:t xml:space="preserve"> </w:t>
      </w:r>
      <w:r>
        <w:rPr>
          <w:w w:val="105"/>
        </w:rPr>
        <w:t>heuristics,</w:t>
      </w:r>
      <w:r>
        <w:rPr>
          <w:spacing w:val="-6"/>
          <w:w w:val="105"/>
        </w:rPr>
        <w:t xml:space="preserve"> </w:t>
      </w:r>
      <w:r>
        <w:rPr>
          <w:w w:val="105"/>
        </w:rPr>
        <w:t>while</w:t>
      </w:r>
      <w:r>
        <w:rPr>
          <w:spacing w:val="-7"/>
          <w:w w:val="105"/>
        </w:rPr>
        <w:t xml:space="preserve"> </w:t>
      </w:r>
      <w:r>
        <w:rPr>
          <w:w w:val="105"/>
        </w:rPr>
        <w:t>policymakers</w:t>
      </w:r>
      <w:r>
        <w:rPr>
          <w:spacing w:val="-6"/>
          <w:w w:val="105"/>
        </w:rPr>
        <w:t xml:space="preserve"> </w:t>
      </w:r>
      <w:r>
        <w:rPr>
          <w:w w:val="105"/>
        </w:rPr>
        <w:t>more</w:t>
      </w:r>
      <w:r>
        <w:rPr>
          <w:spacing w:val="-7"/>
          <w:w w:val="105"/>
        </w:rPr>
        <w:t xml:space="preserve"> </w:t>
      </w:r>
      <w:r>
        <w:rPr>
          <w:w w:val="105"/>
        </w:rPr>
        <w:t>familiar</w:t>
      </w:r>
      <w:r>
        <w:rPr>
          <w:spacing w:val="-7"/>
          <w:w w:val="105"/>
        </w:rPr>
        <w:t xml:space="preserve"> </w:t>
      </w:r>
      <w:r>
        <w:rPr>
          <w:w w:val="105"/>
        </w:rPr>
        <w:t>with</w:t>
      </w:r>
      <w:r>
        <w:rPr>
          <w:spacing w:val="-7"/>
          <w:w w:val="105"/>
        </w:rPr>
        <w:t xml:space="preserve"> </w:t>
      </w:r>
      <w:r>
        <w:rPr>
          <w:w w:val="105"/>
        </w:rPr>
        <w:t>the</w:t>
      </w:r>
      <w:r>
        <w:rPr>
          <w:spacing w:val="-6"/>
          <w:w w:val="105"/>
        </w:rPr>
        <w:t xml:space="preserve"> </w:t>
      </w:r>
      <w:r>
        <w:rPr>
          <w:w w:val="105"/>
        </w:rPr>
        <w:t>issues tend</w:t>
      </w:r>
      <w:r>
        <w:rPr>
          <w:spacing w:val="28"/>
          <w:w w:val="105"/>
        </w:rPr>
        <w:t xml:space="preserve"> </w:t>
      </w:r>
      <w:r>
        <w:rPr>
          <w:w w:val="105"/>
        </w:rPr>
        <w:t>to</w:t>
      </w:r>
      <w:r>
        <w:rPr>
          <w:spacing w:val="28"/>
          <w:w w:val="105"/>
        </w:rPr>
        <w:t xml:space="preserve"> </w:t>
      </w:r>
      <w:r>
        <w:rPr>
          <w:w w:val="105"/>
        </w:rPr>
        <w:t>consider</w:t>
      </w:r>
      <w:r>
        <w:rPr>
          <w:spacing w:val="28"/>
          <w:w w:val="105"/>
        </w:rPr>
        <w:t xml:space="preserve"> </w:t>
      </w:r>
      <w:r>
        <w:rPr>
          <w:w w:val="105"/>
        </w:rPr>
        <w:t>a</w:t>
      </w:r>
      <w:r>
        <w:rPr>
          <w:spacing w:val="28"/>
          <w:w w:val="105"/>
        </w:rPr>
        <w:t xml:space="preserve"> </w:t>
      </w:r>
      <w:r>
        <w:rPr>
          <w:w w:val="105"/>
        </w:rPr>
        <w:t>broader</w:t>
      </w:r>
      <w:r>
        <w:rPr>
          <w:spacing w:val="28"/>
          <w:w w:val="105"/>
        </w:rPr>
        <w:t xml:space="preserve"> </w:t>
      </w:r>
      <w:r>
        <w:rPr>
          <w:w w:val="105"/>
        </w:rPr>
        <w:t>array</w:t>
      </w:r>
      <w:r>
        <w:rPr>
          <w:spacing w:val="28"/>
          <w:w w:val="105"/>
        </w:rPr>
        <w:t xml:space="preserve"> </w:t>
      </w:r>
      <w:r>
        <w:rPr>
          <w:w w:val="105"/>
        </w:rPr>
        <w:t>of</w:t>
      </w:r>
      <w:r>
        <w:rPr>
          <w:spacing w:val="28"/>
          <w:w w:val="105"/>
        </w:rPr>
        <w:t xml:space="preserve"> </w:t>
      </w:r>
      <w:r>
        <w:rPr>
          <w:w w:val="105"/>
        </w:rPr>
        <w:t>perspectives</w:t>
      </w:r>
      <w:r>
        <w:rPr>
          <w:spacing w:val="28"/>
          <w:w w:val="105"/>
        </w:rPr>
        <w:t xml:space="preserve"> </w:t>
      </w:r>
      <w:r>
        <w:rPr>
          <w:w w:val="105"/>
        </w:rPr>
        <w:t>in</w:t>
      </w:r>
      <w:r>
        <w:rPr>
          <w:spacing w:val="28"/>
          <w:w w:val="105"/>
        </w:rPr>
        <w:t xml:space="preserve"> </w:t>
      </w:r>
      <w:r>
        <w:rPr>
          <w:w w:val="105"/>
        </w:rPr>
        <w:t>their</w:t>
      </w:r>
      <w:r>
        <w:rPr>
          <w:spacing w:val="28"/>
          <w:w w:val="105"/>
        </w:rPr>
        <w:t xml:space="preserve"> </w:t>
      </w:r>
      <w:r>
        <w:rPr>
          <w:w w:val="105"/>
        </w:rPr>
        <w:t>decisions</w:t>
      </w:r>
      <w:r>
        <w:rPr>
          <w:spacing w:val="28"/>
          <w:w w:val="105"/>
        </w:rPr>
        <w:t xml:space="preserve"> </w:t>
      </w:r>
      <w:r>
        <w:rPr>
          <w:w w:val="105"/>
        </w:rPr>
        <w:t>(Shah</w:t>
      </w:r>
      <w:r>
        <w:rPr>
          <w:spacing w:val="28"/>
          <w:w w:val="105"/>
        </w:rPr>
        <w:t xml:space="preserve"> </w:t>
      </w:r>
      <w:r>
        <w:rPr>
          <w:w w:val="105"/>
        </w:rPr>
        <w:t>et</w:t>
      </w:r>
      <w:r>
        <w:rPr>
          <w:spacing w:val="28"/>
          <w:w w:val="105"/>
        </w:rPr>
        <w:t xml:space="preserve"> </w:t>
      </w:r>
      <w:r>
        <w:rPr>
          <w:w w:val="105"/>
        </w:rPr>
        <w:t>al.</w:t>
      </w:r>
      <w:r>
        <w:rPr>
          <w:spacing w:val="28"/>
          <w:w w:val="105"/>
        </w:rPr>
        <w:t xml:space="preserve"> </w:t>
      </w:r>
      <w:hyperlink w:anchor="_bookmark92" w:history="1">
        <w:r w:rsidR="005D491A">
          <w:rPr>
            <w:w w:val="105"/>
          </w:rPr>
          <w:t>2015;</w:t>
        </w:r>
      </w:hyperlink>
      <w:r>
        <w:rPr>
          <w:spacing w:val="28"/>
          <w:w w:val="105"/>
        </w:rPr>
        <w:t xml:space="preserve"> </w:t>
      </w:r>
      <w:r>
        <w:rPr>
          <w:w w:val="105"/>
        </w:rPr>
        <w:t>Van</w:t>
      </w:r>
      <w:r>
        <w:rPr>
          <w:spacing w:val="28"/>
          <w:w w:val="105"/>
        </w:rPr>
        <w:t xml:space="preserve"> </w:t>
      </w:r>
      <w:r>
        <w:rPr>
          <w:w w:val="105"/>
        </w:rPr>
        <w:t>Der</w:t>
      </w:r>
      <w:r>
        <w:rPr>
          <w:spacing w:val="28"/>
          <w:w w:val="105"/>
        </w:rPr>
        <w:t xml:space="preserve"> </w:t>
      </w:r>
      <w:r>
        <w:rPr>
          <w:w w:val="105"/>
        </w:rPr>
        <w:t xml:space="preserve">Aa et al. </w:t>
      </w:r>
      <w:hyperlink w:anchor="_bookmark101" w:history="1">
        <w:r w:rsidR="005D491A">
          <w:rPr>
            <w:w w:val="105"/>
          </w:rPr>
          <w:t>2017;</w:t>
        </w:r>
      </w:hyperlink>
      <w:r>
        <w:rPr>
          <w:w w:val="105"/>
        </w:rPr>
        <w:t xml:space="preserve"> Jensen and Petersen </w:t>
      </w:r>
      <w:hyperlink w:anchor="_bookmark59" w:history="1">
        <w:r w:rsidR="005D491A">
          <w:rPr>
            <w:w w:val="105"/>
          </w:rPr>
          <w:t>2017).</w:t>
        </w:r>
      </w:hyperlink>
    </w:p>
    <w:p w14:paraId="7F0B4B74" w14:textId="77777777" w:rsidR="005D491A" w:rsidRDefault="00000000">
      <w:pPr>
        <w:pStyle w:val="BodyText"/>
        <w:spacing w:before="3" w:line="256" w:lineRule="auto"/>
        <w:ind w:left="334" w:right="349" w:firstLine="364"/>
        <w:jc w:val="both"/>
      </w:pPr>
      <w:r>
        <w:rPr>
          <w:w w:val="105"/>
        </w:rPr>
        <w:t>Intuitive needs rooted in fear of death and the desire to preserve hope also create a vulnerability that</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commercially</w:t>
      </w:r>
      <w:r>
        <w:rPr>
          <w:spacing w:val="40"/>
          <w:w w:val="105"/>
        </w:rPr>
        <w:t xml:space="preserve"> </w:t>
      </w:r>
      <w:r>
        <w:rPr>
          <w:w w:val="105"/>
        </w:rPr>
        <w:t>exploited.</w:t>
      </w:r>
      <w:r>
        <w:rPr>
          <w:spacing w:val="80"/>
          <w:w w:val="105"/>
        </w:rPr>
        <w:t xml:space="preserve"> </w:t>
      </w:r>
      <w:r>
        <w:rPr>
          <w:w w:val="105"/>
        </w:rPr>
        <w:t>In</w:t>
      </w:r>
      <w:r>
        <w:rPr>
          <w:spacing w:val="40"/>
          <w:w w:val="105"/>
        </w:rPr>
        <w:t xml:space="preserve"> </w:t>
      </w:r>
      <w:r>
        <w:rPr>
          <w:w w:val="105"/>
        </w:rPr>
        <w:t>the</w:t>
      </w:r>
      <w:r>
        <w:rPr>
          <w:spacing w:val="40"/>
          <w:w w:val="105"/>
        </w:rPr>
        <w:t xml:space="preserve"> </w:t>
      </w:r>
      <w:r>
        <w:rPr>
          <w:w w:val="105"/>
        </w:rPr>
        <w:t>pharmaceutical</w:t>
      </w:r>
      <w:r>
        <w:rPr>
          <w:spacing w:val="40"/>
          <w:w w:val="105"/>
        </w:rPr>
        <w:t xml:space="preserve"> </w:t>
      </w:r>
      <w:r>
        <w:rPr>
          <w:w w:val="105"/>
        </w:rPr>
        <w:t>sector,</w:t>
      </w:r>
      <w:r>
        <w:rPr>
          <w:spacing w:val="40"/>
          <w:w w:val="105"/>
        </w:rPr>
        <w:t xml:space="preserve"> </w:t>
      </w:r>
      <w:r>
        <w:rPr>
          <w:w w:val="105"/>
        </w:rPr>
        <w:t>one</w:t>
      </w:r>
      <w:r>
        <w:rPr>
          <w:spacing w:val="40"/>
          <w:w w:val="105"/>
        </w:rPr>
        <w:t xml:space="preserve"> </w:t>
      </w:r>
      <w:r>
        <w:rPr>
          <w:w w:val="105"/>
        </w:rPr>
        <w:t>factor</w:t>
      </w:r>
      <w:r>
        <w:rPr>
          <w:spacing w:val="40"/>
          <w:w w:val="105"/>
        </w:rPr>
        <w:t xml:space="preserve"> </w:t>
      </w:r>
      <w:r>
        <w:rPr>
          <w:w w:val="105"/>
        </w:rPr>
        <w:t>to</w:t>
      </w:r>
      <w:r>
        <w:rPr>
          <w:spacing w:val="40"/>
          <w:w w:val="105"/>
        </w:rPr>
        <w:t xml:space="preserve"> </w:t>
      </w:r>
      <w:r>
        <w:rPr>
          <w:w w:val="105"/>
        </w:rPr>
        <w:t>acknowledge</w:t>
      </w:r>
      <w:r>
        <w:rPr>
          <w:spacing w:val="40"/>
          <w:w w:val="105"/>
        </w:rPr>
        <w:t xml:space="preserve"> </w:t>
      </w:r>
      <w:r>
        <w:rPr>
          <w:w w:val="105"/>
        </w:rPr>
        <w:t xml:space="preserve">is the intervention of well-resourced industry lobbies, capable of deploying costly strategies to pursue and protect their interests (Greer, Wismar, and Figueras </w:t>
      </w:r>
      <w:hyperlink w:anchor="_bookmark49" w:history="1">
        <w:r w:rsidR="005D491A">
          <w:rPr>
            <w:w w:val="105"/>
          </w:rPr>
          <w:t>2016).</w:t>
        </w:r>
      </w:hyperlink>
      <w:r>
        <w:rPr>
          <w:w w:val="105"/>
        </w:rPr>
        <w:t xml:space="preserve"> Close ties between pharmaceutical industry and patient </w:t>
      </w:r>
      <w:proofErr w:type="spellStart"/>
      <w:r>
        <w:rPr>
          <w:w w:val="105"/>
        </w:rPr>
        <w:t>organisations</w:t>
      </w:r>
      <w:proofErr w:type="spellEnd"/>
      <w:r>
        <w:rPr>
          <w:w w:val="105"/>
        </w:rPr>
        <w:t xml:space="preserve"> are well known, including likely commercially motivated funding pursuits (</w:t>
      </w:r>
      <w:proofErr w:type="spellStart"/>
      <w:r>
        <w:rPr>
          <w:w w:val="105"/>
        </w:rPr>
        <w:t>Mulinari</w:t>
      </w:r>
      <w:proofErr w:type="spellEnd"/>
      <w:r>
        <w:rPr>
          <w:w w:val="105"/>
        </w:rPr>
        <w:t xml:space="preserve"> et al. </w:t>
      </w:r>
      <w:hyperlink w:anchor="_bookmark79" w:history="1">
        <w:r w:rsidR="005D491A">
          <w:rPr>
            <w:w w:val="105"/>
          </w:rPr>
          <w:t>2020;</w:t>
        </w:r>
      </w:hyperlink>
      <w:r>
        <w:rPr>
          <w:w w:val="105"/>
        </w:rPr>
        <w:t xml:space="preserve"> Fabbri et al. </w:t>
      </w:r>
      <w:hyperlink w:anchor="_bookmark41" w:history="1">
        <w:r w:rsidR="005D491A">
          <w:rPr>
            <w:w w:val="105"/>
          </w:rPr>
          <w:t>2020).</w:t>
        </w:r>
      </w:hyperlink>
      <w:r>
        <w:rPr>
          <w:w w:val="105"/>
        </w:rPr>
        <w:t xml:space="preserve"> These stakeholders share interests in terms of promoting patient access to novel therapies, however, this also creates pathways through which the industry</w:t>
      </w:r>
      <w:r>
        <w:rPr>
          <w:spacing w:val="-3"/>
          <w:w w:val="105"/>
        </w:rPr>
        <w:t xml:space="preserve"> </w:t>
      </w:r>
      <w:r>
        <w:rPr>
          <w:w w:val="105"/>
        </w:rPr>
        <w:t>may</w:t>
      </w:r>
      <w:r>
        <w:rPr>
          <w:spacing w:val="-3"/>
          <w:w w:val="105"/>
        </w:rPr>
        <w:t xml:space="preserve"> </w:t>
      </w:r>
      <w:r>
        <w:rPr>
          <w:w w:val="105"/>
        </w:rPr>
        <w:t>exert</w:t>
      </w:r>
      <w:r>
        <w:rPr>
          <w:spacing w:val="-3"/>
          <w:w w:val="105"/>
        </w:rPr>
        <w:t xml:space="preserve"> </w:t>
      </w:r>
      <w:r>
        <w:rPr>
          <w:w w:val="105"/>
        </w:rPr>
        <w:t>pressure</w:t>
      </w:r>
      <w:r>
        <w:rPr>
          <w:spacing w:val="-3"/>
          <w:w w:val="105"/>
        </w:rPr>
        <w:t xml:space="preserve"> </w:t>
      </w:r>
      <w:r>
        <w:rPr>
          <w:w w:val="105"/>
        </w:rPr>
        <w:t>for</w:t>
      </w:r>
      <w:r>
        <w:rPr>
          <w:spacing w:val="-3"/>
          <w:w w:val="105"/>
        </w:rPr>
        <w:t xml:space="preserve"> </w:t>
      </w:r>
      <w:r>
        <w:rPr>
          <w:w w:val="105"/>
        </w:rPr>
        <w:t>public</w:t>
      </w:r>
      <w:r>
        <w:rPr>
          <w:spacing w:val="-3"/>
          <w:w w:val="105"/>
        </w:rPr>
        <w:t xml:space="preserve"> </w:t>
      </w:r>
      <w:r>
        <w:rPr>
          <w:w w:val="105"/>
        </w:rPr>
        <w:t>funding</w:t>
      </w:r>
      <w:r>
        <w:rPr>
          <w:spacing w:val="-3"/>
          <w:w w:val="105"/>
        </w:rPr>
        <w:t xml:space="preserve"> </w:t>
      </w:r>
      <w:r>
        <w:rPr>
          <w:w w:val="105"/>
        </w:rPr>
        <w:t>of</w:t>
      </w:r>
      <w:r>
        <w:rPr>
          <w:spacing w:val="-3"/>
          <w:w w:val="105"/>
        </w:rPr>
        <w:t xml:space="preserve"> </w:t>
      </w:r>
      <w:r>
        <w:rPr>
          <w:w w:val="105"/>
        </w:rPr>
        <w:t>new</w:t>
      </w:r>
      <w:r>
        <w:rPr>
          <w:spacing w:val="-2"/>
          <w:w w:val="105"/>
        </w:rPr>
        <w:t xml:space="preserve"> </w:t>
      </w:r>
      <w:r>
        <w:rPr>
          <w:w w:val="105"/>
        </w:rPr>
        <w:t>medicines</w:t>
      </w:r>
      <w:r>
        <w:rPr>
          <w:spacing w:val="-2"/>
          <w:w w:val="105"/>
        </w:rPr>
        <w:t xml:space="preserve"> </w:t>
      </w:r>
      <w:r>
        <w:rPr>
          <w:w w:val="105"/>
        </w:rPr>
        <w:t>with</w:t>
      </w:r>
      <w:r>
        <w:rPr>
          <w:spacing w:val="-3"/>
          <w:w w:val="105"/>
        </w:rPr>
        <w:t xml:space="preserve"> </w:t>
      </w:r>
      <w:r>
        <w:rPr>
          <w:w w:val="105"/>
        </w:rPr>
        <w:t>uncertain</w:t>
      </w:r>
      <w:r>
        <w:rPr>
          <w:spacing w:val="-3"/>
          <w:w w:val="105"/>
        </w:rPr>
        <w:t xml:space="preserve"> </w:t>
      </w:r>
      <w:r>
        <w:rPr>
          <w:w w:val="105"/>
        </w:rPr>
        <w:t>value.</w:t>
      </w:r>
      <w:r>
        <w:rPr>
          <w:spacing w:val="26"/>
          <w:w w:val="105"/>
        </w:rPr>
        <w:t xml:space="preserve"> </w:t>
      </w:r>
      <w:r>
        <w:rPr>
          <w:w w:val="105"/>
        </w:rPr>
        <w:t>A</w:t>
      </w:r>
      <w:r>
        <w:rPr>
          <w:spacing w:val="-3"/>
          <w:w w:val="105"/>
        </w:rPr>
        <w:t xml:space="preserve"> </w:t>
      </w:r>
      <w:r>
        <w:rPr>
          <w:w w:val="105"/>
        </w:rPr>
        <w:t>more</w:t>
      </w:r>
      <w:r>
        <w:rPr>
          <w:spacing w:val="-3"/>
          <w:w w:val="105"/>
        </w:rPr>
        <w:t xml:space="preserve"> </w:t>
      </w:r>
      <w:r>
        <w:rPr>
          <w:w w:val="105"/>
        </w:rPr>
        <w:t xml:space="preserve">recent concern involves promotion through social media, for example by sponsoring patient influencers (Mor et al. </w:t>
      </w:r>
      <w:hyperlink w:anchor="_bookmark77" w:history="1">
        <w:r w:rsidR="005D491A">
          <w:rPr>
            <w:w w:val="105"/>
          </w:rPr>
          <w:t>2024).</w:t>
        </w:r>
      </w:hyperlink>
    </w:p>
    <w:p w14:paraId="6F5A8E9C" w14:textId="77777777" w:rsidR="005D491A" w:rsidRDefault="00000000">
      <w:pPr>
        <w:pStyle w:val="BodyText"/>
        <w:spacing w:before="3" w:line="256" w:lineRule="auto"/>
        <w:ind w:left="329" w:right="320" w:firstLine="369"/>
        <w:jc w:val="both"/>
      </w:pPr>
      <w:r>
        <w:rPr>
          <w:w w:val="110"/>
        </w:rPr>
        <w:t>Novel</w:t>
      </w:r>
      <w:r>
        <w:rPr>
          <w:spacing w:val="-8"/>
          <w:w w:val="110"/>
        </w:rPr>
        <w:t xml:space="preserve"> </w:t>
      </w:r>
      <w:r>
        <w:rPr>
          <w:w w:val="110"/>
        </w:rPr>
        <w:t>cancer</w:t>
      </w:r>
      <w:r>
        <w:rPr>
          <w:spacing w:val="-8"/>
          <w:w w:val="110"/>
        </w:rPr>
        <w:t xml:space="preserve"> </w:t>
      </w:r>
      <w:r>
        <w:rPr>
          <w:w w:val="110"/>
        </w:rPr>
        <w:t>medicines</w:t>
      </w:r>
      <w:r>
        <w:rPr>
          <w:spacing w:val="-8"/>
          <w:w w:val="110"/>
        </w:rPr>
        <w:t xml:space="preserve"> </w:t>
      </w:r>
      <w:r>
        <w:rPr>
          <w:w w:val="110"/>
        </w:rPr>
        <w:t>entering</w:t>
      </w:r>
      <w:r>
        <w:rPr>
          <w:spacing w:val="-8"/>
          <w:w w:val="110"/>
        </w:rPr>
        <w:t xml:space="preserve"> </w:t>
      </w:r>
      <w:r>
        <w:rPr>
          <w:w w:val="110"/>
        </w:rPr>
        <w:t>markets</w:t>
      </w:r>
      <w:r>
        <w:rPr>
          <w:spacing w:val="-8"/>
          <w:w w:val="110"/>
        </w:rPr>
        <w:t xml:space="preserve"> </w:t>
      </w:r>
      <w:r>
        <w:rPr>
          <w:w w:val="110"/>
        </w:rPr>
        <w:t>with</w:t>
      </w:r>
      <w:r>
        <w:rPr>
          <w:spacing w:val="-8"/>
          <w:w w:val="110"/>
        </w:rPr>
        <w:t xml:space="preserve"> </w:t>
      </w:r>
      <w:r>
        <w:rPr>
          <w:w w:val="110"/>
        </w:rPr>
        <w:t>high</w:t>
      </w:r>
      <w:r>
        <w:rPr>
          <w:spacing w:val="-8"/>
          <w:w w:val="110"/>
        </w:rPr>
        <w:t xml:space="preserve"> </w:t>
      </w:r>
      <w:r>
        <w:rPr>
          <w:w w:val="110"/>
        </w:rPr>
        <w:t>uncertainty</w:t>
      </w:r>
      <w:r>
        <w:rPr>
          <w:spacing w:val="-8"/>
          <w:w w:val="110"/>
        </w:rPr>
        <w:t xml:space="preserve"> </w:t>
      </w:r>
      <w:r>
        <w:rPr>
          <w:w w:val="110"/>
        </w:rPr>
        <w:t>about</w:t>
      </w:r>
      <w:r>
        <w:rPr>
          <w:spacing w:val="-8"/>
          <w:w w:val="110"/>
        </w:rPr>
        <w:t xml:space="preserve"> </w:t>
      </w:r>
      <w:r>
        <w:rPr>
          <w:w w:val="110"/>
        </w:rPr>
        <w:t>effectiveness</w:t>
      </w:r>
      <w:r>
        <w:rPr>
          <w:spacing w:val="-8"/>
          <w:w w:val="110"/>
        </w:rPr>
        <w:t xml:space="preserve"> </w:t>
      </w:r>
      <w:r>
        <w:rPr>
          <w:w w:val="110"/>
        </w:rPr>
        <w:t>and</w:t>
      </w:r>
      <w:r>
        <w:rPr>
          <w:spacing w:val="-8"/>
          <w:w w:val="110"/>
        </w:rPr>
        <w:t xml:space="preserve"> </w:t>
      </w:r>
      <w:r>
        <w:rPr>
          <w:w w:val="110"/>
        </w:rPr>
        <w:t xml:space="preserve">safety </w:t>
      </w:r>
      <w:r>
        <w:rPr>
          <w:spacing w:val="-2"/>
          <w:w w:val="110"/>
        </w:rPr>
        <w:t>cannot</w:t>
      </w:r>
      <w:r>
        <w:rPr>
          <w:spacing w:val="-7"/>
          <w:w w:val="110"/>
        </w:rPr>
        <w:t xml:space="preserve"> </w:t>
      </w:r>
      <w:r>
        <w:rPr>
          <w:spacing w:val="-2"/>
          <w:w w:val="110"/>
        </w:rPr>
        <w:t>be</w:t>
      </w:r>
      <w:r>
        <w:rPr>
          <w:spacing w:val="-7"/>
          <w:w w:val="110"/>
        </w:rPr>
        <w:t xml:space="preserve"> </w:t>
      </w:r>
      <w:r>
        <w:rPr>
          <w:spacing w:val="-2"/>
          <w:w w:val="110"/>
        </w:rPr>
        <w:t>meaningfully</w:t>
      </w:r>
      <w:r>
        <w:rPr>
          <w:spacing w:val="-7"/>
          <w:w w:val="110"/>
        </w:rPr>
        <w:t xml:space="preserve"> </w:t>
      </w:r>
      <w:r>
        <w:rPr>
          <w:spacing w:val="-2"/>
          <w:w w:val="110"/>
        </w:rPr>
        <w:t>assessed</w:t>
      </w:r>
      <w:r>
        <w:rPr>
          <w:spacing w:val="-7"/>
          <w:w w:val="110"/>
        </w:rPr>
        <w:t xml:space="preserve"> </w:t>
      </w:r>
      <w:r>
        <w:rPr>
          <w:spacing w:val="-2"/>
          <w:w w:val="110"/>
        </w:rPr>
        <w:t>in</w:t>
      </w:r>
      <w:r>
        <w:rPr>
          <w:spacing w:val="-7"/>
          <w:w w:val="110"/>
        </w:rPr>
        <w:t xml:space="preserve"> </w:t>
      </w:r>
      <w:r>
        <w:rPr>
          <w:spacing w:val="-2"/>
          <w:w w:val="110"/>
        </w:rPr>
        <w:t>terms</w:t>
      </w:r>
      <w:r>
        <w:rPr>
          <w:spacing w:val="-7"/>
          <w:w w:val="110"/>
        </w:rPr>
        <w:t xml:space="preserve"> </w:t>
      </w:r>
      <w:r>
        <w:rPr>
          <w:spacing w:val="-2"/>
          <w:w w:val="110"/>
        </w:rPr>
        <w:t>of</w:t>
      </w:r>
      <w:r>
        <w:rPr>
          <w:spacing w:val="-6"/>
          <w:w w:val="110"/>
        </w:rPr>
        <w:t xml:space="preserve"> </w:t>
      </w:r>
      <w:r>
        <w:rPr>
          <w:spacing w:val="-2"/>
          <w:w w:val="110"/>
        </w:rPr>
        <w:t>cost-effectiveness.</w:t>
      </w:r>
      <w:r>
        <w:rPr>
          <w:spacing w:val="12"/>
          <w:w w:val="110"/>
        </w:rPr>
        <w:t xml:space="preserve"> </w:t>
      </w:r>
      <w:r>
        <w:rPr>
          <w:spacing w:val="-2"/>
          <w:w w:val="110"/>
        </w:rPr>
        <w:t>Yet</w:t>
      </w:r>
      <w:r>
        <w:rPr>
          <w:spacing w:val="-7"/>
          <w:w w:val="110"/>
        </w:rPr>
        <w:t xml:space="preserve"> </w:t>
      </w:r>
      <w:r>
        <w:rPr>
          <w:spacing w:val="-2"/>
          <w:w w:val="110"/>
        </w:rPr>
        <w:t>stories</w:t>
      </w:r>
      <w:r>
        <w:rPr>
          <w:spacing w:val="-7"/>
          <w:w w:val="110"/>
        </w:rPr>
        <w:t xml:space="preserve"> </w:t>
      </w:r>
      <w:r>
        <w:rPr>
          <w:spacing w:val="-2"/>
          <w:w w:val="110"/>
        </w:rPr>
        <w:t>of</w:t>
      </w:r>
      <w:r>
        <w:rPr>
          <w:spacing w:val="-7"/>
          <w:w w:val="110"/>
        </w:rPr>
        <w:t xml:space="preserve"> </w:t>
      </w:r>
      <w:r>
        <w:rPr>
          <w:spacing w:val="-2"/>
          <w:w w:val="110"/>
        </w:rPr>
        <w:t>dying</w:t>
      </w:r>
      <w:r>
        <w:rPr>
          <w:spacing w:val="-7"/>
          <w:w w:val="110"/>
        </w:rPr>
        <w:t xml:space="preserve"> </w:t>
      </w:r>
      <w:r>
        <w:rPr>
          <w:spacing w:val="-2"/>
          <w:w w:val="110"/>
        </w:rPr>
        <w:t>patients</w:t>
      </w:r>
      <w:r>
        <w:rPr>
          <w:spacing w:val="-7"/>
          <w:w w:val="110"/>
        </w:rPr>
        <w:t xml:space="preserve"> </w:t>
      </w:r>
      <w:r>
        <w:rPr>
          <w:spacing w:val="-2"/>
          <w:w w:val="110"/>
        </w:rPr>
        <w:t xml:space="preserve">denied </w:t>
      </w:r>
      <w:r>
        <w:rPr>
          <w:w w:val="110"/>
        </w:rPr>
        <w:t>‘last-chance’</w:t>
      </w:r>
      <w:r>
        <w:rPr>
          <w:spacing w:val="-8"/>
          <w:w w:val="110"/>
        </w:rPr>
        <w:t xml:space="preserve"> </w:t>
      </w:r>
      <w:r>
        <w:rPr>
          <w:w w:val="110"/>
        </w:rPr>
        <w:t>interventions</w:t>
      </w:r>
      <w:r>
        <w:rPr>
          <w:spacing w:val="-8"/>
          <w:w w:val="110"/>
        </w:rPr>
        <w:t xml:space="preserve"> </w:t>
      </w:r>
      <w:r>
        <w:rPr>
          <w:w w:val="110"/>
        </w:rPr>
        <w:t>tend</w:t>
      </w:r>
      <w:r>
        <w:rPr>
          <w:spacing w:val="-8"/>
          <w:w w:val="110"/>
        </w:rPr>
        <w:t xml:space="preserve"> </w:t>
      </w:r>
      <w:r>
        <w:rPr>
          <w:w w:val="110"/>
        </w:rPr>
        <w:t>to</w:t>
      </w:r>
      <w:r>
        <w:rPr>
          <w:spacing w:val="-8"/>
          <w:w w:val="110"/>
        </w:rPr>
        <w:t xml:space="preserve"> </w:t>
      </w:r>
      <w:r>
        <w:rPr>
          <w:w w:val="110"/>
        </w:rPr>
        <w:t>resonate</w:t>
      </w:r>
      <w:r>
        <w:rPr>
          <w:spacing w:val="-8"/>
          <w:w w:val="110"/>
        </w:rPr>
        <w:t xml:space="preserve"> </w:t>
      </w:r>
      <w:r>
        <w:rPr>
          <w:w w:val="110"/>
        </w:rPr>
        <w:t>strongly</w:t>
      </w:r>
      <w:r>
        <w:rPr>
          <w:spacing w:val="-8"/>
          <w:w w:val="110"/>
        </w:rPr>
        <w:t xml:space="preserve"> </w:t>
      </w:r>
      <w:r>
        <w:rPr>
          <w:w w:val="110"/>
        </w:rPr>
        <w:t>with</w:t>
      </w:r>
      <w:r>
        <w:rPr>
          <w:spacing w:val="-8"/>
          <w:w w:val="110"/>
        </w:rPr>
        <w:t xml:space="preserve"> </w:t>
      </w:r>
      <w:r>
        <w:rPr>
          <w:w w:val="110"/>
        </w:rPr>
        <w:t>the</w:t>
      </w:r>
      <w:r>
        <w:rPr>
          <w:spacing w:val="-8"/>
          <w:w w:val="110"/>
        </w:rPr>
        <w:t xml:space="preserve"> </w:t>
      </w:r>
      <w:r>
        <w:rPr>
          <w:w w:val="110"/>
        </w:rPr>
        <w:t>public,</w:t>
      </w:r>
      <w:r>
        <w:rPr>
          <w:spacing w:val="-8"/>
          <w:w w:val="110"/>
        </w:rPr>
        <w:t xml:space="preserve"> </w:t>
      </w:r>
      <w:r>
        <w:rPr>
          <w:w w:val="110"/>
        </w:rPr>
        <w:t>shaping</w:t>
      </w:r>
      <w:r>
        <w:rPr>
          <w:spacing w:val="-8"/>
          <w:w w:val="110"/>
        </w:rPr>
        <w:t xml:space="preserve"> </w:t>
      </w:r>
      <w:r>
        <w:rPr>
          <w:w w:val="110"/>
        </w:rPr>
        <w:t>societal</w:t>
      </w:r>
      <w:r>
        <w:rPr>
          <w:spacing w:val="-8"/>
          <w:w w:val="110"/>
        </w:rPr>
        <w:t xml:space="preserve"> </w:t>
      </w:r>
      <w:r>
        <w:rPr>
          <w:w w:val="110"/>
        </w:rPr>
        <w:t xml:space="preserve">expectations about what healthcare ought to provide, regardless of cost or evidence (Pinho and Dias Costa </w:t>
      </w:r>
      <w:hyperlink w:anchor="_bookmark85" w:history="1">
        <w:r w:rsidR="005D491A">
          <w:rPr>
            <w:w w:val="110"/>
          </w:rPr>
          <w:t>2020;</w:t>
        </w:r>
      </w:hyperlink>
      <w:r>
        <w:rPr>
          <w:spacing w:val="-11"/>
          <w:w w:val="110"/>
        </w:rPr>
        <w:t xml:space="preserve"> </w:t>
      </w:r>
      <w:proofErr w:type="spellStart"/>
      <w:r>
        <w:rPr>
          <w:w w:val="110"/>
        </w:rPr>
        <w:t>Rubagumya</w:t>
      </w:r>
      <w:proofErr w:type="spellEnd"/>
      <w:r>
        <w:rPr>
          <w:spacing w:val="-11"/>
          <w:w w:val="110"/>
        </w:rPr>
        <w:t xml:space="preserve"> </w:t>
      </w:r>
      <w:r>
        <w:rPr>
          <w:w w:val="110"/>
        </w:rPr>
        <w:t>et</w:t>
      </w:r>
      <w:r>
        <w:rPr>
          <w:spacing w:val="-11"/>
          <w:w w:val="110"/>
        </w:rPr>
        <w:t xml:space="preserve"> </w:t>
      </w:r>
      <w:r>
        <w:rPr>
          <w:w w:val="110"/>
        </w:rPr>
        <w:t>al.</w:t>
      </w:r>
      <w:r>
        <w:rPr>
          <w:spacing w:val="-11"/>
          <w:w w:val="110"/>
        </w:rPr>
        <w:t xml:space="preserve"> </w:t>
      </w:r>
      <w:hyperlink w:anchor="_bookmark89" w:history="1">
        <w:r w:rsidR="005D491A">
          <w:rPr>
            <w:w w:val="110"/>
          </w:rPr>
          <w:t>2023).</w:t>
        </w:r>
      </w:hyperlink>
      <w:r>
        <w:rPr>
          <w:w w:val="110"/>
        </w:rPr>
        <w:t xml:space="preserve"> In</w:t>
      </w:r>
      <w:r>
        <w:rPr>
          <w:spacing w:val="-11"/>
          <w:w w:val="110"/>
        </w:rPr>
        <w:t xml:space="preserve"> </w:t>
      </w:r>
      <w:r>
        <w:rPr>
          <w:w w:val="110"/>
        </w:rPr>
        <w:t>these</w:t>
      </w:r>
      <w:r>
        <w:rPr>
          <w:spacing w:val="-11"/>
          <w:w w:val="110"/>
        </w:rPr>
        <w:t xml:space="preserve"> </w:t>
      </w:r>
      <w:r>
        <w:rPr>
          <w:w w:val="110"/>
        </w:rPr>
        <w:t>debates,</w:t>
      </w:r>
      <w:r>
        <w:rPr>
          <w:spacing w:val="-11"/>
          <w:w w:val="110"/>
        </w:rPr>
        <w:t xml:space="preserve"> </w:t>
      </w:r>
      <w:r>
        <w:rPr>
          <w:w w:val="110"/>
        </w:rPr>
        <w:t>public</w:t>
      </w:r>
      <w:r>
        <w:rPr>
          <w:spacing w:val="-11"/>
          <w:w w:val="110"/>
        </w:rPr>
        <w:t xml:space="preserve"> </w:t>
      </w:r>
      <w:r>
        <w:rPr>
          <w:w w:val="110"/>
        </w:rPr>
        <w:t>payers</w:t>
      </w:r>
      <w:r>
        <w:rPr>
          <w:spacing w:val="-11"/>
          <w:w w:val="110"/>
        </w:rPr>
        <w:t xml:space="preserve"> </w:t>
      </w:r>
      <w:r>
        <w:rPr>
          <w:w w:val="110"/>
        </w:rPr>
        <w:t>are</w:t>
      </w:r>
      <w:r>
        <w:rPr>
          <w:spacing w:val="-11"/>
          <w:w w:val="110"/>
        </w:rPr>
        <w:t xml:space="preserve"> </w:t>
      </w:r>
      <w:r>
        <w:rPr>
          <w:w w:val="110"/>
        </w:rPr>
        <w:t>often</w:t>
      </w:r>
      <w:r>
        <w:rPr>
          <w:spacing w:val="-11"/>
          <w:w w:val="110"/>
        </w:rPr>
        <w:t xml:space="preserve"> </w:t>
      </w:r>
      <w:r>
        <w:rPr>
          <w:w w:val="110"/>
        </w:rPr>
        <w:t>portrayed</w:t>
      </w:r>
      <w:r>
        <w:rPr>
          <w:spacing w:val="-11"/>
          <w:w w:val="110"/>
        </w:rPr>
        <w:t xml:space="preserve"> </w:t>
      </w:r>
      <w:r>
        <w:rPr>
          <w:w w:val="110"/>
        </w:rPr>
        <w:t>as</w:t>
      </w:r>
      <w:r>
        <w:rPr>
          <w:spacing w:val="-11"/>
          <w:w w:val="110"/>
        </w:rPr>
        <w:t xml:space="preserve"> </w:t>
      </w:r>
      <w:r>
        <w:rPr>
          <w:w w:val="110"/>
        </w:rPr>
        <w:t>‘the</w:t>
      </w:r>
      <w:r>
        <w:rPr>
          <w:spacing w:val="-11"/>
          <w:w w:val="110"/>
        </w:rPr>
        <w:t xml:space="preserve"> </w:t>
      </w:r>
      <w:r>
        <w:rPr>
          <w:w w:val="110"/>
        </w:rPr>
        <w:t xml:space="preserve">villains,’ preventing patients from reaching the newest innovations that could rescue them from imminent death (Cohen </w:t>
      </w:r>
      <w:hyperlink w:anchor="_bookmark27" w:history="1">
        <w:r w:rsidR="005D491A">
          <w:rPr>
            <w:w w:val="110"/>
          </w:rPr>
          <w:t>2017).</w:t>
        </w:r>
      </w:hyperlink>
    </w:p>
    <w:p w14:paraId="2CEF9127" w14:textId="045C6912" w:rsidR="00812742" w:rsidRDefault="00000000">
      <w:pPr>
        <w:pStyle w:val="BodyText"/>
        <w:spacing w:before="2" w:line="256" w:lineRule="auto"/>
        <w:ind w:left="360" w:right="314" w:firstLine="338"/>
        <w:jc w:val="right"/>
      </w:pPr>
      <w:r>
        <w:rPr>
          <w:w w:val="105"/>
        </w:rPr>
        <w:t>These</w:t>
      </w:r>
      <w:r>
        <w:rPr>
          <w:spacing w:val="-6"/>
          <w:w w:val="105"/>
        </w:rPr>
        <w:t xml:space="preserve"> </w:t>
      </w:r>
      <w:r>
        <w:rPr>
          <w:w w:val="105"/>
        </w:rPr>
        <w:t>tensions</w:t>
      </w:r>
      <w:r>
        <w:rPr>
          <w:spacing w:val="-6"/>
          <w:w w:val="105"/>
        </w:rPr>
        <w:t xml:space="preserve"> </w:t>
      </w:r>
      <w:r>
        <w:rPr>
          <w:w w:val="105"/>
        </w:rPr>
        <w:t>highlight</w:t>
      </w:r>
      <w:r>
        <w:rPr>
          <w:spacing w:val="-6"/>
          <w:w w:val="105"/>
        </w:rPr>
        <w:t xml:space="preserve"> </w:t>
      </w:r>
      <w:r>
        <w:rPr>
          <w:w w:val="105"/>
        </w:rPr>
        <w:t>the</w:t>
      </w:r>
      <w:r>
        <w:rPr>
          <w:spacing w:val="-6"/>
          <w:w w:val="105"/>
        </w:rPr>
        <w:t xml:space="preserve"> </w:t>
      </w:r>
      <w:r>
        <w:rPr>
          <w:w w:val="105"/>
        </w:rPr>
        <w:t>need</w:t>
      </w:r>
      <w:r>
        <w:rPr>
          <w:spacing w:val="-6"/>
          <w:w w:val="105"/>
        </w:rPr>
        <w:t xml:space="preserve"> </w:t>
      </w:r>
      <w:r>
        <w:rPr>
          <w:w w:val="105"/>
        </w:rPr>
        <w:t>to</w:t>
      </w:r>
      <w:r>
        <w:rPr>
          <w:spacing w:val="-6"/>
          <w:w w:val="105"/>
        </w:rPr>
        <w:t xml:space="preserve"> </w:t>
      </w:r>
      <w:r>
        <w:rPr>
          <w:w w:val="105"/>
        </w:rPr>
        <w:t>better</w:t>
      </w:r>
      <w:r>
        <w:rPr>
          <w:spacing w:val="-6"/>
          <w:w w:val="105"/>
        </w:rPr>
        <w:t xml:space="preserve"> </w:t>
      </w:r>
      <w:r>
        <w:rPr>
          <w:w w:val="105"/>
        </w:rPr>
        <w:t>understand</w:t>
      </w:r>
      <w:r>
        <w:rPr>
          <w:spacing w:val="-6"/>
          <w:w w:val="105"/>
        </w:rPr>
        <w:t xml:space="preserve"> </w:t>
      </w:r>
      <w:r>
        <w:rPr>
          <w:w w:val="105"/>
        </w:rPr>
        <w:t>the</w:t>
      </w:r>
      <w:r>
        <w:rPr>
          <w:spacing w:val="-6"/>
          <w:w w:val="105"/>
        </w:rPr>
        <w:t xml:space="preserve"> </w:t>
      </w:r>
      <w:r>
        <w:rPr>
          <w:w w:val="105"/>
        </w:rPr>
        <w:t>mass</w:t>
      </w:r>
      <w:r>
        <w:rPr>
          <w:spacing w:val="-6"/>
          <w:w w:val="105"/>
        </w:rPr>
        <w:t xml:space="preserve"> </w:t>
      </w:r>
      <w:r>
        <w:rPr>
          <w:w w:val="105"/>
        </w:rPr>
        <w:t>preferences</w:t>
      </w:r>
      <w:r>
        <w:rPr>
          <w:spacing w:val="-6"/>
          <w:w w:val="105"/>
        </w:rPr>
        <w:t xml:space="preserve"> </w:t>
      </w:r>
      <w:r>
        <w:rPr>
          <w:w w:val="105"/>
        </w:rPr>
        <w:t>concerning</w:t>
      </w:r>
      <w:r>
        <w:rPr>
          <w:spacing w:val="-6"/>
          <w:w w:val="105"/>
        </w:rPr>
        <w:t xml:space="preserve"> </w:t>
      </w:r>
      <w:r>
        <w:rPr>
          <w:w w:val="105"/>
        </w:rPr>
        <w:t>values</w:t>
      </w:r>
      <w:r>
        <w:rPr>
          <w:spacing w:val="-6"/>
          <w:w w:val="105"/>
        </w:rPr>
        <w:t xml:space="preserve"> </w:t>
      </w:r>
      <w:r>
        <w:rPr>
          <w:w w:val="105"/>
        </w:rPr>
        <w:t xml:space="preserve">that underpin healthcare </w:t>
      </w:r>
      <w:proofErr w:type="spellStart"/>
      <w:r>
        <w:rPr>
          <w:w w:val="105"/>
        </w:rPr>
        <w:t>prioritisation</w:t>
      </w:r>
      <w:proofErr w:type="spellEnd"/>
      <w:r>
        <w:rPr>
          <w:w w:val="105"/>
        </w:rPr>
        <w:t xml:space="preserve">, and how these preferences may be intentionally or unintentionally exploited in </w:t>
      </w:r>
      <w:proofErr w:type="spellStart"/>
      <w:r>
        <w:rPr>
          <w:w w:val="105"/>
        </w:rPr>
        <w:t>favour</w:t>
      </w:r>
      <w:proofErr w:type="spellEnd"/>
      <w:r>
        <w:rPr>
          <w:w w:val="105"/>
        </w:rPr>
        <w:t xml:space="preserve"> of commercial stakeholders over societal interests.</w:t>
      </w:r>
      <w:r>
        <w:rPr>
          <w:spacing w:val="37"/>
          <w:w w:val="105"/>
        </w:rPr>
        <w:t xml:space="preserve"> </w:t>
      </w:r>
      <w:r>
        <w:rPr>
          <w:w w:val="105"/>
        </w:rPr>
        <w:t xml:space="preserve">If healthcare continues to be </w:t>
      </w:r>
      <w:proofErr w:type="spellStart"/>
      <w:r>
        <w:rPr>
          <w:w w:val="105"/>
        </w:rPr>
        <w:t>organised</w:t>
      </w:r>
      <w:proofErr w:type="spellEnd"/>
      <w:r>
        <w:rPr>
          <w:w w:val="105"/>
        </w:rPr>
        <w:t xml:space="preserve"> through solidarity-based systems, the challenge lies in determining how such systems can uphold their core values and maintain legitimacy in a context of decreasing public resources, rapidly expanding</w:t>
      </w:r>
      <w:r>
        <w:rPr>
          <w:spacing w:val="-11"/>
          <w:w w:val="105"/>
        </w:rPr>
        <w:t xml:space="preserve"> </w:t>
      </w:r>
      <w:r>
        <w:rPr>
          <w:w w:val="105"/>
        </w:rPr>
        <w:t>technological</w:t>
      </w:r>
      <w:r>
        <w:rPr>
          <w:spacing w:val="-11"/>
          <w:w w:val="105"/>
        </w:rPr>
        <w:t xml:space="preserve"> </w:t>
      </w:r>
      <w:r>
        <w:rPr>
          <w:w w:val="105"/>
        </w:rPr>
        <w:t>possibilities,</w:t>
      </w:r>
      <w:r>
        <w:rPr>
          <w:spacing w:val="-10"/>
          <w:w w:val="105"/>
        </w:rPr>
        <w:t xml:space="preserve"> </w:t>
      </w:r>
      <w:r>
        <w:rPr>
          <w:w w:val="105"/>
        </w:rPr>
        <w:t>rising</w:t>
      </w:r>
      <w:r>
        <w:rPr>
          <w:spacing w:val="-11"/>
          <w:w w:val="105"/>
        </w:rPr>
        <w:t xml:space="preserve"> </w:t>
      </w:r>
      <w:r>
        <w:rPr>
          <w:w w:val="105"/>
        </w:rPr>
        <w:t>public</w:t>
      </w:r>
      <w:r>
        <w:rPr>
          <w:spacing w:val="-11"/>
          <w:w w:val="105"/>
        </w:rPr>
        <w:t xml:space="preserve"> </w:t>
      </w:r>
      <w:r>
        <w:rPr>
          <w:w w:val="105"/>
        </w:rPr>
        <w:t>expectations</w:t>
      </w:r>
      <w:r>
        <w:rPr>
          <w:spacing w:val="-11"/>
          <w:w w:val="105"/>
        </w:rPr>
        <w:t xml:space="preserve"> </w:t>
      </w:r>
      <w:r>
        <w:rPr>
          <w:w w:val="105"/>
        </w:rPr>
        <w:t>and</w:t>
      </w:r>
      <w:r>
        <w:rPr>
          <w:spacing w:val="-11"/>
          <w:w w:val="105"/>
        </w:rPr>
        <w:t xml:space="preserve"> </w:t>
      </w:r>
      <w:r>
        <w:rPr>
          <w:w w:val="105"/>
        </w:rPr>
        <w:t>strengthening</w:t>
      </w:r>
      <w:r>
        <w:rPr>
          <w:spacing w:val="-11"/>
          <w:w w:val="105"/>
        </w:rPr>
        <w:t xml:space="preserve"> </w:t>
      </w:r>
      <w:r>
        <w:rPr>
          <w:w w:val="105"/>
        </w:rPr>
        <w:t>commercial</w:t>
      </w:r>
      <w:r>
        <w:rPr>
          <w:spacing w:val="-11"/>
          <w:w w:val="105"/>
        </w:rPr>
        <w:t xml:space="preserve"> </w:t>
      </w:r>
      <w:r>
        <w:rPr>
          <w:w w:val="105"/>
        </w:rPr>
        <w:t>power. The</w:t>
      </w:r>
      <w:r>
        <w:rPr>
          <w:spacing w:val="40"/>
          <w:w w:val="105"/>
        </w:rPr>
        <w:t xml:space="preserve"> </w:t>
      </w:r>
      <w:r>
        <w:rPr>
          <w:w w:val="105"/>
        </w:rPr>
        <w:t>experiences</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NHS</w:t>
      </w:r>
      <w:r>
        <w:rPr>
          <w:spacing w:val="40"/>
          <w:w w:val="105"/>
        </w:rPr>
        <w:t xml:space="preserve"> </w:t>
      </w:r>
      <w:r>
        <w:rPr>
          <w:w w:val="105"/>
        </w:rPr>
        <w:t>Cancer</w:t>
      </w:r>
      <w:r>
        <w:rPr>
          <w:spacing w:val="40"/>
          <w:w w:val="105"/>
        </w:rPr>
        <w:t xml:space="preserve"> </w:t>
      </w:r>
      <w:r>
        <w:rPr>
          <w:w w:val="105"/>
        </w:rPr>
        <w:t>Drugs</w:t>
      </w:r>
      <w:r>
        <w:rPr>
          <w:spacing w:val="40"/>
          <w:w w:val="105"/>
        </w:rPr>
        <w:t xml:space="preserve"> </w:t>
      </w:r>
      <w:r>
        <w:rPr>
          <w:w w:val="105"/>
        </w:rPr>
        <w:t>Fund</w:t>
      </w:r>
      <w:r>
        <w:rPr>
          <w:spacing w:val="40"/>
          <w:w w:val="105"/>
        </w:rPr>
        <w:t xml:space="preserve"> </w:t>
      </w:r>
      <w:r>
        <w:rPr>
          <w:w w:val="105"/>
        </w:rPr>
        <w:t>in</w:t>
      </w:r>
      <w:r>
        <w:rPr>
          <w:spacing w:val="40"/>
          <w:w w:val="105"/>
        </w:rPr>
        <w:t xml:space="preserve"> </w:t>
      </w:r>
      <w:r>
        <w:rPr>
          <w:w w:val="105"/>
        </w:rPr>
        <w:t>England</w:t>
      </w:r>
      <w:r>
        <w:rPr>
          <w:spacing w:val="40"/>
          <w:w w:val="105"/>
        </w:rPr>
        <w:t xml:space="preserve"> </w:t>
      </w:r>
      <w:r>
        <w:rPr>
          <w:w w:val="105"/>
        </w:rPr>
        <w:t>provide</w:t>
      </w:r>
      <w:r>
        <w:rPr>
          <w:spacing w:val="40"/>
          <w:w w:val="105"/>
        </w:rPr>
        <w:t xml:space="preserve"> </w:t>
      </w:r>
      <w:r>
        <w:rPr>
          <w:w w:val="105"/>
        </w:rPr>
        <w:t>an</w:t>
      </w:r>
      <w:r>
        <w:rPr>
          <w:spacing w:val="40"/>
          <w:w w:val="105"/>
        </w:rPr>
        <w:t xml:space="preserve"> </w:t>
      </w:r>
      <w:r>
        <w:rPr>
          <w:w w:val="105"/>
        </w:rPr>
        <w:t>illustrative</w:t>
      </w:r>
      <w:r>
        <w:rPr>
          <w:spacing w:val="40"/>
          <w:w w:val="105"/>
        </w:rPr>
        <w:t xml:space="preserve"> </w:t>
      </w:r>
      <w:r>
        <w:rPr>
          <w:w w:val="105"/>
        </w:rPr>
        <w:t>example.</w:t>
      </w:r>
    </w:p>
    <w:p w14:paraId="0FBCE5C2" w14:textId="25ED1837" w:rsidR="005D491A" w:rsidRPr="00812742" w:rsidRDefault="00000000" w:rsidP="00812742">
      <w:pPr>
        <w:pStyle w:val="BodyText"/>
        <w:spacing w:before="2" w:line="256" w:lineRule="auto"/>
        <w:ind w:left="334" w:right="329" w:firstLine="17"/>
        <w:jc w:val="both"/>
        <w:rPr>
          <w:w w:val="105"/>
        </w:rPr>
      </w:pPr>
      <w:r>
        <w:rPr>
          <w:w w:val="105"/>
        </w:rPr>
        <w:t>The Fund was created in response to public and political pressure to finance new cancer medicines</w:t>
      </w:r>
      <w:r w:rsidR="00812742">
        <w:rPr>
          <w:w w:val="105"/>
        </w:rPr>
        <w:t xml:space="preserve"> </w:t>
      </w:r>
      <w:r>
        <w:rPr>
          <w:w w:val="105"/>
        </w:rPr>
        <w:t>that</w:t>
      </w:r>
      <w:r>
        <w:rPr>
          <w:spacing w:val="33"/>
          <w:w w:val="105"/>
        </w:rPr>
        <w:t xml:space="preserve"> </w:t>
      </w:r>
      <w:r>
        <w:rPr>
          <w:w w:val="105"/>
        </w:rPr>
        <w:t>National</w:t>
      </w:r>
      <w:r>
        <w:rPr>
          <w:spacing w:val="33"/>
          <w:w w:val="105"/>
        </w:rPr>
        <w:t xml:space="preserve"> </w:t>
      </w:r>
      <w:r>
        <w:rPr>
          <w:w w:val="105"/>
        </w:rPr>
        <w:t>Institute</w:t>
      </w:r>
      <w:r>
        <w:rPr>
          <w:spacing w:val="33"/>
          <w:w w:val="105"/>
        </w:rPr>
        <w:t xml:space="preserve"> </w:t>
      </w:r>
      <w:r>
        <w:rPr>
          <w:w w:val="105"/>
        </w:rPr>
        <w:t>of</w:t>
      </w:r>
      <w:r>
        <w:rPr>
          <w:spacing w:val="33"/>
          <w:w w:val="105"/>
        </w:rPr>
        <w:t xml:space="preserve"> </w:t>
      </w:r>
      <w:r>
        <w:rPr>
          <w:w w:val="105"/>
        </w:rPr>
        <w:t>Health</w:t>
      </w:r>
      <w:r>
        <w:rPr>
          <w:spacing w:val="33"/>
          <w:w w:val="105"/>
        </w:rPr>
        <w:t xml:space="preserve"> </w:t>
      </w:r>
      <w:r>
        <w:rPr>
          <w:w w:val="105"/>
        </w:rPr>
        <w:t>and</w:t>
      </w:r>
      <w:r>
        <w:rPr>
          <w:spacing w:val="33"/>
          <w:w w:val="105"/>
        </w:rPr>
        <w:t xml:space="preserve"> </w:t>
      </w:r>
      <w:r>
        <w:rPr>
          <w:w w:val="105"/>
        </w:rPr>
        <w:t>Care</w:t>
      </w:r>
      <w:r>
        <w:rPr>
          <w:spacing w:val="33"/>
          <w:w w:val="105"/>
        </w:rPr>
        <w:t xml:space="preserve"> </w:t>
      </w:r>
      <w:r>
        <w:rPr>
          <w:w w:val="105"/>
        </w:rPr>
        <w:t>Excellence</w:t>
      </w:r>
      <w:r>
        <w:rPr>
          <w:spacing w:val="35"/>
          <w:w w:val="105"/>
        </w:rPr>
        <w:t xml:space="preserve"> </w:t>
      </w:r>
      <w:r>
        <w:rPr>
          <w:w w:val="105"/>
        </w:rPr>
        <w:t>(NICE)</w:t>
      </w:r>
      <w:r>
        <w:rPr>
          <w:spacing w:val="33"/>
          <w:w w:val="105"/>
        </w:rPr>
        <w:t xml:space="preserve"> </w:t>
      </w:r>
      <w:r>
        <w:rPr>
          <w:w w:val="105"/>
        </w:rPr>
        <w:t>had</w:t>
      </w:r>
      <w:r>
        <w:rPr>
          <w:spacing w:val="33"/>
          <w:w w:val="105"/>
        </w:rPr>
        <w:t xml:space="preserve"> </w:t>
      </w:r>
      <w:r>
        <w:rPr>
          <w:w w:val="105"/>
        </w:rPr>
        <w:t>not</w:t>
      </w:r>
      <w:r>
        <w:rPr>
          <w:spacing w:val="33"/>
          <w:w w:val="105"/>
        </w:rPr>
        <w:t xml:space="preserve"> </w:t>
      </w:r>
      <w:r>
        <w:rPr>
          <w:w w:val="105"/>
        </w:rPr>
        <w:t>recommended</w:t>
      </w:r>
      <w:r>
        <w:rPr>
          <w:spacing w:val="33"/>
          <w:w w:val="105"/>
        </w:rPr>
        <w:t xml:space="preserve"> </w:t>
      </w:r>
      <w:r>
        <w:rPr>
          <w:w w:val="105"/>
        </w:rPr>
        <w:t>on</w:t>
      </w:r>
      <w:r>
        <w:rPr>
          <w:spacing w:val="33"/>
          <w:w w:val="105"/>
        </w:rPr>
        <w:t xml:space="preserve"> </w:t>
      </w:r>
      <w:r>
        <w:rPr>
          <w:w w:val="105"/>
        </w:rPr>
        <w:t>the</w:t>
      </w:r>
      <w:r>
        <w:rPr>
          <w:spacing w:val="33"/>
          <w:w w:val="105"/>
        </w:rPr>
        <w:t xml:space="preserve"> </w:t>
      </w:r>
      <w:r>
        <w:rPr>
          <w:w w:val="105"/>
        </w:rPr>
        <w:t>basis of its assessment criteria.</w:t>
      </w:r>
      <w:r>
        <w:rPr>
          <w:spacing w:val="36"/>
          <w:w w:val="105"/>
        </w:rPr>
        <w:t xml:space="preserve"> </w:t>
      </w:r>
      <w:r>
        <w:rPr>
          <w:w w:val="105"/>
        </w:rPr>
        <w:t>An evaluation conducted five years after the establishment of Fund found no</w:t>
      </w:r>
      <w:r>
        <w:rPr>
          <w:spacing w:val="34"/>
          <w:w w:val="105"/>
        </w:rPr>
        <w:t xml:space="preserve"> </w:t>
      </w:r>
      <w:r>
        <w:rPr>
          <w:w w:val="105"/>
        </w:rPr>
        <w:t>meaningful</w:t>
      </w:r>
      <w:r>
        <w:rPr>
          <w:spacing w:val="33"/>
          <w:w w:val="105"/>
        </w:rPr>
        <w:t xml:space="preserve"> </w:t>
      </w:r>
      <w:r>
        <w:rPr>
          <w:w w:val="105"/>
        </w:rPr>
        <w:t>benefit</w:t>
      </w:r>
      <w:r>
        <w:rPr>
          <w:spacing w:val="34"/>
          <w:w w:val="105"/>
        </w:rPr>
        <w:t xml:space="preserve"> </w:t>
      </w:r>
      <w:r>
        <w:rPr>
          <w:w w:val="105"/>
        </w:rPr>
        <w:t>to</w:t>
      </w:r>
      <w:r>
        <w:rPr>
          <w:spacing w:val="34"/>
          <w:w w:val="105"/>
        </w:rPr>
        <w:t xml:space="preserve"> </w:t>
      </w:r>
      <w:r>
        <w:rPr>
          <w:w w:val="105"/>
        </w:rPr>
        <w:t>patients</w:t>
      </w:r>
      <w:r>
        <w:rPr>
          <w:spacing w:val="34"/>
          <w:w w:val="105"/>
        </w:rPr>
        <w:t xml:space="preserve"> </w:t>
      </w:r>
      <w:r>
        <w:rPr>
          <w:w w:val="105"/>
        </w:rPr>
        <w:t>or</w:t>
      </w:r>
      <w:r>
        <w:rPr>
          <w:spacing w:val="33"/>
          <w:w w:val="105"/>
        </w:rPr>
        <w:t xml:space="preserve"> </w:t>
      </w:r>
      <w:r>
        <w:rPr>
          <w:w w:val="105"/>
        </w:rPr>
        <w:t>society,</w:t>
      </w:r>
      <w:r>
        <w:rPr>
          <w:spacing w:val="35"/>
          <w:w w:val="105"/>
        </w:rPr>
        <w:t xml:space="preserve"> </w:t>
      </w:r>
      <w:r>
        <w:rPr>
          <w:w w:val="105"/>
        </w:rPr>
        <w:t>when</w:t>
      </w:r>
      <w:r>
        <w:rPr>
          <w:spacing w:val="34"/>
          <w:w w:val="105"/>
        </w:rPr>
        <w:t xml:space="preserve"> </w:t>
      </w:r>
      <w:r>
        <w:rPr>
          <w:w w:val="105"/>
        </w:rPr>
        <w:t>measured</w:t>
      </w:r>
      <w:r>
        <w:rPr>
          <w:spacing w:val="33"/>
          <w:w w:val="105"/>
        </w:rPr>
        <w:t xml:space="preserve"> </w:t>
      </w:r>
      <w:r>
        <w:rPr>
          <w:w w:val="105"/>
        </w:rPr>
        <w:t>in</w:t>
      </w:r>
      <w:r>
        <w:rPr>
          <w:spacing w:val="34"/>
          <w:w w:val="105"/>
        </w:rPr>
        <w:t xml:space="preserve"> </w:t>
      </w:r>
      <w:r>
        <w:rPr>
          <w:w w:val="105"/>
        </w:rPr>
        <w:t>terms</w:t>
      </w:r>
      <w:r>
        <w:rPr>
          <w:spacing w:val="34"/>
          <w:w w:val="105"/>
        </w:rPr>
        <w:t xml:space="preserve"> </w:t>
      </w:r>
      <w:r>
        <w:rPr>
          <w:w w:val="105"/>
        </w:rPr>
        <w:t>of</w:t>
      </w:r>
      <w:r>
        <w:rPr>
          <w:spacing w:val="33"/>
          <w:w w:val="105"/>
        </w:rPr>
        <w:t xml:space="preserve"> </w:t>
      </w:r>
      <w:r>
        <w:rPr>
          <w:w w:val="105"/>
        </w:rPr>
        <w:t>survival,</w:t>
      </w:r>
      <w:r>
        <w:rPr>
          <w:spacing w:val="35"/>
          <w:w w:val="105"/>
        </w:rPr>
        <w:t xml:space="preserve"> </w:t>
      </w:r>
      <w:r>
        <w:rPr>
          <w:w w:val="105"/>
        </w:rPr>
        <w:t>quality</w:t>
      </w:r>
      <w:r>
        <w:rPr>
          <w:spacing w:val="34"/>
          <w:w w:val="105"/>
        </w:rPr>
        <w:t xml:space="preserve"> </w:t>
      </w:r>
      <w:r>
        <w:rPr>
          <w:w w:val="105"/>
        </w:rPr>
        <w:t>of</w:t>
      </w:r>
      <w:r>
        <w:rPr>
          <w:spacing w:val="33"/>
          <w:w w:val="105"/>
        </w:rPr>
        <w:t xml:space="preserve"> </w:t>
      </w:r>
      <w:r>
        <w:rPr>
          <w:w w:val="105"/>
        </w:rPr>
        <w:t>life, or toxicity, and suggested potential societal harm once opportunity costs were taken into account (Aggarwal</w:t>
      </w:r>
      <w:r>
        <w:rPr>
          <w:spacing w:val="15"/>
          <w:w w:val="105"/>
        </w:rPr>
        <w:t xml:space="preserve"> </w:t>
      </w:r>
      <w:r>
        <w:rPr>
          <w:w w:val="105"/>
        </w:rPr>
        <w:t>et</w:t>
      </w:r>
      <w:r>
        <w:rPr>
          <w:spacing w:val="15"/>
          <w:w w:val="105"/>
        </w:rPr>
        <w:t xml:space="preserve"> </w:t>
      </w:r>
      <w:r>
        <w:rPr>
          <w:w w:val="105"/>
        </w:rPr>
        <w:t>al.</w:t>
      </w:r>
      <w:r>
        <w:rPr>
          <w:spacing w:val="15"/>
          <w:w w:val="105"/>
        </w:rPr>
        <w:t xml:space="preserve"> </w:t>
      </w:r>
      <w:hyperlink w:anchor="_bookmark13" w:history="1">
        <w:r w:rsidR="005D491A">
          <w:rPr>
            <w:w w:val="105"/>
          </w:rPr>
          <w:t>2017).</w:t>
        </w:r>
      </w:hyperlink>
      <w:r>
        <w:rPr>
          <w:spacing w:val="40"/>
          <w:w w:val="105"/>
        </w:rPr>
        <w:t xml:space="preserve"> </w:t>
      </w:r>
      <w:r>
        <w:rPr>
          <w:w w:val="105"/>
        </w:rPr>
        <w:t>Thus,</w:t>
      </w:r>
      <w:r>
        <w:rPr>
          <w:spacing w:val="15"/>
          <w:w w:val="105"/>
        </w:rPr>
        <w:t xml:space="preserve"> </w:t>
      </w:r>
      <w:r>
        <w:rPr>
          <w:w w:val="105"/>
        </w:rPr>
        <w:t>while</w:t>
      </w:r>
      <w:r>
        <w:rPr>
          <w:spacing w:val="15"/>
          <w:w w:val="105"/>
        </w:rPr>
        <w:t xml:space="preserve"> </w:t>
      </w:r>
      <w:r>
        <w:rPr>
          <w:w w:val="105"/>
        </w:rPr>
        <w:t>new</w:t>
      </w:r>
      <w:r>
        <w:rPr>
          <w:spacing w:val="15"/>
          <w:w w:val="105"/>
        </w:rPr>
        <w:t xml:space="preserve"> </w:t>
      </w:r>
      <w:r>
        <w:rPr>
          <w:w w:val="105"/>
        </w:rPr>
        <w:t>medications</w:t>
      </w:r>
      <w:r>
        <w:rPr>
          <w:spacing w:val="15"/>
          <w:w w:val="105"/>
        </w:rPr>
        <w:t xml:space="preserve"> </w:t>
      </w:r>
      <w:r>
        <w:rPr>
          <w:w w:val="105"/>
        </w:rPr>
        <w:t>may</w:t>
      </w:r>
      <w:r>
        <w:rPr>
          <w:spacing w:val="15"/>
          <w:w w:val="105"/>
        </w:rPr>
        <w:t xml:space="preserve"> </w:t>
      </w:r>
      <w:r>
        <w:rPr>
          <w:w w:val="105"/>
        </w:rPr>
        <w:t>have</w:t>
      </w:r>
      <w:r>
        <w:rPr>
          <w:spacing w:val="15"/>
          <w:w w:val="105"/>
        </w:rPr>
        <w:t xml:space="preserve"> </w:t>
      </w:r>
      <w:r>
        <w:rPr>
          <w:w w:val="105"/>
        </w:rPr>
        <w:t>brought</w:t>
      </w:r>
      <w:r>
        <w:rPr>
          <w:spacing w:val="15"/>
          <w:w w:val="105"/>
        </w:rPr>
        <w:t xml:space="preserve"> </w:t>
      </w:r>
      <w:r>
        <w:rPr>
          <w:w w:val="105"/>
        </w:rPr>
        <w:t>hope</w:t>
      </w:r>
      <w:r>
        <w:rPr>
          <w:spacing w:val="15"/>
          <w:w w:val="105"/>
        </w:rPr>
        <w:t xml:space="preserve"> </w:t>
      </w:r>
      <w:r>
        <w:rPr>
          <w:w w:val="105"/>
        </w:rPr>
        <w:t>to</w:t>
      </w:r>
      <w:r>
        <w:rPr>
          <w:spacing w:val="15"/>
          <w:w w:val="105"/>
        </w:rPr>
        <w:t xml:space="preserve"> </w:t>
      </w:r>
      <w:r>
        <w:rPr>
          <w:w w:val="105"/>
        </w:rPr>
        <w:t>patients,</w:t>
      </w:r>
      <w:r>
        <w:rPr>
          <w:spacing w:val="15"/>
          <w:w w:val="105"/>
        </w:rPr>
        <w:t xml:space="preserve"> </w:t>
      </w:r>
      <w:r>
        <w:rPr>
          <w:w w:val="105"/>
        </w:rPr>
        <w:t>this</w:t>
      </w:r>
      <w:r>
        <w:rPr>
          <w:spacing w:val="15"/>
          <w:w w:val="105"/>
        </w:rPr>
        <w:t xml:space="preserve"> </w:t>
      </w:r>
      <w:r>
        <w:rPr>
          <w:w w:val="105"/>
        </w:rPr>
        <w:t>hope</w:t>
      </w:r>
      <w:r w:rsidR="00812742">
        <w:rPr>
          <w:w w:val="105"/>
        </w:rPr>
        <w:t xml:space="preserve"> </w:t>
      </w:r>
      <w:r>
        <w:rPr>
          <w:w w:val="110"/>
        </w:rPr>
        <w:t>appeared to a large extent unfounded.</w:t>
      </w:r>
      <w:r>
        <w:rPr>
          <w:spacing w:val="28"/>
          <w:w w:val="110"/>
        </w:rPr>
        <w:t xml:space="preserve"> </w:t>
      </w:r>
      <w:r>
        <w:rPr>
          <w:w w:val="110"/>
        </w:rPr>
        <w:t>Overall, retrospective analyses of novel cancer medicines approved</w:t>
      </w:r>
      <w:r>
        <w:rPr>
          <w:spacing w:val="-15"/>
          <w:w w:val="110"/>
        </w:rPr>
        <w:t xml:space="preserve"> </w:t>
      </w:r>
      <w:r>
        <w:rPr>
          <w:w w:val="110"/>
        </w:rPr>
        <w:t>through</w:t>
      </w:r>
      <w:r>
        <w:rPr>
          <w:spacing w:val="-15"/>
          <w:w w:val="110"/>
        </w:rPr>
        <w:t xml:space="preserve"> </w:t>
      </w:r>
      <w:r>
        <w:rPr>
          <w:w w:val="110"/>
        </w:rPr>
        <w:t>accelerated</w:t>
      </w:r>
      <w:r>
        <w:rPr>
          <w:spacing w:val="-15"/>
          <w:w w:val="110"/>
        </w:rPr>
        <w:t xml:space="preserve"> </w:t>
      </w:r>
      <w:r>
        <w:rPr>
          <w:w w:val="110"/>
        </w:rPr>
        <w:t>access</w:t>
      </w:r>
      <w:r>
        <w:rPr>
          <w:spacing w:val="-15"/>
          <w:w w:val="110"/>
        </w:rPr>
        <w:t xml:space="preserve"> </w:t>
      </w:r>
      <w:r>
        <w:rPr>
          <w:w w:val="110"/>
        </w:rPr>
        <w:t>pathways</w:t>
      </w:r>
      <w:r>
        <w:rPr>
          <w:spacing w:val="-15"/>
          <w:w w:val="110"/>
        </w:rPr>
        <w:t xml:space="preserve"> </w:t>
      </w:r>
      <w:r>
        <w:rPr>
          <w:w w:val="110"/>
        </w:rPr>
        <w:t>suggest</w:t>
      </w:r>
      <w:r>
        <w:rPr>
          <w:spacing w:val="-15"/>
          <w:w w:val="110"/>
        </w:rPr>
        <w:t xml:space="preserve"> </w:t>
      </w:r>
      <w:r>
        <w:rPr>
          <w:w w:val="110"/>
        </w:rPr>
        <w:t>very</w:t>
      </w:r>
      <w:r>
        <w:rPr>
          <w:spacing w:val="-15"/>
          <w:w w:val="110"/>
        </w:rPr>
        <w:t xml:space="preserve"> </w:t>
      </w:r>
      <w:r>
        <w:rPr>
          <w:w w:val="110"/>
        </w:rPr>
        <w:t>limited</w:t>
      </w:r>
      <w:r>
        <w:rPr>
          <w:spacing w:val="-15"/>
          <w:w w:val="110"/>
        </w:rPr>
        <w:t xml:space="preserve"> </w:t>
      </w:r>
      <w:r>
        <w:rPr>
          <w:w w:val="110"/>
        </w:rPr>
        <w:t>added</w:t>
      </w:r>
      <w:r>
        <w:rPr>
          <w:spacing w:val="-15"/>
          <w:w w:val="110"/>
        </w:rPr>
        <w:t xml:space="preserve"> </w:t>
      </w:r>
      <w:r>
        <w:rPr>
          <w:w w:val="110"/>
        </w:rPr>
        <w:t>clinical</w:t>
      </w:r>
      <w:r>
        <w:rPr>
          <w:spacing w:val="-15"/>
          <w:w w:val="110"/>
        </w:rPr>
        <w:t xml:space="preserve"> </w:t>
      </w:r>
      <w:r>
        <w:rPr>
          <w:w w:val="110"/>
        </w:rPr>
        <w:t>benefits</w:t>
      </w:r>
      <w:r>
        <w:rPr>
          <w:spacing w:val="-15"/>
          <w:w w:val="110"/>
        </w:rPr>
        <w:t xml:space="preserve"> </w:t>
      </w:r>
      <w:r>
        <w:rPr>
          <w:w w:val="110"/>
        </w:rPr>
        <w:t xml:space="preserve">(Davis et al. </w:t>
      </w:r>
      <w:hyperlink w:anchor="_bookmark34" w:history="1">
        <w:r w:rsidR="005D491A">
          <w:rPr>
            <w:w w:val="110"/>
          </w:rPr>
          <w:t>2017;</w:t>
        </w:r>
      </w:hyperlink>
      <w:r>
        <w:rPr>
          <w:w w:val="110"/>
        </w:rPr>
        <w:t xml:space="preserve"> Hwang et al. </w:t>
      </w:r>
      <w:hyperlink w:anchor="_bookmark57" w:history="1">
        <w:r w:rsidR="005D491A">
          <w:rPr>
            <w:w w:val="110"/>
          </w:rPr>
          <w:t>2020;</w:t>
        </w:r>
      </w:hyperlink>
      <w:r>
        <w:rPr>
          <w:w w:val="110"/>
        </w:rPr>
        <w:t xml:space="preserve"> </w:t>
      </w:r>
      <w:proofErr w:type="spellStart"/>
      <w:r>
        <w:rPr>
          <w:w w:val="110"/>
        </w:rPr>
        <w:t>Brinkhuis</w:t>
      </w:r>
      <w:proofErr w:type="spellEnd"/>
      <w:r>
        <w:rPr>
          <w:w w:val="110"/>
        </w:rPr>
        <w:t xml:space="preserve"> et al. </w:t>
      </w:r>
      <w:hyperlink w:anchor="_bookmark24" w:history="1">
        <w:r w:rsidR="005D491A">
          <w:rPr>
            <w:w w:val="110"/>
          </w:rPr>
          <w:t>2024).</w:t>
        </w:r>
      </w:hyperlink>
    </w:p>
    <w:p w14:paraId="5CC6F3A7" w14:textId="77777777" w:rsidR="005D491A" w:rsidRDefault="005D491A">
      <w:pPr>
        <w:pStyle w:val="BodyText"/>
        <w:spacing w:before="113"/>
      </w:pPr>
    </w:p>
    <w:p w14:paraId="577E4600" w14:textId="77777777" w:rsidR="005D491A" w:rsidRDefault="00000000">
      <w:pPr>
        <w:pStyle w:val="Heading1"/>
        <w:numPr>
          <w:ilvl w:val="0"/>
          <w:numId w:val="2"/>
        </w:numPr>
        <w:tabs>
          <w:tab w:val="left" w:pos="844"/>
        </w:tabs>
        <w:spacing w:line="271" w:lineRule="auto"/>
        <w:ind w:right="358"/>
      </w:pPr>
      <w:bookmarkStart w:id="3" w:name="Theoretical_framework:_prospect_theory_a"/>
      <w:bookmarkStart w:id="4" w:name="_bookmark1"/>
      <w:bookmarkEnd w:id="3"/>
      <w:bookmarkEnd w:id="4"/>
      <w:r>
        <w:rPr>
          <w:spacing w:val="-2"/>
        </w:rPr>
        <w:t>Theoretical</w:t>
      </w:r>
      <w:r>
        <w:rPr>
          <w:spacing w:val="-3"/>
        </w:rPr>
        <w:t xml:space="preserve"> </w:t>
      </w:r>
      <w:r>
        <w:rPr>
          <w:spacing w:val="-2"/>
        </w:rPr>
        <w:t>framework:</w:t>
      </w:r>
      <w:r>
        <w:rPr>
          <w:spacing w:val="22"/>
        </w:rPr>
        <w:t xml:space="preserve"> </w:t>
      </w:r>
      <w:r>
        <w:rPr>
          <w:spacing w:val="-2"/>
        </w:rPr>
        <w:t>prospect theory</w:t>
      </w:r>
      <w:r>
        <w:rPr>
          <w:spacing w:val="-3"/>
        </w:rPr>
        <w:t xml:space="preserve"> </w:t>
      </w:r>
      <w:r>
        <w:rPr>
          <w:spacing w:val="-2"/>
        </w:rPr>
        <w:t>and the</w:t>
      </w:r>
      <w:r>
        <w:rPr>
          <w:spacing w:val="-1"/>
        </w:rPr>
        <w:t xml:space="preserve"> </w:t>
      </w:r>
      <w:r>
        <w:rPr>
          <w:spacing w:val="-2"/>
        </w:rPr>
        <w:t xml:space="preserve">rule of rescue </w:t>
      </w:r>
      <w:r>
        <w:t>in delegated healthcare</w:t>
      </w:r>
    </w:p>
    <w:p w14:paraId="22506344" w14:textId="77777777" w:rsidR="005D491A" w:rsidRDefault="00000000">
      <w:pPr>
        <w:pStyle w:val="BodyText"/>
        <w:spacing w:before="179" w:line="256" w:lineRule="auto"/>
        <w:ind w:left="334" w:right="330" w:firstLine="25"/>
        <w:jc w:val="both"/>
      </w:pPr>
      <w:r>
        <w:rPr>
          <w:w w:val="105"/>
        </w:rPr>
        <w:lastRenderedPageBreak/>
        <w:t xml:space="preserve">Prospect theory provides the micro-foundations for understanding how citizens evaluate distributive choices in healthcare rationing and why such evaluations are reference-point dependent. Individuals do not assess outcomes in terms of final states, but as gains and losses relative to a reference point (Kahneman and Tversky </w:t>
      </w:r>
      <w:hyperlink w:anchor="_bookmark61" w:history="1">
        <w:r w:rsidR="005D491A">
          <w:rPr>
            <w:w w:val="105"/>
          </w:rPr>
          <w:t>1979,</w:t>
        </w:r>
      </w:hyperlink>
      <w:r>
        <w:rPr>
          <w:w w:val="105"/>
        </w:rPr>
        <w:t xml:space="preserve"> p. 263).</w:t>
      </w:r>
      <w:r>
        <w:rPr>
          <w:spacing w:val="40"/>
          <w:w w:val="105"/>
        </w:rPr>
        <w:t xml:space="preserve"> </w:t>
      </w:r>
      <w:r>
        <w:rPr>
          <w:w w:val="105"/>
        </w:rPr>
        <w:t xml:space="preserve">The canonical prospect-theoretic value function is concave for gains, convex for losses, and steeper in the loss domain (Kahneman and Tversky </w:t>
      </w:r>
      <w:hyperlink w:anchor="_bookmark62" w:history="1">
        <w:r w:rsidR="005D491A">
          <w:rPr>
            <w:w w:val="105"/>
          </w:rPr>
          <w:t>1984,</w:t>
        </w:r>
      </w:hyperlink>
      <w:r>
        <w:rPr>
          <w:w w:val="105"/>
        </w:rPr>
        <w:t xml:space="preserve"> p. 342), implying diminishing sensitivity and, crucially, loss aversion:</w:t>
      </w:r>
      <w:r>
        <w:rPr>
          <w:spacing w:val="40"/>
          <w:w w:val="105"/>
        </w:rPr>
        <w:t xml:space="preserve"> </w:t>
      </w:r>
      <w:r>
        <w:rPr>
          <w:w w:val="105"/>
        </w:rPr>
        <w:t>losses loom larger than equivalent gains.</w:t>
      </w:r>
      <w:r>
        <w:rPr>
          <w:spacing w:val="40"/>
          <w:w w:val="105"/>
        </w:rPr>
        <w:t xml:space="preserve"> </w:t>
      </w:r>
      <w:r>
        <w:rPr>
          <w:w w:val="105"/>
        </w:rPr>
        <w:t>These regularities remain among the most robust findings in decision research (Barberis</w:t>
      </w:r>
      <w:r>
        <w:rPr>
          <w:spacing w:val="40"/>
          <w:w w:val="105"/>
        </w:rPr>
        <w:t xml:space="preserve"> </w:t>
      </w:r>
      <w:hyperlink w:anchor="_bookmark19" w:history="1">
        <w:r w:rsidR="005D491A">
          <w:rPr>
            <w:w w:val="105"/>
          </w:rPr>
          <w:t>2013).</w:t>
        </w:r>
      </w:hyperlink>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context</w:t>
      </w:r>
      <w:r>
        <w:rPr>
          <w:spacing w:val="40"/>
          <w:w w:val="105"/>
        </w:rPr>
        <w:t xml:space="preserve"> </w:t>
      </w:r>
      <w:r>
        <w:rPr>
          <w:w w:val="105"/>
        </w:rPr>
        <w:t>of</w:t>
      </w:r>
      <w:r>
        <w:rPr>
          <w:spacing w:val="40"/>
          <w:w w:val="105"/>
        </w:rPr>
        <w:t xml:space="preserve"> </w:t>
      </w:r>
      <w:r>
        <w:rPr>
          <w:w w:val="105"/>
        </w:rPr>
        <w:t>healthcare</w:t>
      </w:r>
      <w:r>
        <w:rPr>
          <w:spacing w:val="40"/>
          <w:w w:val="105"/>
        </w:rPr>
        <w:t xml:space="preserve"> </w:t>
      </w:r>
      <w:r>
        <w:rPr>
          <w:w w:val="105"/>
        </w:rPr>
        <w:t>rationing,</w:t>
      </w:r>
      <w:r>
        <w:rPr>
          <w:spacing w:val="40"/>
          <w:w w:val="105"/>
        </w:rPr>
        <w:t xml:space="preserve"> </w:t>
      </w:r>
      <w:r>
        <w:rPr>
          <w:w w:val="105"/>
        </w:rPr>
        <w:t>this</w:t>
      </w:r>
      <w:r>
        <w:rPr>
          <w:spacing w:val="40"/>
          <w:w w:val="105"/>
        </w:rPr>
        <w:t xml:space="preserve"> </w:t>
      </w:r>
      <w:r>
        <w:rPr>
          <w:w w:val="105"/>
        </w:rPr>
        <w:t>implies</w:t>
      </w:r>
      <w:r>
        <w:rPr>
          <w:spacing w:val="40"/>
          <w:w w:val="105"/>
        </w:rPr>
        <w:t xml:space="preserve"> </w:t>
      </w:r>
      <w:r>
        <w:rPr>
          <w:w w:val="105"/>
        </w:rPr>
        <w:t>that</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reimbursement</w:t>
      </w:r>
      <w:r>
        <w:rPr>
          <w:spacing w:val="40"/>
          <w:w w:val="105"/>
        </w:rPr>
        <w:t xml:space="preserve"> </w:t>
      </w:r>
      <w:r>
        <w:rPr>
          <w:w w:val="105"/>
        </w:rPr>
        <w:t>decision can be psychologically represented either as avoiding a loss (not withholding a last-resort option) or as</w:t>
      </w:r>
      <w:r>
        <w:rPr>
          <w:spacing w:val="40"/>
          <w:w w:val="105"/>
        </w:rPr>
        <w:t xml:space="preserve"> </w:t>
      </w:r>
      <w:r>
        <w:rPr>
          <w:w w:val="105"/>
        </w:rPr>
        <w:t>protecting</w:t>
      </w:r>
      <w:r>
        <w:rPr>
          <w:spacing w:val="40"/>
          <w:w w:val="105"/>
        </w:rPr>
        <w:t xml:space="preserve"> </w:t>
      </w:r>
      <w:r>
        <w:rPr>
          <w:w w:val="105"/>
        </w:rPr>
        <w:t>a</w:t>
      </w:r>
      <w:r>
        <w:rPr>
          <w:spacing w:val="40"/>
          <w:w w:val="105"/>
        </w:rPr>
        <w:t xml:space="preserve"> </w:t>
      </w:r>
      <w:r>
        <w:rPr>
          <w:w w:val="105"/>
        </w:rPr>
        <w:t>gain</w:t>
      </w:r>
      <w:r>
        <w:rPr>
          <w:spacing w:val="40"/>
          <w:w w:val="105"/>
        </w:rPr>
        <w:t xml:space="preserve"> </w:t>
      </w:r>
      <w:r>
        <w:rPr>
          <w:w w:val="105"/>
        </w:rPr>
        <w:t>(preserving</w:t>
      </w:r>
      <w:r>
        <w:rPr>
          <w:spacing w:val="40"/>
          <w:w w:val="105"/>
        </w:rPr>
        <w:t xml:space="preserve"> </w:t>
      </w:r>
      <w:r>
        <w:rPr>
          <w:w w:val="105"/>
        </w:rPr>
        <w:t>finite</w:t>
      </w:r>
      <w:r>
        <w:rPr>
          <w:spacing w:val="40"/>
          <w:w w:val="105"/>
        </w:rPr>
        <w:t xml:space="preserve"> </w:t>
      </w:r>
      <w:r>
        <w:rPr>
          <w:w w:val="105"/>
        </w:rPr>
        <w:t>collective</w:t>
      </w:r>
      <w:r>
        <w:rPr>
          <w:spacing w:val="40"/>
          <w:w w:val="105"/>
        </w:rPr>
        <w:t xml:space="preserve"> </w:t>
      </w:r>
      <w:r>
        <w:rPr>
          <w:w w:val="105"/>
        </w:rPr>
        <w:t>resources),</w:t>
      </w:r>
      <w:r>
        <w:rPr>
          <w:spacing w:val="40"/>
          <w:w w:val="105"/>
        </w:rPr>
        <w:t xml:space="preserve"> </w:t>
      </w:r>
      <w:r>
        <w:rPr>
          <w:w w:val="105"/>
        </w:rPr>
        <w:t>and</w:t>
      </w:r>
      <w:r>
        <w:rPr>
          <w:spacing w:val="40"/>
          <w:w w:val="105"/>
        </w:rPr>
        <w:t xml:space="preserve"> </w:t>
      </w:r>
      <w:r>
        <w:rPr>
          <w:w w:val="105"/>
        </w:rPr>
        <w:t>these</w:t>
      </w:r>
      <w:r>
        <w:rPr>
          <w:spacing w:val="40"/>
          <w:w w:val="105"/>
        </w:rPr>
        <w:t xml:space="preserve"> </w:t>
      </w:r>
      <w:r>
        <w:rPr>
          <w:w w:val="105"/>
        </w:rPr>
        <w:t>alternative</w:t>
      </w:r>
      <w:r>
        <w:rPr>
          <w:spacing w:val="40"/>
          <w:w w:val="105"/>
        </w:rPr>
        <w:t xml:space="preserve"> </w:t>
      </w:r>
      <w:r>
        <w:rPr>
          <w:w w:val="105"/>
        </w:rPr>
        <w:t xml:space="preserve">representations can generate systematically different preferences even when clinical information and costs are held </w:t>
      </w:r>
      <w:r>
        <w:rPr>
          <w:spacing w:val="-2"/>
          <w:w w:val="105"/>
        </w:rPr>
        <w:t>constant.</w:t>
      </w:r>
    </w:p>
    <w:p w14:paraId="00FCE573" w14:textId="77777777" w:rsidR="005D491A" w:rsidRDefault="00000000">
      <w:pPr>
        <w:pStyle w:val="BodyText"/>
        <w:spacing w:before="3" w:line="256" w:lineRule="auto"/>
        <w:ind w:left="334" w:right="319" w:firstLine="364"/>
        <w:jc w:val="both"/>
      </w:pPr>
      <w:r>
        <w:t>Reference points are not fixed.</w:t>
      </w:r>
      <w:r>
        <w:rPr>
          <w:spacing w:val="40"/>
        </w:rPr>
        <w:t xml:space="preserve"> </w:t>
      </w:r>
      <w:r>
        <w:t xml:space="preserve">They are shaped by expectations and by communicated baselines </w:t>
      </w:r>
      <w:r>
        <w:rPr>
          <w:w w:val="110"/>
        </w:rPr>
        <w:t>(</w:t>
      </w:r>
      <w:proofErr w:type="spellStart"/>
      <w:r>
        <w:rPr>
          <w:w w:val="110"/>
        </w:rPr>
        <w:t>Koszegi</w:t>
      </w:r>
      <w:proofErr w:type="spellEnd"/>
      <w:r>
        <w:rPr>
          <w:spacing w:val="-8"/>
          <w:w w:val="110"/>
        </w:rPr>
        <w:t xml:space="preserve"> </w:t>
      </w:r>
      <w:r>
        <w:rPr>
          <w:w w:val="110"/>
        </w:rPr>
        <w:t>and</w:t>
      </w:r>
      <w:r>
        <w:rPr>
          <w:spacing w:val="-8"/>
          <w:w w:val="110"/>
        </w:rPr>
        <w:t xml:space="preserve"> </w:t>
      </w:r>
      <w:r>
        <w:rPr>
          <w:w w:val="110"/>
        </w:rPr>
        <w:t>Rabin</w:t>
      </w:r>
      <w:r>
        <w:rPr>
          <w:spacing w:val="-8"/>
          <w:w w:val="110"/>
        </w:rPr>
        <w:t xml:space="preserve"> </w:t>
      </w:r>
      <w:hyperlink w:anchor="_bookmark66" w:history="1">
        <w:r w:rsidR="005D491A">
          <w:rPr>
            <w:w w:val="110"/>
          </w:rPr>
          <w:t>2006;</w:t>
        </w:r>
      </w:hyperlink>
      <w:r>
        <w:rPr>
          <w:spacing w:val="-8"/>
          <w:w w:val="110"/>
        </w:rPr>
        <w:t xml:space="preserve"> </w:t>
      </w:r>
      <w:proofErr w:type="spellStart"/>
      <w:r>
        <w:rPr>
          <w:w w:val="110"/>
        </w:rPr>
        <w:t>Koszegi</w:t>
      </w:r>
      <w:proofErr w:type="spellEnd"/>
      <w:r>
        <w:rPr>
          <w:spacing w:val="-8"/>
          <w:w w:val="110"/>
        </w:rPr>
        <w:t xml:space="preserve"> </w:t>
      </w:r>
      <w:r>
        <w:rPr>
          <w:w w:val="110"/>
        </w:rPr>
        <w:t>and</w:t>
      </w:r>
      <w:r>
        <w:rPr>
          <w:spacing w:val="-8"/>
          <w:w w:val="110"/>
        </w:rPr>
        <w:t xml:space="preserve"> </w:t>
      </w:r>
      <w:r>
        <w:rPr>
          <w:w w:val="110"/>
        </w:rPr>
        <w:t>Rabin</w:t>
      </w:r>
      <w:r>
        <w:rPr>
          <w:spacing w:val="-8"/>
          <w:w w:val="110"/>
        </w:rPr>
        <w:t xml:space="preserve"> </w:t>
      </w:r>
      <w:hyperlink w:anchor="_bookmark67" w:history="1">
        <w:r w:rsidR="005D491A">
          <w:rPr>
            <w:w w:val="110"/>
          </w:rPr>
          <w:t>2007).</w:t>
        </w:r>
      </w:hyperlink>
      <w:r>
        <w:rPr>
          <w:w w:val="110"/>
        </w:rPr>
        <w:t xml:space="preserve"> In</w:t>
      </w:r>
      <w:r>
        <w:rPr>
          <w:spacing w:val="-8"/>
          <w:w w:val="110"/>
        </w:rPr>
        <w:t xml:space="preserve"> </w:t>
      </w:r>
      <w:r>
        <w:rPr>
          <w:w w:val="110"/>
        </w:rPr>
        <w:t>policy</w:t>
      </w:r>
      <w:r>
        <w:rPr>
          <w:spacing w:val="-8"/>
          <w:w w:val="110"/>
        </w:rPr>
        <w:t xml:space="preserve"> </w:t>
      </w:r>
      <w:r>
        <w:rPr>
          <w:w w:val="110"/>
        </w:rPr>
        <w:t>environments,</w:t>
      </w:r>
      <w:r>
        <w:rPr>
          <w:spacing w:val="-8"/>
          <w:w w:val="110"/>
        </w:rPr>
        <w:t xml:space="preserve"> </w:t>
      </w:r>
      <w:r>
        <w:rPr>
          <w:w w:val="110"/>
        </w:rPr>
        <w:t>where</w:t>
      </w:r>
      <w:r>
        <w:rPr>
          <w:spacing w:val="-8"/>
          <w:w w:val="110"/>
        </w:rPr>
        <w:t xml:space="preserve"> </w:t>
      </w:r>
      <w:r>
        <w:rPr>
          <w:w w:val="110"/>
        </w:rPr>
        <w:t>most</w:t>
      </w:r>
      <w:r>
        <w:rPr>
          <w:spacing w:val="-8"/>
          <w:w w:val="110"/>
        </w:rPr>
        <w:t xml:space="preserve"> </w:t>
      </w:r>
      <w:r>
        <w:rPr>
          <w:w w:val="110"/>
        </w:rPr>
        <w:t>citizens encounter</w:t>
      </w:r>
      <w:r>
        <w:rPr>
          <w:spacing w:val="-7"/>
          <w:w w:val="110"/>
        </w:rPr>
        <w:t xml:space="preserve"> </w:t>
      </w:r>
      <w:r>
        <w:rPr>
          <w:w w:val="110"/>
        </w:rPr>
        <w:t>specialized</w:t>
      </w:r>
      <w:r>
        <w:rPr>
          <w:spacing w:val="-7"/>
          <w:w w:val="110"/>
        </w:rPr>
        <w:t xml:space="preserve"> </w:t>
      </w:r>
      <w:r>
        <w:rPr>
          <w:w w:val="110"/>
        </w:rPr>
        <w:t>decisions</w:t>
      </w:r>
      <w:r>
        <w:rPr>
          <w:spacing w:val="-7"/>
          <w:w w:val="110"/>
        </w:rPr>
        <w:t xml:space="preserve"> </w:t>
      </w:r>
      <w:r>
        <w:rPr>
          <w:w w:val="110"/>
        </w:rPr>
        <w:t>through</w:t>
      </w:r>
      <w:r>
        <w:rPr>
          <w:spacing w:val="-7"/>
          <w:w w:val="110"/>
        </w:rPr>
        <w:t xml:space="preserve"> </w:t>
      </w:r>
      <w:r>
        <w:rPr>
          <w:w w:val="110"/>
        </w:rPr>
        <w:t>mediated</w:t>
      </w:r>
      <w:r>
        <w:rPr>
          <w:spacing w:val="-7"/>
          <w:w w:val="110"/>
        </w:rPr>
        <w:t xml:space="preserve"> </w:t>
      </w:r>
      <w:r>
        <w:rPr>
          <w:w w:val="110"/>
        </w:rPr>
        <w:t>communication,</w:t>
      </w:r>
      <w:r>
        <w:rPr>
          <w:spacing w:val="-7"/>
          <w:w w:val="110"/>
        </w:rPr>
        <w:t xml:space="preserve"> </w:t>
      </w:r>
      <w:r>
        <w:rPr>
          <w:w w:val="110"/>
        </w:rPr>
        <w:t>the</w:t>
      </w:r>
      <w:r>
        <w:rPr>
          <w:spacing w:val="-7"/>
          <w:w w:val="110"/>
        </w:rPr>
        <w:t xml:space="preserve"> </w:t>
      </w:r>
      <w:r>
        <w:rPr>
          <w:w w:val="110"/>
        </w:rPr>
        <w:t>descriptive</w:t>
      </w:r>
      <w:r>
        <w:rPr>
          <w:spacing w:val="-7"/>
          <w:w w:val="110"/>
        </w:rPr>
        <w:t xml:space="preserve"> </w:t>
      </w:r>
      <w:r>
        <w:rPr>
          <w:w w:val="110"/>
        </w:rPr>
        <w:t>frame</w:t>
      </w:r>
      <w:r>
        <w:rPr>
          <w:spacing w:val="-7"/>
          <w:w w:val="110"/>
        </w:rPr>
        <w:t xml:space="preserve"> </w:t>
      </w:r>
      <w:r>
        <w:rPr>
          <w:w w:val="110"/>
        </w:rPr>
        <w:t>becomes part of how the baseline is constructed:</w:t>
      </w:r>
      <w:r>
        <w:rPr>
          <w:spacing w:val="40"/>
          <w:w w:val="110"/>
        </w:rPr>
        <w:t xml:space="preserve"> </w:t>
      </w:r>
      <w:r>
        <w:rPr>
          <w:w w:val="110"/>
        </w:rPr>
        <w:t xml:space="preserve">it indicates what is treated as the default and what is treated as a deviation (Kahneman </w:t>
      </w:r>
      <w:hyperlink w:anchor="_bookmark60" w:history="1">
        <w:r w:rsidR="005D491A">
          <w:rPr>
            <w:w w:val="110"/>
          </w:rPr>
          <w:t>2003).</w:t>
        </w:r>
      </w:hyperlink>
      <w:r>
        <w:rPr>
          <w:w w:val="110"/>
        </w:rPr>
        <w:t xml:space="preserve"> Applied to delegated healthcare rationing, citizens may </w:t>
      </w:r>
      <w:r>
        <w:rPr>
          <w:spacing w:val="-2"/>
          <w:w w:val="110"/>
        </w:rPr>
        <w:t>anchor</w:t>
      </w:r>
      <w:r>
        <w:rPr>
          <w:spacing w:val="-8"/>
          <w:w w:val="110"/>
        </w:rPr>
        <w:t xml:space="preserve"> </w:t>
      </w:r>
      <w:r>
        <w:rPr>
          <w:spacing w:val="-2"/>
          <w:w w:val="110"/>
        </w:rPr>
        <w:t>on</w:t>
      </w:r>
      <w:r>
        <w:rPr>
          <w:spacing w:val="-8"/>
          <w:w w:val="110"/>
        </w:rPr>
        <w:t xml:space="preserve"> </w:t>
      </w:r>
      <w:r>
        <w:rPr>
          <w:spacing w:val="-2"/>
          <w:w w:val="110"/>
        </w:rPr>
        <w:t>multiple</w:t>
      </w:r>
      <w:r>
        <w:rPr>
          <w:spacing w:val="-8"/>
          <w:w w:val="110"/>
        </w:rPr>
        <w:t xml:space="preserve"> </w:t>
      </w:r>
      <w:r>
        <w:rPr>
          <w:spacing w:val="-2"/>
          <w:w w:val="110"/>
        </w:rPr>
        <w:t>plausible</w:t>
      </w:r>
      <w:r>
        <w:rPr>
          <w:spacing w:val="-8"/>
          <w:w w:val="110"/>
        </w:rPr>
        <w:t xml:space="preserve"> </w:t>
      </w:r>
      <w:r>
        <w:rPr>
          <w:spacing w:val="-2"/>
          <w:w w:val="110"/>
        </w:rPr>
        <w:t>baselines:</w:t>
      </w:r>
      <w:r>
        <w:rPr>
          <w:spacing w:val="10"/>
          <w:w w:val="110"/>
        </w:rPr>
        <w:t xml:space="preserve"> </w:t>
      </w:r>
      <w:r>
        <w:rPr>
          <w:spacing w:val="-2"/>
          <w:w w:val="110"/>
        </w:rPr>
        <w:t>existing</w:t>
      </w:r>
      <w:r>
        <w:rPr>
          <w:spacing w:val="-8"/>
          <w:w w:val="110"/>
        </w:rPr>
        <w:t xml:space="preserve"> </w:t>
      </w:r>
      <w:r>
        <w:rPr>
          <w:spacing w:val="-2"/>
          <w:w w:val="110"/>
        </w:rPr>
        <w:t>coverage</w:t>
      </w:r>
      <w:r>
        <w:rPr>
          <w:spacing w:val="-8"/>
          <w:w w:val="110"/>
        </w:rPr>
        <w:t xml:space="preserve"> </w:t>
      </w:r>
      <w:r>
        <w:rPr>
          <w:spacing w:val="-2"/>
          <w:w w:val="110"/>
        </w:rPr>
        <w:t>norms,</w:t>
      </w:r>
      <w:r>
        <w:rPr>
          <w:spacing w:val="-8"/>
          <w:w w:val="110"/>
        </w:rPr>
        <w:t xml:space="preserve"> </w:t>
      </w:r>
      <w:r>
        <w:rPr>
          <w:spacing w:val="-2"/>
          <w:w w:val="110"/>
        </w:rPr>
        <w:t>a</w:t>
      </w:r>
      <w:r>
        <w:rPr>
          <w:spacing w:val="-8"/>
          <w:w w:val="110"/>
        </w:rPr>
        <w:t xml:space="preserve"> </w:t>
      </w:r>
      <w:r>
        <w:rPr>
          <w:spacing w:val="-2"/>
          <w:w w:val="110"/>
        </w:rPr>
        <w:t>generalized</w:t>
      </w:r>
      <w:r>
        <w:rPr>
          <w:spacing w:val="-8"/>
          <w:w w:val="110"/>
        </w:rPr>
        <w:t xml:space="preserve"> </w:t>
      </w:r>
      <w:r>
        <w:rPr>
          <w:spacing w:val="-2"/>
          <w:w w:val="110"/>
        </w:rPr>
        <w:t>expectation</w:t>
      </w:r>
      <w:r>
        <w:rPr>
          <w:spacing w:val="-8"/>
          <w:w w:val="110"/>
        </w:rPr>
        <w:t xml:space="preserve"> </w:t>
      </w:r>
      <w:r>
        <w:rPr>
          <w:spacing w:val="-2"/>
          <w:w w:val="110"/>
        </w:rPr>
        <w:t>of</w:t>
      </w:r>
      <w:r>
        <w:rPr>
          <w:spacing w:val="-8"/>
          <w:w w:val="110"/>
        </w:rPr>
        <w:t xml:space="preserve"> </w:t>
      </w:r>
      <w:r>
        <w:rPr>
          <w:spacing w:val="-2"/>
          <w:w w:val="110"/>
        </w:rPr>
        <w:t xml:space="preserve">equal </w:t>
      </w:r>
      <w:r>
        <w:rPr>
          <w:w w:val="110"/>
        </w:rPr>
        <w:t>access, an identifiable patient in need, or the collective budget constraint emphasized by expert institutions.</w:t>
      </w:r>
      <w:r>
        <w:rPr>
          <w:spacing w:val="76"/>
          <w:w w:val="110"/>
        </w:rPr>
        <w:t xml:space="preserve"> </w:t>
      </w:r>
      <w:r>
        <w:rPr>
          <w:w w:val="110"/>
        </w:rPr>
        <w:t>The</w:t>
      </w:r>
      <w:r>
        <w:rPr>
          <w:spacing w:val="25"/>
          <w:w w:val="110"/>
        </w:rPr>
        <w:t xml:space="preserve"> </w:t>
      </w:r>
      <w:r>
        <w:rPr>
          <w:w w:val="110"/>
        </w:rPr>
        <w:t>same</w:t>
      </w:r>
      <w:r>
        <w:rPr>
          <w:spacing w:val="25"/>
          <w:w w:val="110"/>
        </w:rPr>
        <w:t xml:space="preserve"> </w:t>
      </w:r>
      <w:r>
        <w:rPr>
          <w:w w:val="110"/>
        </w:rPr>
        <w:t>choice</w:t>
      </w:r>
      <w:r>
        <w:rPr>
          <w:spacing w:val="25"/>
          <w:w w:val="110"/>
        </w:rPr>
        <w:t xml:space="preserve"> </w:t>
      </w:r>
      <w:r>
        <w:rPr>
          <w:w w:val="110"/>
        </w:rPr>
        <w:t>can</w:t>
      </w:r>
      <w:r>
        <w:rPr>
          <w:spacing w:val="25"/>
          <w:w w:val="110"/>
        </w:rPr>
        <w:t xml:space="preserve"> </w:t>
      </w:r>
      <w:r>
        <w:rPr>
          <w:w w:val="110"/>
        </w:rPr>
        <w:t>therefore</w:t>
      </w:r>
      <w:r>
        <w:rPr>
          <w:spacing w:val="25"/>
          <w:w w:val="110"/>
        </w:rPr>
        <w:t xml:space="preserve"> </w:t>
      </w:r>
      <w:r>
        <w:rPr>
          <w:w w:val="110"/>
        </w:rPr>
        <w:t>be</w:t>
      </w:r>
      <w:r>
        <w:rPr>
          <w:spacing w:val="25"/>
          <w:w w:val="110"/>
        </w:rPr>
        <w:t xml:space="preserve"> </w:t>
      </w:r>
      <w:r>
        <w:rPr>
          <w:w w:val="110"/>
        </w:rPr>
        <w:t>interpreted</w:t>
      </w:r>
      <w:r>
        <w:rPr>
          <w:spacing w:val="25"/>
          <w:w w:val="110"/>
        </w:rPr>
        <w:t xml:space="preserve"> </w:t>
      </w:r>
      <w:r>
        <w:rPr>
          <w:w w:val="110"/>
        </w:rPr>
        <w:t>as</w:t>
      </w:r>
      <w:r>
        <w:rPr>
          <w:spacing w:val="25"/>
          <w:w w:val="110"/>
        </w:rPr>
        <w:t xml:space="preserve"> </w:t>
      </w:r>
      <w:r>
        <w:rPr>
          <w:w w:val="110"/>
        </w:rPr>
        <w:t>a</w:t>
      </w:r>
      <w:r>
        <w:rPr>
          <w:spacing w:val="25"/>
          <w:w w:val="110"/>
        </w:rPr>
        <w:t xml:space="preserve"> </w:t>
      </w:r>
      <w:r>
        <w:rPr>
          <w:w w:val="110"/>
        </w:rPr>
        <w:t>departure</w:t>
      </w:r>
      <w:r>
        <w:rPr>
          <w:spacing w:val="25"/>
          <w:w w:val="110"/>
        </w:rPr>
        <w:t xml:space="preserve"> </w:t>
      </w:r>
      <w:r>
        <w:rPr>
          <w:w w:val="110"/>
        </w:rPr>
        <w:t>from</w:t>
      </w:r>
      <w:r>
        <w:rPr>
          <w:spacing w:val="25"/>
          <w:w w:val="110"/>
        </w:rPr>
        <w:t xml:space="preserve"> </w:t>
      </w:r>
      <w:r>
        <w:rPr>
          <w:w w:val="110"/>
        </w:rPr>
        <w:t>an</w:t>
      </w:r>
      <w:r>
        <w:rPr>
          <w:spacing w:val="25"/>
          <w:w w:val="110"/>
        </w:rPr>
        <w:t xml:space="preserve"> </w:t>
      </w:r>
      <w:r>
        <w:rPr>
          <w:w w:val="110"/>
        </w:rPr>
        <w:t>entitlement-like status quo (experienced as a loss) or as a refusal to extend coverage beyond what is fiscally sustainable (experienced as a foregone gain).</w:t>
      </w:r>
    </w:p>
    <w:p w14:paraId="00FB13AB" w14:textId="77777777" w:rsidR="005D491A" w:rsidRDefault="00000000">
      <w:pPr>
        <w:pStyle w:val="BodyText"/>
        <w:spacing w:before="3" w:line="256" w:lineRule="auto"/>
        <w:ind w:left="334" w:right="348" w:firstLine="364"/>
        <w:jc w:val="both"/>
        <w:rPr>
          <w:w w:val="105"/>
        </w:rPr>
      </w:pPr>
      <w:r>
        <w:rPr>
          <w:w w:val="105"/>
        </w:rPr>
        <w:t>Prospect theory also implies a domain-specific pattern of risk-taking.</w:t>
      </w:r>
      <w:r>
        <w:rPr>
          <w:spacing w:val="28"/>
          <w:w w:val="105"/>
        </w:rPr>
        <w:t xml:space="preserve"> </w:t>
      </w:r>
      <w:r>
        <w:rPr>
          <w:w w:val="105"/>
        </w:rPr>
        <w:t>Because the value function is</w:t>
      </w:r>
      <w:r>
        <w:rPr>
          <w:spacing w:val="-11"/>
          <w:w w:val="105"/>
        </w:rPr>
        <w:t xml:space="preserve"> </w:t>
      </w:r>
      <w:r>
        <w:rPr>
          <w:w w:val="105"/>
        </w:rPr>
        <w:t>concave</w:t>
      </w:r>
      <w:r>
        <w:rPr>
          <w:spacing w:val="-11"/>
          <w:w w:val="105"/>
        </w:rPr>
        <w:t xml:space="preserve"> </w:t>
      </w:r>
      <w:r>
        <w:rPr>
          <w:w w:val="105"/>
        </w:rPr>
        <w:t>over</w:t>
      </w:r>
      <w:r>
        <w:rPr>
          <w:spacing w:val="-11"/>
          <w:w w:val="105"/>
        </w:rPr>
        <w:t xml:space="preserve"> </w:t>
      </w:r>
      <w:r>
        <w:rPr>
          <w:w w:val="105"/>
        </w:rPr>
        <w:t>gains</w:t>
      </w:r>
      <w:r>
        <w:rPr>
          <w:spacing w:val="-11"/>
          <w:w w:val="105"/>
        </w:rPr>
        <w:t xml:space="preserve"> </w:t>
      </w:r>
      <w:r>
        <w:rPr>
          <w:w w:val="105"/>
        </w:rPr>
        <w:t>and</w:t>
      </w:r>
      <w:r>
        <w:rPr>
          <w:spacing w:val="-11"/>
          <w:w w:val="105"/>
        </w:rPr>
        <w:t xml:space="preserve"> </w:t>
      </w:r>
      <w:r>
        <w:rPr>
          <w:w w:val="105"/>
        </w:rPr>
        <w:t>convex</w:t>
      </w:r>
      <w:r>
        <w:rPr>
          <w:spacing w:val="-11"/>
          <w:w w:val="105"/>
        </w:rPr>
        <w:t xml:space="preserve"> </w:t>
      </w:r>
      <w:r>
        <w:rPr>
          <w:w w:val="105"/>
        </w:rPr>
        <w:t>over</w:t>
      </w:r>
      <w:r>
        <w:rPr>
          <w:spacing w:val="-11"/>
          <w:w w:val="105"/>
        </w:rPr>
        <w:t xml:space="preserve"> </w:t>
      </w:r>
      <w:r>
        <w:rPr>
          <w:w w:val="105"/>
        </w:rPr>
        <w:t>losses,</w:t>
      </w:r>
      <w:r>
        <w:rPr>
          <w:spacing w:val="-8"/>
          <w:w w:val="105"/>
        </w:rPr>
        <w:t xml:space="preserve"> </w:t>
      </w:r>
      <w:r>
        <w:rPr>
          <w:w w:val="105"/>
        </w:rPr>
        <w:t>individuals</w:t>
      </w:r>
      <w:r>
        <w:rPr>
          <w:spacing w:val="-11"/>
          <w:w w:val="105"/>
        </w:rPr>
        <w:t xml:space="preserve"> </w:t>
      </w:r>
      <w:r>
        <w:rPr>
          <w:w w:val="105"/>
        </w:rPr>
        <w:t>tend</w:t>
      </w:r>
      <w:r>
        <w:rPr>
          <w:spacing w:val="-11"/>
          <w:w w:val="105"/>
        </w:rPr>
        <w:t xml:space="preserve"> </w:t>
      </w:r>
      <w:r>
        <w:rPr>
          <w:w w:val="105"/>
        </w:rPr>
        <w:t>to</w:t>
      </w:r>
      <w:r>
        <w:rPr>
          <w:spacing w:val="-11"/>
          <w:w w:val="105"/>
        </w:rPr>
        <w:t xml:space="preserve"> </w:t>
      </w:r>
      <w:r>
        <w:rPr>
          <w:w w:val="105"/>
        </w:rPr>
        <w:t>be</w:t>
      </w:r>
      <w:r>
        <w:rPr>
          <w:spacing w:val="-11"/>
          <w:w w:val="105"/>
        </w:rPr>
        <w:t xml:space="preserve"> </w:t>
      </w:r>
      <w:r>
        <w:rPr>
          <w:w w:val="105"/>
        </w:rPr>
        <w:t>risk-averse</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gain</w:t>
      </w:r>
      <w:r>
        <w:rPr>
          <w:spacing w:val="-11"/>
          <w:w w:val="105"/>
        </w:rPr>
        <w:t xml:space="preserve"> </w:t>
      </w:r>
      <w:r>
        <w:rPr>
          <w:w w:val="105"/>
        </w:rPr>
        <w:t>domain</w:t>
      </w:r>
      <w:r>
        <w:rPr>
          <w:spacing w:val="-11"/>
          <w:w w:val="105"/>
        </w:rPr>
        <w:t xml:space="preserve"> </w:t>
      </w:r>
      <w:r>
        <w:rPr>
          <w:w w:val="105"/>
        </w:rPr>
        <w:t xml:space="preserve">and risk-seeking in the loss domain (the reflection effect) (Kahneman and Tversky </w:t>
      </w:r>
      <w:hyperlink w:anchor="_bookmark61" w:history="1">
        <w:r w:rsidR="005D491A">
          <w:rPr>
            <w:w w:val="105"/>
          </w:rPr>
          <w:t>1979;</w:t>
        </w:r>
      </w:hyperlink>
      <w:r>
        <w:rPr>
          <w:w w:val="105"/>
        </w:rPr>
        <w:t xml:space="preserve"> Vis </w:t>
      </w:r>
      <w:hyperlink w:anchor="_bookmark103" w:history="1">
        <w:r w:rsidR="005D491A">
          <w:rPr>
            <w:w w:val="105"/>
          </w:rPr>
          <w:t>2011).</w:t>
        </w:r>
      </w:hyperlink>
      <w:r>
        <w:rPr>
          <w:w w:val="105"/>
        </w:rPr>
        <w:t xml:space="preserve"> This matters directly for high-cost oncology medicines, where decisions often involve clinical uncertainty and the possibility of small-probability benefits at high financial cost.</w:t>
      </w:r>
      <w:r>
        <w:rPr>
          <w:spacing w:val="37"/>
          <w:w w:val="105"/>
        </w:rPr>
        <w:t xml:space="preserve"> </w:t>
      </w:r>
      <w:r>
        <w:rPr>
          <w:w w:val="105"/>
        </w:rPr>
        <w:t>When the situation is framed</w:t>
      </w:r>
      <w:r>
        <w:rPr>
          <w:spacing w:val="40"/>
          <w:w w:val="105"/>
        </w:rPr>
        <w:t xml:space="preserve"> </w:t>
      </w:r>
      <w:r>
        <w:rPr>
          <w:w w:val="105"/>
        </w:rPr>
        <w:t>in</w:t>
      </w:r>
      <w:r>
        <w:rPr>
          <w:spacing w:val="28"/>
          <w:w w:val="105"/>
        </w:rPr>
        <w:t xml:space="preserve"> </w:t>
      </w:r>
      <w:r>
        <w:rPr>
          <w:w w:val="105"/>
        </w:rPr>
        <w:t>the</w:t>
      </w:r>
      <w:r>
        <w:rPr>
          <w:spacing w:val="28"/>
          <w:w w:val="105"/>
        </w:rPr>
        <w:t xml:space="preserve"> </w:t>
      </w:r>
      <w:r>
        <w:rPr>
          <w:w w:val="105"/>
        </w:rPr>
        <w:t>loss</w:t>
      </w:r>
      <w:r>
        <w:rPr>
          <w:spacing w:val="28"/>
          <w:w w:val="105"/>
        </w:rPr>
        <w:t xml:space="preserve"> </w:t>
      </w:r>
      <w:r>
        <w:rPr>
          <w:w w:val="105"/>
        </w:rPr>
        <w:t>domain</w:t>
      </w:r>
      <w:r>
        <w:rPr>
          <w:spacing w:val="28"/>
          <w:w w:val="105"/>
        </w:rPr>
        <w:t xml:space="preserve"> </w:t>
      </w:r>
      <w:r>
        <w:rPr>
          <w:w w:val="105"/>
        </w:rPr>
        <w:t>(for</w:t>
      </w:r>
      <w:r>
        <w:rPr>
          <w:spacing w:val="28"/>
          <w:w w:val="105"/>
        </w:rPr>
        <w:t xml:space="preserve"> </w:t>
      </w:r>
      <w:r>
        <w:rPr>
          <w:w w:val="105"/>
        </w:rPr>
        <w:t>example,</w:t>
      </w:r>
      <w:r>
        <w:rPr>
          <w:spacing w:val="28"/>
          <w:w w:val="105"/>
        </w:rPr>
        <w:t xml:space="preserve"> </w:t>
      </w:r>
      <w:r>
        <w:rPr>
          <w:w w:val="105"/>
        </w:rPr>
        <w:t>as</w:t>
      </w:r>
      <w:r>
        <w:rPr>
          <w:spacing w:val="28"/>
          <w:w w:val="105"/>
        </w:rPr>
        <w:t xml:space="preserve"> </w:t>
      </w:r>
      <w:r>
        <w:rPr>
          <w:w w:val="105"/>
        </w:rPr>
        <w:t>denying</w:t>
      </w:r>
      <w:r>
        <w:rPr>
          <w:spacing w:val="28"/>
          <w:w w:val="105"/>
        </w:rPr>
        <w:t xml:space="preserve"> </w:t>
      </w:r>
      <w:r>
        <w:rPr>
          <w:w w:val="105"/>
        </w:rPr>
        <w:t>a</w:t>
      </w:r>
      <w:r>
        <w:rPr>
          <w:spacing w:val="28"/>
          <w:w w:val="105"/>
        </w:rPr>
        <w:t xml:space="preserve"> </w:t>
      </w:r>
      <w:r>
        <w:rPr>
          <w:w w:val="105"/>
        </w:rPr>
        <w:t>last-resort</w:t>
      </w:r>
      <w:r>
        <w:rPr>
          <w:spacing w:val="28"/>
          <w:w w:val="105"/>
        </w:rPr>
        <w:t xml:space="preserve"> </w:t>
      </w:r>
      <w:r>
        <w:rPr>
          <w:w w:val="105"/>
        </w:rPr>
        <w:t>option),</w:t>
      </w:r>
      <w:r>
        <w:rPr>
          <w:spacing w:val="28"/>
          <w:w w:val="105"/>
        </w:rPr>
        <w:t xml:space="preserve"> </w:t>
      </w:r>
      <w:r>
        <w:rPr>
          <w:w w:val="105"/>
        </w:rPr>
        <w:t>citizens</w:t>
      </w:r>
      <w:r>
        <w:rPr>
          <w:spacing w:val="28"/>
          <w:w w:val="105"/>
        </w:rPr>
        <w:t xml:space="preserve"> </w:t>
      </w:r>
      <w:r>
        <w:rPr>
          <w:w w:val="105"/>
        </w:rPr>
        <w:t>should</w:t>
      </w:r>
      <w:r>
        <w:rPr>
          <w:spacing w:val="28"/>
          <w:w w:val="105"/>
        </w:rPr>
        <w:t xml:space="preserve"> </w:t>
      </w:r>
      <w:r>
        <w:rPr>
          <w:w w:val="105"/>
        </w:rPr>
        <w:t>be</w:t>
      </w:r>
      <w:r>
        <w:rPr>
          <w:spacing w:val="28"/>
          <w:w w:val="105"/>
        </w:rPr>
        <w:t xml:space="preserve"> </w:t>
      </w:r>
      <w:r>
        <w:rPr>
          <w:w w:val="105"/>
        </w:rPr>
        <w:t>more</w:t>
      </w:r>
      <w:r>
        <w:rPr>
          <w:spacing w:val="28"/>
          <w:w w:val="105"/>
        </w:rPr>
        <w:t xml:space="preserve"> </w:t>
      </w:r>
      <w:r>
        <w:rPr>
          <w:w w:val="105"/>
        </w:rPr>
        <w:t>willing to tolerate fiscal risk and uncertainty to avert the salient loss (</w:t>
      </w:r>
      <w:proofErr w:type="spellStart"/>
      <w:r>
        <w:rPr>
          <w:w w:val="105"/>
        </w:rPr>
        <w:t>Hameleers</w:t>
      </w:r>
      <w:proofErr w:type="spellEnd"/>
      <w:r>
        <w:rPr>
          <w:w w:val="105"/>
        </w:rPr>
        <w:t xml:space="preserve"> </w:t>
      </w:r>
      <w:hyperlink w:anchor="_bookmark53" w:history="1">
        <w:r w:rsidR="005D491A">
          <w:rPr>
            <w:w w:val="105"/>
          </w:rPr>
          <w:t>2021).</w:t>
        </w:r>
      </w:hyperlink>
      <w:r>
        <w:rPr>
          <w:w w:val="105"/>
        </w:rPr>
        <w:t xml:space="preserve"> When the same situation is framed in the gain domain (for example, as protecting finite resources from extraordinary expenditure and preserving broader access), citizens should become more supportive of restraint (</w:t>
      </w:r>
      <w:proofErr w:type="spellStart"/>
      <w:r>
        <w:rPr>
          <w:w w:val="105"/>
        </w:rPr>
        <w:t>Hameleers</w:t>
      </w:r>
      <w:proofErr w:type="spellEnd"/>
      <w:r>
        <w:rPr>
          <w:spacing w:val="-1"/>
          <w:w w:val="105"/>
        </w:rPr>
        <w:t xml:space="preserve"> </w:t>
      </w:r>
      <w:hyperlink w:anchor="_bookmark53" w:history="1">
        <w:r w:rsidR="005D491A">
          <w:rPr>
            <w:w w:val="105"/>
          </w:rPr>
          <w:t>2021).</w:t>
        </w:r>
      </w:hyperlink>
      <w:r>
        <w:rPr>
          <w:w w:val="105"/>
        </w:rPr>
        <w:t xml:space="preserve"> Related</w:t>
      </w:r>
      <w:r>
        <w:rPr>
          <w:spacing w:val="-1"/>
          <w:w w:val="105"/>
        </w:rPr>
        <w:t xml:space="preserve"> </w:t>
      </w:r>
      <w:r>
        <w:rPr>
          <w:w w:val="105"/>
        </w:rPr>
        <w:t>mechanisms</w:t>
      </w:r>
      <w:r>
        <w:rPr>
          <w:spacing w:val="-1"/>
          <w:w w:val="105"/>
        </w:rPr>
        <w:t xml:space="preserve"> </w:t>
      </w:r>
      <w:r>
        <w:rPr>
          <w:w w:val="105"/>
        </w:rPr>
        <w:t>reinforce</w:t>
      </w:r>
      <w:r>
        <w:rPr>
          <w:spacing w:val="-1"/>
          <w:w w:val="105"/>
        </w:rPr>
        <w:t xml:space="preserve"> </w:t>
      </w:r>
      <w:r>
        <w:rPr>
          <w:w w:val="105"/>
        </w:rPr>
        <w:t>this</w:t>
      </w:r>
      <w:r>
        <w:rPr>
          <w:spacing w:val="-1"/>
          <w:w w:val="105"/>
        </w:rPr>
        <w:t xml:space="preserve"> </w:t>
      </w:r>
      <w:r>
        <w:rPr>
          <w:w w:val="105"/>
        </w:rPr>
        <w:t>asymmetry. Probability</w:t>
      </w:r>
      <w:r>
        <w:rPr>
          <w:spacing w:val="-1"/>
          <w:w w:val="105"/>
        </w:rPr>
        <w:t xml:space="preserve"> </w:t>
      </w:r>
      <w:r>
        <w:rPr>
          <w:w w:val="105"/>
        </w:rPr>
        <w:t>weighting</w:t>
      </w:r>
      <w:r>
        <w:rPr>
          <w:spacing w:val="-1"/>
          <w:w w:val="105"/>
        </w:rPr>
        <w:t xml:space="preserve"> </w:t>
      </w:r>
      <w:r>
        <w:rPr>
          <w:w w:val="105"/>
        </w:rPr>
        <w:t>implies</w:t>
      </w:r>
      <w:r>
        <w:rPr>
          <w:spacing w:val="-1"/>
          <w:w w:val="105"/>
        </w:rPr>
        <w:t xml:space="preserve"> </w:t>
      </w:r>
      <w:r>
        <w:rPr>
          <w:w w:val="105"/>
        </w:rPr>
        <w:t xml:space="preserve">that small probabilities can receive disproportionate attention (Kahneman and Tversky </w:t>
      </w:r>
      <w:hyperlink w:anchor="_bookmark61" w:history="1">
        <w:r w:rsidR="005D491A">
          <w:rPr>
            <w:w w:val="105"/>
          </w:rPr>
          <w:t>1979;</w:t>
        </w:r>
      </w:hyperlink>
      <w:r>
        <w:rPr>
          <w:w w:val="105"/>
        </w:rPr>
        <w:t xml:space="preserve"> Kahneman and Tversky </w:t>
      </w:r>
      <w:hyperlink w:anchor="_bookmark62" w:history="1">
        <w:r w:rsidR="005D491A">
          <w:rPr>
            <w:w w:val="105"/>
          </w:rPr>
          <w:t>1984);</w:t>
        </w:r>
      </w:hyperlink>
      <w:r>
        <w:rPr>
          <w:w w:val="105"/>
        </w:rPr>
        <w:t xml:space="preserve"> in a rescue-oriented loss frame, even a modest chance of benefit can become politically</w:t>
      </w:r>
      <w:r>
        <w:rPr>
          <w:spacing w:val="40"/>
          <w:w w:val="105"/>
        </w:rPr>
        <w:t xml:space="preserve"> </w:t>
      </w:r>
      <w:r>
        <w:rPr>
          <w:w w:val="105"/>
        </w:rPr>
        <w:t>and</w:t>
      </w:r>
      <w:r>
        <w:rPr>
          <w:spacing w:val="40"/>
          <w:w w:val="105"/>
        </w:rPr>
        <w:t xml:space="preserve"> </w:t>
      </w:r>
      <w:r>
        <w:rPr>
          <w:w w:val="105"/>
        </w:rPr>
        <w:t>morally</w:t>
      </w:r>
      <w:r>
        <w:rPr>
          <w:spacing w:val="40"/>
          <w:w w:val="105"/>
        </w:rPr>
        <w:t xml:space="preserve"> </w:t>
      </w:r>
      <w:r>
        <w:rPr>
          <w:w w:val="105"/>
        </w:rPr>
        <w:t>salient</w:t>
      </w:r>
      <w:r>
        <w:rPr>
          <w:spacing w:val="40"/>
          <w:w w:val="105"/>
        </w:rPr>
        <w:t xml:space="preserve"> </w:t>
      </w:r>
      <w:r>
        <w:rPr>
          <w:w w:val="105"/>
        </w:rPr>
        <w:t>relative</w:t>
      </w:r>
      <w:r>
        <w:rPr>
          <w:spacing w:val="40"/>
          <w:w w:val="105"/>
        </w:rPr>
        <w:t xml:space="preserve"> </w:t>
      </w:r>
      <w:r>
        <w:rPr>
          <w:w w:val="105"/>
        </w:rPr>
        <w:t>to</w:t>
      </w:r>
      <w:r>
        <w:rPr>
          <w:spacing w:val="40"/>
          <w:w w:val="105"/>
        </w:rPr>
        <w:t xml:space="preserve"> </w:t>
      </w:r>
      <w:r>
        <w:rPr>
          <w:w w:val="105"/>
        </w:rPr>
        <w:t>diffuse</w:t>
      </w:r>
      <w:r>
        <w:rPr>
          <w:spacing w:val="40"/>
          <w:w w:val="105"/>
        </w:rPr>
        <w:t xml:space="preserve"> </w:t>
      </w:r>
      <w:r>
        <w:rPr>
          <w:w w:val="105"/>
        </w:rPr>
        <w:t>opportunity</w:t>
      </w:r>
      <w:r>
        <w:rPr>
          <w:spacing w:val="40"/>
          <w:w w:val="105"/>
        </w:rPr>
        <w:t xml:space="preserve"> </w:t>
      </w:r>
      <w:r>
        <w:rPr>
          <w:w w:val="105"/>
        </w:rPr>
        <w:t>costs</w:t>
      </w:r>
      <w:r>
        <w:rPr>
          <w:spacing w:val="40"/>
          <w:w w:val="105"/>
        </w:rPr>
        <w:t xml:space="preserve"> </w:t>
      </w:r>
      <w:r>
        <w:rPr>
          <w:w w:val="105"/>
        </w:rPr>
        <w:t>that</w:t>
      </w:r>
      <w:r>
        <w:rPr>
          <w:spacing w:val="40"/>
          <w:w w:val="105"/>
        </w:rPr>
        <w:t xml:space="preserve"> </w:t>
      </w:r>
      <w:r>
        <w:rPr>
          <w:w w:val="105"/>
        </w:rPr>
        <w:t>remain</w:t>
      </w:r>
      <w:r>
        <w:rPr>
          <w:spacing w:val="40"/>
          <w:w w:val="105"/>
        </w:rPr>
        <w:t xml:space="preserve"> </w:t>
      </w:r>
      <w:r>
        <w:rPr>
          <w:w w:val="105"/>
        </w:rPr>
        <w:t>abstract.</w:t>
      </w:r>
    </w:p>
    <w:p w14:paraId="057F27FE" w14:textId="758F8EFB" w:rsidR="005D491A" w:rsidRPr="007B26EF" w:rsidRDefault="00000000" w:rsidP="007B26EF">
      <w:pPr>
        <w:pStyle w:val="BodyText"/>
        <w:spacing w:before="4" w:line="256" w:lineRule="auto"/>
        <w:ind w:left="334" w:right="329" w:firstLine="364"/>
        <w:jc w:val="both"/>
        <w:rPr>
          <w:w w:val="105"/>
        </w:rPr>
      </w:pPr>
      <w:r>
        <w:rPr>
          <w:w w:val="105"/>
        </w:rPr>
        <w:t>These mechanisms should persist under technocratic delegation because frames operate through interpretation rather than through formal institutional responsibility.</w:t>
      </w:r>
      <w:r>
        <w:rPr>
          <w:spacing w:val="40"/>
          <w:w w:val="105"/>
        </w:rPr>
        <w:t xml:space="preserve"> </w:t>
      </w:r>
      <w:r>
        <w:rPr>
          <w:w w:val="105"/>
        </w:rPr>
        <w:t>Delegation is often narrated as depoliticization: evidence is assessed through objective criteria, thresholds are applied consistently, and distributive choices are presented as technically grounded rather than politically discretionary (Thatcher</w:t>
      </w:r>
      <w:r>
        <w:rPr>
          <w:spacing w:val="20"/>
          <w:w w:val="105"/>
        </w:rPr>
        <w:t xml:space="preserve"> </w:t>
      </w:r>
      <w:r>
        <w:rPr>
          <w:w w:val="105"/>
        </w:rPr>
        <w:t>and</w:t>
      </w:r>
      <w:r>
        <w:rPr>
          <w:spacing w:val="20"/>
          <w:w w:val="105"/>
        </w:rPr>
        <w:t xml:space="preserve"> </w:t>
      </w:r>
      <w:r>
        <w:rPr>
          <w:w w:val="105"/>
        </w:rPr>
        <w:t>Sweet</w:t>
      </w:r>
      <w:r>
        <w:rPr>
          <w:spacing w:val="20"/>
          <w:w w:val="105"/>
        </w:rPr>
        <w:t xml:space="preserve"> </w:t>
      </w:r>
      <w:hyperlink w:anchor="_bookmark98" w:history="1">
        <w:r w:rsidR="005D491A">
          <w:rPr>
            <w:w w:val="105"/>
          </w:rPr>
          <w:t>2002).</w:t>
        </w:r>
      </w:hyperlink>
      <w:r>
        <w:rPr>
          <w:spacing w:val="40"/>
          <w:w w:val="105"/>
        </w:rPr>
        <w:t xml:space="preserve"> </w:t>
      </w:r>
      <w:r>
        <w:rPr>
          <w:w w:val="105"/>
        </w:rPr>
        <w:t>Yet</w:t>
      </w:r>
      <w:r>
        <w:rPr>
          <w:spacing w:val="20"/>
          <w:w w:val="105"/>
        </w:rPr>
        <w:t xml:space="preserve"> </w:t>
      </w:r>
      <w:r>
        <w:rPr>
          <w:w w:val="105"/>
        </w:rPr>
        <w:t>the</w:t>
      </w:r>
      <w:r>
        <w:rPr>
          <w:spacing w:val="21"/>
          <w:w w:val="105"/>
        </w:rPr>
        <w:t xml:space="preserve"> </w:t>
      </w:r>
      <w:r>
        <w:rPr>
          <w:w w:val="105"/>
        </w:rPr>
        <w:t>fact</w:t>
      </w:r>
      <w:r>
        <w:rPr>
          <w:spacing w:val="20"/>
          <w:w w:val="105"/>
        </w:rPr>
        <w:t xml:space="preserve"> </w:t>
      </w:r>
      <w:r>
        <w:rPr>
          <w:w w:val="105"/>
        </w:rPr>
        <w:t>that</w:t>
      </w:r>
      <w:r>
        <w:rPr>
          <w:spacing w:val="20"/>
          <w:w w:val="105"/>
        </w:rPr>
        <w:t xml:space="preserve"> </w:t>
      </w:r>
      <w:r>
        <w:rPr>
          <w:w w:val="105"/>
        </w:rPr>
        <w:t>decisions</w:t>
      </w:r>
      <w:r>
        <w:rPr>
          <w:spacing w:val="21"/>
          <w:w w:val="105"/>
        </w:rPr>
        <w:t xml:space="preserve"> </w:t>
      </w:r>
      <w:r>
        <w:rPr>
          <w:w w:val="105"/>
        </w:rPr>
        <w:t>are</w:t>
      </w:r>
      <w:r>
        <w:rPr>
          <w:spacing w:val="21"/>
          <w:w w:val="105"/>
        </w:rPr>
        <w:t xml:space="preserve"> </w:t>
      </w:r>
      <w:r>
        <w:rPr>
          <w:w w:val="105"/>
        </w:rPr>
        <w:t>justified</w:t>
      </w:r>
      <w:r>
        <w:rPr>
          <w:spacing w:val="20"/>
          <w:w w:val="105"/>
        </w:rPr>
        <w:t xml:space="preserve"> </w:t>
      </w:r>
      <w:r>
        <w:rPr>
          <w:w w:val="105"/>
        </w:rPr>
        <w:t>technically</w:t>
      </w:r>
      <w:r>
        <w:rPr>
          <w:spacing w:val="20"/>
          <w:w w:val="105"/>
        </w:rPr>
        <w:t xml:space="preserve"> </w:t>
      </w:r>
      <w:r>
        <w:rPr>
          <w:w w:val="105"/>
        </w:rPr>
        <w:t>does</w:t>
      </w:r>
      <w:r>
        <w:rPr>
          <w:spacing w:val="21"/>
          <w:w w:val="105"/>
        </w:rPr>
        <w:t xml:space="preserve"> </w:t>
      </w:r>
      <w:r>
        <w:rPr>
          <w:w w:val="105"/>
        </w:rPr>
        <w:t>not</w:t>
      </w:r>
      <w:r>
        <w:rPr>
          <w:spacing w:val="20"/>
          <w:w w:val="105"/>
        </w:rPr>
        <w:t xml:space="preserve"> </w:t>
      </w:r>
      <w:r>
        <w:rPr>
          <w:w w:val="105"/>
        </w:rPr>
        <w:t>immunize</w:t>
      </w:r>
      <w:r w:rsidR="007B26EF">
        <w:rPr>
          <w:w w:val="105"/>
        </w:rPr>
        <w:t xml:space="preserve"> </w:t>
      </w:r>
      <w:r>
        <w:rPr>
          <w:w w:val="105"/>
        </w:rPr>
        <w:t>publics against reference dependence.</w:t>
      </w:r>
      <w:r>
        <w:rPr>
          <w:spacing w:val="29"/>
          <w:w w:val="105"/>
        </w:rPr>
        <w:t xml:space="preserve"> </w:t>
      </w:r>
      <w:r>
        <w:rPr>
          <w:w w:val="105"/>
        </w:rPr>
        <w:t>Technical criteria themselves must be interpreted, and citizens draw</w:t>
      </w:r>
      <w:r>
        <w:rPr>
          <w:spacing w:val="40"/>
          <w:w w:val="105"/>
        </w:rPr>
        <w:t xml:space="preserve"> </w:t>
      </w:r>
      <w:r>
        <w:rPr>
          <w:w w:val="105"/>
        </w:rPr>
        <w:t>pragmatic</w:t>
      </w:r>
      <w:r>
        <w:rPr>
          <w:spacing w:val="40"/>
          <w:w w:val="105"/>
        </w:rPr>
        <w:t xml:space="preserve"> </w:t>
      </w:r>
      <w:r>
        <w:rPr>
          <w:w w:val="105"/>
        </w:rPr>
        <w:t>inferences</w:t>
      </w:r>
      <w:r>
        <w:rPr>
          <w:spacing w:val="40"/>
          <w:w w:val="105"/>
        </w:rPr>
        <w:t xml:space="preserve"> </w:t>
      </w:r>
      <w:r>
        <w:rPr>
          <w:w w:val="105"/>
        </w:rPr>
        <w:t>about</w:t>
      </w:r>
      <w:r>
        <w:rPr>
          <w:spacing w:val="40"/>
          <w:w w:val="105"/>
        </w:rPr>
        <w:t xml:space="preserve"> </w:t>
      </w:r>
      <w:r>
        <w:rPr>
          <w:w w:val="105"/>
        </w:rPr>
        <w:t>what</w:t>
      </w:r>
      <w:r>
        <w:rPr>
          <w:spacing w:val="40"/>
          <w:w w:val="105"/>
        </w:rPr>
        <w:t xml:space="preserve"> </w:t>
      </w:r>
      <w:r>
        <w:rPr>
          <w:w w:val="105"/>
        </w:rPr>
        <w:t>a</w:t>
      </w:r>
      <w:r>
        <w:rPr>
          <w:spacing w:val="40"/>
          <w:w w:val="105"/>
        </w:rPr>
        <w:t xml:space="preserve"> </w:t>
      </w:r>
      <w:r>
        <w:rPr>
          <w:w w:val="105"/>
        </w:rPr>
        <w:t>communicated</w:t>
      </w:r>
      <w:r>
        <w:rPr>
          <w:spacing w:val="40"/>
          <w:w w:val="105"/>
        </w:rPr>
        <w:t xml:space="preserve"> </w:t>
      </w:r>
      <w:r>
        <w:rPr>
          <w:w w:val="105"/>
        </w:rPr>
        <w:t>rationale</w:t>
      </w:r>
      <w:r>
        <w:rPr>
          <w:spacing w:val="40"/>
          <w:w w:val="105"/>
        </w:rPr>
        <w:t xml:space="preserve"> </w:t>
      </w:r>
      <w:r>
        <w:rPr>
          <w:w w:val="105"/>
        </w:rPr>
        <w:t>implies</w:t>
      </w:r>
      <w:r>
        <w:rPr>
          <w:spacing w:val="40"/>
          <w:w w:val="105"/>
        </w:rPr>
        <w:t xml:space="preserve"> </w:t>
      </w:r>
      <w:r>
        <w:rPr>
          <w:w w:val="105"/>
        </w:rPr>
        <w:t>and</w:t>
      </w:r>
      <w:r>
        <w:rPr>
          <w:spacing w:val="40"/>
          <w:w w:val="105"/>
        </w:rPr>
        <w:t xml:space="preserve"> </w:t>
      </w:r>
      <w:r>
        <w:rPr>
          <w:w w:val="105"/>
        </w:rPr>
        <w:t>what</w:t>
      </w:r>
      <w:r>
        <w:rPr>
          <w:spacing w:val="40"/>
          <w:w w:val="105"/>
        </w:rPr>
        <w:t xml:space="preserve"> </w:t>
      </w:r>
      <w:r>
        <w:rPr>
          <w:w w:val="105"/>
        </w:rPr>
        <w:t>the</w:t>
      </w:r>
      <w:r>
        <w:rPr>
          <w:spacing w:val="40"/>
          <w:w w:val="105"/>
        </w:rPr>
        <w:t xml:space="preserve"> </w:t>
      </w:r>
      <w:r>
        <w:rPr>
          <w:w w:val="105"/>
        </w:rPr>
        <w:t>decision-maker is prioritizing (</w:t>
      </w:r>
      <w:proofErr w:type="spellStart"/>
      <w:r>
        <w:rPr>
          <w:w w:val="105"/>
        </w:rPr>
        <w:t>Flusberg</w:t>
      </w:r>
      <w:proofErr w:type="spellEnd"/>
      <w:r>
        <w:rPr>
          <w:w w:val="105"/>
        </w:rPr>
        <w:t xml:space="preserve"> et al. </w:t>
      </w:r>
      <w:hyperlink w:anchor="_bookmark45" w:history="1">
        <w:r w:rsidR="005D491A">
          <w:rPr>
            <w:w w:val="105"/>
          </w:rPr>
          <w:t>2024).</w:t>
        </w:r>
      </w:hyperlink>
      <w:r>
        <w:rPr>
          <w:w w:val="105"/>
        </w:rPr>
        <w:t xml:space="preserve"> Moreover, complexity increases reliance on accessible cues.</w:t>
      </w:r>
      <w:r>
        <w:rPr>
          <w:spacing w:val="19"/>
          <w:w w:val="105"/>
        </w:rPr>
        <w:t xml:space="preserve"> </w:t>
      </w:r>
      <w:r>
        <w:rPr>
          <w:w w:val="105"/>
        </w:rPr>
        <w:t>Under</w:t>
      </w:r>
      <w:r>
        <w:rPr>
          <w:spacing w:val="-9"/>
          <w:w w:val="105"/>
        </w:rPr>
        <w:t xml:space="preserve"> </w:t>
      </w:r>
      <w:r>
        <w:rPr>
          <w:w w:val="105"/>
        </w:rPr>
        <w:t>uncertainty,</w:t>
      </w:r>
      <w:r>
        <w:rPr>
          <w:spacing w:val="-7"/>
          <w:w w:val="105"/>
        </w:rPr>
        <w:t xml:space="preserve"> </w:t>
      </w:r>
      <w:r>
        <w:rPr>
          <w:w w:val="105"/>
        </w:rPr>
        <w:t>citizens</w:t>
      </w:r>
      <w:r>
        <w:rPr>
          <w:spacing w:val="-9"/>
          <w:w w:val="105"/>
        </w:rPr>
        <w:t xml:space="preserve"> </w:t>
      </w:r>
      <w:r>
        <w:rPr>
          <w:w w:val="105"/>
        </w:rPr>
        <w:t>frequently</w:t>
      </w:r>
      <w:r>
        <w:rPr>
          <w:spacing w:val="-9"/>
          <w:w w:val="105"/>
        </w:rPr>
        <w:t xml:space="preserve"> </w:t>
      </w:r>
      <w:r>
        <w:rPr>
          <w:w w:val="105"/>
        </w:rPr>
        <w:t>lean</w:t>
      </w:r>
      <w:r>
        <w:rPr>
          <w:spacing w:val="-9"/>
          <w:w w:val="105"/>
        </w:rPr>
        <w:t xml:space="preserve"> </w:t>
      </w:r>
      <w:r>
        <w:rPr>
          <w:w w:val="105"/>
        </w:rPr>
        <w:t>on</w:t>
      </w:r>
      <w:r>
        <w:rPr>
          <w:spacing w:val="-9"/>
          <w:w w:val="105"/>
        </w:rPr>
        <w:t xml:space="preserve"> </w:t>
      </w:r>
      <w:r>
        <w:rPr>
          <w:w w:val="105"/>
        </w:rPr>
        <w:t>heuristics</w:t>
      </w:r>
      <w:r>
        <w:rPr>
          <w:spacing w:val="-9"/>
          <w:w w:val="105"/>
        </w:rPr>
        <w:t xml:space="preserve"> </w:t>
      </w:r>
      <w:r>
        <w:rPr>
          <w:w w:val="105"/>
        </w:rPr>
        <w:t>such</w:t>
      </w:r>
      <w:r>
        <w:rPr>
          <w:spacing w:val="-9"/>
          <w:w w:val="105"/>
        </w:rPr>
        <w:t xml:space="preserve"> </w:t>
      </w:r>
      <w:r>
        <w:rPr>
          <w:w w:val="105"/>
        </w:rPr>
        <w:t>as</w:t>
      </w:r>
      <w:r>
        <w:rPr>
          <w:spacing w:val="-9"/>
          <w:w w:val="105"/>
        </w:rPr>
        <w:t xml:space="preserve"> </w:t>
      </w:r>
      <w:r>
        <w:rPr>
          <w:w w:val="105"/>
        </w:rPr>
        <w:t>availability,</w:t>
      </w:r>
      <w:r>
        <w:rPr>
          <w:spacing w:val="-7"/>
          <w:w w:val="105"/>
        </w:rPr>
        <w:t xml:space="preserve"> </w:t>
      </w:r>
      <w:r>
        <w:rPr>
          <w:w w:val="105"/>
        </w:rPr>
        <w:t>which</w:t>
      </w:r>
      <w:r>
        <w:rPr>
          <w:spacing w:val="-9"/>
          <w:w w:val="105"/>
        </w:rPr>
        <w:t xml:space="preserve"> </w:t>
      </w:r>
      <w:r>
        <w:rPr>
          <w:w w:val="105"/>
        </w:rPr>
        <w:t>gives</w:t>
      </w:r>
      <w:r>
        <w:rPr>
          <w:spacing w:val="-9"/>
          <w:w w:val="105"/>
        </w:rPr>
        <w:t xml:space="preserve"> </w:t>
      </w:r>
      <w:r>
        <w:rPr>
          <w:w w:val="105"/>
        </w:rPr>
        <w:t>greater weight</w:t>
      </w:r>
      <w:r>
        <w:rPr>
          <w:spacing w:val="26"/>
          <w:w w:val="105"/>
        </w:rPr>
        <w:t xml:space="preserve"> </w:t>
      </w:r>
      <w:r>
        <w:rPr>
          <w:w w:val="105"/>
        </w:rPr>
        <w:t>to</w:t>
      </w:r>
      <w:r>
        <w:rPr>
          <w:spacing w:val="26"/>
          <w:w w:val="105"/>
        </w:rPr>
        <w:t xml:space="preserve"> </w:t>
      </w:r>
      <w:r>
        <w:rPr>
          <w:w w:val="105"/>
        </w:rPr>
        <w:t>vivid,</w:t>
      </w:r>
      <w:r>
        <w:rPr>
          <w:spacing w:val="26"/>
          <w:w w:val="105"/>
        </w:rPr>
        <w:t xml:space="preserve"> </w:t>
      </w:r>
      <w:r>
        <w:rPr>
          <w:w w:val="105"/>
        </w:rPr>
        <w:t>easily</w:t>
      </w:r>
      <w:r>
        <w:rPr>
          <w:spacing w:val="26"/>
          <w:w w:val="105"/>
        </w:rPr>
        <w:t xml:space="preserve"> </w:t>
      </w:r>
      <w:r>
        <w:rPr>
          <w:w w:val="105"/>
        </w:rPr>
        <w:t>imagined</w:t>
      </w:r>
      <w:r>
        <w:rPr>
          <w:spacing w:val="26"/>
          <w:w w:val="105"/>
        </w:rPr>
        <w:t xml:space="preserve"> </w:t>
      </w:r>
      <w:r>
        <w:rPr>
          <w:w w:val="105"/>
        </w:rPr>
        <w:t>cases</w:t>
      </w:r>
      <w:r>
        <w:rPr>
          <w:spacing w:val="26"/>
          <w:w w:val="105"/>
        </w:rPr>
        <w:t xml:space="preserve"> </w:t>
      </w:r>
      <w:r>
        <w:rPr>
          <w:w w:val="105"/>
        </w:rPr>
        <w:t>than</w:t>
      </w:r>
      <w:r>
        <w:rPr>
          <w:spacing w:val="26"/>
          <w:w w:val="105"/>
        </w:rPr>
        <w:t xml:space="preserve"> </w:t>
      </w:r>
      <w:r>
        <w:rPr>
          <w:w w:val="105"/>
        </w:rPr>
        <w:t>to</w:t>
      </w:r>
      <w:r>
        <w:rPr>
          <w:spacing w:val="26"/>
          <w:w w:val="105"/>
        </w:rPr>
        <w:t xml:space="preserve"> </w:t>
      </w:r>
      <w:r>
        <w:rPr>
          <w:w w:val="105"/>
        </w:rPr>
        <w:t>abstract</w:t>
      </w:r>
      <w:r>
        <w:rPr>
          <w:spacing w:val="26"/>
          <w:w w:val="105"/>
        </w:rPr>
        <w:t xml:space="preserve"> </w:t>
      </w:r>
      <w:r>
        <w:rPr>
          <w:w w:val="105"/>
        </w:rPr>
        <w:t>aggregates</w:t>
      </w:r>
      <w:r>
        <w:rPr>
          <w:spacing w:val="26"/>
          <w:w w:val="105"/>
        </w:rPr>
        <w:t xml:space="preserve"> </w:t>
      </w:r>
      <w:r>
        <w:rPr>
          <w:w w:val="105"/>
        </w:rPr>
        <w:t>(Tversky</w:t>
      </w:r>
      <w:r>
        <w:rPr>
          <w:spacing w:val="26"/>
          <w:w w:val="105"/>
        </w:rPr>
        <w:t xml:space="preserve"> </w:t>
      </w:r>
      <w:r>
        <w:rPr>
          <w:w w:val="105"/>
        </w:rPr>
        <w:t>and</w:t>
      </w:r>
      <w:r>
        <w:rPr>
          <w:spacing w:val="26"/>
          <w:w w:val="105"/>
        </w:rPr>
        <w:t xml:space="preserve"> </w:t>
      </w:r>
      <w:r>
        <w:rPr>
          <w:w w:val="105"/>
        </w:rPr>
        <w:t>Kahneman</w:t>
      </w:r>
      <w:r>
        <w:rPr>
          <w:spacing w:val="26"/>
          <w:w w:val="105"/>
        </w:rPr>
        <w:t xml:space="preserve"> </w:t>
      </w:r>
      <w:hyperlink w:anchor="_bookmark100" w:history="1">
        <w:r w:rsidR="005D491A">
          <w:rPr>
            <w:w w:val="105"/>
          </w:rPr>
          <w:t>1973).</w:t>
        </w:r>
      </w:hyperlink>
      <w:r>
        <w:rPr>
          <w:w w:val="105"/>
        </w:rPr>
        <w:t xml:space="preserve"> In rationing, the narrative of a specific patient denied a last-resort medicine is cognitively accessible, whereas opportunity costs borne by anonymous others are comparatively opaque. This asymmetry makes it easier for loss frames to dominate public evaluation even when expert institutions supply cost-effectiveness language and probabilistic evidence.</w:t>
      </w:r>
    </w:p>
    <w:p w14:paraId="7A2DEAB3" w14:textId="77777777" w:rsidR="005D491A" w:rsidRDefault="00000000">
      <w:pPr>
        <w:pStyle w:val="BodyText"/>
        <w:spacing w:before="3" w:line="256" w:lineRule="auto"/>
        <w:ind w:left="360" w:right="349" w:firstLine="338"/>
        <w:jc w:val="both"/>
      </w:pPr>
      <w:r>
        <w:rPr>
          <w:spacing w:val="-2"/>
          <w:w w:val="105"/>
        </w:rPr>
        <w:t>If</w:t>
      </w:r>
      <w:r>
        <w:rPr>
          <w:spacing w:val="-4"/>
          <w:w w:val="105"/>
        </w:rPr>
        <w:t xml:space="preserve"> </w:t>
      </w:r>
      <w:r>
        <w:rPr>
          <w:spacing w:val="-2"/>
          <w:w w:val="105"/>
        </w:rPr>
        <w:t>prospect</w:t>
      </w:r>
      <w:r>
        <w:rPr>
          <w:spacing w:val="-4"/>
          <w:w w:val="105"/>
        </w:rPr>
        <w:t xml:space="preserve"> </w:t>
      </w:r>
      <w:r>
        <w:rPr>
          <w:spacing w:val="-2"/>
          <w:w w:val="105"/>
        </w:rPr>
        <w:t>theory</w:t>
      </w:r>
      <w:r>
        <w:rPr>
          <w:spacing w:val="-4"/>
          <w:w w:val="105"/>
        </w:rPr>
        <w:t xml:space="preserve"> </w:t>
      </w:r>
      <w:r>
        <w:rPr>
          <w:spacing w:val="-2"/>
          <w:w w:val="105"/>
        </w:rPr>
        <w:t>explains</w:t>
      </w:r>
      <w:r>
        <w:rPr>
          <w:spacing w:val="-4"/>
          <w:w w:val="105"/>
        </w:rPr>
        <w:t xml:space="preserve"> </w:t>
      </w:r>
      <w:r>
        <w:rPr>
          <w:spacing w:val="-2"/>
          <w:w w:val="105"/>
        </w:rPr>
        <w:t>why</w:t>
      </w:r>
      <w:r>
        <w:rPr>
          <w:spacing w:val="-4"/>
          <w:w w:val="105"/>
        </w:rPr>
        <w:t xml:space="preserve"> </w:t>
      </w:r>
      <w:r>
        <w:rPr>
          <w:spacing w:val="-2"/>
          <w:w w:val="105"/>
        </w:rPr>
        <w:t>equivalent</w:t>
      </w:r>
      <w:r>
        <w:rPr>
          <w:spacing w:val="-4"/>
          <w:w w:val="105"/>
        </w:rPr>
        <w:t xml:space="preserve"> </w:t>
      </w:r>
      <w:r>
        <w:rPr>
          <w:spacing w:val="-2"/>
          <w:w w:val="105"/>
        </w:rPr>
        <w:t>choices</w:t>
      </w:r>
      <w:r>
        <w:rPr>
          <w:spacing w:val="-4"/>
          <w:w w:val="105"/>
        </w:rPr>
        <w:t xml:space="preserve"> </w:t>
      </w:r>
      <w:r>
        <w:rPr>
          <w:spacing w:val="-2"/>
          <w:w w:val="105"/>
        </w:rPr>
        <w:t>can</w:t>
      </w:r>
      <w:r>
        <w:rPr>
          <w:spacing w:val="-4"/>
          <w:w w:val="105"/>
        </w:rPr>
        <w:t xml:space="preserve"> </w:t>
      </w:r>
      <w:r>
        <w:rPr>
          <w:spacing w:val="-2"/>
          <w:w w:val="105"/>
        </w:rPr>
        <w:t>elicit</w:t>
      </w:r>
      <w:r>
        <w:rPr>
          <w:spacing w:val="-4"/>
          <w:w w:val="105"/>
        </w:rPr>
        <w:t xml:space="preserve"> </w:t>
      </w:r>
      <w:r>
        <w:rPr>
          <w:spacing w:val="-2"/>
          <w:w w:val="105"/>
        </w:rPr>
        <w:t>different</w:t>
      </w:r>
      <w:r>
        <w:rPr>
          <w:spacing w:val="-4"/>
          <w:w w:val="105"/>
        </w:rPr>
        <w:t xml:space="preserve"> </w:t>
      </w:r>
      <w:r>
        <w:rPr>
          <w:spacing w:val="-2"/>
          <w:w w:val="105"/>
        </w:rPr>
        <w:t>preferences</w:t>
      </w:r>
      <w:r>
        <w:rPr>
          <w:spacing w:val="-4"/>
          <w:w w:val="105"/>
        </w:rPr>
        <w:t xml:space="preserve"> </w:t>
      </w:r>
      <w:r>
        <w:rPr>
          <w:spacing w:val="-2"/>
          <w:w w:val="105"/>
        </w:rPr>
        <w:t>depending</w:t>
      </w:r>
      <w:r>
        <w:rPr>
          <w:spacing w:val="-4"/>
          <w:w w:val="105"/>
        </w:rPr>
        <w:t xml:space="preserve"> </w:t>
      </w:r>
      <w:r>
        <w:rPr>
          <w:spacing w:val="-2"/>
          <w:w w:val="105"/>
        </w:rPr>
        <w:t>on</w:t>
      </w:r>
      <w:r>
        <w:rPr>
          <w:spacing w:val="-4"/>
          <w:w w:val="105"/>
        </w:rPr>
        <w:t xml:space="preserve"> </w:t>
      </w:r>
      <w:r>
        <w:rPr>
          <w:spacing w:val="-2"/>
          <w:w w:val="105"/>
        </w:rPr>
        <w:t xml:space="preserve">the </w:t>
      </w:r>
      <w:r>
        <w:rPr>
          <w:w w:val="105"/>
        </w:rPr>
        <w:lastRenderedPageBreak/>
        <w:t>reference</w:t>
      </w:r>
      <w:r>
        <w:rPr>
          <w:spacing w:val="-8"/>
          <w:w w:val="105"/>
        </w:rPr>
        <w:t xml:space="preserve"> </w:t>
      </w:r>
      <w:r>
        <w:rPr>
          <w:w w:val="105"/>
        </w:rPr>
        <w:t>point,</w:t>
      </w:r>
      <w:r>
        <w:rPr>
          <w:spacing w:val="-7"/>
          <w:w w:val="105"/>
        </w:rPr>
        <w:t xml:space="preserve"> </w:t>
      </w:r>
      <w:r>
        <w:rPr>
          <w:w w:val="105"/>
        </w:rPr>
        <w:t>the</w:t>
      </w:r>
      <w:r>
        <w:rPr>
          <w:spacing w:val="-8"/>
          <w:w w:val="105"/>
        </w:rPr>
        <w:t xml:space="preserve"> </w:t>
      </w:r>
      <w:r>
        <w:rPr>
          <w:w w:val="105"/>
        </w:rPr>
        <w:t>rule</w:t>
      </w:r>
      <w:r>
        <w:rPr>
          <w:spacing w:val="-8"/>
          <w:w w:val="105"/>
        </w:rPr>
        <w:t xml:space="preserve"> </w:t>
      </w:r>
      <w:r>
        <w:rPr>
          <w:w w:val="105"/>
        </w:rPr>
        <w:t>of</w:t>
      </w:r>
      <w:r>
        <w:rPr>
          <w:spacing w:val="-9"/>
          <w:w w:val="105"/>
        </w:rPr>
        <w:t xml:space="preserve"> </w:t>
      </w:r>
      <w:r>
        <w:rPr>
          <w:w w:val="105"/>
        </w:rPr>
        <w:t>rescue</w:t>
      </w:r>
      <w:r>
        <w:rPr>
          <w:spacing w:val="-8"/>
          <w:w w:val="105"/>
        </w:rPr>
        <w:t xml:space="preserve"> </w:t>
      </w:r>
      <w:r>
        <w:rPr>
          <w:w w:val="105"/>
        </w:rPr>
        <w:t>clarifies</w:t>
      </w:r>
      <w:r>
        <w:rPr>
          <w:spacing w:val="-8"/>
          <w:w w:val="105"/>
        </w:rPr>
        <w:t xml:space="preserve"> </w:t>
      </w:r>
      <w:r>
        <w:rPr>
          <w:w w:val="105"/>
        </w:rPr>
        <w:t>why</w:t>
      </w:r>
      <w:r>
        <w:rPr>
          <w:spacing w:val="-8"/>
          <w:w w:val="105"/>
        </w:rPr>
        <w:t xml:space="preserve"> </w:t>
      </w:r>
      <w:r>
        <w:rPr>
          <w:w w:val="105"/>
        </w:rPr>
        <w:t>some</w:t>
      </w:r>
      <w:r>
        <w:rPr>
          <w:spacing w:val="-8"/>
          <w:w w:val="105"/>
        </w:rPr>
        <w:t xml:space="preserve"> </w:t>
      </w:r>
      <w:r>
        <w:rPr>
          <w:w w:val="105"/>
        </w:rPr>
        <w:t>reference</w:t>
      </w:r>
      <w:r>
        <w:rPr>
          <w:spacing w:val="-8"/>
          <w:w w:val="105"/>
        </w:rPr>
        <w:t xml:space="preserve"> </w:t>
      </w:r>
      <w:r>
        <w:rPr>
          <w:w w:val="105"/>
        </w:rPr>
        <w:t>points</w:t>
      </w:r>
      <w:r>
        <w:rPr>
          <w:spacing w:val="-8"/>
          <w:w w:val="105"/>
        </w:rPr>
        <w:t xml:space="preserve"> </w:t>
      </w:r>
      <w:r>
        <w:rPr>
          <w:w w:val="105"/>
        </w:rPr>
        <w:t>acquire</w:t>
      </w:r>
      <w:r>
        <w:rPr>
          <w:spacing w:val="-8"/>
          <w:w w:val="105"/>
        </w:rPr>
        <w:t xml:space="preserve"> </w:t>
      </w:r>
      <w:r>
        <w:rPr>
          <w:w w:val="105"/>
        </w:rPr>
        <w:t>exceptional</w:t>
      </w:r>
      <w:r>
        <w:rPr>
          <w:spacing w:val="-9"/>
          <w:w w:val="105"/>
        </w:rPr>
        <w:t xml:space="preserve"> </w:t>
      </w:r>
      <w:r>
        <w:rPr>
          <w:w w:val="105"/>
        </w:rPr>
        <w:t>moral</w:t>
      </w:r>
      <w:r>
        <w:rPr>
          <w:spacing w:val="-8"/>
          <w:w w:val="105"/>
        </w:rPr>
        <w:t xml:space="preserve"> </w:t>
      </w:r>
      <w:r>
        <w:rPr>
          <w:w w:val="105"/>
        </w:rPr>
        <w:t>force in healthcare. The rule of rescue refers to the perceived imperative to save persons facing avoidable death even when doing so is inefficient and diverts resources from interventions that could generate larger</w:t>
      </w:r>
      <w:r>
        <w:rPr>
          <w:spacing w:val="-12"/>
          <w:w w:val="105"/>
        </w:rPr>
        <w:t xml:space="preserve"> </w:t>
      </w:r>
      <w:r>
        <w:rPr>
          <w:w w:val="105"/>
        </w:rPr>
        <w:t>aggregate</w:t>
      </w:r>
      <w:r>
        <w:rPr>
          <w:spacing w:val="-11"/>
          <w:w w:val="105"/>
        </w:rPr>
        <w:t xml:space="preserve"> </w:t>
      </w:r>
      <w:r>
        <w:rPr>
          <w:w w:val="105"/>
        </w:rPr>
        <w:t>benefits</w:t>
      </w:r>
      <w:r>
        <w:rPr>
          <w:spacing w:val="-11"/>
          <w:w w:val="105"/>
        </w:rPr>
        <w:t xml:space="preserve"> </w:t>
      </w:r>
      <w:r>
        <w:rPr>
          <w:w w:val="105"/>
        </w:rPr>
        <w:t>(McKie</w:t>
      </w:r>
      <w:r>
        <w:rPr>
          <w:spacing w:val="-11"/>
          <w:w w:val="105"/>
        </w:rPr>
        <w:t xml:space="preserve"> </w:t>
      </w:r>
      <w:r>
        <w:rPr>
          <w:w w:val="105"/>
        </w:rPr>
        <w:t>and</w:t>
      </w:r>
      <w:r>
        <w:rPr>
          <w:spacing w:val="-12"/>
          <w:w w:val="105"/>
        </w:rPr>
        <w:t xml:space="preserve"> </w:t>
      </w:r>
      <w:r>
        <w:rPr>
          <w:w w:val="105"/>
        </w:rPr>
        <w:t>Richardson</w:t>
      </w:r>
      <w:r>
        <w:rPr>
          <w:spacing w:val="-11"/>
          <w:w w:val="105"/>
        </w:rPr>
        <w:t xml:space="preserve"> </w:t>
      </w:r>
      <w:hyperlink w:anchor="_bookmark75" w:history="1">
        <w:r w:rsidR="005D491A">
          <w:rPr>
            <w:w w:val="105"/>
          </w:rPr>
          <w:t>2003,</w:t>
        </w:r>
      </w:hyperlink>
      <w:r>
        <w:rPr>
          <w:spacing w:val="-9"/>
          <w:w w:val="105"/>
        </w:rPr>
        <w:t xml:space="preserve"> </w:t>
      </w:r>
      <w:r>
        <w:rPr>
          <w:w w:val="105"/>
        </w:rPr>
        <w:t>p.</w:t>
      </w:r>
      <w:r>
        <w:rPr>
          <w:spacing w:val="-12"/>
          <w:w w:val="105"/>
        </w:rPr>
        <w:t xml:space="preserve"> </w:t>
      </w:r>
      <w:r>
        <w:rPr>
          <w:w w:val="105"/>
        </w:rPr>
        <w:t>2407).</w:t>
      </w:r>
      <w:r>
        <w:rPr>
          <w:spacing w:val="15"/>
          <w:w w:val="105"/>
        </w:rPr>
        <w:t xml:space="preserve"> </w:t>
      </w:r>
      <w:r>
        <w:rPr>
          <w:w w:val="105"/>
        </w:rPr>
        <w:t>It</w:t>
      </w:r>
      <w:r>
        <w:rPr>
          <w:spacing w:val="-11"/>
          <w:w w:val="105"/>
        </w:rPr>
        <w:t xml:space="preserve"> </w:t>
      </w:r>
      <w:r>
        <w:rPr>
          <w:w w:val="105"/>
        </w:rPr>
        <w:t>reflects</w:t>
      </w:r>
      <w:r>
        <w:rPr>
          <w:spacing w:val="-11"/>
          <w:w w:val="105"/>
        </w:rPr>
        <w:t xml:space="preserve"> </w:t>
      </w:r>
      <w:r>
        <w:rPr>
          <w:w w:val="105"/>
        </w:rPr>
        <w:t>a</w:t>
      </w:r>
      <w:r>
        <w:rPr>
          <w:spacing w:val="-11"/>
          <w:w w:val="105"/>
        </w:rPr>
        <w:t xml:space="preserve"> </w:t>
      </w:r>
      <w:r>
        <w:rPr>
          <w:w w:val="105"/>
        </w:rPr>
        <w:t>“shock-horror”</w:t>
      </w:r>
      <w:r>
        <w:rPr>
          <w:spacing w:val="-11"/>
          <w:w w:val="105"/>
        </w:rPr>
        <w:t xml:space="preserve"> </w:t>
      </w:r>
      <w:r>
        <w:rPr>
          <w:w w:val="105"/>
        </w:rPr>
        <w:t xml:space="preserve">response that prioritizes lifesaving over non-lifesaving measures (McKie and Richardson </w:t>
      </w:r>
      <w:hyperlink w:anchor="_bookmark75" w:history="1">
        <w:r w:rsidR="005D491A">
          <w:rPr>
            <w:w w:val="105"/>
          </w:rPr>
          <w:t>2003,</w:t>
        </w:r>
      </w:hyperlink>
      <w:r>
        <w:rPr>
          <w:w w:val="105"/>
        </w:rPr>
        <w:t xml:space="preserve"> p. 2407). In rationing contexts, rescue narratives transform a distributive trade-off into an evaluation of whether the state is failing to prevent a preventable loss of life.</w:t>
      </w:r>
      <w:r>
        <w:rPr>
          <w:spacing w:val="40"/>
          <w:w w:val="105"/>
        </w:rPr>
        <w:t xml:space="preserve"> </w:t>
      </w:r>
      <w:r>
        <w:rPr>
          <w:w w:val="105"/>
        </w:rPr>
        <w:t>By foregrounding imminent harm and a morally</w:t>
      </w:r>
      <w:r>
        <w:rPr>
          <w:spacing w:val="20"/>
          <w:w w:val="105"/>
        </w:rPr>
        <w:t xml:space="preserve"> </w:t>
      </w:r>
      <w:r>
        <w:rPr>
          <w:w w:val="105"/>
        </w:rPr>
        <w:t>charged</w:t>
      </w:r>
      <w:r>
        <w:rPr>
          <w:spacing w:val="20"/>
          <w:w w:val="105"/>
        </w:rPr>
        <w:t xml:space="preserve"> </w:t>
      </w:r>
      <w:r>
        <w:rPr>
          <w:w w:val="105"/>
        </w:rPr>
        <w:t>counterfactual</w:t>
      </w:r>
      <w:r>
        <w:rPr>
          <w:spacing w:val="20"/>
          <w:w w:val="105"/>
        </w:rPr>
        <w:t xml:space="preserve"> </w:t>
      </w:r>
      <w:r>
        <w:rPr>
          <w:w w:val="105"/>
        </w:rPr>
        <w:t>(a</w:t>
      </w:r>
      <w:r>
        <w:rPr>
          <w:spacing w:val="20"/>
          <w:w w:val="105"/>
        </w:rPr>
        <w:t xml:space="preserve"> </w:t>
      </w:r>
      <w:r>
        <w:rPr>
          <w:w w:val="105"/>
        </w:rPr>
        <w:t>life</w:t>
      </w:r>
      <w:r>
        <w:rPr>
          <w:spacing w:val="20"/>
          <w:w w:val="105"/>
        </w:rPr>
        <w:t xml:space="preserve"> </w:t>
      </w:r>
      <w:r>
        <w:rPr>
          <w:w w:val="105"/>
        </w:rPr>
        <w:t>that</w:t>
      </w:r>
      <w:r>
        <w:rPr>
          <w:spacing w:val="20"/>
          <w:w w:val="105"/>
        </w:rPr>
        <w:t xml:space="preserve"> </w:t>
      </w:r>
      <w:r>
        <w:rPr>
          <w:w w:val="105"/>
        </w:rPr>
        <w:t>could</w:t>
      </w:r>
      <w:r>
        <w:rPr>
          <w:spacing w:val="20"/>
          <w:w w:val="105"/>
        </w:rPr>
        <w:t xml:space="preserve"> </w:t>
      </w:r>
      <w:r>
        <w:rPr>
          <w:w w:val="105"/>
        </w:rPr>
        <w:t>have</w:t>
      </w:r>
      <w:r>
        <w:rPr>
          <w:spacing w:val="20"/>
          <w:w w:val="105"/>
        </w:rPr>
        <w:t xml:space="preserve"> </w:t>
      </w:r>
      <w:r>
        <w:rPr>
          <w:w w:val="105"/>
        </w:rPr>
        <w:t>been</w:t>
      </w:r>
      <w:r>
        <w:rPr>
          <w:spacing w:val="20"/>
          <w:w w:val="105"/>
        </w:rPr>
        <w:t xml:space="preserve"> </w:t>
      </w:r>
      <w:r>
        <w:rPr>
          <w:w w:val="105"/>
        </w:rPr>
        <w:t>extended),</w:t>
      </w:r>
      <w:r>
        <w:rPr>
          <w:spacing w:val="20"/>
          <w:w w:val="105"/>
        </w:rPr>
        <w:t xml:space="preserve"> </w:t>
      </w:r>
      <w:r>
        <w:rPr>
          <w:w w:val="105"/>
        </w:rPr>
        <w:t>such</w:t>
      </w:r>
      <w:r>
        <w:rPr>
          <w:spacing w:val="20"/>
          <w:w w:val="105"/>
        </w:rPr>
        <w:t xml:space="preserve"> </w:t>
      </w:r>
      <w:r>
        <w:rPr>
          <w:w w:val="105"/>
        </w:rPr>
        <w:t>frames</w:t>
      </w:r>
      <w:r>
        <w:rPr>
          <w:spacing w:val="20"/>
          <w:w w:val="105"/>
        </w:rPr>
        <w:t xml:space="preserve"> </w:t>
      </w:r>
      <w:r>
        <w:rPr>
          <w:w w:val="105"/>
        </w:rPr>
        <w:t>situate</w:t>
      </w:r>
      <w:r>
        <w:rPr>
          <w:spacing w:val="20"/>
          <w:w w:val="105"/>
        </w:rPr>
        <w:t xml:space="preserve"> </w:t>
      </w:r>
      <w:r>
        <w:rPr>
          <w:w w:val="105"/>
        </w:rPr>
        <w:t xml:space="preserve">citizens in the loss domain, thereby activating the loss aversion and risk-seeking dynamics predicted by prospect theory. Extensions further suggest that end-of-life situations intensify the perceived moral stakes of denial, including concerns about narrative closure (Sinclair </w:t>
      </w:r>
      <w:hyperlink w:anchor="_bookmark94" w:history="1">
        <w:r w:rsidR="005D491A">
          <w:rPr>
            <w:w w:val="105"/>
          </w:rPr>
          <w:t>2022),</w:t>
        </w:r>
      </w:hyperlink>
      <w:r>
        <w:rPr>
          <w:w w:val="105"/>
        </w:rPr>
        <w:t xml:space="preserve"> which heighten the salience of losses relative to diffuse population-level gains.</w:t>
      </w:r>
    </w:p>
    <w:p w14:paraId="4E91D468" w14:textId="77777777" w:rsidR="005D491A" w:rsidRDefault="00000000">
      <w:pPr>
        <w:pStyle w:val="BodyText"/>
        <w:spacing w:before="4" w:line="256" w:lineRule="auto"/>
        <w:ind w:left="360" w:right="348" w:firstLine="338"/>
        <w:jc w:val="both"/>
      </w:pPr>
      <w:r>
        <w:rPr>
          <w:w w:val="105"/>
        </w:rPr>
        <w:t>Taken together, prospect theory and the rule of rescue provide a coherent account of why technocratic delegation should not eliminate framing effects in public evaluations of reimbursement decisions.</w:t>
      </w:r>
      <w:r>
        <w:rPr>
          <w:spacing w:val="-15"/>
          <w:w w:val="105"/>
        </w:rPr>
        <w:t xml:space="preserve"> </w:t>
      </w:r>
      <w:r>
        <w:rPr>
          <w:w w:val="105"/>
        </w:rPr>
        <w:t>When</w:t>
      </w:r>
      <w:r>
        <w:rPr>
          <w:spacing w:val="-14"/>
          <w:w w:val="105"/>
        </w:rPr>
        <w:t xml:space="preserve"> </w:t>
      </w:r>
      <w:r>
        <w:rPr>
          <w:w w:val="105"/>
        </w:rPr>
        <w:t>an</w:t>
      </w:r>
      <w:r>
        <w:rPr>
          <w:spacing w:val="-15"/>
          <w:w w:val="105"/>
        </w:rPr>
        <w:t xml:space="preserve"> </w:t>
      </w:r>
      <w:r>
        <w:rPr>
          <w:w w:val="105"/>
        </w:rPr>
        <w:t>identical</w:t>
      </w:r>
      <w:r>
        <w:rPr>
          <w:spacing w:val="-14"/>
          <w:w w:val="105"/>
        </w:rPr>
        <w:t xml:space="preserve"> </w:t>
      </w:r>
      <w:r>
        <w:rPr>
          <w:w w:val="105"/>
        </w:rPr>
        <w:t>reimbursement</w:t>
      </w:r>
      <w:r>
        <w:rPr>
          <w:spacing w:val="-15"/>
          <w:w w:val="105"/>
        </w:rPr>
        <w:t xml:space="preserve"> </w:t>
      </w:r>
      <w:r>
        <w:rPr>
          <w:w w:val="105"/>
        </w:rPr>
        <w:t>decision</w:t>
      </w:r>
      <w:r>
        <w:rPr>
          <w:spacing w:val="-14"/>
          <w:w w:val="105"/>
        </w:rPr>
        <w:t xml:space="preserve"> </w:t>
      </w:r>
      <w:r>
        <w:rPr>
          <w:w w:val="105"/>
        </w:rPr>
        <w:t>is</w:t>
      </w:r>
      <w:r>
        <w:rPr>
          <w:spacing w:val="-15"/>
          <w:w w:val="105"/>
        </w:rPr>
        <w:t xml:space="preserve"> </w:t>
      </w:r>
      <w:r>
        <w:rPr>
          <w:w w:val="105"/>
        </w:rPr>
        <w:t>framed</w:t>
      </w:r>
      <w:r>
        <w:rPr>
          <w:spacing w:val="-14"/>
          <w:w w:val="105"/>
        </w:rPr>
        <w:t xml:space="preserve"> </w:t>
      </w:r>
      <w:r>
        <w:rPr>
          <w:w w:val="105"/>
        </w:rPr>
        <w:t>as</w:t>
      </w:r>
      <w:r>
        <w:rPr>
          <w:spacing w:val="-14"/>
          <w:w w:val="105"/>
        </w:rPr>
        <w:t xml:space="preserve"> </w:t>
      </w:r>
      <w:r>
        <w:rPr>
          <w:w w:val="105"/>
        </w:rPr>
        <w:t>avoiding</w:t>
      </w:r>
      <w:r>
        <w:rPr>
          <w:spacing w:val="-15"/>
          <w:w w:val="105"/>
        </w:rPr>
        <w:t xml:space="preserve"> </w:t>
      </w:r>
      <w:r>
        <w:rPr>
          <w:w w:val="105"/>
        </w:rPr>
        <w:t>a</w:t>
      </w:r>
      <w:r>
        <w:rPr>
          <w:spacing w:val="-14"/>
          <w:w w:val="105"/>
        </w:rPr>
        <w:t xml:space="preserve"> </w:t>
      </w:r>
      <w:r>
        <w:rPr>
          <w:w w:val="105"/>
        </w:rPr>
        <w:t>salient</w:t>
      </w:r>
      <w:r>
        <w:rPr>
          <w:spacing w:val="-15"/>
          <w:w w:val="105"/>
        </w:rPr>
        <w:t xml:space="preserve"> </w:t>
      </w:r>
      <w:r>
        <w:rPr>
          <w:w w:val="105"/>
        </w:rPr>
        <w:t>loss</w:t>
      </w:r>
      <w:r>
        <w:rPr>
          <w:spacing w:val="-14"/>
          <w:w w:val="105"/>
        </w:rPr>
        <w:t xml:space="preserve"> </w:t>
      </w:r>
      <w:r>
        <w:rPr>
          <w:w w:val="105"/>
        </w:rPr>
        <w:t>to</w:t>
      </w:r>
      <w:r>
        <w:rPr>
          <w:spacing w:val="-15"/>
          <w:w w:val="105"/>
        </w:rPr>
        <w:t xml:space="preserve"> </w:t>
      </w:r>
      <w:r>
        <w:rPr>
          <w:w w:val="105"/>
        </w:rPr>
        <w:t>identifiable patients, citizens should be more willing to endorse riskier and more expensive options. When it is framed as preserving collective gains by protecting finite resources, citizens should be more willing to</w:t>
      </w:r>
      <w:r>
        <w:rPr>
          <w:spacing w:val="-1"/>
          <w:w w:val="105"/>
        </w:rPr>
        <w:t xml:space="preserve"> </w:t>
      </w:r>
      <w:r>
        <w:rPr>
          <w:w w:val="105"/>
        </w:rPr>
        <w:t>accept</w:t>
      </w:r>
      <w:r>
        <w:rPr>
          <w:spacing w:val="-2"/>
          <w:w w:val="105"/>
        </w:rPr>
        <w:t xml:space="preserve"> </w:t>
      </w:r>
      <w:r>
        <w:rPr>
          <w:w w:val="105"/>
        </w:rPr>
        <w:t>restraint.</w:t>
      </w:r>
      <w:r>
        <w:rPr>
          <w:spacing w:val="24"/>
          <w:w w:val="105"/>
        </w:rPr>
        <w:t xml:space="preserve"> </w:t>
      </w:r>
      <w:r>
        <w:rPr>
          <w:w w:val="105"/>
        </w:rPr>
        <w:t>Rescue</w:t>
      </w:r>
      <w:r>
        <w:rPr>
          <w:spacing w:val="-1"/>
          <w:w w:val="105"/>
        </w:rPr>
        <w:t xml:space="preserve"> </w:t>
      </w:r>
      <w:r>
        <w:rPr>
          <w:w w:val="105"/>
        </w:rPr>
        <w:t>narratives</w:t>
      </w:r>
      <w:r>
        <w:rPr>
          <w:spacing w:val="-1"/>
          <w:w w:val="105"/>
        </w:rPr>
        <w:t xml:space="preserve"> </w:t>
      </w:r>
      <w:r>
        <w:rPr>
          <w:w w:val="105"/>
        </w:rPr>
        <w:t>should</w:t>
      </w:r>
      <w:r>
        <w:rPr>
          <w:spacing w:val="-2"/>
          <w:w w:val="105"/>
        </w:rPr>
        <w:t xml:space="preserve"> </w:t>
      </w:r>
      <w:r>
        <w:rPr>
          <w:w w:val="105"/>
        </w:rPr>
        <w:t>magnify</w:t>
      </w:r>
      <w:r>
        <w:rPr>
          <w:spacing w:val="-1"/>
          <w:w w:val="105"/>
        </w:rPr>
        <w:t xml:space="preserve"> </w:t>
      </w:r>
      <w:r>
        <w:rPr>
          <w:w w:val="105"/>
        </w:rPr>
        <w:t>the</w:t>
      </w:r>
      <w:r>
        <w:rPr>
          <w:spacing w:val="-1"/>
          <w:w w:val="105"/>
        </w:rPr>
        <w:t xml:space="preserve"> </w:t>
      </w:r>
      <w:r>
        <w:rPr>
          <w:w w:val="105"/>
        </w:rPr>
        <w:t>effect</w:t>
      </w:r>
      <w:r>
        <w:rPr>
          <w:spacing w:val="-2"/>
          <w:w w:val="105"/>
        </w:rPr>
        <w:t xml:space="preserve"> </w:t>
      </w:r>
      <w:r>
        <w:rPr>
          <w:w w:val="105"/>
        </w:rPr>
        <w:t>of</w:t>
      </w:r>
      <w:r>
        <w:rPr>
          <w:spacing w:val="-1"/>
          <w:w w:val="105"/>
        </w:rPr>
        <w:t xml:space="preserve"> </w:t>
      </w:r>
      <w:r>
        <w:rPr>
          <w:w w:val="105"/>
        </w:rPr>
        <w:t>loss</w:t>
      </w:r>
      <w:r>
        <w:rPr>
          <w:spacing w:val="-1"/>
          <w:w w:val="105"/>
        </w:rPr>
        <w:t xml:space="preserve"> </w:t>
      </w:r>
      <w:r>
        <w:rPr>
          <w:w w:val="105"/>
        </w:rPr>
        <w:t>framing</w:t>
      </w:r>
      <w:r>
        <w:rPr>
          <w:spacing w:val="-1"/>
          <w:w w:val="105"/>
        </w:rPr>
        <w:t xml:space="preserve"> </w:t>
      </w:r>
      <w:r>
        <w:rPr>
          <w:w w:val="105"/>
        </w:rPr>
        <w:t>by</w:t>
      </w:r>
      <w:r>
        <w:rPr>
          <w:spacing w:val="-1"/>
          <w:w w:val="105"/>
        </w:rPr>
        <w:t xml:space="preserve"> </w:t>
      </w:r>
      <w:r>
        <w:rPr>
          <w:w w:val="105"/>
        </w:rPr>
        <w:t>intensifying</w:t>
      </w:r>
      <w:r>
        <w:rPr>
          <w:spacing w:val="-1"/>
          <w:w w:val="105"/>
        </w:rPr>
        <w:t xml:space="preserve"> </w:t>
      </w:r>
      <w:r>
        <w:rPr>
          <w:w w:val="105"/>
        </w:rPr>
        <w:t>moral salience</w:t>
      </w:r>
      <w:r>
        <w:rPr>
          <w:spacing w:val="40"/>
          <w:w w:val="105"/>
        </w:rPr>
        <w:t xml:space="preserve"> </w:t>
      </w:r>
      <w:r>
        <w:rPr>
          <w:w w:val="105"/>
        </w:rPr>
        <w:t>and</w:t>
      </w:r>
      <w:r>
        <w:rPr>
          <w:spacing w:val="40"/>
          <w:w w:val="105"/>
        </w:rPr>
        <w:t xml:space="preserve"> </w:t>
      </w:r>
      <w:r>
        <w:rPr>
          <w:w w:val="105"/>
        </w:rPr>
        <w:t>by</w:t>
      </w:r>
      <w:r>
        <w:rPr>
          <w:spacing w:val="40"/>
          <w:w w:val="105"/>
        </w:rPr>
        <w:t xml:space="preserve"> </w:t>
      </w:r>
      <w:r>
        <w:rPr>
          <w:w w:val="105"/>
        </w:rPr>
        <w:t>making</w:t>
      </w:r>
      <w:r>
        <w:rPr>
          <w:spacing w:val="40"/>
          <w:w w:val="105"/>
        </w:rPr>
        <w:t xml:space="preserve"> </w:t>
      </w:r>
      <w:r>
        <w:rPr>
          <w:w w:val="105"/>
        </w:rPr>
        <w:t>the</w:t>
      </w:r>
      <w:r>
        <w:rPr>
          <w:spacing w:val="40"/>
          <w:w w:val="105"/>
        </w:rPr>
        <w:t xml:space="preserve"> </w:t>
      </w:r>
      <w:r>
        <w:rPr>
          <w:w w:val="105"/>
        </w:rPr>
        <w:t>focal</w:t>
      </w:r>
      <w:r>
        <w:rPr>
          <w:spacing w:val="40"/>
          <w:w w:val="105"/>
        </w:rPr>
        <w:t xml:space="preserve"> </w:t>
      </w:r>
      <w:r>
        <w:rPr>
          <w:w w:val="105"/>
        </w:rPr>
        <w:t>outcome</w:t>
      </w:r>
      <w:r>
        <w:rPr>
          <w:spacing w:val="40"/>
          <w:w w:val="105"/>
        </w:rPr>
        <w:t xml:space="preserve"> </w:t>
      </w:r>
      <w:r>
        <w:rPr>
          <w:w w:val="105"/>
        </w:rPr>
        <w:t>vivid,</w:t>
      </w:r>
      <w:r>
        <w:rPr>
          <w:spacing w:val="40"/>
          <w:w w:val="105"/>
        </w:rPr>
        <w:t xml:space="preserve"> </w:t>
      </w:r>
      <w:r>
        <w:rPr>
          <w:w w:val="105"/>
        </w:rPr>
        <w:t>concrete,</w:t>
      </w:r>
      <w:r>
        <w:rPr>
          <w:spacing w:val="40"/>
          <w:w w:val="105"/>
        </w:rPr>
        <w:t xml:space="preserve"> </w:t>
      </w:r>
      <w:r>
        <w:rPr>
          <w:w w:val="105"/>
        </w:rPr>
        <w:t>and</w:t>
      </w:r>
      <w:r>
        <w:rPr>
          <w:spacing w:val="40"/>
          <w:w w:val="105"/>
        </w:rPr>
        <w:t xml:space="preserve"> </w:t>
      </w:r>
      <w:r>
        <w:rPr>
          <w:w w:val="105"/>
        </w:rPr>
        <w:t>attributable.</w:t>
      </w:r>
    </w:p>
    <w:p w14:paraId="4B8E6B87" w14:textId="77777777" w:rsidR="005D491A" w:rsidRDefault="00000000">
      <w:pPr>
        <w:pStyle w:val="BodyText"/>
        <w:spacing w:before="2" w:line="256" w:lineRule="auto"/>
        <w:ind w:left="360" w:right="346" w:firstLine="338"/>
        <w:jc w:val="both"/>
      </w:pPr>
      <w:r>
        <w:rPr>
          <w:w w:val="110"/>
        </w:rPr>
        <w:t>This implication aligns with research on delegation and accountability, which suggests that delegation may facilitate blame avoidance only under specific institutional conditions and only insofar</w:t>
      </w:r>
      <w:r>
        <w:rPr>
          <w:spacing w:val="-13"/>
          <w:w w:val="110"/>
        </w:rPr>
        <w:t xml:space="preserve"> </w:t>
      </w:r>
      <w:r>
        <w:rPr>
          <w:w w:val="110"/>
        </w:rPr>
        <w:t>as</w:t>
      </w:r>
      <w:r>
        <w:rPr>
          <w:spacing w:val="-13"/>
          <w:w w:val="110"/>
        </w:rPr>
        <w:t xml:space="preserve"> </w:t>
      </w:r>
      <w:r>
        <w:rPr>
          <w:w w:val="110"/>
        </w:rPr>
        <w:t>citizens</w:t>
      </w:r>
      <w:r>
        <w:rPr>
          <w:spacing w:val="-13"/>
          <w:w w:val="110"/>
        </w:rPr>
        <w:t xml:space="preserve"> </w:t>
      </w:r>
      <w:r>
        <w:rPr>
          <w:w w:val="110"/>
        </w:rPr>
        <w:t>accept</w:t>
      </w:r>
      <w:r>
        <w:rPr>
          <w:spacing w:val="-13"/>
          <w:w w:val="110"/>
        </w:rPr>
        <w:t xml:space="preserve"> </w:t>
      </w:r>
      <w:r>
        <w:rPr>
          <w:w w:val="110"/>
        </w:rPr>
        <w:t>the</w:t>
      </w:r>
      <w:r>
        <w:rPr>
          <w:spacing w:val="-13"/>
          <w:w w:val="110"/>
        </w:rPr>
        <w:t xml:space="preserve"> </w:t>
      </w:r>
      <w:r>
        <w:rPr>
          <w:w w:val="110"/>
        </w:rPr>
        <w:t>attributional</w:t>
      </w:r>
      <w:r>
        <w:rPr>
          <w:spacing w:val="-13"/>
          <w:w w:val="110"/>
        </w:rPr>
        <w:t xml:space="preserve"> </w:t>
      </w:r>
      <w:r>
        <w:rPr>
          <w:w w:val="110"/>
        </w:rPr>
        <w:t>story</w:t>
      </w:r>
      <w:r>
        <w:rPr>
          <w:spacing w:val="-13"/>
          <w:w w:val="110"/>
        </w:rPr>
        <w:t xml:space="preserve"> </w:t>
      </w:r>
      <w:r>
        <w:rPr>
          <w:w w:val="110"/>
        </w:rPr>
        <w:t>that</w:t>
      </w:r>
      <w:r>
        <w:rPr>
          <w:spacing w:val="-13"/>
          <w:w w:val="110"/>
        </w:rPr>
        <w:t xml:space="preserve"> </w:t>
      </w:r>
      <w:r>
        <w:rPr>
          <w:w w:val="110"/>
        </w:rPr>
        <w:t>responsibility</w:t>
      </w:r>
      <w:r>
        <w:rPr>
          <w:spacing w:val="-13"/>
          <w:w w:val="110"/>
        </w:rPr>
        <w:t xml:space="preserve"> </w:t>
      </w:r>
      <w:r>
        <w:rPr>
          <w:w w:val="110"/>
        </w:rPr>
        <w:t>has</w:t>
      </w:r>
      <w:r>
        <w:rPr>
          <w:spacing w:val="-13"/>
          <w:w w:val="110"/>
        </w:rPr>
        <w:t xml:space="preserve"> </w:t>
      </w:r>
      <w:r>
        <w:rPr>
          <w:w w:val="110"/>
        </w:rPr>
        <w:t>shifted</w:t>
      </w:r>
      <w:r>
        <w:rPr>
          <w:spacing w:val="-13"/>
          <w:w w:val="110"/>
        </w:rPr>
        <w:t xml:space="preserve"> </w:t>
      </w:r>
      <w:r>
        <w:rPr>
          <w:w w:val="110"/>
        </w:rPr>
        <w:t>(</w:t>
      </w:r>
      <w:proofErr w:type="spellStart"/>
      <w:r>
        <w:rPr>
          <w:w w:val="110"/>
        </w:rPr>
        <w:t>Heinkelmann</w:t>
      </w:r>
      <w:proofErr w:type="spellEnd"/>
      <w:r>
        <w:rPr>
          <w:w w:val="110"/>
        </w:rPr>
        <w:t>-Wild et</w:t>
      </w:r>
      <w:r>
        <w:rPr>
          <w:spacing w:val="-4"/>
          <w:w w:val="110"/>
        </w:rPr>
        <w:t xml:space="preserve"> </w:t>
      </w:r>
      <w:r>
        <w:rPr>
          <w:w w:val="110"/>
        </w:rPr>
        <w:t>al.</w:t>
      </w:r>
      <w:r>
        <w:rPr>
          <w:spacing w:val="-4"/>
          <w:w w:val="110"/>
        </w:rPr>
        <w:t xml:space="preserve"> </w:t>
      </w:r>
      <w:hyperlink w:anchor="_bookmark55" w:history="1">
        <w:r w:rsidR="005D491A">
          <w:rPr>
            <w:w w:val="110"/>
          </w:rPr>
          <w:t>2023;</w:t>
        </w:r>
      </w:hyperlink>
      <w:r>
        <w:rPr>
          <w:spacing w:val="-4"/>
          <w:w w:val="110"/>
        </w:rPr>
        <w:t xml:space="preserve"> </w:t>
      </w:r>
      <w:proofErr w:type="spellStart"/>
      <w:r>
        <w:rPr>
          <w:w w:val="110"/>
        </w:rPr>
        <w:t>Heinkelmann</w:t>
      </w:r>
      <w:proofErr w:type="spellEnd"/>
      <w:r>
        <w:rPr>
          <w:w w:val="110"/>
        </w:rPr>
        <w:t>-Wild</w:t>
      </w:r>
      <w:r>
        <w:rPr>
          <w:spacing w:val="-4"/>
          <w:w w:val="110"/>
        </w:rPr>
        <w:t xml:space="preserve"> </w:t>
      </w:r>
      <w:r>
        <w:rPr>
          <w:w w:val="110"/>
        </w:rPr>
        <w:t>and</w:t>
      </w:r>
      <w:r>
        <w:rPr>
          <w:spacing w:val="-4"/>
          <w:w w:val="110"/>
        </w:rPr>
        <w:t xml:space="preserve"> </w:t>
      </w:r>
      <w:r>
        <w:rPr>
          <w:w w:val="110"/>
        </w:rPr>
        <w:t>Zangl</w:t>
      </w:r>
      <w:r>
        <w:rPr>
          <w:spacing w:val="-4"/>
          <w:w w:val="110"/>
        </w:rPr>
        <w:t xml:space="preserve"> </w:t>
      </w:r>
      <w:hyperlink w:anchor="_bookmark56" w:history="1">
        <w:r w:rsidR="005D491A">
          <w:rPr>
            <w:w w:val="110"/>
          </w:rPr>
          <w:t>2020).</w:t>
        </w:r>
      </w:hyperlink>
      <w:r>
        <w:rPr>
          <w:w w:val="110"/>
        </w:rPr>
        <w:t xml:space="preserve"> It</w:t>
      </w:r>
      <w:r>
        <w:rPr>
          <w:spacing w:val="-4"/>
          <w:w w:val="110"/>
        </w:rPr>
        <w:t xml:space="preserve"> </w:t>
      </w:r>
      <w:r>
        <w:rPr>
          <w:w w:val="110"/>
        </w:rPr>
        <w:t>also</w:t>
      </w:r>
      <w:r>
        <w:rPr>
          <w:spacing w:val="-4"/>
          <w:w w:val="110"/>
        </w:rPr>
        <w:t xml:space="preserve"> </w:t>
      </w:r>
      <w:r>
        <w:rPr>
          <w:w w:val="110"/>
        </w:rPr>
        <w:t>aligns</w:t>
      </w:r>
      <w:r>
        <w:rPr>
          <w:spacing w:val="-4"/>
          <w:w w:val="110"/>
        </w:rPr>
        <w:t xml:space="preserve"> </w:t>
      </w:r>
      <w:r>
        <w:rPr>
          <w:w w:val="110"/>
        </w:rPr>
        <w:t>with</w:t>
      </w:r>
      <w:r>
        <w:rPr>
          <w:spacing w:val="-4"/>
          <w:w w:val="110"/>
        </w:rPr>
        <w:t xml:space="preserve"> </w:t>
      </w:r>
      <w:r>
        <w:rPr>
          <w:w w:val="110"/>
        </w:rPr>
        <w:t>work</w:t>
      </w:r>
      <w:r>
        <w:rPr>
          <w:spacing w:val="-4"/>
          <w:w w:val="110"/>
        </w:rPr>
        <w:t xml:space="preserve"> </w:t>
      </w:r>
      <w:r>
        <w:rPr>
          <w:w w:val="110"/>
        </w:rPr>
        <w:t>on</w:t>
      </w:r>
      <w:r>
        <w:rPr>
          <w:spacing w:val="-4"/>
          <w:w w:val="110"/>
        </w:rPr>
        <w:t xml:space="preserve"> </w:t>
      </w:r>
      <w:r>
        <w:rPr>
          <w:w w:val="110"/>
        </w:rPr>
        <w:t>the</w:t>
      </w:r>
      <w:r>
        <w:rPr>
          <w:spacing w:val="-4"/>
          <w:w w:val="110"/>
        </w:rPr>
        <w:t xml:space="preserve"> </w:t>
      </w:r>
      <w:r>
        <w:rPr>
          <w:w w:val="110"/>
        </w:rPr>
        <w:t>contestability</w:t>
      </w:r>
      <w:r>
        <w:rPr>
          <w:spacing w:val="-4"/>
          <w:w w:val="110"/>
        </w:rPr>
        <w:t xml:space="preserve"> </w:t>
      </w:r>
      <w:r>
        <w:rPr>
          <w:w w:val="110"/>
        </w:rPr>
        <w:t xml:space="preserve">of expertise, where public acceptance of expert advice depends on more than technical merit and remains vulnerable to competing narratives (Head </w:t>
      </w:r>
      <w:hyperlink w:anchor="_bookmark54" w:history="1">
        <w:r w:rsidR="005D491A">
          <w:rPr>
            <w:w w:val="110"/>
          </w:rPr>
          <w:t>2024).</w:t>
        </w:r>
      </w:hyperlink>
    </w:p>
    <w:p w14:paraId="31BFFA67" w14:textId="77777777" w:rsidR="005D491A" w:rsidRDefault="00000000">
      <w:pPr>
        <w:pStyle w:val="BodyText"/>
        <w:spacing w:before="2" w:line="256" w:lineRule="auto"/>
        <w:ind w:left="334" w:right="315" w:firstLine="364"/>
        <w:jc w:val="both"/>
      </w:pPr>
      <w:r>
        <w:rPr>
          <w:w w:val="110"/>
        </w:rPr>
        <w:t>The theoretical framework developed above assumes that formal institutional insulation does not eliminate political contestation; it redirects it toward the arena of public interpretation. This claim</w:t>
      </w:r>
      <w:r>
        <w:rPr>
          <w:spacing w:val="-16"/>
          <w:w w:val="110"/>
        </w:rPr>
        <w:t xml:space="preserve"> </w:t>
      </w:r>
      <w:r>
        <w:rPr>
          <w:w w:val="110"/>
        </w:rPr>
        <w:t>benefits</w:t>
      </w:r>
      <w:r>
        <w:rPr>
          <w:spacing w:val="-15"/>
          <w:w w:val="110"/>
        </w:rPr>
        <w:t xml:space="preserve"> </w:t>
      </w:r>
      <w:r>
        <w:rPr>
          <w:w w:val="110"/>
        </w:rPr>
        <w:t>from</w:t>
      </w:r>
      <w:r>
        <w:rPr>
          <w:spacing w:val="-15"/>
          <w:w w:val="110"/>
        </w:rPr>
        <w:t xml:space="preserve"> </w:t>
      </w:r>
      <w:r>
        <w:rPr>
          <w:w w:val="110"/>
        </w:rPr>
        <w:t>engagement</w:t>
      </w:r>
      <w:r>
        <w:rPr>
          <w:spacing w:val="-15"/>
          <w:w w:val="110"/>
        </w:rPr>
        <w:t xml:space="preserve"> </w:t>
      </w:r>
      <w:r>
        <w:rPr>
          <w:w w:val="110"/>
        </w:rPr>
        <w:t>with</w:t>
      </w:r>
      <w:r>
        <w:rPr>
          <w:spacing w:val="-15"/>
          <w:w w:val="110"/>
        </w:rPr>
        <w:t xml:space="preserve"> </w:t>
      </w:r>
      <w:r>
        <w:rPr>
          <w:w w:val="110"/>
        </w:rPr>
        <w:t>broader</w:t>
      </w:r>
      <w:r>
        <w:rPr>
          <w:spacing w:val="-15"/>
          <w:w w:val="110"/>
        </w:rPr>
        <w:t xml:space="preserve"> </w:t>
      </w:r>
      <w:r>
        <w:rPr>
          <w:w w:val="110"/>
        </w:rPr>
        <w:t>institutional</w:t>
      </w:r>
      <w:r>
        <w:rPr>
          <w:spacing w:val="-15"/>
          <w:w w:val="110"/>
        </w:rPr>
        <w:t xml:space="preserve"> </w:t>
      </w:r>
      <w:r>
        <w:rPr>
          <w:w w:val="110"/>
        </w:rPr>
        <w:t>theory</w:t>
      </w:r>
      <w:r>
        <w:rPr>
          <w:spacing w:val="-15"/>
          <w:w w:val="110"/>
        </w:rPr>
        <w:t xml:space="preserve"> </w:t>
      </w:r>
      <w:r>
        <w:rPr>
          <w:w w:val="110"/>
        </w:rPr>
        <w:t>on</w:t>
      </w:r>
      <w:r>
        <w:rPr>
          <w:spacing w:val="-16"/>
          <w:w w:val="110"/>
        </w:rPr>
        <w:t xml:space="preserve"> </w:t>
      </w:r>
      <w:r>
        <w:rPr>
          <w:w w:val="110"/>
        </w:rPr>
        <w:t>delegation</w:t>
      </w:r>
      <w:r>
        <w:rPr>
          <w:spacing w:val="-15"/>
          <w:w w:val="110"/>
        </w:rPr>
        <w:t xml:space="preserve"> </w:t>
      </w:r>
      <w:r>
        <w:rPr>
          <w:w w:val="110"/>
        </w:rPr>
        <w:t>and</w:t>
      </w:r>
      <w:r>
        <w:rPr>
          <w:spacing w:val="-15"/>
          <w:w w:val="110"/>
        </w:rPr>
        <w:t xml:space="preserve"> </w:t>
      </w:r>
      <w:r>
        <w:rPr>
          <w:w w:val="110"/>
        </w:rPr>
        <w:t>accountability. Delegation</w:t>
      </w:r>
      <w:r>
        <w:rPr>
          <w:spacing w:val="-3"/>
          <w:w w:val="110"/>
        </w:rPr>
        <w:t xml:space="preserve"> </w:t>
      </w:r>
      <w:r>
        <w:rPr>
          <w:w w:val="110"/>
        </w:rPr>
        <w:t>to</w:t>
      </w:r>
      <w:r>
        <w:rPr>
          <w:spacing w:val="-3"/>
          <w:w w:val="110"/>
        </w:rPr>
        <w:t xml:space="preserve"> </w:t>
      </w:r>
      <w:r>
        <w:rPr>
          <w:w w:val="110"/>
        </w:rPr>
        <w:t>technically</w:t>
      </w:r>
      <w:r>
        <w:rPr>
          <w:spacing w:val="-3"/>
          <w:w w:val="110"/>
        </w:rPr>
        <w:t xml:space="preserve"> </w:t>
      </w:r>
      <w:r>
        <w:rPr>
          <w:w w:val="110"/>
        </w:rPr>
        <w:t>specialized</w:t>
      </w:r>
      <w:r>
        <w:rPr>
          <w:spacing w:val="-3"/>
          <w:w w:val="110"/>
        </w:rPr>
        <w:t xml:space="preserve"> </w:t>
      </w:r>
      <w:r>
        <w:rPr>
          <w:w w:val="110"/>
        </w:rPr>
        <w:t>agencies</w:t>
      </w:r>
      <w:r>
        <w:rPr>
          <w:spacing w:val="-3"/>
          <w:w w:val="110"/>
        </w:rPr>
        <w:t xml:space="preserve"> </w:t>
      </w:r>
      <w:r>
        <w:rPr>
          <w:w w:val="110"/>
        </w:rPr>
        <w:t>is</w:t>
      </w:r>
      <w:r>
        <w:rPr>
          <w:spacing w:val="-3"/>
          <w:w w:val="110"/>
        </w:rPr>
        <w:t xml:space="preserve"> </w:t>
      </w:r>
      <w:r>
        <w:rPr>
          <w:w w:val="110"/>
        </w:rPr>
        <w:t>a</w:t>
      </w:r>
      <w:r>
        <w:rPr>
          <w:spacing w:val="-3"/>
          <w:w w:val="110"/>
        </w:rPr>
        <w:t xml:space="preserve"> </w:t>
      </w:r>
      <w:r>
        <w:rPr>
          <w:w w:val="110"/>
        </w:rPr>
        <w:t>common</w:t>
      </w:r>
      <w:r>
        <w:rPr>
          <w:spacing w:val="-3"/>
          <w:w w:val="110"/>
        </w:rPr>
        <w:t xml:space="preserve"> </w:t>
      </w:r>
      <w:r>
        <w:rPr>
          <w:w w:val="110"/>
        </w:rPr>
        <w:t>governance</w:t>
      </w:r>
      <w:r>
        <w:rPr>
          <w:spacing w:val="-3"/>
          <w:w w:val="110"/>
        </w:rPr>
        <w:t xml:space="preserve"> </w:t>
      </w:r>
      <w:r>
        <w:rPr>
          <w:w w:val="110"/>
        </w:rPr>
        <w:t>strategy</w:t>
      </w:r>
      <w:r>
        <w:rPr>
          <w:spacing w:val="-3"/>
          <w:w w:val="110"/>
        </w:rPr>
        <w:t xml:space="preserve"> </w:t>
      </w:r>
      <w:r>
        <w:rPr>
          <w:w w:val="110"/>
        </w:rPr>
        <w:t>in</w:t>
      </w:r>
      <w:r>
        <w:rPr>
          <w:spacing w:val="-3"/>
          <w:w w:val="110"/>
        </w:rPr>
        <w:t xml:space="preserve"> </w:t>
      </w:r>
      <w:r>
        <w:rPr>
          <w:w w:val="110"/>
        </w:rPr>
        <w:t xml:space="preserve">contemporary democracies, reflecting functional demands for expertise as well as political incentives to shift </w:t>
      </w:r>
      <w:r>
        <w:t>responsibility for contentious decisions.</w:t>
      </w:r>
      <w:r>
        <w:rPr>
          <w:spacing w:val="40"/>
        </w:rPr>
        <w:t xml:space="preserve"> </w:t>
      </w:r>
      <w:r>
        <w:t>Yet political scientists have questioned whether institutional insulation genuinely depoliticizes decision-making or instead obscures underlying political struggle</w:t>
      </w:r>
      <w:r>
        <w:rPr>
          <w:spacing w:val="40"/>
          <w:w w:val="110"/>
        </w:rPr>
        <w:t xml:space="preserve"> </w:t>
      </w:r>
      <w:r>
        <w:rPr>
          <w:w w:val="110"/>
        </w:rPr>
        <w:t xml:space="preserve">(Koop and Hanretty </w:t>
      </w:r>
      <w:hyperlink w:anchor="_bookmark65" w:history="1">
        <w:r w:rsidR="005D491A">
          <w:rPr>
            <w:w w:val="110"/>
          </w:rPr>
          <w:t>2018).</w:t>
        </w:r>
      </w:hyperlink>
      <w:r>
        <w:rPr>
          <w:spacing w:val="40"/>
          <w:w w:val="110"/>
        </w:rPr>
        <w:t xml:space="preserve"> </w:t>
      </w:r>
      <w:r>
        <w:rPr>
          <w:w w:val="110"/>
        </w:rPr>
        <w:t>Comparative work suggests that formal independence can improve regulatory</w:t>
      </w:r>
      <w:r>
        <w:rPr>
          <w:spacing w:val="-16"/>
          <w:w w:val="110"/>
        </w:rPr>
        <w:t xml:space="preserve"> </w:t>
      </w:r>
      <w:r>
        <w:rPr>
          <w:w w:val="110"/>
        </w:rPr>
        <w:t>quality</w:t>
      </w:r>
      <w:r>
        <w:rPr>
          <w:spacing w:val="-15"/>
          <w:w w:val="110"/>
        </w:rPr>
        <w:t xml:space="preserve"> </w:t>
      </w:r>
      <w:r>
        <w:rPr>
          <w:w w:val="110"/>
        </w:rPr>
        <w:t>by</w:t>
      </w:r>
      <w:r>
        <w:rPr>
          <w:spacing w:val="-15"/>
          <w:w w:val="110"/>
        </w:rPr>
        <w:t xml:space="preserve"> </w:t>
      </w:r>
      <w:r>
        <w:rPr>
          <w:w w:val="110"/>
        </w:rPr>
        <w:t>enabling</w:t>
      </w:r>
      <w:r>
        <w:rPr>
          <w:spacing w:val="-15"/>
          <w:w w:val="110"/>
        </w:rPr>
        <w:t xml:space="preserve"> </w:t>
      </w:r>
      <w:r>
        <w:rPr>
          <w:w w:val="110"/>
        </w:rPr>
        <w:t>more</w:t>
      </w:r>
      <w:r>
        <w:rPr>
          <w:spacing w:val="-15"/>
          <w:w w:val="110"/>
        </w:rPr>
        <w:t xml:space="preserve"> </w:t>
      </w:r>
      <w:r>
        <w:rPr>
          <w:w w:val="110"/>
        </w:rPr>
        <w:t>technically</w:t>
      </w:r>
      <w:r>
        <w:rPr>
          <w:spacing w:val="-15"/>
          <w:w w:val="110"/>
        </w:rPr>
        <w:t xml:space="preserve"> </w:t>
      </w:r>
      <w:r>
        <w:rPr>
          <w:w w:val="110"/>
        </w:rPr>
        <w:t>sophisticated</w:t>
      </w:r>
      <w:r>
        <w:rPr>
          <w:spacing w:val="-15"/>
          <w:w w:val="110"/>
        </w:rPr>
        <w:t xml:space="preserve"> </w:t>
      </w:r>
      <w:r>
        <w:rPr>
          <w:w w:val="110"/>
        </w:rPr>
        <w:t>decisions</w:t>
      </w:r>
      <w:r>
        <w:rPr>
          <w:spacing w:val="-15"/>
          <w:w w:val="110"/>
        </w:rPr>
        <w:t xml:space="preserve"> </w:t>
      </w:r>
      <w:r>
        <w:rPr>
          <w:w w:val="110"/>
        </w:rPr>
        <w:t>(Koop</w:t>
      </w:r>
      <w:r>
        <w:rPr>
          <w:spacing w:val="-16"/>
          <w:w w:val="110"/>
        </w:rPr>
        <w:t xml:space="preserve"> </w:t>
      </w:r>
      <w:r>
        <w:rPr>
          <w:w w:val="110"/>
        </w:rPr>
        <w:t>and</w:t>
      </w:r>
      <w:r>
        <w:rPr>
          <w:spacing w:val="-15"/>
          <w:w w:val="110"/>
        </w:rPr>
        <w:t xml:space="preserve"> </w:t>
      </w:r>
      <w:r>
        <w:rPr>
          <w:w w:val="110"/>
        </w:rPr>
        <w:t>Hanretty</w:t>
      </w:r>
      <w:r>
        <w:rPr>
          <w:spacing w:val="-15"/>
          <w:w w:val="110"/>
        </w:rPr>
        <w:t xml:space="preserve"> </w:t>
      </w:r>
      <w:hyperlink w:anchor="_bookmark65" w:history="1">
        <w:r w:rsidR="005D491A">
          <w:rPr>
            <w:w w:val="110"/>
          </w:rPr>
          <w:t>2018).</w:t>
        </w:r>
      </w:hyperlink>
      <w:r>
        <w:rPr>
          <w:w w:val="110"/>
        </w:rPr>
        <w:t xml:space="preserve"> At</w:t>
      </w:r>
      <w:r>
        <w:rPr>
          <w:spacing w:val="-4"/>
          <w:w w:val="110"/>
        </w:rPr>
        <w:t xml:space="preserve"> </w:t>
      </w:r>
      <w:r>
        <w:rPr>
          <w:w w:val="110"/>
        </w:rPr>
        <w:t>the</w:t>
      </w:r>
      <w:r>
        <w:rPr>
          <w:spacing w:val="-4"/>
          <w:w w:val="110"/>
        </w:rPr>
        <w:t xml:space="preserve"> </w:t>
      </w:r>
      <w:r>
        <w:rPr>
          <w:w w:val="110"/>
        </w:rPr>
        <w:t>same</w:t>
      </w:r>
      <w:r>
        <w:rPr>
          <w:spacing w:val="-3"/>
          <w:w w:val="110"/>
        </w:rPr>
        <w:t xml:space="preserve"> </w:t>
      </w:r>
      <w:r>
        <w:rPr>
          <w:w w:val="110"/>
        </w:rPr>
        <w:t>time,</w:t>
      </w:r>
      <w:r>
        <w:rPr>
          <w:spacing w:val="-4"/>
          <w:w w:val="110"/>
        </w:rPr>
        <w:t xml:space="preserve"> </w:t>
      </w:r>
      <w:r>
        <w:rPr>
          <w:w w:val="110"/>
        </w:rPr>
        <w:t>such</w:t>
      </w:r>
      <w:r>
        <w:rPr>
          <w:spacing w:val="-4"/>
          <w:w w:val="110"/>
        </w:rPr>
        <w:t xml:space="preserve"> </w:t>
      </w:r>
      <w:r>
        <w:rPr>
          <w:w w:val="110"/>
        </w:rPr>
        <w:t>capacity</w:t>
      </w:r>
      <w:r>
        <w:rPr>
          <w:spacing w:val="-4"/>
          <w:w w:val="110"/>
        </w:rPr>
        <w:t xml:space="preserve"> </w:t>
      </w:r>
      <w:r>
        <w:rPr>
          <w:w w:val="110"/>
        </w:rPr>
        <w:t>gains</w:t>
      </w:r>
      <w:r>
        <w:rPr>
          <w:spacing w:val="-4"/>
          <w:w w:val="110"/>
        </w:rPr>
        <w:t xml:space="preserve"> </w:t>
      </w:r>
      <w:r>
        <w:rPr>
          <w:w w:val="110"/>
        </w:rPr>
        <w:t>do</w:t>
      </w:r>
      <w:r>
        <w:rPr>
          <w:spacing w:val="-4"/>
          <w:w w:val="110"/>
        </w:rPr>
        <w:t xml:space="preserve"> </w:t>
      </w:r>
      <w:r>
        <w:rPr>
          <w:w w:val="110"/>
        </w:rPr>
        <w:t>not</w:t>
      </w:r>
      <w:r>
        <w:rPr>
          <w:spacing w:val="-4"/>
          <w:w w:val="110"/>
        </w:rPr>
        <w:t xml:space="preserve"> </w:t>
      </w:r>
      <w:r>
        <w:rPr>
          <w:w w:val="110"/>
        </w:rPr>
        <w:t>remove</w:t>
      </w:r>
      <w:r>
        <w:rPr>
          <w:spacing w:val="-4"/>
          <w:w w:val="110"/>
        </w:rPr>
        <w:t xml:space="preserve"> </w:t>
      </w:r>
      <w:r>
        <w:rPr>
          <w:w w:val="110"/>
        </w:rPr>
        <w:t>the</w:t>
      </w:r>
      <w:r>
        <w:rPr>
          <w:spacing w:val="-3"/>
          <w:w w:val="110"/>
        </w:rPr>
        <w:t xml:space="preserve"> </w:t>
      </w:r>
      <w:r>
        <w:rPr>
          <w:w w:val="110"/>
        </w:rPr>
        <w:t>distributive</w:t>
      </w:r>
      <w:r>
        <w:rPr>
          <w:spacing w:val="-4"/>
          <w:w w:val="110"/>
        </w:rPr>
        <w:t xml:space="preserve"> </w:t>
      </w:r>
      <w:r>
        <w:rPr>
          <w:w w:val="110"/>
        </w:rPr>
        <w:t>and</w:t>
      </w:r>
      <w:r>
        <w:rPr>
          <w:spacing w:val="-4"/>
          <w:w w:val="110"/>
        </w:rPr>
        <w:t xml:space="preserve"> </w:t>
      </w:r>
      <w:r>
        <w:rPr>
          <w:w w:val="110"/>
        </w:rPr>
        <w:t>value-laden</w:t>
      </w:r>
      <w:r>
        <w:rPr>
          <w:spacing w:val="-4"/>
          <w:w w:val="110"/>
        </w:rPr>
        <w:t xml:space="preserve"> </w:t>
      </w:r>
      <w:r>
        <w:rPr>
          <w:w w:val="110"/>
        </w:rPr>
        <w:t>character</w:t>
      </w:r>
      <w:r>
        <w:rPr>
          <w:spacing w:val="-4"/>
          <w:w w:val="110"/>
        </w:rPr>
        <w:t xml:space="preserve"> </w:t>
      </w:r>
      <w:r>
        <w:rPr>
          <w:w w:val="110"/>
        </w:rPr>
        <w:t>of decisions</w:t>
      </w:r>
      <w:r>
        <w:rPr>
          <w:spacing w:val="-10"/>
          <w:w w:val="110"/>
        </w:rPr>
        <w:t xml:space="preserve"> </w:t>
      </w:r>
      <w:r>
        <w:rPr>
          <w:w w:val="110"/>
        </w:rPr>
        <w:t>with</w:t>
      </w:r>
      <w:r>
        <w:rPr>
          <w:spacing w:val="-10"/>
          <w:w w:val="110"/>
        </w:rPr>
        <w:t xml:space="preserve"> </w:t>
      </w:r>
      <w:r>
        <w:rPr>
          <w:w w:val="110"/>
        </w:rPr>
        <w:t>major</w:t>
      </w:r>
      <w:r>
        <w:rPr>
          <w:spacing w:val="-10"/>
          <w:w w:val="110"/>
        </w:rPr>
        <w:t xml:space="preserve"> </w:t>
      </w:r>
      <w:r>
        <w:rPr>
          <w:w w:val="110"/>
        </w:rPr>
        <w:t>consequences</w:t>
      </w:r>
      <w:r>
        <w:rPr>
          <w:spacing w:val="-10"/>
          <w:w w:val="110"/>
        </w:rPr>
        <w:t xml:space="preserve"> </w:t>
      </w:r>
      <w:r>
        <w:rPr>
          <w:w w:val="110"/>
        </w:rPr>
        <w:t>for</w:t>
      </w:r>
      <w:r>
        <w:rPr>
          <w:spacing w:val="-10"/>
          <w:w w:val="110"/>
        </w:rPr>
        <w:t xml:space="preserve"> </w:t>
      </w:r>
      <w:r>
        <w:rPr>
          <w:w w:val="110"/>
        </w:rPr>
        <w:t>affected</w:t>
      </w:r>
      <w:r>
        <w:rPr>
          <w:spacing w:val="-10"/>
          <w:w w:val="110"/>
        </w:rPr>
        <w:t xml:space="preserve"> </w:t>
      </w:r>
      <w:r>
        <w:rPr>
          <w:w w:val="110"/>
        </w:rPr>
        <w:t>publics</w:t>
      </w:r>
      <w:r>
        <w:rPr>
          <w:spacing w:val="-10"/>
          <w:w w:val="110"/>
        </w:rPr>
        <w:t xml:space="preserve"> </w:t>
      </w:r>
      <w:r>
        <w:rPr>
          <w:w w:val="110"/>
        </w:rPr>
        <w:t>(</w:t>
      </w:r>
      <w:proofErr w:type="spellStart"/>
      <w:r>
        <w:rPr>
          <w:w w:val="110"/>
        </w:rPr>
        <w:t>Langvatn</w:t>
      </w:r>
      <w:proofErr w:type="spellEnd"/>
      <w:r>
        <w:rPr>
          <w:spacing w:val="-10"/>
          <w:w w:val="110"/>
        </w:rPr>
        <w:t xml:space="preserve"> </w:t>
      </w:r>
      <w:r>
        <w:rPr>
          <w:w w:val="110"/>
        </w:rPr>
        <w:t>and</w:t>
      </w:r>
      <w:r>
        <w:rPr>
          <w:spacing w:val="-10"/>
          <w:w w:val="110"/>
        </w:rPr>
        <w:t xml:space="preserve"> </w:t>
      </w:r>
      <w:r>
        <w:rPr>
          <w:w w:val="110"/>
        </w:rPr>
        <w:t>Holst</w:t>
      </w:r>
      <w:r>
        <w:rPr>
          <w:spacing w:val="-10"/>
          <w:w w:val="110"/>
        </w:rPr>
        <w:t xml:space="preserve"> </w:t>
      </w:r>
      <w:hyperlink w:anchor="_bookmark68" w:history="1">
        <w:r w:rsidR="005D491A">
          <w:rPr>
            <w:w w:val="110"/>
          </w:rPr>
          <w:t>2022),</w:t>
        </w:r>
      </w:hyperlink>
      <w:r>
        <w:rPr>
          <w:spacing w:val="-10"/>
          <w:w w:val="110"/>
        </w:rPr>
        <w:t xml:space="preserve"> </w:t>
      </w:r>
      <w:r>
        <w:rPr>
          <w:w w:val="110"/>
        </w:rPr>
        <w:t>and</w:t>
      </w:r>
      <w:r>
        <w:rPr>
          <w:spacing w:val="-10"/>
          <w:w w:val="110"/>
        </w:rPr>
        <w:t xml:space="preserve"> </w:t>
      </w:r>
      <w:r>
        <w:rPr>
          <w:w w:val="110"/>
        </w:rPr>
        <w:t xml:space="preserve">insulation </w:t>
      </w:r>
      <w:r>
        <w:t xml:space="preserve">can generate accountability deficits by weakening electoral responsiveness and limiting conventional </w:t>
      </w:r>
      <w:r>
        <w:rPr>
          <w:w w:val="110"/>
        </w:rPr>
        <w:t xml:space="preserve">channels of democratic control (Crum </w:t>
      </w:r>
      <w:hyperlink w:anchor="_bookmark30" w:history="1">
        <w:r w:rsidR="005D491A">
          <w:rPr>
            <w:w w:val="110"/>
          </w:rPr>
          <w:t>2017).</w:t>
        </w:r>
      </w:hyperlink>
    </w:p>
    <w:p w14:paraId="7624DFCE" w14:textId="77777777" w:rsidR="005D491A" w:rsidRDefault="00000000">
      <w:pPr>
        <w:pStyle w:val="Heading1"/>
        <w:numPr>
          <w:ilvl w:val="0"/>
          <w:numId w:val="2"/>
        </w:numPr>
        <w:tabs>
          <w:tab w:val="left" w:pos="844"/>
        </w:tabs>
        <w:spacing w:before="142"/>
        <w:ind w:hanging="484"/>
      </w:pPr>
      <w:bookmarkStart w:id="5" w:name="Method"/>
      <w:bookmarkStart w:id="6" w:name="_bookmark2"/>
      <w:bookmarkEnd w:id="5"/>
      <w:bookmarkEnd w:id="6"/>
      <w:r>
        <w:rPr>
          <w:spacing w:val="-2"/>
        </w:rPr>
        <w:t>Method</w:t>
      </w:r>
    </w:p>
    <w:p w14:paraId="7FAAD0A7" w14:textId="77777777" w:rsidR="005D491A" w:rsidRDefault="00000000">
      <w:pPr>
        <w:pStyle w:val="BodyText"/>
        <w:spacing w:before="220" w:line="256" w:lineRule="auto"/>
        <w:ind w:left="351" w:right="325"/>
        <w:jc w:val="both"/>
      </w:pPr>
      <w:r>
        <w:rPr>
          <w:w w:val="105"/>
        </w:rPr>
        <w:t>The</w:t>
      </w:r>
      <w:r>
        <w:rPr>
          <w:spacing w:val="40"/>
          <w:w w:val="105"/>
        </w:rPr>
        <w:t xml:space="preserve"> </w:t>
      </w:r>
      <w:r>
        <w:rPr>
          <w:w w:val="105"/>
        </w:rPr>
        <w:t>empirical</w:t>
      </w:r>
      <w:r>
        <w:rPr>
          <w:spacing w:val="40"/>
          <w:w w:val="105"/>
        </w:rPr>
        <w:t xml:space="preserve"> </w:t>
      </w:r>
      <w:r>
        <w:rPr>
          <w:w w:val="105"/>
        </w:rPr>
        <w:t>analysis</w:t>
      </w:r>
      <w:r>
        <w:rPr>
          <w:spacing w:val="40"/>
          <w:w w:val="105"/>
        </w:rPr>
        <w:t xml:space="preserve"> </w:t>
      </w:r>
      <w:r>
        <w:rPr>
          <w:w w:val="105"/>
        </w:rPr>
        <w:t>draws</w:t>
      </w:r>
      <w:r>
        <w:rPr>
          <w:spacing w:val="40"/>
          <w:w w:val="105"/>
        </w:rPr>
        <w:t xml:space="preserve"> </w:t>
      </w:r>
      <w:r>
        <w:rPr>
          <w:w w:val="105"/>
        </w:rPr>
        <w:t>on</w:t>
      </w:r>
      <w:r>
        <w:rPr>
          <w:spacing w:val="40"/>
          <w:w w:val="105"/>
        </w:rPr>
        <w:t xml:space="preserve"> </w:t>
      </w:r>
      <w:r>
        <w:rPr>
          <w:w w:val="105"/>
        </w:rPr>
        <w:t>data</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2021</w:t>
      </w:r>
      <w:r>
        <w:rPr>
          <w:spacing w:val="40"/>
          <w:w w:val="105"/>
        </w:rPr>
        <w:t xml:space="preserve"> </w:t>
      </w:r>
      <w:r>
        <w:rPr>
          <w:w w:val="105"/>
        </w:rPr>
        <w:t>Finnish</w:t>
      </w:r>
      <w:r>
        <w:rPr>
          <w:spacing w:val="40"/>
          <w:w w:val="105"/>
        </w:rPr>
        <w:t xml:space="preserve"> </w:t>
      </w:r>
      <w:r>
        <w:rPr>
          <w:w w:val="105"/>
        </w:rPr>
        <w:t>Medicines</w:t>
      </w:r>
      <w:r>
        <w:rPr>
          <w:spacing w:val="40"/>
          <w:w w:val="105"/>
        </w:rPr>
        <w:t xml:space="preserve"> </w:t>
      </w:r>
      <w:r>
        <w:rPr>
          <w:w w:val="105"/>
        </w:rPr>
        <w:t>Barometer,</w:t>
      </w:r>
      <w:r>
        <w:rPr>
          <w:spacing w:val="40"/>
          <w:w w:val="105"/>
        </w:rPr>
        <w:t xml:space="preserve"> </w:t>
      </w:r>
      <w:r>
        <w:rPr>
          <w:w w:val="105"/>
        </w:rPr>
        <w:t>a</w:t>
      </w:r>
      <w:r>
        <w:rPr>
          <w:spacing w:val="40"/>
          <w:w w:val="105"/>
        </w:rPr>
        <w:t xml:space="preserve"> </w:t>
      </w:r>
      <w:r>
        <w:rPr>
          <w:w w:val="105"/>
        </w:rPr>
        <w:t>national, cross-sectional population survey administered biennially by the Finnish Medicines Agency to examine experiences, opinions, and values related to health, medicines, and well-being. The 2021 wave included an ad hoc experimental module designed specifically to assess how citizens evaluate expert-justified funding decisions on high-cost cancer medicines when identical cases are presented under</w:t>
      </w:r>
      <w:r>
        <w:rPr>
          <w:spacing w:val="40"/>
          <w:w w:val="105"/>
        </w:rPr>
        <w:t xml:space="preserve"> </w:t>
      </w:r>
      <w:r>
        <w:rPr>
          <w:w w:val="105"/>
        </w:rPr>
        <w:t>alternative</w:t>
      </w:r>
      <w:r>
        <w:rPr>
          <w:spacing w:val="40"/>
          <w:w w:val="105"/>
        </w:rPr>
        <w:t xml:space="preserve"> </w:t>
      </w:r>
      <w:r>
        <w:rPr>
          <w:w w:val="105"/>
        </w:rPr>
        <w:t>frames.</w:t>
      </w:r>
      <w:r>
        <w:rPr>
          <w:spacing w:val="80"/>
          <w:w w:val="105"/>
        </w:rPr>
        <w:t xml:space="preserve"> </w:t>
      </w:r>
      <w:r>
        <w:rPr>
          <w:w w:val="105"/>
        </w:rPr>
        <w:t>The</w:t>
      </w:r>
      <w:r>
        <w:rPr>
          <w:spacing w:val="40"/>
          <w:w w:val="105"/>
        </w:rPr>
        <w:t xml:space="preserve"> </w:t>
      </w:r>
      <w:r>
        <w:rPr>
          <w:w w:val="105"/>
        </w:rPr>
        <w:t>survey</w:t>
      </w:r>
      <w:r>
        <w:rPr>
          <w:spacing w:val="40"/>
          <w:w w:val="105"/>
        </w:rPr>
        <w:t xml:space="preserve"> </w:t>
      </w:r>
      <w:r>
        <w:rPr>
          <w:w w:val="105"/>
        </w:rPr>
        <w:t>questionnaire</w:t>
      </w:r>
      <w:r>
        <w:rPr>
          <w:spacing w:val="40"/>
          <w:w w:val="105"/>
        </w:rPr>
        <w:t xml:space="preserve"> </w:t>
      </w:r>
      <w:r>
        <w:rPr>
          <w:w w:val="105"/>
        </w:rPr>
        <w:t>was</w:t>
      </w:r>
      <w:r>
        <w:rPr>
          <w:spacing w:val="40"/>
          <w:w w:val="105"/>
        </w:rPr>
        <w:t xml:space="preserve"> </w:t>
      </w:r>
      <w:r>
        <w:rPr>
          <w:w w:val="105"/>
        </w:rPr>
        <w:t>drafted</w:t>
      </w:r>
      <w:r>
        <w:rPr>
          <w:spacing w:val="40"/>
          <w:w w:val="105"/>
        </w:rPr>
        <w:t xml:space="preserve"> </w:t>
      </w:r>
      <w:r>
        <w:rPr>
          <w:w w:val="105"/>
        </w:rPr>
        <w:t>with</w:t>
      </w:r>
      <w:r>
        <w:rPr>
          <w:spacing w:val="40"/>
          <w:w w:val="105"/>
        </w:rPr>
        <w:t xml:space="preserve"> </w:t>
      </w:r>
      <w:r>
        <w:rPr>
          <w:w w:val="105"/>
        </w:rPr>
        <w:t>influence</w:t>
      </w:r>
      <w:r>
        <w:rPr>
          <w:spacing w:val="40"/>
          <w:w w:val="105"/>
        </w:rPr>
        <w:t xml:space="preserve"> </w:t>
      </w:r>
      <w:r>
        <w:rPr>
          <w:w w:val="105"/>
        </w:rPr>
        <w:t>from</w:t>
      </w:r>
      <w:r>
        <w:rPr>
          <w:spacing w:val="40"/>
          <w:w w:val="105"/>
        </w:rPr>
        <w:t xml:space="preserve"> </w:t>
      </w:r>
      <w:r>
        <w:rPr>
          <w:w w:val="105"/>
        </w:rPr>
        <w:t xml:space="preserve">previous studies conducted in other countries, in particular the survey by Blendon et al. </w:t>
      </w:r>
      <w:hyperlink w:anchor="_bookmark23" w:history="1">
        <w:r w:rsidR="005D491A">
          <w:rPr>
            <w:w w:val="105"/>
          </w:rPr>
          <w:t>(2012),</w:t>
        </w:r>
      </w:hyperlink>
      <w:r>
        <w:rPr>
          <w:w w:val="105"/>
        </w:rPr>
        <w:t xml:space="preserve"> which</w:t>
      </w:r>
      <w:r>
        <w:rPr>
          <w:spacing w:val="40"/>
          <w:w w:val="105"/>
        </w:rPr>
        <w:t xml:space="preserve"> </w:t>
      </w:r>
      <w:r>
        <w:rPr>
          <w:w w:val="105"/>
        </w:rPr>
        <w:t>similarly</w:t>
      </w:r>
      <w:r>
        <w:rPr>
          <w:spacing w:val="-9"/>
          <w:w w:val="105"/>
        </w:rPr>
        <w:t xml:space="preserve"> </w:t>
      </w:r>
      <w:r>
        <w:rPr>
          <w:w w:val="105"/>
        </w:rPr>
        <w:t>exposed</w:t>
      </w:r>
      <w:r>
        <w:rPr>
          <w:spacing w:val="-9"/>
          <w:w w:val="105"/>
        </w:rPr>
        <w:t xml:space="preserve"> </w:t>
      </w:r>
      <w:r>
        <w:rPr>
          <w:w w:val="105"/>
        </w:rPr>
        <w:t>citizens</w:t>
      </w:r>
      <w:r>
        <w:rPr>
          <w:spacing w:val="-9"/>
          <w:w w:val="105"/>
        </w:rPr>
        <w:t xml:space="preserve"> </w:t>
      </w:r>
      <w:r>
        <w:rPr>
          <w:w w:val="105"/>
        </w:rPr>
        <w:t>to</w:t>
      </w:r>
      <w:r>
        <w:rPr>
          <w:spacing w:val="-9"/>
          <w:w w:val="105"/>
        </w:rPr>
        <w:t xml:space="preserve"> </w:t>
      </w:r>
      <w:r>
        <w:rPr>
          <w:w w:val="105"/>
        </w:rPr>
        <w:t>real-life</w:t>
      </w:r>
      <w:r>
        <w:rPr>
          <w:spacing w:val="-9"/>
          <w:w w:val="105"/>
        </w:rPr>
        <w:t xml:space="preserve"> </w:t>
      </w:r>
      <w:r>
        <w:rPr>
          <w:w w:val="105"/>
        </w:rPr>
        <w:t>decision-making</w:t>
      </w:r>
      <w:r>
        <w:rPr>
          <w:spacing w:val="-9"/>
          <w:w w:val="105"/>
        </w:rPr>
        <w:t xml:space="preserve"> </w:t>
      </w:r>
      <w:r>
        <w:rPr>
          <w:w w:val="105"/>
        </w:rPr>
        <w:t>tasks,</w:t>
      </w:r>
      <w:r>
        <w:rPr>
          <w:spacing w:val="-7"/>
          <w:w w:val="105"/>
        </w:rPr>
        <w:t xml:space="preserve"> </w:t>
      </w:r>
      <w:r>
        <w:rPr>
          <w:w w:val="105"/>
        </w:rPr>
        <w:t>and</w:t>
      </w:r>
      <w:r>
        <w:rPr>
          <w:spacing w:val="-9"/>
          <w:w w:val="105"/>
        </w:rPr>
        <w:t xml:space="preserve"> </w:t>
      </w:r>
      <w:r>
        <w:rPr>
          <w:w w:val="105"/>
        </w:rPr>
        <w:t>Ghinea</w:t>
      </w:r>
      <w:r>
        <w:rPr>
          <w:spacing w:val="-9"/>
          <w:w w:val="105"/>
        </w:rPr>
        <w:t xml:space="preserve"> </w:t>
      </w:r>
      <w:r>
        <w:rPr>
          <w:w w:val="105"/>
        </w:rPr>
        <w:t>et</w:t>
      </w:r>
      <w:r>
        <w:rPr>
          <w:spacing w:val="-9"/>
          <w:w w:val="105"/>
        </w:rPr>
        <w:t xml:space="preserve"> </w:t>
      </w:r>
      <w:r>
        <w:rPr>
          <w:w w:val="105"/>
        </w:rPr>
        <w:t>al.</w:t>
      </w:r>
      <w:r>
        <w:rPr>
          <w:spacing w:val="-9"/>
          <w:w w:val="105"/>
        </w:rPr>
        <w:t xml:space="preserve"> </w:t>
      </w:r>
      <w:hyperlink w:anchor="_bookmark48" w:history="1">
        <w:r w:rsidR="005D491A">
          <w:rPr>
            <w:w w:val="105"/>
          </w:rPr>
          <w:t>(2021),</w:t>
        </w:r>
      </w:hyperlink>
      <w:r>
        <w:rPr>
          <w:spacing w:val="-7"/>
          <w:w w:val="105"/>
        </w:rPr>
        <w:t xml:space="preserve"> </w:t>
      </w:r>
      <w:r>
        <w:rPr>
          <w:w w:val="105"/>
        </w:rPr>
        <w:t>which</w:t>
      </w:r>
      <w:r>
        <w:rPr>
          <w:spacing w:val="-9"/>
          <w:w w:val="105"/>
        </w:rPr>
        <w:t xml:space="preserve"> </w:t>
      </w:r>
      <w:r>
        <w:rPr>
          <w:w w:val="105"/>
        </w:rPr>
        <w:t>surveyed Australian citizens’ attitudes towards public funding of high-cost cancer medicines.</w:t>
      </w:r>
    </w:p>
    <w:p w14:paraId="57138962" w14:textId="77777777" w:rsidR="005D491A" w:rsidRDefault="00000000">
      <w:pPr>
        <w:pStyle w:val="BodyText"/>
        <w:spacing w:before="3" w:line="256" w:lineRule="auto"/>
        <w:ind w:left="352" w:right="314" w:firstLine="346"/>
        <w:jc w:val="both"/>
      </w:pPr>
      <w:r>
        <w:rPr>
          <w:w w:val="105"/>
        </w:rPr>
        <w:lastRenderedPageBreak/>
        <w:t>Finland</w:t>
      </w:r>
      <w:r>
        <w:rPr>
          <w:spacing w:val="21"/>
          <w:w w:val="105"/>
        </w:rPr>
        <w:t xml:space="preserve"> </w:t>
      </w:r>
      <w:r>
        <w:rPr>
          <w:w w:val="105"/>
        </w:rPr>
        <w:t>provides</w:t>
      </w:r>
      <w:r>
        <w:rPr>
          <w:spacing w:val="21"/>
          <w:w w:val="105"/>
        </w:rPr>
        <w:t xml:space="preserve"> </w:t>
      </w:r>
      <w:r>
        <w:rPr>
          <w:w w:val="105"/>
        </w:rPr>
        <w:t>an</w:t>
      </w:r>
      <w:r>
        <w:rPr>
          <w:spacing w:val="21"/>
          <w:w w:val="105"/>
        </w:rPr>
        <w:t xml:space="preserve"> </w:t>
      </w:r>
      <w:r>
        <w:rPr>
          <w:w w:val="105"/>
        </w:rPr>
        <w:t>appropriate</w:t>
      </w:r>
      <w:r>
        <w:rPr>
          <w:spacing w:val="21"/>
          <w:w w:val="105"/>
        </w:rPr>
        <w:t xml:space="preserve"> </w:t>
      </w:r>
      <w:r>
        <w:rPr>
          <w:w w:val="105"/>
        </w:rPr>
        <w:t>research</w:t>
      </w:r>
      <w:r>
        <w:rPr>
          <w:spacing w:val="21"/>
          <w:w w:val="105"/>
        </w:rPr>
        <w:t xml:space="preserve"> </w:t>
      </w:r>
      <w:r>
        <w:rPr>
          <w:w w:val="105"/>
        </w:rPr>
        <w:t>context</w:t>
      </w:r>
      <w:r>
        <w:rPr>
          <w:spacing w:val="21"/>
          <w:w w:val="105"/>
        </w:rPr>
        <w:t xml:space="preserve"> </w:t>
      </w:r>
      <w:r>
        <w:rPr>
          <w:w w:val="105"/>
        </w:rPr>
        <w:t>for</w:t>
      </w:r>
      <w:r>
        <w:rPr>
          <w:spacing w:val="21"/>
          <w:w w:val="105"/>
        </w:rPr>
        <w:t xml:space="preserve"> </w:t>
      </w:r>
      <w:r>
        <w:rPr>
          <w:w w:val="105"/>
        </w:rPr>
        <w:t>three</w:t>
      </w:r>
      <w:r>
        <w:rPr>
          <w:spacing w:val="21"/>
          <w:w w:val="105"/>
        </w:rPr>
        <w:t xml:space="preserve"> </w:t>
      </w:r>
      <w:r>
        <w:rPr>
          <w:w w:val="105"/>
        </w:rPr>
        <w:t>reasons.</w:t>
      </w:r>
      <w:r>
        <w:rPr>
          <w:spacing w:val="40"/>
          <w:w w:val="105"/>
        </w:rPr>
        <w:t xml:space="preserve"> </w:t>
      </w:r>
      <w:r>
        <w:rPr>
          <w:w w:val="105"/>
        </w:rPr>
        <w:t>First,</w:t>
      </w:r>
      <w:r>
        <w:rPr>
          <w:spacing w:val="21"/>
          <w:w w:val="105"/>
        </w:rPr>
        <w:t xml:space="preserve"> </w:t>
      </w:r>
      <w:r>
        <w:rPr>
          <w:w w:val="105"/>
        </w:rPr>
        <w:t>the</w:t>
      </w:r>
      <w:r>
        <w:rPr>
          <w:spacing w:val="21"/>
          <w:w w:val="105"/>
        </w:rPr>
        <w:t xml:space="preserve"> </w:t>
      </w:r>
      <w:r>
        <w:rPr>
          <w:w w:val="105"/>
        </w:rPr>
        <w:t>healthcare</w:t>
      </w:r>
      <w:r>
        <w:rPr>
          <w:spacing w:val="21"/>
          <w:w w:val="105"/>
        </w:rPr>
        <w:t xml:space="preserve"> </w:t>
      </w:r>
      <w:r>
        <w:rPr>
          <w:w w:val="105"/>
        </w:rPr>
        <w:t>system is comprehensive and predominantly publicly funded, resembling other advanced welfare states in which questions of healthcare rationing and legitimacy are politically salient (</w:t>
      </w:r>
      <w:proofErr w:type="spellStart"/>
      <w:r>
        <w:rPr>
          <w:w w:val="105"/>
        </w:rPr>
        <w:t>Keskimäki</w:t>
      </w:r>
      <w:proofErr w:type="spellEnd"/>
      <w:r>
        <w:rPr>
          <w:w w:val="105"/>
        </w:rPr>
        <w:t xml:space="preserve"> et al. </w:t>
      </w:r>
      <w:hyperlink w:anchor="_bookmark64" w:history="1">
        <w:r w:rsidR="005D491A">
          <w:rPr>
            <w:w w:val="105"/>
          </w:rPr>
          <w:t>2019).</w:t>
        </w:r>
      </w:hyperlink>
      <w:r>
        <w:rPr>
          <w:w w:val="105"/>
        </w:rPr>
        <w:t xml:space="preserve"> Second,</w:t>
      </w:r>
      <w:r>
        <w:rPr>
          <w:spacing w:val="-8"/>
          <w:w w:val="105"/>
        </w:rPr>
        <w:t xml:space="preserve"> </w:t>
      </w:r>
      <w:r>
        <w:rPr>
          <w:w w:val="105"/>
        </w:rPr>
        <w:t>healthcare</w:t>
      </w:r>
      <w:r>
        <w:rPr>
          <w:spacing w:val="-10"/>
          <w:w w:val="105"/>
        </w:rPr>
        <w:t xml:space="preserve"> </w:t>
      </w:r>
      <w:r>
        <w:rPr>
          <w:w w:val="105"/>
        </w:rPr>
        <w:t>resource</w:t>
      </w:r>
      <w:r>
        <w:rPr>
          <w:spacing w:val="-10"/>
          <w:w w:val="105"/>
        </w:rPr>
        <w:t xml:space="preserve"> </w:t>
      </w:r>
      <w:r>
        <w:rPr>
          <w:w w:val="105"/>
        </w:rPr>
        <w:t>allocation</w:t>
      </w:r>
      <w:r>
        <w:rPr>
          <w:spacing w:val="-10"/>
          <w:w w:val="105"/>
        </w:rPr>
        <w:t xml:space="preserve"> </w:t>
      </w:r>
      <w:r>
        <w:rPr>
          <w:w w:val="105"/>
        </w:rPr>
        <w:t>decisions</w:t>
      </w:r>
      <w:r>
        <w:rPr>
          <w:spacing w:val="-10"/>
          <w:w w:val="105"/>
        </w:rPr>
        <w:t xml:space="preserve"> </w:t>
      </w:r>
      <w:r>
        <w:rPr>
          <w:w w:val="105"/>
        </w:rPr>
        <w:t>are</w:t>
      </w:r>
      <w:r>
        <w:rPr>
          <w:spacing w:val="-10"/>
          <w:w w:val="105"/>
        </w:rPr>
        <w:t xml:space="preserve"> </w:t>
      </w:r>
      <w:r>
        <w:rPr>
          <w:w w:val="105"/>
        </w:rPr>
        <w:t>routinely</w:t>
      </w:r>
      <w:r>
        <w:rPr>
          <w:spacing w:val="-10"/>
          <w:w w:val="105"/>
        </w:rPr>
        <w:t xml:space="preserve"> </w:t>
      </w:r>
      <w:r>
        <w:rPr>
          <w:w w:val="105"/>
        </w:rPr>
        <w:t>justified</w:t>
      </w:r>
      <w:r>
        <w:rPr>
          <w:spacing w:val="-10"/>
          <w:w w:val="105"/>
        </w:rPr>
        <w:t xml:space="preserve"> </w:t>
      </w:r>
      <w:r>
        <w:rPr>
          <w:w w:val="105"/>
        </w:rPr>
        <w:t>through</w:t>
      </w:r>
      <w:r>
        <w:rPr>
          <w:spacing w:val="-10"/>
          <w:w w:val="105"/>
        </w:rPr>
        <w:t xml:space="preserve"> </w:t>
      </w:r>
      <w:r>
        <w:rPr>
          <w:w w:val="105"/>
        </w:rPr>
        <w:t>clinical</w:t>
      </w:r>
      <w:r>
        <w:rPr>
          <w:spacing w:val="-10"/>
          <w:w w:val="105"/>
        </w:rPr>
        <w:t xml:space="preserve"> </w:t>
      </w:r>
      <w:r>
        <w:rPr>
          <w:w w:val="105"/>
        </w:rPr>
        <w:t>evidence,</w:t>
      </w:r>
      <w:r>
        <w:rPr>
          <w:spacing w:val="-8"/>
          <w:w w:val="105"/>
        </w:rPr>
        <w:t xml:space="preserve"> </w:t>
      </w:r>
      <w:r>
        <w:rPr>
          <w:w w:val="105"/>
        </w:rPr>
        <w:t>cost-effectiveness thresholds, and health technology assessment, making the communicative dimension of these decisions especially important.</w:t>
      </w:r>
      <w:r>
        <w:rPr>
          <w:spacing w:val="34"/>
          <w:w w:val="105"/>
        </w:rPr>
        <w:t xml:space="preserve"> </w:t>
      </w:r>
      <w:r>
        <w:rPr>
          <w:w w:val="105"/>
        </w:rPr>
        <w:t>However, despite the normative emphasis on transparency as a core dimension of legitimate limit-setting, justifications for pharmaceutical reimbursement decisions in Finland are confidential to the public and only communicated to the pharmaceutical company applying for reimbursement status. Third, Nordic healthcare systems face precisely the structural pressures that motivate this study:</w:t>
      </w:r>
      <w:r>
        <w:rPr>
          <w:spacing w:val="38"/>
          <w:w w:val="105"/>
        </w:rPr>
        <w:t xml:space="preserve"> </w:t>
      </w:r>
      <w:r>
        <w:rPr>
          <w:w w:val="105"/>
        </w:rPr>
        <w:t>technological and demographic changes contribute to a widening gap between medical opportunities and fiscal possibilities, which is a common source of controversy among stakeholders.</w:t>
      </w:r>
    </w:p>
    <w:p w14:paraId="238A520A" w14:textId="77777777" w:rsidR="005D491A" w:rsidRDefault="00000000">
      <w:pPr>
        <w:pStyle w:val="BodyText"/>
        <w:spacing w:before="4" w:line="256" w:lineRule="auto"/>
        <w:ind w:left="360" w:right="332" w:firstLine="338"/>
        <w:jc w:val="both"/>
      </w:pPr>
      <w:r>
        <w:rPr>
          <w:w w:val="105"/>
        </w:rPr>
        <w:t>Data collection was carried out by a professional market research company (</w:t>
      </w:r>
      <w:proofErr w:type="spellStart"/>
      <w:r>
        <w:rPr>
          <w:w w:val="105"/>
        </w:rPr>
        <w:t>Taloustutkimus</w:t>
      </w:r>
      <w:proofErr w:type="spellEnd"/>
      <w:r>
        <w:rPr>
          <w:w w:val="105"/>
        </w:rPr>
        <w:t xml:space="preserve"> Ltd) using a pre-recruited online panel of approximately 40,000 Finnish citizens.</w:t>
      </w:r>
      <w:r>
        <w:rPr>
          <w:spacing w:val="40"/>
          <w:w w:val="105"/>
        </w:rPr>
        <w:t xml:space="preserve"> </w:t>
      </w:r>
      <w:r>
        <w:rPr>
          <w:w w:val="105"/>
        </w:rPr>
        <w:t>To reach the target sample size, 10,105 invitations were distributed to panel members.</w:t>
      </w:r>
      <w:r>
        <w:rPr>
          <w:spacing w:val="40"/>
          <w:w w:val="105"/>
        </w:rPr>
        <w:t xml:space="preserve"> </w:t>
      </w:r>
      <w:r>
        <w:rPr>
          <w:w w:val="105"/>
        </w:rPr>
        <w:t>The sample was stratified to ensure balance across gender, age, education level, and geographic region, with eligibility restricted to</w:t>
      </w:r>
      <w:r>
        <w:rPr>
          <w:spacing w:val="30"/>
          <w:w w:val="105"/>
        </w:rPr>
        <w:t xml:space="preserve"> </w:t>
      </w:r>
      <w:r>
        <w:rPr>
          <w:w w:val="105"/>
        </w:rPr>
        <w:t>Finnish-speaking</w:t>
      </w:r>
      <w:r>
        <w:rPr>
          <w:spacing w:val="30"/>
          <w:w w:val="105"/>
        </w:rPr>
        <w:t xml:space="preserve"> </w:t>
      </w:r>
      <w:r>
        <w:rPr>
          <w:w w:val="105"/>
        </w:rPr>
        <w:t>citizens</w:t>
      </w:r>
      <w:r>
        <w:rPr>
          <w:spacing w:val="30"/>
          <w:w w:val="105"/>
        </w:rPr>
        <w:t xml:space="preserve"> </w:t>
      </w:r>
      <w:r>
        <w:rPr>
          <w:w w:val="105"/>
        </w:rPr>
        <w:t>aged</w:t>
      </w:r>
      <w:r>
        <w:rPr>
          <w:spacing w:val="30"/>
          <w:w w:val="105"/>
        </w:rPr>
        <w:t xml:space="preserve"> </w:t>
      </w:r>
      <w:r>
        <w:rPr>
          <w:w w:val="105"/>
        </w:rPr>
        <w:t>18—79</w:t>
      </w:r>
      <w:r>
        <w:rPr>
          <w:spacing w:val="30"/>
          <w:w w:val="105"/>
        </w:rPr>
        <w:t xml:space="preserve"> </w:t>
      </w:r>
      <w:r>
        <w:rPr>
          <w:w w:val="105"/>
        </w:rPr>
        <w:t>years.</w:t>
      </w:r>
      <w:r>
        <w:rPr>
          <w:spacing w:val="40"/>
          <w:w w:val="105"/>
        </w:rPr>
        <w:t xml:space="preserve"> </w:t>
      </w:r>
      <w:r>
        <w:rPr>
          <w:w w:val="105"/>
        </w:rPr>
        <w:t>Considering</w:t>
      </w:r>
      <w:r>
        <w:rPr>
          <w:spacing w:val="30"/>
          <w:w w:val="105"/>
        </w:rPr>
        <w:t xml:space="preserve"> </w:t>
      </w:r>
      <w:r>
        <w:rPr>
          <w:w w:val="105"/>
        </w:rPr>
        <w:t>missing</w:t>
      </w:r>
      <w:r>
        <w:rPr>
          <w:spacing w:val="30"/>
          <w:w w:val="105"/>
        </w:rPr>
        <w:t xml:space="preserve"> </w:t>
      </w:r>
      <w:r>
        <w:rPr>
          <w:w w:val="105"/>
        </w:rPr>
        <w:t>data</w:t>
      </w:r>
      <w:r>
        <w:rPr>
          <w:spacing w:val="30"/>
          <w:w w:val="105"/>
        </w:rPr>
        <w:t xml:space="preserve"> </w:t>
      </w:r>
      <w:r>
        <w:rPr>
          <w:w w:val="105"/>
        </w:rPr>
        <w:t>on</w:t>
      </w:r>
      <w:r>
        <w:rPr>
          <w:spacing w:val="30"/>
          <w:w w:val="105"/>
        </w:rPr>
        <w:t xml:space="preserve"> </w:t>
      </w:r>
      <w:r>
        <w:rPr>
          <w:w w:val="105"/>
        </w:rPr>
        <w:t>covariates</w:t>
      </w:r>
      <w:r>
        <w:rPr>
          <w:spacing w:val="30"/>
          <w:w w:val="105"/>
        </w:rPr>
        <w:t xml:space="preserve"> </w:t>
      </w:r>
      <w:r>
        <w:rPr>
          <w:w w:val="105"/>
        </w:rPr>
        <w:t>included in the analysis, the final sample size consists of 1,499 respondents.</w:t>
      </w:r>
      <w:r>
        <w:rPr>
          <w:spacing w:val="40"/>
          <w:w w:val="105"/>
        </w:rPr>
        <w:t xml:space="preserve"> </w:t>
      </w:r>
      <w:r>
        <w:rPr>
          <w:w w:val="105"/>
        </w:rPr>
        <w:t>While online panels are not probability</w:t>
      </w:r>
      <w:r>
        <w:rPr>
          <w:spacing w:val="40"/>
          <w:w w:val="105"/>
        </w:rPr>
        <w:t xml:space="preserve"> </w:t>
      </w:r>
      <w:r>
        <w:rPr>
          <w:w w:val="105"/>
        </w:rPr>
        <w:t>samples,</w:t>
      </w:r>
      <w:r>
        <w:rPr>
          <w:spacing w:val="40"/>
          <w:w w:val="105"/>
        </w:rPr>
        <w:t xml:space="preserve"> </w:t>
      </w:r>
      <w:r>
        <w:rPr>
          <w:w w:val="105"/>
        </w:rPr>
        <w:t>stratification</w:t>
      </w:r>
      <w:r>
        <w:rPr>
          <w:spacing w:val="40"/>
          <w:w w:val="105"/>
        </w:rPr>
        <w:t xml:space="preserve"> </w:t>
      </w:r>
      <w:r>
        <w:rPr>
          <w:w w:val="105"/>
        </w:rPr>
        <w:t>and</w:t>
      </w:r>
      <w:r>
        <w:rPr>
          <w:spacing w:val="40"/>
          <w:w w:val="105"/>
        </w:rPr>
        <w:t xml:space="preserve"> </w:t>
      </w:r>
      <w:r>
        <w:rPr>
          <w:w w:val="105"/>
        </w:rPr>
        <w:t>quota-based</w:t>
      </w:r>
      <w:r>
        <w:rPr>
          <w:spacing w:val="40"/>
          <w:w w:val="105"/>
        </w:rPr>
        <w:t xml:space="preserve"> </w:t>
      </w:r>
      <w:r>
        <w:rPr>
          <w:w w:val="105"/>
        </w:rPr>
        <w:t>recruitment</w:t>
      </w:r>
      <w:r>
        <w:rPr>
          <w:spacing w:val="40"/>
          <w:w w:val="105"/>
        </w:rPr>
        <w:t xml:space="preserve"> </w:t>
      </w:r>
      <w:r>
        <w:rPr>
          <w:w w:val="105"/>
        </w:rPr>
        <w:t>ensure</w:t>
      </w:r>
      <w:r>
        <w:rPr>
          <w:spacing w:val="40"/>
          <w:w w:val="105"/>
        </w:rPr>
        <w:t xml:space="preserve"> </w:t>
      </w:r>
      <w:r>
        <w:rPr>
          <w:w w:val="105"/>
        </w:rPr>
        <w:t>close</w:t>
      </w:r>
      <w:r>
        <w:rPr>
          <w:spacing w:val="40"/>
          <w:w w:val="105"/>
        </w:rPr>
        <w:t xml:space="preserve"> </w:t>
      </w:r>
      <w:r>
        <w:rPr>
          <w:w w:val="105"/>
        </w:rPr>
        <w:t>correspondence</w:t>
      </w:r>
      <w:r>
        <w:rPr>
          <w:spacing w:val="40"/>
          <w:w w:val="105"/>
        </w:rPr>
        <w:t xml:space="preserve"> </w:t>
      </w:r>
      <w:r>
        <w:rPr>
          <w:w w:val="105"/>
        </w:rPr>
        <w:t>with the Finnish adult population on key sociodemographic dimensions, making the data suitable for inference about mass public opinion in a welfare-state context.</w:t>
      </w:r>
    </w:p>
    <w:p w14:paraId="15B379FC" w14:textId="5BCB47F8" w:rsidR="00630346" w:rsidRDefault="00000000" w:rsidP="00630346">
      <w:pPr>
        <w:pStyle w:val="BodyText"/>
        <w:spacing w:before="2" w:line="256" w:lineRule="auto"/>
        <w:ind w:left="352" w:right="329" w:firstLine="346"/>
        <w:jc w:val="both"/>
        <w:rPr>
          <w:w w:val="105"/>
        </w:rPr>
      </w:pPr>
      <w:r>
        <w:rPr>
          <w:w w:val="105"/>
        </w:rPr>
        <w:t>The experimental module employed a randomized between-subjects design focused on framing effects.</w:t>
      </w:r>
      <w:r>
        <w:rPr>
          <w:spacing w:val="40"/>
          <w:w w:val="105"/>
        </w:rPr>
        <w:t xml:space="preserve"> </w:t>
      </w:r>
      <w:r>
        <w:rPr>
          <w:w w:val="105"/>
        </w:rPr>
        <w:t>Respondents</w:t>
      </w:r>
      <w:r>
        <w:rPr>
          <w:spacing w:val="31"/>
          <w:w w:val="105"/>
        </w:rPr>
        <w:t xml:space="preserve"> </w:t>
      </w:r>
      <w:r>
        <w:rPr>
          <w:w w:val="105"/>
        </w:rPr>
        <w:t>were</w:t>
      </w:r>
      <w:r>
        <w:rPr>
          <w:spacing w:val="31"/>
          <w:w w:val="105"/>
        </w:rPr>
        <w:t xml:space="preserve"> </w:t>
      </w:r>
      <w:r>
        <w:rPr>
          <w:w w:val="105"/>
        </w:rPr>
        <w:t>randomly</w:t>
      </w:r>
      <w:r>
        <w:rPr>
          <w:spacing w:val="31"/>
          <w:w w:val="105"/>
        </w:rPr>
        <w:t xml:space="preserve"> </w:t>
      </w:r>
      <w:r>
        <w:rPr>
          <w:w w:val="105"/>
        </w:rPr>
        <w:t>assigned</w:t>
      </w:r>
      <w:r>
        <w:rPr>
          <w:spacing w:val="31"/>
          <w:w w:val="105"/>
        </w:rPr>
        <w:t xml:space="preserve"> </w:t>
      </w:r>
      <w:r>
        <w:rPr>
          <w:w w:val="105"/>
        </w:rPr>
        <w:t>to</w:t>
      </w:r>
      <w:r>
        <w:rPr>
          <w:spacing w:val="31"/>
          <w:w w:val="105"/>
        </w:rPr>
        <w:t xml:space="preserve"> </w:t>
      </w:r>
      <w:r>
        <w:rPr>
          <w:w w:val="105"/>
        </w:rPr>
        <w:t>one</w:t>
      </w:r>
      <w:r>
        <w:rPr>
          <w:spacing w:val="31"/>
          <w:w w:val="105"/>
        </w:rPr>
        <w:t xml:space="preserve"> </w:t>
      </w:r>
      <w:r>
        <w:rPr>
          <w:w w:val="105"/>
        </w:rPr>
        <w:t>of</w:t>
      </w:r>
      <w:r>
        <w:rPr>
          <w:spacing w:val="31"/>
          <w:w w:val="105"/>
        </w:rPr>
        <w:t xml:space="preserve"> </w:t>
      </w:r>
      <w:r>
        <w:rPr>
          <w:w w:val="105"/>
        </w:rPr>
        <w:t>three</w:t>
      </w:r>
      <w:r>
        <w:rPr>
          <w:spacing w:val="31"/>
          <w:w w:val="105"/>
        </w:rPr>
        <w:t xml:space="preserve"> </w:t>
      </w:r>
      <w:r>
        <w:rPr>
          <w:w w:val="105"/>
        </w:rPr>
        <w:t>conditions:</w:t>
      </w:r>
      <w:r>
        <w:rPr>
          <w:spacing w:val="40"/>
          <w:w w:val="105"/>
        </w:rPr>
        <w:t xml:space="preserve"> </w:t>
      </w:r>
      <w:r>
        <w:rPr>
          <w:w w:val="105"/>
        </w:rPr>
        <w:t>a</w:t>
      </w:r>
      <w:r>
        <w:rPr>
          <w:spacing w:val="31"/>
          <w:w w:val="105"/>
        </w:rPr>
        <w:t xml:space="preserve"> </w:t>
      </w:r>
      <w:r>
        <w:rPr>
          <w:w w:val="105"/>
        </w:rPr>
        <w:t>control</w:t>
      </w:r>
      <w:r>
        <w:rPr>
          <w:spacing w:val="31"/>
          <w:w w:val="105"/>
        </w:rPr>
        <w:t xml:space="preserve"> </w:t>
      </w:r>
      <w:r>
        <w:rPr>
          <w:w w:val="105"/>
        </w:rPr>
        <w:t>condition</w:t>
      </w:r>
      <w:r>
        <w:rPr>
          <w:spacing w:val="31"/>
          <w:w w:val="105"/>
        </w:rPr>
        <w:t xml:space="preserve"> </w:t>
      </w:r>
      <w:r>
        <w:rPr>
          <w:w w:val="105"/>
        </w:rPr>
        <w:t>and two treatment conditions that varied only in how the decision context was framed. All respondents received</w:t>
      </w:r>
      <w:r>
        <w:rPr>
          <w:spacing w:val="-6"/>
          <w:w w:val="105"/>
        </w:rPr>
        <w:t xml:space="preserve"> </w:t>
      </w:r>
      <w:r>
        <w:rPr>
          <w:w w:val="105"/>
        </w:rPr>
        <w:t>an</w:t>
      </w:r>
      <w:r>
        <w:rPr>
          <w:spacing w:val="-6"/>
          <w:w w:val="105"/>
        </w:rPr>
        <w:t xml:space="preserve"> </w:t>
      </w:r>
      <w:r>
        <w:rPr>
          <w:w w:val="105"/>
        </w:rPr>
        <w:t>identical</w:t>
      </w:r>
      <w:r>
        <w:rPr>
          <w:spacing w:val="-6"/>
          <w:w w:val="105"/>
        </w:rPr>
        <w:t xml:space="preserve"> </w:t>
      </w:r>
      <w:r>
        <w:rPr>
          <w:w w:val="105"/>
        </w:rPr>
        <w:t>clinical</w:t>
      </w:r>
      <w:r>
        <w:rPr>
          <w:spacing w:val="-6"/>
          <w:w w:val="105"/>
        </w:rPr>
        <w:t xml:space="preserve"> </w:t>
      </w:r>
      <w:r>
        <w:rPr>
          <w:w w:val="105"/>
        </w:rPr>
        <w:t>vignette</w:t>
      </w:r>
      <w:r>
        <w:rPr>
          <w:spacing w:val="-6"/>
          <w:w w:val="105"/>
        </w:rPr>
        <w:t xml:space="preserve"> </w:t>
      </w:r>
      <w:r>
        <w:rPr>
          <w:w w:val="105"/>
        </w:rPr>
        <w:t>describing</w:t>
      </w:r>
      <w:r>
        <w:rPr>
          <w:spacing w:val="-6"/>
          <w:w w:val="105"/>
        </w:rPr>
        <w:t xml:space="preserve"> </w:t>
      </w:r>
      <w:r>
        <w:rPr>
          <w:w w:val="105"/>
        </w:rPr>
        <w:t>a</w:t>
      </w:r>
      <w:r>
        <w:rPr>
          <w:spacing w:val="-6"/>
          <w:w w:val="105"/>
        </w:rPr>
        <w:t xml:space="preserve"> </w:t>
      </w:r>
      <w:r>
        <w:rPr>
          <w:w w:val="105"/>
        </w:rPr>
        <w:t>new</w:t>
      </w:r>
      <w:r>
        <w:rPr>
          <w:spacing w:val="-6"/>
          <w:w w:val="105"/>
        </w:rPr>
        <w:t xml:space="preserve"> </w:t>
      </w:r>
      <w:r>
        <w:rPr>
          <w:w w:val="105"/>
        </w:rPr>
        <w:t>oncology</w:t>
      </w:r>
      <w:r>
        <w:rPr>
          <w:spacing w:val="-6"/>
          <w:w w:val="105"/>
        </w:rPr>
        <w:t xml:space="preserve"> </w:t>
      </w:r>
      <w:r>
        <w:rPr>
          <w:w w:val="105"/>
        </w:rPr>
        <w:t>medicine</w:t>
      </w:r>
      <w:r>
        <w:rPr>
          <w:spacing w:val="-6"/>
          <w:w w:val="105"/>
        </w:rPr>
        <w:t xml:space="preserve"> </w:t>
      </w:r>
      <w:r>
        <w:rPr>
          <w:w w:val="105"/>
        </w:rPr>
        <w:t>characterized</w:t>
      </w:r>
      <w:r>
        <w:rPr>
          <w:spacing w:val="-6"/>
          <w:w w:val="105"/>
        </w:rPr>
        <w:t xml:space="preserve"> </w:t>
      </w:r>
      <w:r>
        <w:rPr>
          <w:w w:val="105"/>
        </w:rPr>
        <w:t>by</w:t>
      </w:r>
      <w:r>
        <w:rPr>
          <w:spacing w:val="-6"/>
          <w:w w:val="105"/>
        </w:rPr>
        <w:t xml:space="preserve"> </w:t>
      </w:r>
      <w:r>
        <w:rPr>
          <w:w w:val="105"/>
        </w:rPr>
        <w:t>high</w:t>
      </w:r>
      <w:r>
        <w:rPr>
          <w:spacing w:val="-6"/>
          <w:w w:val="105"/>
        </w:rPr>
        <w:t xml:space="preserve"> </w:t>
      </w:r>
      <w:r>
        <w:rPr>
          <w:w w:val="105"/>
        </w:rPr>
        <w:t>cost, uncertain benefit, and limited patient eligibility (T</w:t>
      </w:r>
      <w:hyperlink w:anchor="_bookmark3" w:history="1">
        <w:r w:rsidR="00630346">
          <w:rPr>
            <w:w w:val="105"/>
          </w:rPr>
          <w:t>able</w:t>
        </w:r>
      </w:hyperlink>
      <w:r>
        <w:rPr>
          <w:w w:val="105"/>
        </w:rPr>
        <w:t xml:space="preserve"> 1).</w:t>
      </w:r>
      <w:r>
        <w:rPr>
          <w:spacing w:val="40"/>
          <w:w w:val="105"/>
        </w:rPr>
        <w:t xml:space="preserve"> </w:t>
      </w:r>
      <w:r>
        <w:rPr>
          <w:w w:val="105"/>
        </w:rPr>
        <w:t>The vignette was drafted based on a published</w:t>
      </w:r>
      <w:r>
        <w:rPr>
          <w:spacing w:val="-1"/>
          <w:w w:val="105"/>
        </w:rPr>
        <w:t xml:space="preserve"> </w:t>
      </w:r>
      <w:r>
        <w:rPr>
          <w:w w:val="105"/>
        </w:rPr>
        <w:t>assessment</w:t>
      </w:r>
      <w:r>
        <w:rPr>
          <w:spacing w:val="-1"/>
          <w:w w:val="105"/>
        </w:rPr>
        <w:t xml:space="preserve"> </w:t>
      </w:r>
      <w:r>
        <w:rPr>
          <w:w w:val="105"/>
        </w:rPr>
        <w:t>by</w:t>
      </w:r>
      <w:r>
        <w:rPr>
          <w:spacing w:val="-1"/>
          <w:w w:val="105"/>
        </w:rPr>
        <w:t xml:space="preserve"> </w:t>
      </w:r>
      <w:r>
        <w:rPr>
          <w:w w:val="105"/>
        </w:rPr>
        <w:t>the</w:t>
      </w:r>
      <w:r>
        <w:rPr>
          <w:spacing w:val="-1"/>
          <w:w w:val="105"/>
        </w:rPr>
        <w:t xml:space="preserve"> </w:t>
      </w:r>
      <w:r>
        <w:rPr>
          <w:w w:val="105"/>
        </w:rPr>
        <w:t>Council</w:t>
      </w:r>
      <w:r>
        <w:rPr>
          <w:spacing w:val="-1"/>
          <w:w w:val="105"/>
        </w:rPr>
        <w:t xml:space="preserve"> </w:t>
      </w:r>
      <w:r>
        <w:rPr>
          <w:w w:val="105"/>
        </w:rPr>
        <w:t>for</w:t>
      </w:r>
      <w:r>
        <w:rPr>
          <w:spacing w:val="-1"/>
          <w:w w:val="105"/>
        </w:rPr>
        <w:t xml:space="preserve"> </w:t>
      </w:r>
      <w:r>
        <w:rPr>
          <w:w w:val="105"/>
        </w:rPr>
        <w:t>Choices</w:t>
      </w:r>
      <w:r>
        <w:rPr>
          <w:spacing w:val="-1"/>
          <w:w w:val="105"/>
        </w:rPr>
        <w:t xml:space="preserve"> </w:t>
      </w:r>
      <w:r>
        <w:rPr>
          <w:w w:val="105"/>
        </w:rPr>
        <w:t>in</w:t>
      </w:r>
      <w:r>
        <w:rPr>
          <w:spacing w:val="-1"/>
          <w:w w:val="105"/>
        </w:rPr>
        <w:t xml:space="preserve"> </w:t>
      </w:r>
      <w:r>
        <w:rPr>
          <w:w w:val="105"/>
        </w:rPr>
        <w:t>Health</w:t>
      </w:r>
      <w:r>
        <w:rPr>
          <w:spacing w:val="-1"/>
          <w:w w:val="105"/>
        </w:rPr>
        <w:t xml:space="preserve"> </w:t>
      </w:r>
      <w:r>
        <w:rPr>
          <w:w w:val="105"/>
        </w:rPr>
        <w:t>Care</w:t>
      </w:r>
      <w:r>
        <w:rPr>
          <w:spacing w:val="-1"/>
          <w:w w:val="105"/>
        </w:rPr>
        <w:t xml:space="preserve"> </w:t>
      </w:r>
      <w:r>
        <w:rPr>
          <w:w w:val="105"/>
        </w:rPr>
        <w:t>in</w:t>
      </w:r>
      <w:r>
        <w:rPr>
          <w:spacing w:val="-1"/>
          <w:w w:val="105"/>
        </w:rPr>
        <w:t xml:space="preserve"> </w:t>
      </w:r>
      <w:r>
        <w:rPr>
          <w:w w:val="105"/>
        </w:rPr>
        <w:t>Finland</w:t>
      </w:r>
      <w:r>
        <w:rPr>
          <w:spacing w:val="-1"/>
          <w:w w:val="105"/>
        </w:rPr>
        <w:t xml:space="preserve"> </w:t>
      </w:r>
      <w:r>
        <w:rPr>
          <w:w w:val="105"/>
        </w:rPr>
        <w:t>(COHERE</w:t>
      </w:r>
      <w:r>
        <w:rPr>
          <w:spacing w:val="-1"/>
          <w:w w:val="105"/>
        </w:rPr>
        <w:t xml:space="preserve"> </w:t>
      </w:r>
      <w:r>
        <w:rPr>
          <w:w w:val="105"/>
        </w:rPr>
        <w:t>Finland), with similar decision options that are used by their recommendations. COHERE, working in conjunction with</w:t>
      </w:r>
      <w:r>
        <w:rPr>
          <w:spacing w:val="-14"/>
          <w:w w:val="105"/>
        </w:rPr>
        <w:t xml:space="preserve"> </w:t>
      </w:r>
      <w:r>
        <w:rPr>
          <w:w w:val="105"/>
        </w:rPr>
        <w:t>the</w:t>
      </w:r>
      <w:r>
        <w:rPr>
          <w:spacing w:val="-14"/>
          <w:w w:val="105"/>
        </w:rPr>
        <w:t xml:space="preserve"> </w:t>
      </w:r>
      <w:r>
        <w:rPr>
          <w:w w:val="105"/>
        </w:rPr>
        <w:t>Ministry</w:t>
      </w:r>
      <w:r>
        <w:rPr>
          <w:spacing w:val="-14"/>
          <w:w w:val="105"/>
        </w:rPr>
        <w:t xml:space="preserve"> </w:t>
      </w:r>
      <w:r>
        <w:rPr>
          <w:w w:val="105"/>
        </w:rPr>
        <w:t>of</w:t>
      </w:r>
      <w:r>
        <w:rPr>
          <w:spacing w:val="-14"/>
          <w:w w:val="105"/>
        </w:rPr>
        <w:t xml:space="preserve"> </w:t>
      </w:r>
      <w:r>
        <w:rPr>
          <w:w w:val="105"/>
        </w:rPr>
        <w:t>Social</w:t>
      </w:r>
      <w:r>
        <w:rPr>
          <w:spacing w:val="-14"/>
          <w:w w:val="105"/>
        </w:rPr>
        <w:t xml:space="preserve"> </w:t>
      </w:r>
      <w:r>
        <w:rPr>
          <w:w w:val="105"/>
        </w:rPr>
        <w:t>Affairs</w:t>
      </w:r>
      <w:r>
        <w:rPr>
          <w:spacing w:val="-14"/>
          <w:w w:val="105"/>
        </w:rPr>
        <w:t xml:space="preserve"> </w:t>
      </w:r>
      <w:r>
        <w:rPr>
          <w:w w:val="105"/>
        </w:rPr>
        <w:t>and</w:t>
      </w:r>
      <w:r>
        <w:rPr>
          <w:spacing w:val="-14"/>
          <w:w w:val="105"/>
        </w:rPr>
        <w:t xml:space="preserve"> </w:t>
      </w:r>
      <w:r>
        <w:rPr>
          <w:w w:val="105"/>
        </w:rPr>
        <w:t>Health,</w:t>
      </w:r>
      <w:r>
        <w:rPr>
          <w:spacing w:val="-11"/>
          <w:w w:val="105"/>
        </w:rPr>
        <w:t xml:space="preserve"> </w:t>
      </w:r>
      <w:r>
        <w:rPr>
          <w:w w:val="105"/>
        </w:rPr>
        <w:t>only</w:t>
      </w:r>
      <w:r>
        <w:rPr>
          <w:spacing w:val="-14"/>
          <w:w w:val="105"/>
        </w:rPr>
        <w:t xml:space="preserve"> </w:t>
      </w:r>
      <w:r>
        <w:rPr>
          <w:w w:val="105"/>
        </w:rPr>
        <w:t>issues</w:t>
      </w:r>
      <w:r>
        <w:rPr>
          <w:spacing w:val="-14"/>
          <w:w w:val="105"/>
        </w:rPr>
        <w:t xml:space="preserve"> </w:t>
      </w:r>
      <w:r>
        <w:rPr>
          <w:w w:val="105"/>
        </w:rPr>
        <w:t>recommendations</w:t>
      </w:r>
      <w:r>
        <w:rPr>
          <w:spacing w:val="-14"/>
          <w:w w:val="105"/>
        </w:rPr>
        <w:t xml:space="preserve"> </w:t>
      </w:r>
      <w:r>
        <w:rPr>
          <w:w w:val="105"/>
        </w:rPr>
        <w:t>on</w:t>
      </w:r>
      <w:r>
        <w:rPr>
          <w:spacing w:val="-14"/>
          <w:w w:val="105"/>
        </w:rPr>
        <w:t xml:space="preserve"> </w:t>
      </w:r>
      <w:r>
        <w:rPr>
          <w:w w:val="105"/>
        </w:rPr>
        <w:t>including</w:t>
      </w:r>
      <w:r>
        <w:rPr>
          <w:spacing w:val="-14"/>
          <w:w w:val="105"/>
        </w:rPr>
        <w:t xml:space="preserve"> </w:t>
      </w:r>
      <w:r>
        <w:rPr>
          <w:w w:val="105"/>
        </w:rPr>
        <w:t>or</w:t>
      </w:r>
      <w:r>
        <w:rPr>
          <w:spacing w:val="-14"/>
          <w:w w:val="105"/>
        </w:rPr>
        <w:t xml:space="preserve"> </w:t>
      </w:r>
      <w:r>
        <w:rPr>
          <w:w w:val="105"/>
        </w:rPr>
        <w:t>excluding health technologies in the range of public health services.</w:t>
      </w:r>
      <w:r>
        <w:rPr>
          <w:spacing w:val="27"/>
          <w:w w:val="105"/>
        </w:rPr>
        <w:t xml:space="preserve"> </w:t>
      </w:r>
      <w:r>
        <w:rPr>
          <w:w w:val="105"/>
        </w:rPr>
        <w:t>Decisions on reimbursement for outpatient medicines are conducted by the Pharmaceutical Pricing Board, also working in conjunction with the Ministry of Social Affairs and Health, and for inpatient medicines, the ultimate decision lies with hospitals.</w:t>
      </w:r>
      <w:r>
        <w:rPr>
          <w:spacing w:val="40"/>
          <w:w w:val="105"/>
        </w:rPr>
        <w:t xml:space="preserve"> </w:t>
      </w:r>
      <w:ins w:id="7" w:author="Héctor Bahamonde" w:date="2026-08-05T17:13:00Z" w16du:dateUtc="2026-08-05T14:13:00Z">
        <w:r w:rsidR="006F041B" w:rsidRPr="006F041B">
          <w:rPr>
            <w:w w:val="105"/>
          </w:rPr>
          <w:t xml:space="preserve">Following Haaland, Roth, and </w:t>
        </w:r>
        <w:proofErr w:type="spellStart"/>
        <w:r w:rsidR="006F041B" w:rsidRPr="006F041B">
          <w:rPr>
            <w:w w:val="105"/>
          </w:rPr>
          <w:t>Wohlfart</w:t>
        </w:r>
        <w:proofErr w:type="spellEnd"/>
        <w:r w:rsidR="006F041B" w:rsidRPr="006F041B">
          <w:rPr>
            <w:w w:val="105"/>
          </w:rPr>
          <w:t xml:space="preserve"> (2023), we use a “pure control,” a design suited to assessing the effect of adding particular information relative to providing no additional information. Accordingly, respondents in the control condition received the common clinical vignette but no supplementary framing or justification.</w:t>
        </w:r>
      </w:ins>
      <w:del w:id="8" w:author="Héctor Bahamonde" w:date="2026-08-05T17:13:00Z" w16du:dateUtc="2026-08-05T14:13:00Z">
        <w:r w:rsidDel="006F041B">
          <w:rPr>
            <w:w w:val="105"/>
          </w:rPr>
          <w:delText>The framing manipulation consisted solely of additional information presented between</w:delText>
        </w:r>
        <w:r w:rsidDel="006F041B">
          <w:rPr>
            <w:spacing w:val="40"/>
            <w:w w:val="105"/>
          </w:rPr>
          <w:delText xml:space="preserve"> </w:delText>
        </w:r>
        <w:r w:rsidDel="006F041B">
          <w:rPr>
            <w:w w:val="105"/>
          </w:rPr>
          <w:delText>the vignette and the decision task,</w:delText>
        </w:r>
        <w:r w:rsidDel="006F041B">
          <w:rPr>
            <w:spacing w:val="40"/>
            <w:w w:val="105"/>
          </w:rPr>
          <w:delText xml:space="preserve"> </w:delText>
        </w:r>
        <w:r w:rsidDel="006F041B">
          <w:rPr>
            <w:w w:val="105"/>
          </w:rPr>
          <w:delText>allowing differences in responses to be attributed to framing</w:delText>
        </w:r>
        <w:r w:rsidDel="006F041B">
          <w:rPr>
            <w:spacing w:val="80"/>
            <w:w w:val="105"/>
          </w:rPr>
          <w:delText xml:space="preserve"> </w:delText>
        </w:r>
        <w:r w:rsidDel="006F041B">
          <w:rPr>
            <w:w w:val="105"/>
          </w:rPr>
          <w:delText>rather than to substantive informational differences.</w:delText>
        </w:r>
      </w:del>
    </w:p>
    <w:p w14:paraId="269631AA" w14:textId="0FB05DEF" w:rsidR="005D491A" w:rsidRDefault="00000000">
      <w:pPr>
        <w:pStyle w:val="BodyText"/>
        <w:spacing w:before="124"/>
        <w:ind w:left="928"/>
      </w:pPr>
      <w:r>
        <w:rPr>
          <w:w w:val="105"/>
        </w:rPr>
        <w:t>Table</w:t>
      </w:r>
      <w:r>
        <w:rPr>
          <w:spacing w:val="14"/>
          <w:w w:val="105"/>
        </w:rPr>
        <w:t xml:space="preserve"> </w:t>
      </w:r>
      <w:r>
        <w:rPr>
          <w:w w:val="105"/>
        </w:rPr>
        <w:t>1:</w:t>
      </w:r>
      <w:r>
        <w:rPr>
          <w:spacing w:val="39"/>
          <w:w w:val="105"/>
        </w:rPr>
        <w:t xml:space="preserve"> </w:t>
      </w:r>
      <w:r>
        <w:rPr>
          <w:w w:val="105"/>
        </w:rPr>
        <w:t>Decision-making</w:t>
      </w:r>
      <w:r>
        <w:rPr>
          <w:spacing w:val="15"/>
          <w:w w:val="105"/>
        </w:rPr>
        <w:t xml:space="preserve"> </w:t>
      </w:r>
      <w:r>
        <w:rPr>
          <w:w w:val="105"/>
        </w:rPr>
        <w:t>task</w:t>
      </w:r>
      <w:r>
        <w:rPr>
          <w:spacing w:val="14"/>
          <w:w w:val="105"/>
        </w:rPr>
        <w:t xml:space="preserve"> </w:t>
      </w:r>
      <w:r>
        <w:rPr>
          <w:w w:val="105"/>
        </w:rPr>
        <w:t>administered</w:t>
      </w:r>
      <w:r>
        <w:rPr>
          <w:spacing w:val="15"/>
          <w:w w:val="105"/>
        </w:rPr>
        <w:t xml:space="preserve"> </w:t>
      </w:r>
      <w:r>
        <w:rPr>
          <w:w w:val="105"/>
        </w:rPr>
        <w:t>in</w:t>
      </w:r>
      <w:r>
        <w:rPr>
          <w:spacing w:val="15"/>
          <w:w w:val="105"/>
        </w:rPr>
        <w:t xml:space="preserve"> </w:t>
      </w:r>
      <w:r>
        <w:rPr>
          <w:w w:val="105"/>
        </w:rPr>
        <w:t>the</w:t>
      </w:r>
      <w:r>
        <w:rPr>
          <w:spacing w:val="14"/>
          <w:w w:val="105"/>
        </w:rPr>
        <w:t xml:space="preserve"> </w:t>
      </w:r>
      <w:r>
        <w:rPr>
          <w:w w:val="105"/>
        </w:rPr>
        <w:t>survey</w:t>
      </w:r>
      <w:r>
        <w:rPr>
          <w:spacing w:val="15"/>
          <w:w w:val="105"/>
        </w:rPr>
        <w:t xml:space="preserve"> </w:t>
      </w:r>
      <w:r>
        <w:rPr>
          <w:w w:val="105"/>
        </w:rPr>
        <w:t>with</w:t>
      </w:r>
      <w:r>
        <w:rPr>
          <w:spacing w:val="15"/>
          <w:w w:val="105"/>
        </w:rPr>
        <w:t xml:space="preserve"> </w:t>
      </w:r>
      <w:r>
        <w:rPr>
          <w:w w:val="105"/>
        </w:rPr>
        <w:t>framing</w:t>
      </w:r>
      <w:r>
        <w:rPr>
          <w:spacing w:val="14"/>
          <w:w w:val="105"/>
        </w:rPr>
        <w:t xml:space="preserve"> </w:t>
      </w:r>
      <w:r>
        <w:rPr>
          <w:spacing w:val="-2"/>
          <w:w w:val="105"/>
        </w:rPr>
        <w:t>manipulation.</w:t>
      </w:r>
    </w:p>
    <w:p w14:paraId="6AFC1B20" w14:textId="77777777" w:rsidR="005D491A" w:rsidRDefault="005D491A">
      <w:pPr>
        <w:pStyle w:val="BodyText"/>
        <w:spacing w:before="3"/>
        <w:rPr>
          <w:sz w:val="20"/>
        </w:rPr>
      </w:pPr>
    </w:p>
    <w:tbl>
      <w:tblPr>
        <w:tblW w:w="0" w:type="auto"/>
        <w:tblInd w:w="22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63"/>
        <w:gridCol w:w="1577"/>
        <w:gridCol w:w="1577"/>
        <w:gridCol w:w="1577"/>
      </w:tblGrid>
      <w:tr w:rsidR="005D491A" w14:paraId="6FD7BAC1" w14:textId="77777777" w:rsidTr="001A7E54">
        <w:trPr>
          <w:trHeight w:val="357"/>
        </w:trPr>
        <w:tc>
          <w:tcPr>
            <w:tcW w:w="863" w:type="dxa"/>
            <w:vAlign w:val="center"/>
          </w:tcPr>
          <w:p w14:paraId="64A988B1" w14:textId="77777777" w:rsidR="005D491A" w:rsidRDefault="005D491A" w:rsidP="001A7E54">
            <w:pPr>
              <w:pStyle w:val="TableParagraph"/>
              <w:jc w:val="center"/>
              <w:rPr>
                <w:sz w:val="16"/>
              </w:rPr>
            </w:pPr>
          </w:p>
        </w:tc>
        <w:tc>
          <w:tcPr>
            <w:tcW w:w="1577" w:type="dxa"/>
            <w:vAlign w:val="center"/>
          </w:tcPr>
          <w:p w14:paraId="56EDE80F" w14:textId="77777777" w:rsidR="005D491A" w:rsidRDefault="00000000" w:rsidP="001A7E54">
            <w:pPr>
              <w:pStyle w:val="TableParagraph"/>
              <w:spacing w:before="5" w:line="160" w:lineRule="atLeast"/>
              <w:ind w:left="73" w:right="42"/>
              <w:jc w:val="center"/>
              <w:rPr>
                <w:rFonts w:ascii="Georgia"/>
                <w:b/>
                <w:sz w:val="13"/>
              </w:rPr>
            </w:pPr>
            <w:r>
              <w:rPr>
                <w:rFonts w:ascii="Georgia"/>
                <w:b/>
                <w:sz w:val="13"/>
              </w:rPr>
              <w:t>Group</w:t>
            </w:r>
            <w:r>
              <w:rPr>
                <w:rFonts w:ascii="Georgia"/>
                <w:b/>
                <w:spacing w:val="80"/>
                <w:w w:val="150"/>
                <w:sz w:val="13"/>
              </w:rPr>
              <w:t xml:space="preserve"> </w:t>
            </w:r>
            <w:r>
              <w:rPr>
                <w:rFonts w:ascii="Georgia"/>
                <w:b/>
                <w:sz w:val="13"/>
              </w:rPr>
              <w:t>A</w:t>
            </w:r>
            <w:r>
              <w:rPr>
                <w:rFonts w:ascii="Georgia"/>
                <w:b/>
                <w:spacing w:val="80"/>
                <w:w w:val="150"/>
                <w:sz w:val="13"/>
              </w:rPr>
              <w:t xml:space="preserve"> </w:t>
            </w:r>
            <w:r>
              <w:rPr>
                <w:rFonts w:ascii="Georgia"/>
                <w:b/>
                <w:sz w:val="13"/>
              </w:rPr>
              <w:t>(rule-of-rescue frame)</w:t>
            </w:r>
          </w:p>
        </w:tc>
        <w:tc>
          <w:tcPr>
            <w:tcW w:w="1577" w:type="dxa"/>
            <w:vAlign w:val="center"/>
          </w:tcPr>
          <w:p w14:paraId="7FEC67A7" w14:textId="7A748C3F" w:rsidR="005D491A" w:rsidRDefault="00000000" w:rsidP="001A7E54">
            <w:pPr>
              <w:pStyle w:val="TableParagraph"/>
              <w:spacing w:before="5" w:line="160" w:lineRule="atLeast"/>
              <w:ind w:left="73" w:right="42"/>
              <w:jc w:val="center"/>
              <w:rPr>
                <w:rFonts w:ascii="Georgia"/>
                <w:b/>
                <w:sz w:val="13"/>
              </w:rPr>
            </w:pPr>
            <w:r>
              <w:rPr>
                <w:rFonts w:ascii="Georgia"/>
                <w:b/>
                <w:sz w:val="13"/>
              </w:rPr>
              <w:t>Group</w:t>
            </w:r>
            <w:r>
              <w:rPr>
                <w:rFonts w:ascii="Georgia"/>
                <w:b/>
                <w:spacing w:val="-1"/>
                <w:sz w:val="13"/>
              </w:rPr>
              <w:t xml:space="preserve"> </w:t>
            </w:r>
            <w:r>
              <w:rPr>
                <w:rFonts w:ascii="Georgia"/>
                <w:b/>
                <w:sz w:val="13"/>
              </w:rPr>
              <w:t>B (health</w:t>
            </w:r>
            <w:r>
              <w:rPr>
                <w:rFonts w:ascii="Georgia"/>
                <w:b/>
                <w:spacing w:val="-1"/>
                <w:sz w:val="13"/>
              </w:rPr>
              <w:t xml:space="preserve"> </w:t>
            </w:r>
            <w:proofErr w:type="spellStart"/>
            <w:r>
              <w:rPr>
                <w:rFonts w:ascii="Georgia"/>
                <w:b/>
                <w:sz w:val="13"/>
              </w:rPr>
              <w:t>maximisation</w:t>
            </w:r>
            <w:proofErr w:type="spellEnd"/>
            <w:r>
              <w:rPr>
                <w:rFonts w:ascii="Georgia"/>
                <w:b/>
                <w:sz w:val="13"/>
              </w:rPr>
              <w:t xml:space="preserve"> frame)</w:t>
            </w:r>
          </w:p>
        </w:tc>
        <w:tc>
          <w:tcPr>
            <w:tcW w:w="1577" w:type="dxa"/>
            <w:vAlign w:val="center"/>
          </w:tcPr>
          <w:p w14:paraId="2B517A90" w14:textId="77777777" w:rsidR="005D491A" w:rsidRDefault="00000000" w:rsidP="001A7E54">
            <w:pPr>
              <w:pStyle w:val="TableParagraph"/>
              <w:spacing w:before="17"/>
              <w:ind w:left="73"/>
              <w:jc w:val="center"/>
              <w:rPr>
                <w:rFonts w:ascii="Georgia"/>
                <w:b/>
                <w:sz w:val="13"/>
              </w:rPr>
            </w:pPr>
            <w:r>
              <w:rPr>
                <w:rFonts w:ascii="Georgia"/>
                <w:b/>
                <w:sz w:val="13"/>
              </w:rPr>
              <w:t>Group</w:t>
            </w:r>
            <w:r>
              <w:rPr>
                <w:rFonts w:ascii="Georgia"/>
                <w:b/>
                <w:spacing w:val="18"/>
                <w:sz w:val="13"/>
              </w:rPr>
              <w:t xml:space="preserve"> </w:t>
            </w:r>
            <w:r>
              <w:rPr>
                <w:rFonts w:ascii="Georgia"/>
                <w:b/>
                <w:sz w:val="13"/>
              </w:rPr>
              <w:t>C</w:t>
            </w:r>
            <w:r>
              <w:rPr>
                <w:rFonts w:ascii="Georgia"/>
                <w:b/>
                <w:spacing w:val="18"/>
                <w:sz w:val="13"/>
              </w:rPr>
              <w:t xml:space="preserve"> </w:t>
            </w:r>
            <w:r>
              <w:rPr>
                <w:rFonts w:ascii="Georgia"/>
                <w:b/>
                <w:spacing w:val="-2"/>
                <w:sz w:val="13"/>
              </w:rPr>
              <w:t>(control)</w:t>
            </w:r>
          </w:p>
        </w:tc>
      </w:tr>
      <w:tr w:rsidR="005D491A" w14:paraId="7DF4ABD8" w14:textId="77777777" w:rsidTr="001A7E54">
        <w:trPr>
          <w:trHeight w:val="2008"/>
        </w:trPr>
        <w:tc>
          <w:tcPr>
            <w:tcW w:w="863" w:type="dxa"/>
            <w:vAlign w:val="center"/>
          </w:tcPr>
          <w:p w14:paraId="42247327" w14:textId="77777777" w:rsidR="005D491A" w:rsidRDefault="00000000" w:rsidP="001A7E54">
            <w:pPr>
              <w:pStyle w:val="TableParagraph"/>
              <w:spacing w:before="17"/>
              <w:ind w:left="74"/>
              <w:jc w:val="center"/>
              <w:rPr>
                <w:rFonts w:ascii="Georgia"/>
                <w:b/>
                <w:sz w:val="13"/>
              </w:rPr>
            </w:pPr>
            <w:r>
              <w:rPr>
                <w:rFonts w:ascii="Georgia"/>
                <w:b/>
                <w:spacing w:val="-2"/>
                <w:sz w:val="13"/>
              </w:rPr>
              <w:t>Vignette</w:t>
            </w:r>
          </w:p>
        </w:tc>
        <w:tc>
          <w:tcPr>
            <w:tcW w:w="4731" w:type="dxa"/>
            <w:gridSpan w:val="3"/>
            <w:vAlign w:val="center"/>
          </w:tcPr>
          <w:p w14:paraId="0B626E5F" w14:textId="77777777" w:rsidR="005D491A" w:rsidRDefault="00000000" w:rsidP="001A7E54">
            <w:pPr>
              <w:pStyle w:val="TableParagraph"/>
              <w:spacing w:before="105" w:line="261" w:lineRule="auto"/>
              <w:ind w:left="73" w:right="362"/>
              <w:jc w:val="center"/>
              <w:rPr>
                <w:sz w:val="13"/>
              </w:rPr>
            </w:pPr>
            <w:r>
              <w:rPr>
                <w:w w:val="105"/>
                <w:sz w:val="13"/>
              </w:rPr>
              <w:t>Below, you will find a description of the benefits and costs of a new cancer</w:t>
            </w:r>
            <w:r>
              <w:rPr>
                <w:spacing w:val="40"/>
                <w:w w:val="105"/>
                <w:sz w:val="13"/>
              </w:rPr>
              <w:t xml:space="preserve"> </w:t>
            </w:r>
            <w:r>
              <w:rPr>
                <w:spacing w:val="-2"/>
                <w:w w:val="105"/>
                <w:sz w:val="13"/>
              </w:rPr>
              <w:t>medicine.</w:t>
            </w:r>
          </w:p>
          <w:p w14:paraId="5A30E5C3" w14:textId="77777777" w:rsidR="005D491A" w:rsidRDefault="00000000" w:rsidP="001A7E54">
            <w:pPr>
              <w:pStyle w:val="TableParagraph"/>
              <w:spacing w:line="149" w:lineRule="exact"/>
              <w:ind w:left="73"/>
              <w:jc w:val="center"/>
              <w:rPr>
                <w:sz w:val="13"/>
              </w:rPr>
            </w:pPr>
            <w:r>
              <w:rPr>
                <w:w w:val="110"/>
                <w:sz w:val="13"/>
              </w:rPr>
              <w:t>Please</w:t>
            </w:r>
            <w:r>
              <w:rPr>
                <w:spacing w:val="3"/>
                <w:w w:val="110"/>
                <w:sz w:val="13"/>
              </w:rPr>
              <w:t xml:space="preserve"> </w:t>
            </w:r>
            <w:r>
              <w:rPr>
                <w:w w:val="110"/>
                <w:sz w:val="13"/>
              </w:rPr>
              <w:t>read</w:t>
            </w:r>
            <w:r>
              <w:rPr>
                <w:spacing w:val="4"/>
                <w:w w:val="110"/>
                <w:sz w:val="13"/>
              </w:rPr>
              <w:t xml:space="preserve"> </w:t>
            </w:r>
            <w:r>
              <w:rPr>
                <w:w w:val="110"/>
                <w:sz w:val="13"/>
              </w:rPr>
              <w:t>the</w:t>
            </w:r>
            <w:r>
              <w:rPr>
                <w:spacing w:val="4"/>
                <w:w w:val="110"/>
                <w:sz w:val="13"/>
              </w:rPr>
              <w:t xml:space="preserve"> </w:t>
            </w:r>
            <w:r>
              <w:rPr>
                <w:w w:val="110"/>
                <w:sz w:val="13"/>
              </w:rPr>
              <w:t>description</w:t>
            </w:r>
            <w:r>
              <w:rPr>
                <w:spacing w:val="4"/>
                <w:w w:val="110"/>
                <w:sz w:val="13"/>
              </w:rPr>
              <w:t xml:space="preserve"> </w:t>
            </w:r>
            <w:r>
              <w:rPr>
                <w:w w:val="110"/>
                <w:sz w:val="13"/>
              </w:rPr>
              <w:t>and</w:t>
            </w:r>
            <w:r>
              <w:rPr>
                <w:spacing w:val="4"/>
                <w:w w:val="110"/>
                <w:sz w:val="13"/>
              </w:rPr>
              <w:t xml:space="preserve"> </w:t>
            </w:r>
            <w:r>
              <w:rPr>
                <w:w w:val="110"/>
                <w:sz w:val="13"/>
              </w:rPr>
              <w:t>then</w:t>
            </w:r>
            <w:r>
              <w:rPr>
                <w:spacing w:val="4"/>
                <w:w w:val="110"/>
                <w:sz w:val="13"/>
              </w:rPr>
              <w:t xml:space="preserve"> </w:t>
            </w:r>
            <w:r>
              <w:rPr>
                <w:w w:val="110"/>
                <w:sz w:val="13"/>
              </w:rPr>
              <w:t>answer</w:t>
            </w:r>
            <w:r>
              <w:rPr>
                <w:spacing w:val="4"/>
                <w:w w:val="110"/>
                <w:sz w:val="13"/>
              </w:rPr>
              <w:t xml:space="preserve"> </w:t>
            </w:r>
            <w:r>
              <w:rPr>
                <w:w w:val="110"/>
                <w:sz w:val="13"/>
              </w:rPr>
              <w:t>the</w:t>
            </w:r>
            <w:r>
              <w:rPr>
                <w:spacing w:val="4"/>
                <w:w w:val="110"/>
                <w:sz w:val="13"/>
              </w:rPr>
              <w:t xml:space="preserve"> </w:t>
            </w:r>
            <w:r>
              <w:rPr>
                <w:spacing w:val="-2"/>
                <w:w w:val="110"/>
                <w:sz w:val="13"/>
              </w:rPr>
              <w:t>question.</w:t>
            </w:r>
          </w:p>
          <w:p w14:paraId="20EB4CF9" w14:textId="77777777" w:rsidR="005D491A" w:rsidRDefault="00000000" w:rsidP="001A7E54">
            <w:pPr>
              <w:pStyle w:val="TableParagraph"/>
              <w:spacing w:before="92" w:line="261" w:lineRule="auto"/>
              <w:ind w:left="68" w:right="359"/>
              <w:jc w:val="center"/>
              <w:rPr>
                <w:sz w:val="13"/>
              </w:rPr>
            </w:pPr>
            <w:r>
              <w:rPr>
                <w:w w:val="110"/>
                <w:sz w:val="13"/>
              </w:rPr>
              <w:t>There</w:t>
            </w:r>
            <w:r>
              <w:rPr>
                <w:spacing w:val="-1"/>
                <w:w w:val="110"/>
                <w:sz w:val="13"/>
              </w:rPr>
              <w:t xml:space="preserve"> </w:t>
            </w:r>
            <w:r>
              <w:rPr>
                <w:w w:val="110"/>
                <w:sz w:val="13"/>
              </w:rPr>
              <w:t>are</w:t>
            </w:r>
            <w:r>
              <w:rPr>
                <w:spacing w:val="-1"/>
                <w:w w:val="110"/>
                <w:sz w:val="13"/>
              </w:rPr>
              <w:t xml:space="preserve"> </w:t>
            </w:r>
            <w:r>
              <w:rPr>
                <w:w w:val="110"/>
                <w:sz w:val="13"/>
              </w:rPr>
              <w:t>annually</w:t>
            </w:r>
            <w:r>
              <w:rPr>
                <w:spacing w:val="-1"/>
                <w:w w:val="110"/>
                <w:sz w:val="13"/>
              </w:rPr>
              <w:t xml:space="preserve"> </w:t>
            </w:r>
            <w:r>
              <w:rPr>
                <w:w w:val="110"/>
                <w:sz w:val="13"/>
              </w:rPr>
              <w:t>10</w:t>
            </w:r>
            <w:r>
              <w:rPr>
                <w:spacing w:val="-1"/>
                <w:w w:val="110"/>
                <w:sz w:val="13"/>
              </w:rPr>
              <w:t xml:space="preserve"> </w:t>
            </w:r>
            <w:r>
              <w:rPr>
                <w:w w:val="110"/>
                <w:sz w:val="13"/>
              </w:rPr>
              <w:t>to</w:t>
            </w:r>
            <w:r>
              <w:rPr>
                <w:spacing w:val="-1"/>
                <w:w w:val="110"/>
                <w:sz w:val="13"/>
              </w:rPr>
              <w:t xml:space="preserve"> </w:t>
            </w:r>
            <w:r>
              <w:rPr>
                <w:w w:val="110"/>
                <w:sz w:val="13"/>
              </w:rPr>
              <w:t>20</w:t>
            </w:r>
            <w:r>
              <w:rPr>
                <w:spacing w:val="-1"/>
                <w:w w:val="110"/>
                <w:sz w:val="13"/>
              </w:rPr>
              <w:t xml:space="preserve"> </w:t>
            </w:r>
            <w:r>
              <w:rPr>
                <w:w w:val="110"/>
                <w:sz w:val="13"/>
              </w:rPr>
              <w:t>patients</w:t>
            </w:r>
            <w:r>
              <w:rPr>
                <w:spacing w:val="-1"/>
                <w:w w:val="110"/>
                <w:sz w:val="13"/>
              </w:rPr>
              <w:t xml:space="preserve"> </w:t>
            </w:r>
            <w:r>
              <w:rPr>
                <w:w w:val="110"/>
                <w:sz w:val="13"/>
              </w:rPr>
              <w:t>in</w:t>
            </w:r>
            <w:r>
              <w:rPr>
                <w:spacing w:val="-1"/>
                <w:w w:val="110"/>
                <w:sz w:val="13"/>
              </w:rPr>
              <w:t xml:space="preserve"> </w:t>
            </w:r>
            <w:r>
              <w:rPr>
                <w:w w:val="110"/>
                <w:sz w:val="13"/>
              </w:rPr>
              <w:t>Finland</w:t>
            </w:r>
            <w:r>
              <w:rPr>
                <w:spacing w:val="-1"/>
                <w:w w:val="110"/>
                <w:sz w:val="13"/>
              </w:rPr>
              <w:t xml:space="preserve"> </w:t>
            </w:r>
            <w:r>
              <w:rPr>
                <w:w w:val="110"/>
                <w:sz w:val="13"/>
              </w:rPr>
              <w:t>to</w:t>
            </w:r>
            <w:r>
              <w:rPr>
                <w:spacing w:val="-1"/>
                <w:w w:val="110"/>
                <w:sz w:val="13"/>
              </w:rPr>
              <w:t xml:space="preserve"> </w:t>
            </w:r>
            <w:r>
              <w:rPr>
                <w:w w:val="110"/>
                <w:sz w:val="13"/>
              </w:rPr>
              <w:t>whom</w:t>
            </w:r>
            <w:r>
              <w:rPr>
                <w:spacing w:val="-1"/>
                <w:w w:val="110"/>
                <w:sz w:val="13"/>
              </w:rPr>
              <w:t xml:space="preserve"> </w:t>
            </w:r>
            <w:r>
              <w:rPr>
                <w:w w:val="110"/>
                <w:sz w:val="13"/>
              </w:rPr>
              <w:t>the</w:t>
            </w:r>
            <w:r>
              <w:rPr>
                <w:spacing w:val="-1"/>
                <w:w w:val="110"/>
                <w:sz w:val="13"/>
              </w:rPr>
              <w:t xml:space="preserve"> </w:t>
            </w:r>
            <w:r>
              <w:rPr>
                <w:w w:val="110"/>
                <w:sz w:val="13"/>
              </w:rPr>
              <w:t>new</w:t>
            </w:r>
            <w:r>
              <w:rPr>
                <w:spacing w:val="-1"/>
                <w:w w:val="110"/>
                <w:sz w:val="13"/>
              </w:rPr>
              <w:t xml:space="preserve"> </w:t>
            </w:r>
            <w:r>
              <w:rPr>
                <w:w w:val="110"/>
                <w:sz w:val="13"/>
              </w:rPr>
              <w:t>medicine</w:t>
            </w:r>
            <w:r>
              <w:rPr>
                <w:spacing w:val="40"/>
                <w:w w:val="110"/>
                <w:sz w:val="13"/>
              </w:rPr>
              <w:t xml:space="preserve"> </w:t>
            </w:r>
            <w:r>
              <w:rPr>
                <w:w w:val="110"/>
                <w:sz w:val="13"/>
              </w:rPr>
              <w:t>can</w:t>
            </w:r>
            <w:r>
              <w:rPr>
                <w:spacing w:val="-9"/>
                <w:w w:val="110"/>
                <w:sz w:val="13"/>
              </w:rPr>
              <w:t xml:space="preserve"> </w:t>
            </w:r>
            <w:r>
              <w:rPr>
                <w:w w:val="110"/>
                <w:sz w:val="13"/>
              </w:rPr>
              <w:t>be</w:t>
            </w:r>
            <w:r>
              <w:rPr>
                <w:spacing w:val="-9"/>
                <w:w w:val="110"/>
                <w:sz w:val="13"/>
              </w:rPr>
              <w:t xml:space="preserve"> </w:t>
            </w:r>
            <w:r>
              <w:rPr>
                <w:w w:val="110"/>
                <w:sz w:val="13"/>
              </w:rPr>
              <w:t>prescribed.</w:t>
            </w:r>
            <w:r>
              <w:rPr>
                <w:spacing w:val="5"/>
                <w:w w:val="110"/>
                <w:sz w:val="13"/>
              </w:rPr>
              <w:t xml:space="preserve"> </w:t>
            </w:r>
            <w:r>
              <w:rPr>
                <w:w w:val="110"/>
                <w:sz w:val="13"/>
              </w:rPr>
              <w:t>The</w:t>
            </w:r>
            <w:r>
              <w:rPr>
                <w:spacing w:val="-9"/>
                <w:w w:val="110"/>
                <w:sz w:val="13"/>
              </w:rPr>
              <w:t xml:space="preserve"> </w:t>
            </w:r>
            <w:r>
              <w:rPr>
                <w:w w:val="110"/>
                <w:sz w:val="13"/>
              </w:rPr>
              <w:t>medicine</w:t>
            </w:r>
            <w:r>
              <w:rPr>
                <w:spacing w:val="-9"/>
                <w:w w:val="110"/>
                <w:sz w:val="13"/>
              </w:rPr>
              <w:t xml:space="preserve"> </w:t>
            </w:r>
            <w:r>
              <w:rPr>
                <w:w w:val="110"/>
                <w:sz w:val="13"/>
              </w:rPr>
              <w:t>does</w:t>
            </w:r>
            <w:r>
              <w:rPr>
                <w:spacing w:val="-9"/>
                <w:w w:val="110"/>
                <w:sz w:val="13"/>
              </w:rPr>
              <w:t xml:space="preserve"> </w:t>
            </w:r>
            <w:r>
              <w:rPr>
                <w:w w:val="110"/>
                <w:sz w:val="13"/>
              </w:rPr>
              <w:t>not</w:t>
            </w:r>
            <w:r>
              <w:rPr>
                <w:spacing w:val="-9"/>
                <w:w w:val="110"/>
                <w:sz w:val="13"/>
              </w:rPr>
              <w:t xml:space="preserve"> </w:t>
            </w:r>
            <w:r>
              <w:rPr>
                <w:w w:val="110"/>
                <w:sz w:val="13"/>
              </w:rPr>
              <w:t>cure</w:t>
            </w:r>
            <w:r>
              <w:rPr>
                <w:spacing w:val="-9"/>
                <w:w w:val="110"/>
                <w:sz w:val="13"/>
              </w:rPr>
              <w:t xml:space="preserve"> </w:t>
            </w:r>
            <w:r>
              <w:rPr>
                <w:w w:val="110"/>
                <w:sz w:val="13"/>
              </w:rPr>
              <w:t>cancer</w:t>
            </w:r>
            <w:r>
              <w:rPr>
                <w:spacing w:val="-9"/>
                <w:w w:val="110"/>
                <w:sz w:val="13"/>
              </w:rPr>
              <w:t xml:space="preserve"> </w:t>
            </w:r>
            <w:r>
              <w:rPr>
                <w:w w:val="110"/>
                <w:sz w:val="13"/>
              </w:rPr>
              <w:t>but</w:t>
            </w:r>
            <w:r>
              <w:rPr>
                <w:spacing w:val="-9"/>
                <w:w w:val="110"/>
                <w:sz w:val="13"/>
              </w:rPr>
              <w:t xml:space="preserve"> </w:t>
            </w:r>
            <w:r>
              <w:rPr>
                <w:w w:val="110"/>
                <w:sz w:val="13"/>
              </w:rPr>
              <w:t>a</w:t>
            </w:r>
            <w:r>
              <w:rPr>
                <w:spacing w:val="-9"/>
                <w:w w:val="110"/>
                <w:sz w:val="13"/>
              </w:rPr>
              <w:t xml:space="preserve"> </w:t>
            </w:r>
            <w:r>
              <w:rPr>
                <w:w w:val="110"/>
                <w:sz w:val="13"/>
              </w:rPr>
              <w:t>laboratory</w:t>
            </w:r>
            <w:r>
              <w:rPr>
                <w:spacing w:val="-9"/>
                <w:w w:val="110"/>
                <w:sz w:val="13"/>
              </w:rPr>
              <w:t xml:space="preserve"> </w:t>
            </w:r>
            <w:r>
              <w:rPr>
                <w:w w:val="110"/>
                <w:sz w:val="13"/>
              </w:rPr>
              <w:t>study</w:t>
            </w:r>
            <w:r>
              <w:rPr>
                <w:spacing w:val="40"/>
                <w:w w:val="110"/>
                <w:sz w:val="13"/>
              </w:rPr>
              <w:t xml:space="preserve"> </w:t>
            </w:r>
            <w:r>
              <w:rPr>
                <w:w w:val="110"/>
                <w:sz w:val="13"/>
              </w:rPr>
              <w:t>has shown that it destroys cancer cells in about a third of the patients to</w:t>
            </w:r>
            <w:r>
              <w:rPr>
                <w:spacing w:val="40"/>
                <w:w w:val="110"/>
                <w:sz w:val="13"/>
              </w:rPr>
              <w:t xml:space="preserve"> </w:t>
            </w:r>
            <w:r>
              <w:rPr>
                <w:w w:val="110"/>
                <w:sz w:val="13"/>
              </w:rPr>
              <w:t>whom</w:t>
            </w:r>
            <w:r>
              <w:rPr>
                <w:spacing w:val="-2"/>
                <w:w w:val="110"/>
                <w:sz w:val="13"/>
              </w:rPr>
              <w:t xml:space="preserve"> </w:t>
            </w:r>
            <w:r>
              <w:rPr>
                <w:w w:val="110"/>
                <w:sz w:val="13"/>
              </w:rPr>
              <w:t>the</w:t>
            </w:r>
            <w:r>
              <w:rPr>
                <w:spacing w:val="-2"/>
                <w:w w:val="110"/>
                <w:sz w:val="13"/>
              </w:rPr>
              <w:t xml:space="preserve"> </w:t>
            </w:r>
            <w:r>
              <w:rPr>
                <w:w w:val="110"/>
                <w:sz w:val="13"/>
              </w:rPr>
              <w:t>new</w:t>
            </w:r>
            <w:r>
              <w:rPr>
                <w:spacing w:val="-2"/>
                <w:w w:val="110"/>
                <w:sz w:val="13"/>
              </w:rPr>
              <w:t xml:space="preserve"> </w:t>
            </w:r>
            <w:r>
              <w:rPr>
                <w:w w:val="110"/>
                <w:sz w:val="13"/>
              </w:rPr>
              <w:t>medicine</w:t>
            </w:r>
            <w:r>
              <w:rPr>
                <w:spacing w:val="-2"/>
                <w:w w:val="110"/>
                <w:sz w:val="13"/>
              </w:rPr>
              <w:t xml:space="preserve"> </w:t>
            </w:r>
            <w:r>
              <w:rPr>
                <w:w w:val="110"/>
                <w:sz w:val="13"/>
              </w:rPr>
              <w:t>is</w:t>
            </w:r>
            <w:r>
              <w:rPr>
                <w:spacing w:val="-2"/>
                <w:w w:val="110"/>
                <w:sz w:val="13"/>
              </w:rPr>
              <w:t xml:space="preserve"> </w:t>
            </w:r>
            <w:r>
              <w:rPr>
                <w:w w:val="110"/>
                <w:sz w:val="13"/>
              </w:rPr>
              <w:t>given. It</w:t>
            </w:r>
            <w:r>
              <w:rPr>
                <w:spacing w:val="-2"/>
                <w:w w:val="110"/>
                <w:sz w:val="13"/>
              </w:rPr>
              <w:t xml:space="preserve"> </w:t>
            </w:r>
            <w:r>
              <w:rPr>
                <w:w w:val="110"/>
                <w:sz w:val="13"/>
              </w:rPr>
              <w:t>remains</w:t>
            </w:r>
            <w:r>
              <w:rPr>
                <w:spacing w:val="-2"/>
                <w:w w:val="110"/>
                <w:sz w:val="13"/>
              </w:rPr>
              <w:t xml:space="preserve"> </w:t>
            </w:r>
            <w:r>
              <w:rPr>
                <w:w w:val="110"/>
                <w:sz w:val="13"/>
              </w:rPr>
              <w:t>unknown</w:t>
            </w:r>
            <w:r>
              <w:rPr>
                <w:spacing w:val="-2"/>
                <w:w w:val="110"/>
                <w:sz w:val="13"/>
              </w:rPr>
              <w:t xml:space="preserve"> </w:t>
            </w:r>
            <w:r>
              <w:rPr>
                <w:w w:val="110"/>
                <w:sz w:val="13"/>
              </w:rPr>
              <w:t>if</w:t>
            </w:r>
            <w:r>
              <w:rPr>
                <w:spacing w:val="-2"/>
                <w:w w:val="110"/>
                <w:sz w:val="13"/>
              </w:rPr>
              <w:t xml:space="preserve"> </w:t>
            </w:r>
            <w:r>
              <w:rPr>
                <w:w w:val="110"/>
                <w:sz w:val="13"/>
              </w:rPr>
              <w:t>the</w:t>
            </w:r>
            <w:r>
              <w:rPr>
                <w:spacing w:val="-2"/>
                <w:w w:val="110"/>
                <w:sz w:val="13"/>
              </w:rPr>
              <w:t xml:space="preserve"> </w:t>
            </w:r>
            <w:r>
              <w:rPr>
                <w:w w:val="110"/>
                <w:sz w:val="13"/>
              </w:rPr>
              <w:t>new</w:t>
            </w:r>
            <w:r>
              <w:rPr>
                <w:spacing w:val="-2"/>
                <w:w w:val="110"/>
                <w:sz w:val="13"/>
              </w:rPr>
              <w:t xml:space="preserve"> </w:t>
            </w:r>
            <w:r>
              <w:rPr>
                <w:w w:val="110"/>
                <w:sz w:val="13"/>
              </w:rPr>
              <w:t>medicine</w:t>
            </w:r>
            <w:r>
              <w:rPr>
                <w:spacing w:val="40"/>
                <w:w w:val="110"/>
                <w:sz w:val="13"/>
              </w:rPr>
              <w:t xml:space="preserve"> </w:t>
            </w:r>
            <w:r>
              <w:rPr>
                <w:w w:val="110"/>
                <w:sz w:val="13"/>
              </w:rPr>
              <w:t>extends patients’ lives or if it improves their quality of life. The medicine</w:t>
            </w:r>
            <w:r>
              <w:rPr>
                <w:spacing w:val="40"/>
                <w:w w:val="110"/>
                <w:sz w:val="13"/>
              </w:rPr>
              <w:t xml:space="preserve"> </w:t>
            </w:r>
            <w:r>
              <w:rPr>
                <w:w w:val="110"/>
                <w:sz w:val="13"/>
              </w:rPr>
              <w:t>comes with a great risk of adverse effects.</w:t>
            </w:r>
            <w:r>
              <w:rPr>
                <w:spacing w:val="40"/>
                <w:w w:val="110"/>
                <w:sz w:val="13"/>
              </w:rPr>
              <w:t xml:space="preserve"> </w:t>
            </w:r>
            <w:r>
              <w:rPr>
                <w:w w:val="110"/>
                <w:sz w:val="13"/>
              </w:rPr>
              <w:t>If this new medicine is to be</w:t>
            </w:r>
            <w:r>
              <w:rPr>
                <w:spacing w:val="40"/>
                <w:w w:val="110"/>
                <w:sz w:val="13"/>
              </w:rPr>
              <w:t xml:space="preserve"> </w:t>
            </w:r>
            <w:r>
              <w:rPr>
                <w:w w:val="110"/>
                <w:sz w:val="13"/>
              </w:rPr>
              <w:t>approved for use in Finland, its costs will be over 60.000 euros per patient</w:t>
            </w:r>
            <w:r>
              <w:rPr>
                <w:spacing w:val="40"/>
                <w:w w:val="110"/>
                <w:sz w:val="13"/>
              </w:rPr>
              <w:t xml:space="preserve"> </w:t>
            </w:r>
            <w:r>
              <w:rPr>
                <w:w w:val="110"/>
                <w:sz w:val="13"/>
              </w:rPr>
              <w:t>at the final stage of cancer treatment.</w:t>
            </w:r>
          </w:p>
        </w:tc>
      </w:tr>
      <w:tr w:rsidR="005D491A" w14:paraId="7C8967AA" w14:textId="77777777" w:rsidTr="001A7E54">
        <w:trPr>
          <w:trHeight w:val="1495"/>
        </w:trPr>
        <w:tc>
          <w:tcPr>
            <w:tcW w:w="863" w:type="dxa"/>
            <w:vAlign w:val="center"/>
          </w:tcPr>
          <w:p w14:paraId="2E7170EF" w14:textId="77777777" w:rsidR="005D491A" w:rsidRDefault="00000000" w:rsidP="001A7E54">
            <w:pPr>
              <w:pStyle w:val="TableParagraph"/>
              <w:spacing w:before="17"/>
              <w:ind w:left="74"/>
              <w:jc w:val="center"/>
              <w:rPr>
                <w:rFonts w:ascii="Georgia"/>
                <w:b/>
                <w:sz w:val="13"/>
              </w:rPr>
            </w:pPr>
            <w:r>
              <w:rPr>
                <w:rFonts w:ascii="Georgia"/>
                <w:b/>
                <w:spacing w:val="-2"/>
                <w:sz w:val="13"/>
              </w:rPr>
              <w:lastRenderedPageBreak/>
              <w:t>Frame</w:t>
            </w:r>
          </w:p>
        </w:tc>
        <w:tc>
          <w:tcPr>
            <w:tcW w:w="1577" w:type="dxa"/>
            <w:vAlign w:val="center"/>
          </w:tcPr>
          <w:p w14:paraId="51065737" w14:textId="09B4016D" w:rsidR="005D491A" w:rsidRDefault="00000000" w:rsidP="001A7E54">
            <w:pPr>
              <w:pStyle w:val="TableParagraph"/>
              <w:spacing w:before="4" w:line="160" w:lineRule="atLeast"/>
              <w:ind w:left="73" w:right="44"/>
              <w:jc w:val="center"/>
              <w:rPr>
                <w:sz w:val="13"/>
              </w:rPr>
            </w:pPr>
            <w:r>
              <w:rPr>
                <w:w w:val="105"/>
                <w:sz w:val="13"/>
              </w:rPr>
              <w:t>There is no cure for this</w:t>
            </w:r>
            <w:r>
              <w:rPr>
                <w:spacing w:val="40"/>
                <w:w w:val="105"/>
                <w:sz w:val="13"/>
              </w:rPr>
              <w:t xml:space="preserve"> </w:t>
            </w:r>
            <w:r>
              <w:rPr>
                <w:w w:val="105"/>
                <w:sz w:val="13"/>
              </w:rPr>
              <w:t>particular</w:t>
            </w:r>
            <w:r>
              <w:rPr>
                <w:spacing w:val="40"/>
                <w:w w:val="105"/>
                <w:sz w:val="13"/>
              </w:rPr>
              <w:t xml:space="preserve"> </w:t>
            </w:r>
            <w:r>
              <w:rPr>
                <w:w w:val="105"/>
                <w:sz w:val="13"/>
              </w:rPr>
              <w:t>type</w:t>
            </w:r>
            <w:r>
              <w:rPr>
                <w:spacing w:val="40"/>
                <w:w w:val="105"/>
                <w:sz w:val="13"/>
              </w:rPr>
              <w:t xml:space="preserve"> </w:t>
            </w:r>
            <w:r>
              <w:rPr>
                <w:w w:val="105"/>
                <w:sz w:val="13"/>
              </w:rPr>
              <w:t>of</w:t>
            </w:r>
            <w:r>
              <w:rPr>
                <w:spacing w:val="40"/>
                <w:w w:val="105"/>
                <w:sz w:val="13"/>
              </w:rPr>
              <w:t xml:space="preserve"> </w:t>
            </w:r>
            <w:r>
              <w:rPr>
                <w:w w:val="105"/>
                <w:sz w:val="13"/>
              </w:rPr>
              <w:t>cancer. The new medicine is</w:t>
            </w:r>
            <w:r>
              <w:rPr>
                <w:spacing w:val="40"/>
                <w:w w:val="105"/>
                <w:sz w:val="13"/>
              </w:rPr>
              <w:t xml:space="preserve"> </w:t>
            </w:r>
            <w:r>
              <w:rPr>
                <w:w w:val="105"/>
                <w:sz w:val="13"/>
              </w:rPr>
              <w:t>a possible option for patients who have already</w:t>
            </w:r>
            <w:r>
              <w:rPr>
                <w:spacing w:val="40"/>
                <w:w w:val="105"/>
                <w:sz w:val="13"/>
              </w:rPr>
              <w:t xml:space="preserve"> </w:t>
            </w:r>
            <w:r>
              <w:rPr>
                <w:w w:val="105"/>
                <w:sz w:val="13"/>
              </w:rPr>
              <w:t>received multiple treatments and for whom the</w:t>
            </w:r>
            <w:r>
              <w:rPr>
                <w:spacing w:val="40"/>
                <w:w w:val="105"/>
                <w:sz w:val="13"/>
              </w:rPr>
              <w:t xml:space="preserve"> </w:t>
            </w:r>
            <w:r>
              <w:rPr>
                <w:w w:val="105"/>
                <w:sz w:val="13"/>
              </w:rPr>
              <w:t>remaining</w:t>
            </w:r>
            <w:r>
              <w:rPr>
                <w:spacing w:val="-9"/>
                <w:w w:val="105"/>
                <w:sz w:val="13"/>
              </w:rPr>
              <w:t xml:space="preserve"> </w:t>
            </w:r>
            <w:r>
              <w:rPr>
                <w:w w:val="105"/>
                <w:sz w:val="13"/>
              </w:rPr>
              <w:t>options</w:t>
            </w:r>
            <w:r>
              <w:rPr>
                <w:spacing w:val="-9"/>
                <w:w w:val="105"/>
                <w:sz w:val="13"/>
              </w:rPr>
              <w:t xml:space="preserve"> </w:t>
            </w:r>
            <w:r>
              <w:rPr>
                <w:w w:val="105"/>
                <w:sz w:val="13"/>
              </w:rPr>
              <w:t>are</w:t>
            </w:r>
            <w:r>
              <w:rPr>
                <w:spacing w:val="-8"/>
                <w:w w:val="105"/>
                <w:sz w:val="13"/>
              </w:rPr>
              <w:t xml:space="preserve"> </w:t>
            </w:r>
            <w:r>
              <w:rPr>
                <w:w w:val="105"/>
                <w:sz w:val="13"/>
              </w:rPr>
              <w:t>lim</w:t>
            </w:r>
            <w:r>
              <w:rPr>
                <w:spacing w:val="-2"/>
                <w:w w:val="105"/>
                <w:sz w:val="13"/>
              </w:rPr>
              <w:t>ited.</w:t>
            </w:r>
          </w:p>
        </w:tc>
        <w:tc>
          <w:tcPr>
            <w:tcW w:w="1577" w:type="dxa"/>
            <w:vAlign w:val="center"/>
          </w:tcPr>
          <w:p w14:paraId="7B4CC360" w14:textId="77777777" w:rsidR="005D491A" w:rsidRDefault="00000000" w:rsidP="001A7E54">
            <w:pPr>
              <w:pStyle w:val="TableParagraph"/>
              <w:spacing w:before="15" w:line="261" w:lineRule="auto"/>
              <w:ind w:left="68" w:right="63" w:firstLine="4"/>
              <w:jc w:val="center"/>
              <w:rPr>
                <w:sz w:val="13"/>
              </w:rPr>
            </w:pPr>
            <w:r>
              <w:rPr>
                <w:w w:val="110"/>
                <w:sz w:val="13"/>
              </w:rPr>
              <w:t>The funds available to</w:t>
            </w:r>
            <w:r>
              <w:rPr>
                <w:spacing w:val="40"/>
                <w:w w:val="110"/>
                <w:sz w:val="13"/>
              </w:rPr>
              <w:t xml:space="preserve"> </w:t>
            </w:r>
            <w:r>
              <w:rPr>
                <w:w w:val="110"/>
                <w:sz w:val="13"/>
              </w:rPr>
              <w:t>healthcare</w:t>
            </w:r>
            <w:r>
              <w:rPr>
                <w:spacing w:val="-9"/>
                <w:w w:val="110"/>
                <w:sz w:val="13"/>
              </w:rPr>
              <w:t xml:space="preserve"> </w:t>
            </w:r>
            <w:r>
              <w:rPr>
                <w:w w:val="110"/>
                <w:sz w:val="13"/>
              </w:rPr>
              <w:t>are</w:t>
            </w:r>
            <w:r>
              <w:rPr>
                <w:spacing w:val="-9"/>
                <w:w w:val="110"/>
                <w:sz w:val="13"/>
              </w:rPr>
              <w:t xml:space="preserve"> </w:t>
            </w:r>
            <w:r>
              <w:rPr>
                <w:w w:val="110"/>
                <w:sz w:val="13"/>
              </w:rPr>
              <w:t>finite.</w:t>
            </w:r>
            <w:r>
              <w:rPr>
                <w:spacing w:val="-9"/>
                <w:w w:val="110"/>
                <w:sz w:val="13"/>
              </w:rPr>
              <w:t xml:space="preserve"> </w:t>
            </w:r>
            <w:r>
              <w:rPr>
                <w:w w:val="110"/>
                <w:sz w:val="13"/>
              </w:rPr>
              <w:t>The</w:t>
            </w:r>
            <w:r>
              <w:rPr>
                <w:spacing w:val="40"/>
                <w:w w:val="110"/>
                <w:sz w:val="13"/>
              </w:rPr>
              <w:t xml:space="preserve"> </w:t>
            </w:r>
            <w:r>
              <w:rPr>
                <w:w w:val="110"/>
                <w:sz w:val="13"/>
              </w:rPr>
              <w:t>adoption of the new</w:t>
            </w:r>
            <w:r>
              <w:rPr>
                <w:spacing w:val="40"/>
                <w:w w:val="110"/>
                <w:sz w:val="13"/>
              </w:rPr>
              <w:t xml:space="preserve"> </w:t>
            </w:r>
            <w:r>
              <w:rPr>
                <w:w w:val="110"/>
                <w:sz w:val="13"/>
              </w:rPr>
              <w:t>medicine means that the</w:t>
            </w:r>
            <w:r>
              <w:rPr>
                <w:spacing w:val="40"/>
                <w:w w:val="110"/>
                <w:sz w:val="13"/>
              </w:rPr>
              <w:t xml:space="preserve"> </w:t>
            </w:r>
            <w:r>
              <w:rPr>
                <w:w w:val="110"/>
                <w:sz w:val="13"/>
              </w:rPr>
              <w:t>funds used to pay for it</w:t>
            </w:r>
            <w:r>
              <w:rPr>
                <w:spacing w:val="40"/>
                <w:w w:val="110"/>
                <w:sz w:val="13"/>
              </w:rPr>
              <w:t xml:space="preserve"> </w:t>
            </w:r>
            <w:r>
              <w:rPr>
                <w:w w:val="110"/>
                <w:sz w:val="13"/>
              </w:rPr>
              <w:t>will</w:t>
            </w:r>
            <w:r>
              <w:rPr>
                <w:spacing w:val="-9"/>
                <w:w w:val="110"/>
                <w:sz w:val="13"/>
              </w:rPr>
              <w:t xml:space="preserve"> </w:t>
            </w:r>
            <w:r>
              <w:rPr>
                <w:w w:val="110"/>
                <w:sz w:val="13"/>
              </w:rPr>
              <w:t>mean</w:t>
            </w:r>
            <w:r>
              <w:rPr>
                <w:spacing w:val="-9"/>
                <w:w w:val="110"/>
                <w:sz w:val="13"/>
              </w:rPr>
              <w:t xml:space="preserve"> </w:t>
            </w:r>
            <w:r>
              <w:rPr>
                <w:w w:val="110"/>
                <w:sz w:val="13"/>
              </w:rPr>
              <w:t>cuts</w:t>
            </w:r>
            <w:r>
              <w:rPr>
                <w:spacing w:val="-9"/>
                <w:w w:val="110"/>
                <w:sz w:val="13"/>
              </w:rPr>
              <w:t xml:space="preserve"> </w:t>
            </w:r>
            <w:r>
              <w:rPr>
                <w:w w:val="110"/>
                <w:sz w:val="13"/>
              </w:rPr>
              <w:t>elsewhere</w:t>
            </w:r>
            <w:r>
              <w:rPr>
                <w:spacing w:val="40"/>
                <w:w w:val="110"/>
                <w:sz w:val="13"/>
              </w:rPr>
              <w:t xml:space="preserve"> </w:t>
            </w:r>
            <w:r>
              <w:rPr>
                <w:w w:val="110"/>
                <w:sz w:val="13"/>
              </w:rPr>
              <w:t>in healthcare.</w:t>
            </w:r>
          </w:p>
        </w:tc>
        <w:tc>
          <w:tcPr>
            <w:tcW w:w="1577" w:type="dxa"/>
            <w:vAlign w:val="center"/>
          </w:tcPr>
          <w:p w14:paraId="4AF03761" w14:textId="77777777" w:rsidR="005D491A" w:rsidRDefault="00000000" w:rsidP="001A7E54">
            <w:pPr>
              <w:pStyle w:val="TableParagraph"/>
              <w:spacing w:before="15"/>
              <w:ind w:left="73"/>
              <w:jc w:val="center"/>
              <w:rPr>
                <w:sz w:val="13"/>
              </w:rPr>
            </w:pPr>
            <w:r>
              <w:rPr>
                <w:spacing w:val="-4"/>
                <w:w w:val="105"/>
                <w:sz w:val="13"/>
              </w:rPr>
              <w:t>None</w:t>
            </w:r>
          </w:p>
        </w:tc>
      </w:tr>
      <w:tr w:rsidR="005D491A" w14:paraId="7736B51F" w14:textId="77777777" w:rsidTr="001A7E54">
        <w:trPr>
          <w:trHeight w:val="2117"/>
        </w:trPr>
        <w:tc>
          <w:tcPr>
            <w:tcW w:w="863" w:type="dxa"/>
            <w:vAlign w:val="center"/>
          </w:tcPr>
          <w:p w14:paraId="3E5AE662" w14:textId="77777777" w:rsidR="005D491A" w:rsidRDefault="00000000" w:rsidP="001A7E54">
            <w:pPr>
              <w:pStyle w:val="TableParagraph"/>
              <w:spacing w:before="17"/>
              <w:ind w:left="74"/>
              <w:jc w:val="center"/>
              <w:rPr>
                <w:rFonts w:ascii="Georgia"/>
                <w:b/>
                <w:sz w:val="13"/>
              </w:rPr>
            </w:pPr>
            <w:r>
              <w:rPr>
                <w:rFonts w:ascii="Georgia"/>
                <w:b/>
                <w:spacing w:val="-4"/>
                <w:sz w:val="13"/>
              </w:rPr>
              <w:t>Task</w:t>
            </w:r>
          </w:p>
        </w:tc>
        <w:tc>
          <w:tcPr>
            <w:tcW w:w="4731" w:type="dxa"/>
            <w:gridSpan w:val="3"/>
            <w:vAlign w:val="center"/>
          </w:tcPr>
          <w:p w14:paraId="40452095" w14:textId="77777777" w:rsidR="005D491A" w:rsidRDefault="00000000" w:rsidP="001A7E54">
            <w:pPr>
              <w:pStyle w:val="TableParagraph"/>
              <w:spacing w:before="105" w:line="261" w:lineRule="auto"/>
              <w:ind w:left="73" w:hanging="7"/>
              <w:jc w:val="center"/>
              <w:rPr>
                <w:sz w:val="13"/>
              </w:rPr>
            </w:pPr>
            <w:r>
              <w:rPr>
                <w:w w:val="110"/>
                <w:sz w:val="13"/>
              </w:rPr>
              <w:t>What kind of decision regarding the new medicine’s use would you find</w:t>
            </w:r>
            <w:r>
              <w:rPr>
                <w:spacing w:val="40"/>
                <w:w w:val="110"/>
                <w:sz w:val="13"/>
              </w:rPr>
              <w:t xml:space="preserve"> </w:t>
            </w:r>
            <w:r>
              <w:rPr>
                <w:spacing w:val="-2"/>
                <w:w w:val="110"/>
                <w:sz w:val="13"/>
              </w:rPr>
              <w:t>acceptable?</w:t>
            </w:r>
          </w:p>
          <w:p w14:paraId="36FFCBF2" w14:textId="77777777" w:rsidR="005D491A" w:rsidRDefault="00000000" w:rsidP="001A7E54">
            <w:pPr>
              <w:pStyle w:val="TableParagraph"/>
              <w:spacing w:line="149" w:lineRule="exact"/>
              <w:ind w:left="73"/>
              <w:jc w:val="center"/>
              <w:rPr>
                <w:sz w:val="13"/>
              </w:rPr>
            </w:pPr>
            <w:r>
              <w:rPr>
                <w:w w:val="110"/>
                <w:sz w:val="13"/>
              </w:rPr>
              <w:t>Please</w:t>
            </w:r>
            <w:r>
              <w:rPr>
                <w:spacing w:val="2"/>
                <w:w w:val="110"/>
                <w:sz w:val="13"/>
              </w:rPr>
              <w:t xml:space="preserve"> </w:t>
            </w:r>
            <w:r>
              <w:rPr>
                <w:w w:val="110"/>
                <w:sz w:val="13"/>
              </w:rPr>
              <w:t>choose</w:t>
            </w:r>
            <w:r>
              <w:rPr>
                <w:spacing w:val="2"/>
                <w:w w:val="110"/>
                <w:sz w:val="13"/>
              </w:rPr>
              <w:t xml:space="preserve"> </w:t>
            </w:r>
            <w:r>
              <w:rPr>
                <w:w w:val="110"/>
                <w:sz w:val="13"/>
              </w:rPr>
              <w:t>the</w:t>
            </w:r>
            <w:r>
              <w:rPr>
                <w:spacing w:val="2"/>
                <w:w w:val="110"/>
                <w:sz w:val="13"/>
              </w:rPr>
              <w:t xml:space="preserve"> </w:t>
            </w:r>
            <w:r>
              <w:rPr>
                <w:w w:val="110"/>
                <w:sz w:val="13"/>
              </w:rPr>
              <w:t>option</w:t>
            </w:r>
            <w:r>
              <w:rPr>
                <w:spacing w:val="2"/>
                <w:w w:val="110"/>
                <w:sz w:val="13"/>
              </w:rPr>
              <w:t xml:space="preserve"> </w:t>
            </w:r>
            <w:r>
              <w:rPr>
                <w:w w:val="110"/>
                <w:sz w:val="13"/>
              </w:rPr>
              <w:t>that</w:t>
            </w:r>
            <w:r>
              <w:rPr>
                <w:spacing w:val="3"/>
                <w:w w:val="110"/>
                <w:sz w:val="13"/>
              </w:rPr>
              <w:t xml:space="preserve"> </w:t>
            </w:r>
            <w:r>
              <w:rPr>
                <w:w w:val="110"/>
                <w:sz w:val="13"/>
              </w:rPr>
              <w:t>best</w:t>
            </w:r>
            <w:r>
              <w:rPr>
                <w:spacing w:val="2"/>
                <w:w w:val="110"/>
                <w:sz w:val="13"/>
              </w:rPr>
              <w:t xml:space="preserve"> </w:t>
            </w:r>
            <w:r>
              <w:rPr>
                <w:w w:val="110"/>
                <w:sz w:val="13"/>
              </w:rPr>
              <w:t>reflects</w:t>
            </w:r>
            <w:r>
              <w:rPr>
                <w:spacing w:val="2"/>
                <w:w w:val="110"/>
                <w:sz w:val="13"/>
              </w:rPr>
              <w:t xml:space="preserve"> </w:t>
            </w:r>
            <w:r>
              <w:rPr>
                <w:w w:val="110"/>
                <w:sz w:val="13"/>
              </w:rPr>
              <w:t>your</w:t>
            </w:r>
            <w:r>
              <w:rPr>
                <w:spacing w:val="2"/>
                <w:w w:val="110"/>
                <w:sz w:val="13"/>
              </w:rPr>
              <w:t xml:space="preserve"> </w:t>
            </w:r>
            <w:r>
              <w:rPr>
                <w:spacing w:val="-2"/>
                <w:w w:val="110"/>
                <w:sz w:val="13"/>
              </w:rPr>
              <w:t>opinion.</w:t>
            </w:r>
          </w:p>
          <w:p w14:paraId="0E3FD843" w14:textId="77777777" w:rsidR="005D491A" w:rsidRDefault="00000000" w:rsidP="001A7E54">
            <w:pPr>
              <w:pStyle w:val="TableParagraph"/>
              <w:numPr>
                <w:ilvl w:val="0"/>
                <w:numId w:val="1"/>
              </w:numPr>
              <w:tabs>
                <w:tab w:val="left" w:pos="392"/>
                <w:tab w:val="left" w:pos="400"/>
              </w:tabs>
              <w:spacing w:before="121" w:line="261" w:lineRule="auto"/>
              <w:ind w:right="341" w:hanging="168"/>
              <w:jc w:val="center"/>
              <w:rPr>
                <w:sz w:val="13"/>
              </w:rPr>
            </w:pPr>
            <w:r>
              <w:rPr>
                <w:w w:val="110"/>
                <w:sz w:val="13"/>
              </w:rPr>
              <w:t>The</w:t>
            </w:r>
            <w:r>
              <w:rPr>
                <w:spacing w:val="-7"/>
                <w:w w:val="110"/>
                <w:sz w:val="13"/>
              </w:rPr>
              <w:t xml:space="preserve"> </w:t>
            </w:r>
            <w:r>
              <w:rPr>
                <w:w w:val="110"/>
                <w:sz w:val="13"/>
              </w:rPr>
              <w:t>medicine</w:t>
            </w:r>
            <w:r>
              <w:rPr>
                <w:spacing w:val="-7"/>
                <w:w w:val="110"/>
                <w:sz w:val="13"/>
              </w:rPr>
              <w:t xml:space="preserve"> </w:t>
            </w:r>
            <w:r>
              <w:rPr>
                <w:w w:val="110"/>
                <w:sz w:val="13"/>
              </w:rPr>
              <w:t>should</w:t>
            </w:r>
            <w:r>
              <w:rPr>
                <w:spacing w:val="-7"/>
                <w:w w:val="110"/>
                <w:sz w:val="13"/>
              </w:rPr>
              <w:t xml:space="preserve"> </w:t>
            </w:r>
            <w:r>
              <w:rPr>
                <w:w w:val="110"/>
                <w:sz w:val="13"/>
              </w:rPr>
              <w:t>be</w:t>
            </w:r>
            <w:r>
              <w:rPr>
                <w:spacing w:val="-7"/>
                <w:w w:val="110"/>
                <w:sz w:val="13"/>
              </w:rPr>
              <w:t xml:space="preserve"> </w:t>
            </w:r>
            <w:r>
              <w:rPr>
                <w:w w:val="110"/>
                <w:sz w:val="13"/>
              </w:rPr>
              <w:t>adopted</w:t>
            </w:r>
            <w:r>
              <w:rPr>
                <w:spacing w:val="-7"/>
                <w:w w:val="110"/>
                <w:sz w:val="13"/>
              </w:rPr>
              <w:t xml:space="preserve"> </w:t>
            </w:r>
            <w:r>
              <w:rPr>
                <w:w w:val="110"/>
                <w:sz w:val="13"/>
              </w:rPr>
              <w:t>to</w:t>
            </w:r>
            <w:r>
              <w:rPr>
                <w:spacing w:val="-7"/>
                <w:w w:val="110"/>
                <w:sz w:val="13"/>
              </w:rPr>
              <w:t xml:space="preserve"> </w:t>
            </w:r>
            <w:r>
              <w:rPr>
                <w:w w:val="110"/>
                <w:sz w:val="13"/>
              </w:rPr>
              <w:t>use</w:t>
            </w:r>
            <w:r>
              <w:rPr>
                <w:spacing w:val="-7"/>
                <w:w w:val="110"/>
                <w:sz w:val="13"/>
              </w:rPr>
              <w:t xml:space="preserve"> </w:t>
            </w:r>
            <w:r>
              <w:rPr>
                <w:w w:val="110"/>
                <w:sz w:val="13"/>
              </w:rPr>
              <w:t>and</w:t>
            </w:r>
            <w:r>
              <w:rPr>
                <w:spacing w:val="-7"/>
                <w:w w:val="110"/>
                <w:sz w:val="13"/>
              </w:rPr>
              <w:t xml:space="preserve"> </w:t>
            </w:r>
            <w:r>
              <w:rPr>
                <w:w w:val="110"/>
                <w:sz w:val="13"/>
              </w:rPr>
              <w:t>paid</w:t>
            </w:r>
            <w:r>
              <w:rPr>
                <w:spacing w:val="-7"/>
                <w:w w:val="110"/>
                <w:sz w:val="13"/>
              </w:rPr>
              <w:t xml:space="preserve"> </w:t>
            </w:r>
            <w:r>
              <w:rPr>
                <w:w w:val="110"/>
                <w:sz w:val="13"/>
              </w:rPr>
              <w:t>by</w:t>
            </w:r>
            <w:r>
              <w:rPr>
                <w:spacing w:val="-7"/>
                <w:w w:val="110"/>
                <w:sz w:val="13"/>
              </w:rPr>
              <w:t xml:space="preserve"> </w:t>
            </w:r>
            <w:r>
              <w:rPr>
                <w:w w:val="110"/>
                <w:sz w:val="13"/>
              </w:rPr>
              <w:t>the</w:t>
            </w:r>
            <w:r>
              <w:rPr>
                <w:spacing w:val="-7"/>
                <w:w w:val="110"/>
                <w:sz w:val="13"/>
              </w:rPr>
              <w:t xml:space="preserve"> </w:t>
            </w:r>
            <w:r>
              <w:rPr>
                <w:w w:val="110"/>
                <w:sz w:val="13"/>
              </w:rPr>
              <w:t>society</w:t>
            </w:r>
            <w:r>
              <w:rPr>
                <w:spacing w:val="-7"/>
                <w:w w:val="110"/>
                <w:sz w:val="13"/>
              </w:rPr>
              <w:t xml:space="preserve"> </w:t>
            </w:r>
            <w:r>
              <w:rPr>
                <w:w w:val="110"/>
                <w:sz w:val="13"/>
              </w:rPr>
              <w:t>regard-less of the price set on it by the pharmaceutical company</w:t>
            </w:r>
          </w:p>
          <w:p w14:paraId="4258318B" w14:textId="77777777" w:rsidR="005D491A" w:rsidRDefault="00000000" w:rsidP="001A7E54">
            <w:pPr>
              <w:pStyle w:val="TableParagraph"/>
              <w:numPr>
                <w:ilvl w:val="0"/>
                <w:numId w:val="1"/>
              </w:numPr>
              <w:tabs>
                <w:tab w:val="left" w:pos="392"/>
                <w:tab w:val="left" w:pos="400"/>
              </w:tabs>
              <w:spacing w:before="107" w:line="261" w:lineRule="auto"/>
              <w:ind w:right="363" w:hanging="168"/>
              <w:jc w:val="center"/>
              <w:rPr>
                <w:sz w:val="13"/>
              </w:rPr>
            </w:pPr>
            <w:r>
              <w:rPr>
                <w:w w:val="110"/>
                <w:sz w:val="13"/>
              </w:rPr>
              <w:t>The medicine should be adopted to use and paid by the society if the</w:t>
            </w:r>
            <w:r>
              <w:rPr>
                <w:spacing w:val="40"/>
                <w:w w:val="110"/>
                <w:sz w:val="13"/>
              </w:rPr>
              <w:t xml:space="preserve"> </w:t>
            </w:r>
            <w:r>
              <w:rPr>
                <w:w w:val="110"/>
                <w:sz w:val="13"/>
              </w:rPr>
              <w:t>pharmaceutical company lowers its price</w:t>
            </w:r>
          </w:p>
          <w:p w14:paraId="4C718BF8" w14:textId="77777777" w:rsidR="005D491A" w:rsidRDefault="00000000" w:rsidP="001A7E54">
            <w:pPr>
              <w:pStyle w:val="TableParagraph"/>
              <w:numPr>
                <w:ilvl w:val="0"/>
                <w:numId w:val="1"/>
              </w:numPr>
              <w:tabs>
                <w:tab w:val="left" w:pos="393"/>
              </w:tabs>
              <w:spacing w:before="106"/>
              <w:ind w:left="393" w:hanging="160"/>
              <w:jc w:val="center"/>
              <w:rPr>
                <w:sz w:val="13"/>
              </w:rPr>
            </w:pPr>
            <w:r>
              <w:rPr>
                <w:w w:val="110"/>
                <w:sz w:val="13"/>
              </w:rPr>
              <w:t>The</w:t>
            </w:r>
            <w:r>
              <w:rPr>
                <w:spacing w:val="4"/>
                <w:w w:val="110"/>
                <w:sz w:val="13"/>
              </w:rPr>
              <w:t xml:space="preserve"> </w:t>
            </w:r>
            <w:r>
              <w:rPr>
                <w:w w:val="110"/>
                <w:sz w:val="13"/>
              </w:rPr>
              <w:t>medicine</w:t>
            </w:r>
            <w:r>
              <w:rPr>
                <w:spacing w:val="4"/>
                <w:w w:val="110"/>
                <w:sz w:val="13"/>
              </w:rPr>
              <w:t xml:space="preserve"> </w:t>
            </w:r>
            <w:r>
              <w:rPr>
                <w:w w:val="110"/>
                <w:sz w:val="13"/>
              </w:rPr>
              <w:t>should</w:t>
            </w:r>
            <w:r>
              <w:rPr>
                <w:spacing w:val="4"/>
                <w:w w:val="110"/>
                <w:sz w:val="13"/>
              </w:rPr>
              <w:t xml:space="preserve"> </w:t>
            </w:r>
            <w:r>
              <w:rPr>
                <w:w w:val="110"/>
                <w:sz w:val="13"/>
              </w:rPr>
              <w:t>not</w:t>
            </w:r>
            <w:r>
              <w:rPr>
                <w:spacing w:val="4"/>
                <w:w w:val="110"/>
                <w:sz w:val="13"/>
              </w:rPr>
              <w:t xml:space="preserve"> </w:t>
            </w:r>
            <w:r>
              <w:rPr>
                <w:w w:val="110"/>
                <w:sz w:val="13"/>
              </w:rPr>
              <w:t>be</w:t>
            </w:r>
            <w:r>
              <w:rPr>
                <w:spacing w:val="4"/>
                <w:w w:val="110"/>
                <w:sz w:val="13"/>
              </w:rPr>
              <w:t xml:space="preserve"> </w:t>
            </w:r>
            <w:r>
              <w:rPr>
                <w:w w:val="110"/>
                <w:sz w:val="13"/>
              </w:rPr>
              <w:t>adopted</w:t>
            </w:r>
            <w:r>
              <w:rPr>
                <w:spacing w:val="4"/>
                <w:w w:val="110"/>
                <w:sz w:val="13"/>
              </w:rPr>
              <w:t xml:space="preserve"> </w:t>
            </w:r>
            <w:r>
              <w:rPr>
                <w:w w:val="110"/>
                <w:sz w:val="13"/>
              </w:rPr>
              <w:t>to</w:t>
            </w:r>
            <w:r>
              <w:rPr>
                <w:spacing w:val="4"/>
                <w:w w:val="110"/>
                <w:sz w:val="13"/>
              </w:rPr>
              <w:t xml:space="preserve"> </w:t>
            </w:r>
            <w:r>
              <w:rPr>
                <w:w w:val="110"/>
                <w:sz w:val="13"/>
              </w:rPr>
              <w:t>use</w:t>
            </w:r>
            <w:r>
              <w:rPr>
                <w:spacing w:val="5"/>
                <w:w w:val="110"/>
                <w:sz w:val="13"/>
              </w:rPr>
              <w:t xml:space="preserve"> </w:t>
            </w:r>
            <w:r>
              <w:rPr>
                <w:w w:val="110"/>
                <w:sz w:val="13"/>
              </w:rPr>
              <w:t>and</w:t>
            </w:r>
            <w:r>
              <w:rPr>
                <w:spacing w:val="4"/>
                <w:w w:val="110"/>
                <w:sz w:val="13"/>
              </w:rPr>
              <w:t xml:space="preserve"> </w:t>
            </w:r>
            <w:r>
              <w:rPr>
                <w:w w:val="110"/>
                <w:sz w:val="13"/>
              </w:rPr>
              <w:t>paid</w:t>
            </w:r>
            <w:r>
              <w:rPr>
                <w:spacing w:val="4"/>
                <w:w w:val="110"/>
                <w:sz w:val="13"/>
              </w:rPr>
              <w:t xml:space="preserve"> </w:t>
            </w:r>
            <w:r>
              <w:rPr>
                <w:w w:val="110"/>
                <w:sz w:val="13"/>
              </w:rPr>
              <w:t>by</w:t>
            </w:r>
            <w:r>
              <w:rPr>
                <w:spacing w:val="4"/>
                <w:w w:val="110"/>
                <w:sz w:val="13"/>
              </w:rPr>
              <w:t xml:space="preserve"> </w:t>
            </w:r>
            <w:r>
              <w:rPr>
                <w:w w:val="110"/>
                <w:sz w:val="13"/>
              </w:rPr>
              <w:t>the</w:t>
            </w:r>
            <w:r>
              <w:rPr>
                <w:spacing w:val="4"/>
                <w:w w:val="110"/>
                <w:sz w:val="13"/>
              </w:rPr>
              <w:t xml:space="preserve"> </w:t>
            </w:r>
            <w:r>
              <w:rPr>
                <w:spacing w:val="-2"/>
                <w:w w:val="110"/>
                <w:sz w:val="13"/>
              </w:rPr>
              <w:t>society</w:t>
            </w:r>
          </w:p>
          <w:p w14:paraId="3B138734" w14:textId="77777777" w:rsidR="005D491A" w:rsidRDefault="00000000" w:rsidP="001A7E54">
            <w:pPr>
              <w:pStyle w:val="TableParagraph"/>
              <w:numPr>
                <w:ilvl w:val="0"/>
                <w:numId w:val="1"/>
              </w:numPr>
              <w:tabs>
                <w:tab w:val="left" w:pos="398"/>
              </w:tabs>
              <w:spacing w:before="121"/>
              <w:ind w:left="398" w:hanging="165"/>
              <w:jc w:val="center"/>
              <w:rPr>
                <w:sz w:val="13"/>
              </w:rPr>
            </w:pPr>
            <w:r>
              <w:rPr>
                <w:w w:val="105"/>
                <w:sz w:val="13"/>
              </w:rPr>
              <w:t>I</w:t>
            </w:r>
            <w:r>
              <w:rPr>
                <w:spacing w:val="12"/>
                <w:w w:val="105"/>
                <w:sz w:val="13"/>
              </w:rPr>
              <w:t xml:space="preserve"> </w:t>
            </w:r>
            <w:r>
              <w:rPr>
                <w:w w:val="105"/>
                <w:sz w:val="13"/>
              </w:rPr>
              <w:t>don’t</w:t>
            </w:r>
            <w:r>
              <w:rPr>
                <w:spacing w:val="12"/>
                <w:w w:val="105"/>
                <w:sz w:val="13"/>
              </w:rPr>
              <w:t xml:space="preserve"> </w:t>
            </w:r>
            <w:r>
              <w:rPr>
                <w:spacing w:val="-4"/>
                <w:w w:val="105"/>
                <w:sz w:val="13"/>
              </w:rPr>
              <w:t>know</w:t>
            </w:r>
          </w:p>
        </w:tc>
      </w:tr>
    </w:tbl>
    <w:p w14:paraId="16D45DD4" w14:textId="75341021" w:rsidR="005D491A" w:rsidRDefault="00F95F87" w:rsidP="00F95F87">
      <w:pPr>
        <w:pStyle w:val="BodyText"/>
        <w:spacing w:before="2" w:line="256" w:lineRule="auto"/>
        <w:ind w:left="352" w:right="329" w:firstLine="346"/>
        <w:jc w:val="both"/>
        <w:rPr>
          <w:ins w:id="9" w:author="Héctor Bahamonde" w:date="2026-08-06T16:48:00Z" w16du:dateUtc="2026-08-06T13:48:00Z"/>
          <w:w w:val="105"/>
        </w:rPr>
      </w:pPr>
      <w:r>
        <w:rPr>
          <w:w w:val="110"/>
        </w:rPr>
        <w:t xml:space="preserve">Following the vignette and framing manipulation, respondents were asked which decision </w:t>
      </w:r>
      <w:r>
        <w:rPr>
          <w:spacing w:val="-2"/>
          <w:w w:val="110"/>
        </w:rPr>
        <w:t>regarding</w:t>
      </w:r>
      <w:r>
        <w:rPr>
          <w:spacing w:val="-3"/>
          <w:w w:val="110"/>
        </w:rPr>
        <w:t xml:space="preserve"> </w:t>
      </w:r>
      <w:r>
        <w:rPr>
          <w:spacing w:val="-2"/>
          <w:w w:val="110"/>
        </w:rPr>
        <w:t>the</w:t>
      </w:r>
      <w:r>
        <w:rPr>
          <w:spacing w:val="-3"/>
          <w:w w:val="110"/>
        </w:rPr>
        <w:t xml:space="preserve"> </w:t>
      </w:r>
      <w:r>
        <w:rPr>
          <w:spacing w:val="-2"/>
          <w:w w:val="110"/>
        </w:rPr>
        <w:t>medicine’s</w:t>
      </w:r>
      <w:r>
        <w:rPr>
          <w:spacing w:val="-3"/>
          <w:w w:val="110"/>
        </w:rPr>
        <w:t xml:space="preserve"> </w:t>
      </w:r>
      <w:r>
        <w:rPr>
          <w:spacing w:val="-2"/>
          <w:w w:val="110"/>
        </w:rPr>
        <w:t>use</w:t>
      </w:r>
      <w:r>
        <w:rPr>
          <w:spacing w:val="-3"/>
          <w:w w:val="110"/>
        </w:rPr>
        <w:t xml:space="preserve"> </w:t>
      </w:r>
      <w:r>
        <w:rPr>
          <w:spacing w:val="-2"/>
          <w:w w:val="110"/>
        </w:rPr>
        <w:t>they</w:t>
      </w:r>
      <w:r>
        <w:rPr>
          <w:spacing w:val="-3"/>
          <w:w w:val="110"/>
        </w:rPr>
        <w:t xml:space="preserve"> </w:t>
      </w:r>
      <w:r>
        <w:rPr>
          <w:spacing w:val="-2"/>
          <w:w w:val="110"/>
        </w:rPr>
        <w:t>would</w:t>
      </w:r>
      <w:r>
        <w:rPr>
          <w:spacing w:val="-3"/>
          <w:w w:val="110"/>
        </w:rPr>
        <w:t xml:space="preserve"> </w:t>
      </w:r>
      <w:r>
        <w:rPr>
          <w:spacing w:val="-2"/>
          <w:w w:val="110"/>
        </w:rPr>
        <w:t>find</w:t>
      </w:r>
      <w:r>
        <w:rPr>
          <w:spacing w:val="-3"/>
          <w:w w:val="110"/>
        </w:rPr>
        <w:t xml:space="preserve"> </w:t>
      </w:r>
      <w:r>
        <w:rPr>
          <w:spacing w:val="-2"/>
          <w:w w:val="110"/>
        </w:rPr>
        <w:t>acceptable.</w:t>
      </w:r>
      <w:r>
        <w:rPr>
          <w:spacing w:val="17"/>
          <w:w w:val="110"/>
        </w:rPr>
        <w:t xml:space="preserve"> </w:t>
      </w:r>
      <w:r>
        <w:rPr>
          <w:spacing w:val="-2"/>
          <w:w w:val="110"/>
        </w:rPr>
        <w:t>Response</w:t>
      </w:r>
      <w:r>
        <w:rPr>
          <w:spacing w:val="-3"/>
          <w:w w:val="110"/>
        </w:rPr>
        <w:t xml:space="preserve"> </w:t>
      </w:r>
      <w:r>
        <w:rPr>
          <w:spacing w:val="-2"/>
          <w:w w:val="110"/>
        </w:rPr>
        <w:t>categories</w:t>
      </w:r>
      <w:r>
        <w:rPr>
          <w:spacing w:val="-3"/>
          <w:w w:val="110"/>
        </w:rPr>
        <w:t xml:space="preserve"> </w:t>
      </w:r>
      <w:r>
        <w:rPr>
          <w:spacing w:val="-2"/>
          <w:w w:val="110"/>
        </w:rPr>
        <w:t>captured</w:t>
      </w:r>
      <w:r>
        <w:rPr>
          <w:spacing w:val="-3"/>
          <w:w w:val="110"/>
        </w:rPr>
        <w:t xml:space="preserve"> </w:t>
      </w:r>
      <w:r>
        <w:rPr>
          <w:spacing w:val="-2"/>
          <w:w w:val="110"/>
        </w:rPr>
        <w:t xml:space="preserve">increasing </w:t>
      </w:r>
      <w:r>
        <w:rPr>
          <w:w w:val="105"/>
        </w:rPr>
        <w:t>levels</w:t>
      </w:r>
      <w:r>
        <w:rPr>
          <w:spacing w:val="-6"/>
          <w:w w:val="105"/>
        </w:rPr>
        <w:t xml:space="preserve"> </w:t>
      </w:r>
      <w:r>
        <w:rPr>
          <w:w w:val="105"/>
        </w:rPr>
        <w:t>of</w:t>
      </w:r>
      <w:r>
        <w:rPr>
          <w:spacing w:val="-6"/>
          <w:w w:val="105"/>
        </w:rPr>
        <w:t xml:space="preserve"> </w:t>
      </w:r>
      <w:r>
        <w:rPr>
          <w:w w:val="105"/>
        </w:rPr>
        <w:t>cost</w:t>
      </w:r>
      <w:r>
        <w:rPr>
          <w:spacing w:val="-6"/>
          <w:w w:val="105"/>
        </w:rPr>
        <w:t xml:space="preserve"> </w:t>
      </w:r>
      <w:r>
        <w:rPr>
          <w:w w:val="105"/>
        </w:rPr>
        <w:t>containment:</w:t>
      </w:r>
      <w:r>
        <w:rPr>
          <w:spacing w:val="20"/>
          <w:w w:val="105"/>
        </w:rPr>
        <w:t xml:space="preserve"> </w:t>
      </w:r>
      <w:r>
        <w:rPr>
          <w:w w:val="105"/>
        </w:rPr>
        <w:t>unconditional</w:t>
      </w:r>
      <w:r>
        <w:rPr>
          <w:spacing w:val="-6"/>
          <w:w w:val="105"/>
        </w:rPr>
        <w:t xml:space="preserve"> </w:t>
      </w:r>
      <w:r>
        <w:rPr>
          <w:w w:val="105"/>
        </w:rPr>
        <w:t>public</w:t>
      </w:r>
      <w:r>
        <w:rPr>
          <w:spacing w:val="-6"/>
          <w:w w:val="105"/>
        </w:rPr>
        <w:t xml:space="preserve"> </w:t>
      </w:r>
      <w:r>
        <w:rPr>
          <w:w w:val="105"/>
        </w:rPr>
        <w:t>funding,</w:t>
      </w:r>
      <w:r>
        <w:rPr>
          <w:spacing w:val="-4"/>
          <w:w w:val="105"/>
        </w:rPr>
        <w:t xml:space="preserve"> </w:t>
      </w:r>
      <w:r>
        <w:rPr>
          <w:w w:val="105"/>
        </w:rPr>
        <w:t>conditional</w:t>
      </w:r>
      <w:r>
        <w:rPr>
          <w:spacing w:val="-6"/>
          <w:w w:val="105"/>
        </w:rPr>
        <w:t xml:space="preserve"> </w:t>
      </w:r>
      <w:r>
        <w:rPr>
          <w:w w:val="105"/>
        </w:rPr>
        <w:t>funding</w:t>
      </w:r>
      <w:r>
        <w:rPr>
          <w:spacing w:val="-6"/>
          <w:w w:val="105"/>
        </w:rPr>
        <w:t xml:space="preserve"> </w:t>
      </w:r>
      <w:r>
        <w:rPr>
          <w:w w:val="105"/>
        </w:rPr>
        <w:t>tied</w:t>
      </w:r>
      <w:r>
        <w:rPr>
          <w:spacing w:val="-6"/>
          <w:w w:val="105"/>
        </w:rPr>
        <w:t xml:space="preserve"> </w:t>
      </w:r>
      <w:r>
        <w:rPr>
          <w:w w:val="105"/>
        </w:rPr>
        <w:t>to</w:t>
      </w:r>
      <w:r>
        <w:rPr>
          <w:spacing w:val="-6"/>
          <w:w w:val="105"/>
        </w:rPr>
        <w:t xml:space="preserve"> </w:t>
      </w:r>
      <w:r>
        <w:rPr>
          <w:w w:val="105"/>
        </w:rPr>
        <w:t>price</w:t>
      </w:r>
      <w:r>
        <w:rPr>
          <w:spacing w:val="-6"/>
          <w:w w:val="105"/>
        </w:rPr>
        <w:t xml:space="preserve"> </w:t>
      </w:r>
      <w:r>
        <w:rPr>
          <w:w w:val="105"/>
        </w:rPr>
        <w:t>reductions, rejection of funding, and an explicit “I don’t know” option (n=241). These categories map directly onto the theoretical expectations derived from prospect theory, as unconditional funding represents the</w:t>
      </w:r>
      <w:r>
        <w:rPr>
          <w:spacing w:val="40"/>
          <w:w w:val="105"/>
        </w:rPr>
        <w:t xml:space="preserve"> </w:t>
      </w:r>
      <w:r>
        <w:rPr>
          <w:w w:val="105"/>
        </w:rPr>
        <w:t>most</w:t>
      </w:r>
      <w:r>
        <w:rPr>
          <w:spacing w:val="40"/>
          <w:w w:val="105"/>
        </w:rPr>
        <w:t xml:space="preserve"> </w:t>
      </w:r>
      <w:r>
        <w:rPr>
          <w:w w:val="105"/>
        </w:rPr>
        <w:t>risk-acceptant</w:t>
      </w:r>
      <w:r>
        <w:rPr>
          <w:spacing w:val="40"/>
          <w:w w:val="105"/>
        </w:rPr>
        <w:t xml:space="preserve"> </w:t>
      </w:r>
      <w:r>
        <w:rPr>
          <w:w w:val="105"/>
        </w:rPr>
        <w:t>position,</w:t>
      </w:r>
      <w:r>
        <w:rPr>
          <w:spacing w:val="40"/>
          <w:w w:val="105"/>
        </w:rPr>
        <w:t xml:space="preserve"> </w:t>
      </w:r>
      <w:r>
        <w:rPr>
          <w:w w:val="105"/>
        </w:rPr>
        <w:t>conditional</w:t>
      </w:r>
      <w:r>
        <w:rPr>
          <w:spacing w:val="40"/>
          <w:w w:val="105"/>
        </w:rPr>
        <w:t xml:space="preserve"> </w:t>
      </w:r>
      <w:r>
        <w:rPr>
          <w:w w:val="105"/>
        </w:rPr>
        <w:t>funding</w:t>
      </w:r>
      <w:r>
        <w:rPr>
          <w:spacing w:val="40"/>
          <w:w w:val="105"/>
        </w:rPr>
        <w:t xml:space="preserve"> </w:t>
      </w:r>
      <w:r>
        <w:rPr>
          <w:w w:val="105"/>
        </w:rPr>
        <w:t>an</w:t>
      </w:r>
      <w:r>
        <w:rPr>
          <w:spacing w:val="40"/>
          <w:w w:val="105"/>
        </w:rPr>
        <w:t xml:space="preserve"> </w:t>
      </w:r>
      <w:r>
        <w:rPr>
          <w:w w:val="105"/>
        </w:rPr>
        <w:t>intermediate</w:t>
      </w:r>
      <w:r>
        <w:rPr>
          <w:spacing w:val="40"/>
          <w:w w:val="105"/>
        </w:rPr>
        <w:t xml:space="preserve"> </w:t>
      </w:r>
      <w:r>
        <w:rPr>
          <w:w w:val="105"/>
        </w:rPr>
        <w:t>position,</w:t>
      </w:r>
      <w:r>
        <w:rPr>
          <w:spacing w:val="40"/>
          <w:w w:val="105"/>
        </w:rPr>
        <w:t xml:space="preserve"> </w:t>
      </w:r>
      <w:r>
        <w:rPr>
          <w:w w:val="105"/>
        </w:rPr>
        <w:t>and</w:t>
      </w:r>
      <w:r>
        <w:rPr>
          <w:spacing w:val="40"/>
          <w:w w:val="105"/>
        </w:rPr>
        <w:t xml:space="preserve"> </w:t>
      </w:r>
      <w:r>
        <w:rPr>
          <w:w w:val="105"/>
        </w:rPr>
        <w:t>rejection</w:t>
      </w:r>
      <w:r>
        <w:rPr>
          <w:spacing w:val="40"/>
          <w:w w:val="105"/>
        </w:rPr>
        <w:t xml:space="preserve"> </w:t>
      </w:r>
      <w:r>
        <w:rPr>
          <w:w w:val="105"/>
        </w:rPr>
        <w:t>the most risk-averse position.</w:t>
      </w:r>
    </w:p>
    <w:p w14:paraId="3E5D1099" w14:textId="214BB73C" w:rsidR="0038401E" w:rsidRPr="00025559" w:rsidRDefault="00025559" w:rsidP="00025559">
      <w:pPr>
        <w:pStyle w:val="BodyText"/>
        <w:spacing w:before="2" w:line="256" w:lineRule="auto"/>
        <w:ind w:left="352" w:right="329" w:firstLine="346"/>
        <w:jc w:val="center"/>
        <w:rPr>
          <w:ins w:id="10" w:author="Héctor Bahamonde" w:date="2026-08-06T16:53:00Z" w16du:dateUtc="2026-08-06T13:53:00Z"/>
          <w:b/>
          <w:bCs/>
          <w:rPrChange w:id="11" w:author="Héctor Bahamonde" w:date="2026-08-06T16:54:00Z" w16du:dateUtc="2026-08-06T13:54:00Z">
            <w:rPr>
              <w:ins w:id="12" w:author="Héctor Bahamonde" w:date="2026-08-06T16:53:00Z" w16du:dateUtc="2026-08-06T13:53:00Z"/>
            </w:rPr>
          </w:rPrChange>
        </w:rPr>
        <w:pPrChange w:id="13" w:author="Héctor Bahamonde" w:date="2026-08-06T16:54:00Z" w16du:dateUtc="2026-08-06T13:54:00Z">
          <w:pPr>
            <w:pStyle w:val="BodyText"/>
            <w:spacing w:before="2" w:line="256" w:lineRule="auto"/>
            <w:ind w:left="352" w:right="329" w:firstLine="346"/>
            <w:jc w:val="both"/>
          </w:pPr>
        </w:pPrChange>
      </w:pPr>
      <w:ins w:id="14" w:author="Héctor Bahamonde" w:date="2026-08-06T16:53:00Z" w16du:dateUtc="2026-08-06T13:53:00Z">
        <w:r w:rsidRPr="00025559">
          <w:rPr>
            <w:b/>
            <w:bCs/>
            <w:rPrChange w:id="15" w:author="Héctor Bahamonde" w:date="2026-08-06T16:54:00Z" w16du:dateUtc="2026-08-06T13:54:00Z">
              <w:rPr/>
            </w:rPrChange>
          </w:rPr>
          <w:t xml:space="preserve">Figure 1: </w:t>
        </w:r>
        <w:r w:rsidRPr="00025559">
          <w:rPr>
            <w:b/>
            <w:bCs/>
            <w:rPrChange w:id="16" w:author="Héctor Bahamonde" w:date="2026-08-06T16:54:00Z" w16du:dateUtc="2026-08-06T13:54:00Z">
              <w:rPr/>
            </w:rPrChange>
          </w:rPr>
          <w:t>Raw distribution of funding preferences by experimental arm</w:t>
        </w:r>
      </w:ins>
    </w:p>
    <w:p w14:paraId="3475FE25" w14:textId="77777777" w:rsidR="00025559" w:rsidRDefault="00025559" w:rsidP="00F95F87">
      <w:pPr>
        <w:pStyle w:val="BodyText"/>
        <w:spacing w:before="2" w:line="256" w:lineRule="auto"/>
        <w:ind w:left="352" w:right="329" w:firstLine="346"/>
        <w:jc w:val="both"/>
        <w:rPr>
          <w:ins w:id="17" w:author="Héctor Bahamonde" w:date="2026-08-06T16:53:00Z" w16du:dateUtc="2026-08-06T13:53:00Z"/>
        </w:rPr>
      </w:pPr>
    </w:p>
    <w:p w14:paraId="24A275AE" w14:textId="19B82BAE" w:rsidR="00025559" w:rsidRDefault="00025559" w:rsidP="00025559">
      <w:pPr>
        <w:pStyle w:val="BodyText"/>
        <w:spacing w:before="2" w:line="256" w:lineRule="auto"/>
        <w:ind w:left="352" w:right="329" w:firstLine="346"/>
        <w:jc w:val="center"/>
        <w:rPr>
          <w:ins w:id="18" w:author="Héctor Bahamonde" w:date="2026-08-06T16:53:00Z" w16du:dateUtc="2026-08-06T13:53:00Z"/>
        </w:rPr>
        <w:pPrChange w:id="19" w:author="Héctor Bahamonde" w:date="2026-08-06T16:53:00Z" w16du:dateUtc="2026-08-06T13:53:00Z">
          <w:pPr>
            <w:pStyle w:val="BodyText"/>
            <w:spacing w:before="2" w:line="256" w:lineRule="auto"/>
            <w:ind w:left="352" w:right="329" w:firstLine="346"/>
            <w:jc w:val="both"/>
          </w:pPr>
        </w:pPrChange>
      </w:pPr>
      <w:ins w:id="20" w:author="Héctor Bahamonde" w:date="2026-08-06T16:53:00Z" w16du:dateUtc="2026-08-06T13:53:00Z">
        <w:r>
          <w:rPr>
            <w:noProof/>
          </w:rPr>
          <w:drawing>
            <wp:inline distT="0" distB="0" distL="0" distR="0" wp14:anchorId="49706D41" wp14:editId="3841A6BF">
              <wp:extent cx="3470223" cy="2541043"/>
              <wp:effectExtent l="0" t="0" r="0" b="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8"/>
                      <a:stretch>
                        <a:fillRect/>
                      </a:stretch>
                    </pic:blipFill>
                    <pic:spPr>
                      <a:xfrm>
                        <a:off x="0" y="0"/>
                        <a:ext cx="3478283" cy="2546945"/>
                      </a:xfrm>
                      <a:prstGeom prst="rect">
                        <a:avLst/>
                      </a:prstGeom>
                    </pic:spPr>
                  </pic:pic>
                </a:graphicData>
              </a:graphic>
            </wp:inline>
          </w:drawing>
        </w:r>
      </w:ins>
    </w:p>
    <w:p w14:paraId="0B53577C" w14:textId="17CB1EE4" w:rsidR="00025559" w:rsidRDefault="00025559" w:rsidP="00F95F87">
      <w:pPr>
        <w:pStyle w:val="BodyText"/>
        <w:spacing w:before="2" w:line="256" w:lineRule="auto"/>
        <w:ind w:left="352" w:right="329" w:firstLine="346"/>
        <w:jc w:val="both"/>
        <w:rPr>
          <w:ins w:id="21" w:author="Héctor Bahamonde" w:date="2026-08-06T16:53:00Z" w16du:dateUtc="2026-08-06T13:53:00Z"/>
        </w:rPr>
      </w:pPr>
      <w:ins w:id="22" w:author="Héctor Bahamonde" w:date="2026-08-06T16:53:00Z" w16du:dateUtc="2026-08-06T13:53:00Z">
        <w:r w:rsidRPr="00025559">
          <w:t xml:space="preserve">Notes: Bars report unweighted percentages within each experimental arm; labels show percentages and raw respondent counts. “I don’t know” is retained as a separate outcome. Arm sizes are N = 465 for the control, N = 517 for the loss (rescue) frame, and N = 517 for the gains (health </w:t>
        </w:r>
        <w:proofErr w:type="spellStart"/>
        <w:r w:rsidRPr="00025559">
          <w:t>maximisation</w:t>
        </w:r>
        <w:proofErr w:type="spellEnd"/>
        <w:r w:rsidRPr="00025559">
          <w:t>) frame. Percentages may not sum to 100 because of rounding.</w:t>
        </w:r>
      </w:ins>
    </w:p>
    <w:p w14:paraId="6F530E45" w14:textId="77777777" w:rsidR="00025559" w:rsidRDefault="00025559" w:rsidP="00F95F87">
      <w:pPr>
        <w:pStyle w:val="BodyText"/>
        <w:spacing w:before="2" w:line="256" w:lineRule="auto"/>
        <w:ind w:left="352" w:right="329" w:firstLine="346"/>
        <w:jc w:val="both"/>
      </w:pPr>
    </w:p>
    <w:p w14:paraId="6C2050D9" w14:textId="47DCAF9E" w:rsidR="005D491A" w:rsidRDefault="00000000">
      <w:pPr>
        <w:pStyle w:val="BodyText"/>
        <w:spacing w:before="2" w:line="254" w:lineRule="auto"/>
        <w:ind w:left="352" w:right="320" w:firstLine="346"/>
        <w:jc w:val="both"/>
      </w:pPr>
      <w:r>
        <w:rPr>
          <w:w w:val="105"/>
        </w:rPr>
        <w:t>To estimate the effect of framing on policy preferences, we model respondents’ choices using a</w:t>
      </w:r>
      <w:ins w:id="23" w:author="Héctor Bahamonde" w:date="2026-08-05T17:27:00Z" w16du:dateUtc="2026-08-05T14:27:00Z">
        <w:r w:rsidR="00911F67">
          <w:rPr>
            <w:w w:val="105"/>
          </w:rPr>
          <w:t xml:space="preserve"> multinomial </w:t>
        </w:r>
      </w:ins>
      <w:del w:id="24" w:author="Héctor Bahamonde" w:date="2026-08-05T17:27:00Z" w16du:dateUtc="2026-08-05T14:27:00Z">
        <w:r w:rsidDel="00911F67">
          <w:rPr>
            <w:w w:val="105"/>
          </w:rPr>
          <w:delText xml:space="preserve">n ordinal </w:delText>
        </w:r>
      </w:del>
      <w:r>
        <w:rPr>
          <w:w w:val="105"/>
        </w:rPr>
        <w:t>logistic regression</w:t>
      </w:r>
      <w:ins w:id="25" w:author="Héctor Bahamonde" w:date="2026-08-05T17:27:00Z" w16du:dateUtc="2026-08-05T14:27:00Z">
        <w:r w:rsidR="00911F67">
          <w:rPr>
            <w:w w:val="105"/>
          </w:rPr>
          <w:t>. This specification is useful because the “Don’t know” category</w:t>
        </w:r>
      </w:ins>
      <w:del w:id="26" w:author="Héctor Bahamonde" w:date="2026-08-05T17:27:00Z" w16du:dateUtc="2026-08-05T14:27:00Z">
        <w:r w:rsidDel="00911F67">
          <w:rPr>
            <w:w w:val="105"/>
          </w:rPr>
          <w:delText>,</w:delText>
        </w:r>
      </w:del>
      <w:r>
        <w:rPr>
          <w:w w:val="105"/>
        </w:rPr>
        <w:t xml:space="preserve"> </w:t>
      </w:r>
      <w:ins w:id="27" w:author="Héctor Bahamonde" w:date="2026-08-05T17:27:00Z" w16du:dateUtc="2026-08-05T14:27:00Z">
        <w:r w:rsidR="00911F67">
          <w:rPr>
            <w:w w:val="105"/>
          </w:rPr>
          <w:t xml:space="preserve">does not </w:t>
        </w:r>
      </w:ins>
      <w:r>
        <w:rPr>
          <w:w w:val="105"/>
        </w:rPr>
        <w:t>reflect</w:t>
      </w:r>
      <w:del w:id="28" w:author="Héctor Bahamonde" w:date="2026-08-05T17:28:00Z" w16du:dateUtc="2026-08-05T14:28:00Z">
        <w:r w:rsidDel="00911F67">
          <w:rPr>
            <w:w w:val="105"/>
          </w:rPr>
          <w:delText>ing</w:delText>
        </w:r>
      </w:del>
      <w:r>
        <w:rPr>
          <w:w w:val="105"/>
        </w:rPr>
        <w:t xml:space="preserve"> </w:t>
      </w:r>
      <w:del w:id="29" w:author="Héctor Bahamonde" w:date="2026-08-05T17:28:00Z" w16du:dateUtc="2026-08-05T14:28:00Z">
        <w:r w:rsidDel="00911F67">
          <w:rPr>
            <w:w w:val="105"/>
          </w:rPr>
          <w:delText xml:space="preserve">the </w:delText>
        </w:r>
      </w:del>
      <w:ins w:id="30" w:author="Héctor Bahamonde" w:date="2026-08-05T17:28:00Z" w16du:dateUtc="2026-08-05T14:28:00Z">
        <w:r w:rsidR="00911F67">
          <w:rPr>
            <w:w w:val="105"/>
          </w:rPr>
          <w:t xml:space="preserve">an </w:t>
        </w:r>
      </w:ins>
      <w:r>
        <w:rPr>
          <w:w w:val="105"/>
        </w:rPr>
        <w:t xml:space="preserve">ordered structure of the outcome variable </w:t>
      </w:r>
      <w:hyperlink w:anchor="_bookmark4" w:history="1">
        <w:r w:rsidR="005D491A">
          <w:rPr>
            <w:w w:val="105"/>
          </w:rPr>
          <w:t>(Equation</w:t>
        </w:r>
      </w:hyperlink>
      <w:r>
        <w:rPr>
          <w:w w:val="105"/>
        </w:rPr>
        <w:t xml:space="preserve"> 1).</w:t>
      </w:r>
      <w:r w:rsidR="008209DD">
        <w:rPr>
          <w:rStyle w:val="FootnoteReference"/>
          <w:w w:val="105"/>
        </w:rPr>
        <w:footnoteReference w:id="1"/>
      </w:r>
      <w:r>
        <w:rPr>
          <w:spacing w:val="80"/>
          <w:w w:val="105"/>
          <w:position w:val="8"/>
          <w:sz w:val="16"/>
        </w:rPr>
        <w:t xml:space="preserve"> </w:t>
      </w:r>
      <w:r>
        <w:rPr>
          <w:w w:val="105"/>
        </w:rPr>
        <w:t xml:space="preserve">The key independent variable </w:t>
      </w:r>
      <w:r>
        <w:rPr>
          <w:w w:val="105"/>
        </w:rPr>
        <w:lastRenderedPageBreak/>
        <w:t xml:space="preserve">is the framing condition, operationalized as indicators for the rule-of-rescue frame (n=517) and the health </w:t>
      </w:r>
      <w:proofErr w:type="spellStart"/>
      <w:r>
        <w:rPr>
          <w:w w:val="105"/>
        </w:rPr>
        <w:t>maximisation</w:t>
      </w:r>
      <w:proofErr w:type="spellEnd"/>
      <w:r>
        <w:rPr>
          <w:w w:val="105"/>
        </w:rPr>
        <w:t xml:space="preserve"> (utility-maximizing) frame (n=517), with the control</w:t>
      </w:r>
      <w:r>
        <w:rPr>
          <w:spacing w:val="-4"/>
          <w:w w:val="105"/>
        </w:rPr>
        <w:t xml:space="preserve"> </w:t>
      </w:r>
      <w:r>
        <w:rPr>
          <w:w w:val="105"/>
        </w:rPr>
        <w:t>condition</w:t>
      </w:r>
      <w:r>
        <w:rPr>
          <w:spacing w:val="-4"/>
          <w:w w:val="105"/>
        </w:rPr>
        <w:t xml:space="preserve"> </w:t>
      </w:r>
      <w:r>
        <w:rPr>
          <w:w w:val="105"/>
        </w:rPr>
        <w:t>as</w:t>
      </w:r>
      <w:r>
        <w:rPr>
          <w:spacing w:val="-3"/>
          <w:w w:val="105"/>
        </w:rPr>
        <w:t xml:space="preserve"> </w:t>
      </w:r>
      <w:r>
        <w:rPr>
          <w:w w:val="105"/>
        </w:rPr>
        <w:t>the</w:t>
      </w:r>
      <w:r>
        <w:rPr>
          <w:spacing w:val="-4"/>
          <w:w w:val="105"/>
        </w:rPr>
        <w:t xml:space="preserve"> </w:t>
      </w:r>
      <w:r>
        <w:rPr>
          <w:w w:val="105"/>
        </w:rPr>
        <w:t>reference</w:t>
      </w:r>
      <w:r>
        <w:rPr>
          <w:spacing w:val="-4"/>
          <w:w w:val="105"/>
        </w:rPr>
        <w:t xml:space="preserve"> </w:t>
      </w:r>
      <w:r>
        <w:rPr>
          <w:w w:val="105"/>
        </w:rPr>
        <w:t>category</w:t>
      </w:r>
      <w:r>
        <w:rPr>
          <w:spacing w:val="-4"/>
          <w:w w:val="105"/>
        </w:rPr>
        <w:t xml:space="preserve"> </w:t>
      </w:r>
      <w:r>
        <w:rPr>
          <w:w w:val="105"/>
        </w:rPr>
        <w:t>(n=465).</w:t>
      </w:r>
      <w:r>
        <w:rPr>
          <w:spacing w:val="27"/>
          <w:w w:val="105"/>
        </w:rPr>
        <w:t xml:space="preserve"> </w:t>
      </w:r>
      <w:r>
        <w:rPr>
          <w:w w:val="105"/>
        </w:rPr>
        <w:t>The</w:t>
      </w:r>
      <w:r>
        <w:rPr>
          <w:spacing w:val="-4"/>
          <w:w w:val="105"/>
        </w:rPr>
        <w:t xml:space="preserve"> </w:t>
      </w:r>
      <w:r>
        <w:rPr>
          <w:w w:val="105"/>
        </w:rPr>
        <w:t>specification</w:t>
      </w:r>
      <w:r>
        <w:rPr>
          <w:spacing w:val="-4"/>
          <w:w w:val="105"/>
        </w:rPr>
        <w:t xml:space="preserve"> </w:t>
      </w:r>
      <w:r>
        <w:rPr>
          <w:w w:val="105"/>
        </w:rPr>
        <w:t>also</w:t>
      </w:r>
      <w:r>
        <w:rPr>
          <w:spacing w:val="-4"/>
          <w:w w:val="105"/>
        </w:rPr>
        <w:t xml:space="preserve"> </w:t>
      </w:r>
      <w:r>
        <w:rPr>
          <w:w w:val="105"/>
        </w:rPr>
        <w:t>includes</w:t>
      </w:r>
      <w:r>
        <w:rPr>
          <w:spacing w:val="-3"/>
          <w:w w:val="105"/>
        </w:rPr>
        <w:t xml:space="preserve"> </w:t>
      </w:r>
      <w:r>
        <w:rPr>
          <w:w w:val="105"/>
        </w:rPr>
        <w:t>demographic</w:t>
      </w:r>
      <w:r>
        <w:rPr>
          <w:spacing w:val="-4"/>
          <w:w w:val="105"/>
        </w:rPr>
        <w:t xml:space="preserve"> </w:t>
      </w:r>
      <w:r>
        <w:rPr>
          <w:w w:val="105"/>
        </w:rPr>
        <w:t>and socioeconomic covariates commonly associated with healthcare attitudes: gender, age, and income group,</w:t>
      </w:r>
      <w:r>
        <w:rPr>
          <w:spacing w:val="-1"/>
          <w:w w:val="105"/>
        </w:rPr>
        <w:t xml:space="preserve"> </w:t>
      </w:r>
      <w:r>
        <w:rPr>
          <w:w w:val="105"/>
        </w:rPr>
        <w:t>as</w:t>
      </w:r>
      <w:r>
        <w:rPr>
          <w:spacing w:val="-2"/>
          <w:w w:val="105"/>
        </w:rPr>
        <w:t xml:space="preserve"> </w:t>
      </w:r>
      <w:r>
        <w:rPr>
          <w:w w:val="105"/>
        </w:rPr>
        <w:t>well</w:t>
      </w:r>
      <w:r>
        <w:rPr>
          <w:spacing w:val="-2"/>
          <w:w w:val="105"/>
        </w:rPr>
        <w:t xml:space="preserve"> </w:t>
      </w:r>
      <w:r>
        <w:rPr>
          <w:w w:val="105"/>
        </w:rPr>
        <w:t>as</w:t>
      </w:r>
      <w:r>
        <w:rPr>
          <w:spacing w:val="-2"/>
          <w:w w:val="105"/>
        </w:rPr>
        <w:t xml:space="preserve"> </w:t>
      </w:r>
      <w:r>
        <w:rPr>
          <w:w w:val="105"/>
        </w:rPr>
        <w:t>indicators</w:t>
      </w:r>
      <w:r>
        <w:rPr>
          <w:spacing w:val="-2"/>
          <w:w w:val="105"/>
        </w:rPr>
        <w:t xml:space="preserve"> </w:t>
      </w:r>
      <w:r>
        <w:rPr>
          <w:w w:val="105"/>
        </w:rPr>
        <w:t>capturing</w:t>
      </w:r>
      <w:r>
        <w:rPr>
          <w:spacing w:val="-2"/>
          <w:w w:val="105"/>
        </w:rPr>
        <w:t xml:space="preserve"> </w:t>
      </w:r>
      <w:r>
        <w:rPr>
          <w:w w:val="105"/>
        </w:rPr>
        <w:t>health-related</w:t>
      </w:r>
      <w:r>
        <w:rPr>
          <w:spacing w:val="-2"/>
          <w:w w:val="105"/>
        </w:rPr>
        <w:t xml:space="preserve"> </w:t>
      </w:r>
      <w:r>
        <w:rPr>
          <w:w w:val="105"/>
        </w:rPr>
        <w:t>exposure,</w:t>
      </w:r>
      <w:r>
        <w:rPr>
          <w:spacing w:val="-1"/>
          <w:w w:val="105"/>
        </w:rPr>
        <w:t xml:space="preserve"> </w:t>
      </w:r>
      <w:r>
        <w:rPr>
          <w:w w:val="105"/>
        </w:rPr>
        <w:t>including</w:t>
      </w:r>
      <w:r>
        <w:rPr>
          <w:spacing w:val="-2"/>
          <w:w w:val="105"/>
        </w:rPr>
        <w:t xml:space="preserve"> </w:t>
      </w:r>
      <w:r>
        <w:rPr>
          <w:w w:val="105"/>
        </w:rPr>
        <w:t>eligibility</w:t>
      </w:r>
      <w:r>
        <w:rPr>
          <w:spacing w:val="-2"/>
          <w:w w:val="105"/>
        </w:rPr>
        <w:t xml:space="preserve"> </w:t>
      </w:r>
      <w:r>
        <w:rPr>
          <w:w w:val="105"/>
        </w:rPr>
        <w:t>for</w:t>
      </w:r>
      <w:r>
        <w:rPr>
          <w:spacing w:val="-2"/>
          <w:w w:val="105"/>
        </w:rPr>
        <w:t xml:space="preserve"> </w:t>
      </w:r>
      <w:r>
        <w:rPr>
          <w:w w:val="105"/>
        </w:rPr>
        <w:t>reimbursement of medicines and self-reported medicine expenditures. All models are estimated with survey weights to preserve population representativeness.</w:t>
      </w:r>
    </w:p>
    <w:p w14:paraId="5C69D2B0" w14:textId="77777777" w:rsidR="00911F67" w:rsidRDefault="00911F67" w:rsidP="00911F67">
      <w:pPr>
        <w:widowControl/>
        <w:autoSpaceDE/>
        <w:autoSpaceDN/>
        <w:spacing w:before="100" w:beforeAutospacing="1" w:after="100" w:afterAutospacing="1"/>
        <w:rPr>
          <w:ins w:id="44" w:author="Héctor Bahamonde" w:date="2026-08-05T17:30:00Z" w16du:dateUtc="2026-08-05T14:30:00Z"/>
          <w:sz w:val="24"/>
          <w:szCs w:val="24"/>
        </w:rPr>
      </w:pPr>
      <w:ins w:id="45" w:author="Héctor Bahamonde" w:date="2026-08-05T17:30:00Z" w16du:dateUtc="2026-08-05T14:30:00Z">
        <w:r w:rsidRPr="00911F67">
          <w:rPr>
            <w:sz w:val="24"/>
            <w:szCs w:val="24"/>
          </w:rPr>
          <w:t>Formally, the multinomial logistic model can be written as:</w:t>
        </w:r>
      </w:ins>
    </w:p>
    <w:p w14:paraId="34B3229F" w14:textId="57E38346" w:rsidR="00503FE7" w:rsidRPr="00994F35" w:rsidRDefault="00000000" w:rsidP="00503FE7">
      <w:pPr>
        <w:widowControl/>
        <w:autoSpaceDE/>
        <w:autoSpaceDN/>
        <w:rPr>
          <w:ins w:id="46" w:author="Héctor Bahamonde" w:date="2026-08-05T17:31:00Z" w16du:dateUtc="2026-08-05T14:31:00Z"/>
          <w:sz w:val="24"/>
          <w:szCs w:val="24"/>
        </w:rPr>
      </w:pPr>
      <m:oMathPara>
        <m:oMathParaPr>
          <m:jc m:val="center"/>
        </m:oMathParaPr>
        <m:oMath>
          <m:func>
            <m:funcPr>
              <m:ctrlPr>
                <w:rPr>
                  <w:rFonts w:ascii="Cambria Math" w:hAnsi="Cambria Math"/>
                  <w:sz w:val="24"/>
                  <w:szCs w:val="24"/>
                </w:rPr>
              </m:ctrlPr>
            </m:funcPr>
            <m:fName>
              <m:r>
                <m:rPr>
                  <m:sty m:val="p"/>
                </m:rPr>
                <w:rPr>
                  <w:rFonts w:ascii="Cambria Math" w:hAnsi="Cambria Math"/>
                  <w:sz w:val="24"/>
                  <w:szCs w:val="24"/>
                </w:rPr>
                <m:t>log</m:t>
              </m:r>
            </m:fName>
            <m:e>
              <m:d>
                <m:dPr>
                  <m:begChr m:val="["/>
                  <m:endChr m:val="]"/>
                  <m:ctrlPr>
                    <w:rPr>
                      <w:rFonts w:ascii="Cambria Math" w:hAnsi="Cambria Math"/>
                      <w:sz w:val="24"/>
                      <w:szCs w:val="24"/>
                    </w:rPr>
                  </m:ctrlPr>
                </m:dPr>
                <m:e>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Pr</m:t>
                          </m:r>
                        </m:fName>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=k</m:t>
                              </m:r>
                            </m:e>
                          </m:d>
                        </m:e>
                      </m:func>
                    </m:num>
                    <m:den>
                      <m:func>
                        <m:funcPr>
                          <m:ctrlPr>
                            <w:rPr>
                              <w:rFonts w:ascii="Cambria Math" w:hAnsi="Cambria Math"/>
                              <w:sz w:val="24"/>
                              <w:szCs w:val="24"/>
                            </w:rPr>
                          </m:ctrlPr>
                        </m:funcPr>
                        <m:fName>
                          <m:r>
                            <m:rPr>
                              <m:sty m:val="p"/>
                            </m:rPr>
                            <w:rPr>
                              <w:rFonts w:ascii="Cambria Math" w:hAnsi="Cambria Math"/>
                              <w:sz w:val="24"/>
                              <w:szCs w:val="24"/>
                            </w:rPr>
                            <m:t>Pr</m:t>
                          </m:r>
                        </m:fName>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r>
                                <m:rPr>
                                  <m:nor/>
                                </m:rPr>
                                <w:rPr>
                                  <w:sz w:val="24"/>
                                  <w:szCs w:val="24"/>
                                </w:rPr>
                                <m:t>Reject public funding</m:t>
                              </m:r>
                            </m:e>
                          </m:d>
                        </m:e>
                      </m:func>
                    </m:den>
                  </m:f>
                </m:e>
              </m:d>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1k</m:t>
              </m:r>
            </m:sub>
          </m:sSub>
          <m:sSub>
            <m:sSubPr>
              <m:ctrlPr>
                <w:rPr>
                  <w:rFonts w:ascii="Cambria Math" w:hAnsi="Cambria Math"/>
                  <w:sz w:val="24"/>
                  <w:szCs w:val="24"/>
                </w:rPr>
              </m:ctrlPr>
            </m:sSubPr>
            <m:e>
              <m:r>
                <m:rPr>
                  <m:nor/>
                </m:rPr>
                <w:rPr>
                  <w:sz w:val="24"/>
                  <w:szCs w:val="24"/>
                </w:rPr>
                <m:t>LossRescue</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2k</m:t>
              </m:r>
            </m:sub>
          </m:sSub>
          <m:sSub>
            <m:sSubPr>
              <m:ctrlPr>
                <w:rPr>
                  <w:rFonts w:ascii="Cambria Math" w:hAnsi="Cambria Math"/>
                  <w:sz w:val="24"/>
                  <w:szCs w:val="24"/>
                </w:rPr>
              </m:ctrlPr>
            </m:sSubPr>
            <m:e>
              <m:r>
                <m:rPr>
                  <m:nor/>
                </m:rPr>
                <w:rPr>
                  <w:sz w:val="24"/>
                  <w:szCs w:val="24"/>
                </w:rPr>
                <m:t>GainsHealthMax</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sz w:val="24"/>
                  <w:szCs w:val="24"/>
                </w:rPr>
              </m:ctrlPr>
            </m:sSubSupPr>
            <m:e>
              <m:r>
                <m:rPr>
                  <m:sty m:val="bi"/>
                </m:rPr>
                <w:rPr>
                  <w:rFonts w:ascii="Cambria Math" w:hAnsi="Cambria Math"/>
                  <w:sz w:val="24"/>
                  <w:szCs w:val="24"/>
                </w:rPr>
                <m:t>γ</m:t>
              </m:r>
            </m:e>
            <m:sub>
              <m:r>
                <w:rPr>
                  <w:rFonts w:ascii="Cambria Math" w:hAnsi="Cambria Math"/>
                  <w:sz w:val="24"/>
                  <w:szCs w:val="24"/>
                </w:rPr>
                <m:t>k</m:t>
              </m:r>
            </m:sub>
            <m:sup>
              <m:r>
                <m:rPr>
                  <m:scr m:val="sans-serif"/>
                  <m:sty m:val="p"/>
                </m:rPr>
                <w:rPr>
                  <w:rFonts w:ascii="Cambria Math" w:hAnsi="Cambria Math"/>
                  <w:sz w:val="24"/>
                  <w:szCs w:val="24"/>
                </w:rPr>
                <m:t>T</m:t>
              </m:r>
            </m:sup>
          </m:sSubSup>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m:t>
          </m:r>
          <m:r>
            <w:ins w:id="47" w:author="Héctor Bahamonde" w:date="2026-08-05T17:32:00Z" w16du:dateUtc="2026-08-05T14:32:00Z">
              <m:rPr>
                <m:sty m:val="p"/>
              </m:rPr>
              <w:rPr>
                <w:rFonts w:ascii="Cambria Math" w:hAnsi="Cambria Math"/>
                <w:sz w:val="24"/>
                <w:szCs w:val="24"/>
              </w:rPr>
              <w:br/>
            </w:ins>
          </m:r>
        </m:oMath>
        <m:oMath>
          <m:r>
            <w:ins w:id="48" w:author="Héctor Bahamonde" w:date="2026-08-05T17:32:00Z" w16du:dateUtc="2026-08-05T14:32:00Z">
              <m:rPr>
                <m:sty m:val="p"/>
              </m:rPr>
              <w:rPr>
                <w:rFonts w:ascii="Cambria Math" w:hAnsi="Cambria Math"/>
                <w:sz w:val="24"/>
                <w:szCs w:val="24"/>
              </w:rPr>
              <w:br/>
            </w:ins>
          </m:r>
        </m:oMath>
        <m:oMath>
          <m:r>
            <w:rPr>
              <w:rFonts w:ascii="Cambria Math" w:hAnsi="Cambria Math"/>
              <w:sz w:val="24"/>
              <w:szCs w:val="24"/>
            </w:rPr>
            <m:t>k∈</m:t>
          </m:r>
          <m:d>
            <m:dPr>
              <m:begChr m:val="{"/>
              <m:endChr m:val="}"/>
              <m:ctrlPr>
                <w:rPr>
                  <w:rFonts w:ascii="Cambria Math" w:hAnsi="Cambria Math"/>
                  <w:sz w:val="24"/>
                  <w:szCs w:val="24"/>
                </w:rPr>
              </m:ctrlPr>
            </m:dPr>
            <m:e>
              <m:r>
                <m:rPr>
                  <m:nor/>
                </m:rPr>
                <w:rPr>
                  <w:sz w:val="24"/>
                  <w:szCs w:val="24"/>
                </w:rPr>
                <m:t>Conditional funding</m:t>
              </m:r>
              <m:r>
                <w:rPr>
                  <w:rFonts w:ascii="Cambria Math" w:hAnsi="Cambria Math"/>
                  <w:sz w:val="24"/>
                  <w:szCs w:val="24"/>
                </w:rPr>
                <m:t>, </m:t>
              </m:r>
              <m:r>
                <m:rPr>
                  <m:nor/>
                </m:rPr>
                <w:rPr>
                  <w:sz w:val="24"/>
                  <w:szCs w:val="24"/>
                </w:rPr>
                <m:t>Unconditional funding</m:t>
              </m:r>
              <m:r>
                <w:rPr>
                  <w:rFonts w:ascii="Cambria Math" w:hAnsi="Cambria Math"/>
                  <w:sz w:val="24"/>
                  <w:szCs w:val="24"/>
                </w:rPr>
                <m:t>, </m:t>
              </m:r>
              <m:r>
                <m:rPr>
                  <m:nor/>
                </m:rPr>
                <w:rPr>
                  <w:sz w:val="24"/>
                  <w:szCs w:val="24"/>
                </w:rPr>
                <m:t>I don’t know</m:t>
              </m:r>
            </m:e>
          </m:d>
          <m:r>
            <w:rPr>
              <w:rFonts w:ascii="Cambria Math" w:hAnsi="Cambria Math"/>
              <w:sz w:val="24"/>
              <w:szCs w:val="24"/>
            </w:rPr>
            <m:t>.</m:t>
          </m:r>
        </m:oMath>
      </m:oMathPara>
    </w:p>
    <w:p w14:paraId="2A6D1F08" w14:textId="504A17F2" w:rsidR="00911F67" w:rsidRPr="00911F67" w:rsidRDefault="00911F67">
      <w:pPr>
        <w:widowControl/>
        <w:autoSpaceDE/>
        <w:autoSpaceDN/>
        <w:spacing w:before="100" w:beforeAutospacing="1" w:after="100" w:afterAutospacing="1"/>
        <w:jc w:val="both"/>
        <w:rPr>
          <w:ins w:id="49" w:author="Héctor Bahamonde" w:date="2026-08-05T17:30:00Z" w16du:dateUtc="2026-08-05T14:30:00Z"/>
          <w:sz w:val="24"/>
          <w:szCs w:val="24"/>
        </w:rPr>
        <w:pPrChange w:id="50" w:author="Héctor Bahamonde" w:date="2026-08-05T17:35:00Z" w16du:dateUtc="2026-08-05T14:35:00Z">
          <w:pPr>
            <w:widowControl/>
            <w:autoSpaceDE/>
            <w:autoSpaceDN/>
            <w:spacing w:before="100" w:beforeAutospacing="1" w:after="100" w:afterAutospacing="1"/>
          </w:pPr>
        </w:pPrChange>
      </w:pPr>
      <w:ins w:id="51" w:author="Héctor Bahamonde" w:date="2026-08-05T17:30:00Z" w16du:dateUtc="2026-08-05T14:30:00Z">
        <w:r w:rsidRPr="00911F67">
          <w:rPr>
            <w:sz w:val="24"/>
            <w:szCs w:val="24"/>
          </w:rPr>
          <w:t xml:space="preserve">Here, </w:t>
        </w:r>
      </w:ins>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ins w:id="52" w:author="Héctor Bahamonde" w:date="2026-08-05T17:30:00Z" w16du:dateUtc="2026-08-05T14:30:00Z">
        <w:r w:rsidRPr="00911F67">
          <w:rPr>
            <w:sz w:val="24"/>
            <w:szCs w:val="24"/>
          </w:rPr>
          <w:t xml:space="preserve"> denotes respondent </w:t>
        </w:r>
      </w:ins>
      <m:oMath>
        <m:r>
          <w:rPr>
            <w:rFonts w:ascii="Cambria Math" w:hAnsi="Cambria Math"/>
            <w:sz w:val="24"/>
            <w:szCs w:val="24"/>
          </w:rPr>
          <m:t>i</m:t>
        </m:r>
      </m:oMath>
      <w:ins w:id="53" w:author="Héctor Bahamonde" w:date="2026-08-05T17:30:00Z" w16du:dateUtc="2026-08-05T14:30:00Z">
        <w:r w:rsidRPr="00911F67">
          <w:rPr>
            <w:sz w:val="24"/>
            <w:szCs w:val="24"/>
          </w:rPr>
          <w:t xml:space="preserve">’s funding decision, with “Reject public funding” serving as the reference outcome. </w:t>
        </w:r>
      </w:ins>
      <m:oMath>
        <m:sSub>
          <m:sSubPr>
            <m:ctrlPr>
              <w:rPr>
                <w:rFonts w:ascii="Cambria Math" w:hAnsi="Cambria Math"/>
                <w:sz w:val="24"/>
                <w:szCs w:val="24"/>
              </w:rPr>
            </m:ctrlPr>
          </m:sSubPr>
          <m:e>
            <m:r>
              <m:rPr>
                <m:nor/>
              </m:rPr>
              <w:rPr>
                <w:sz w:val="24"/>
                <w:szCs w:val="24"/>
              </w:rPr>
              <m:t>LossRescue</m:t>
            </m:r>
          </m:e>
          <m:sub>
            <m:r>
              <w:rPr>
                <w:rFonts w:ascii="Cambria Math" w:hAnsi="Cambria Math"/>
                <w:sz w:val="24"/>
                <w:szCs w:val="24"/>
              </w:rPr>
              <m:t>i</m:t>
            </m:r>
          </m:sub>
        </m:sSub>
      </m:oMath>
      <w:ins w:id="54" w:author="Héctor Bahamonde" w:date="2026-08-05T17:30:00Z" w16du:dateUtc="2026-08-05T14:30:00Z">
        <w:r w:rsidRPr="00911F67">
          <w:rPr>
            <w:sz w:val="24"/>
            <w:szCs w:val="24"/>
          </w:rPr>
          <w:t xml:space="preserve"> and </w:t>
        </w:r>
      </w:ins>
      <m:oMath>
        <m:sSub>
          <m:sSubPr>
            <m:ctrlPr>
              <w:rPr>
                <w:rFonts w:ascii="Cambria Math" w:hAnsi="Cambria Math"/>
                <w:sz w:val="24"/>
                <w:szCs w:val="24"/>
              </w:rPr>
            </m:ctrlPr>
          </m:sSubPr>
          <m:e>
            <m:r>
              <m:rPr>
                <m:nor/>
              </m:rPr>
              <w:rPr>
                <w:sz w:val="24"/>
                <w:szCs w:val="24"/>
              </w:rPr>
              <m:t>GainsHealthMax</m:t>
            </m:r>
          </m:e>
          <m:sub>
            <m:r>
              <w:rPr>
                <w:rFonts w:ascii="Cambria Math" w:hAnsi="Cambria Math"/>
                <w:sz w:val="24"/>
                <w:szCs w:val="24"/>
              </w:rPr>
              <m:t>i</m:t>
            </m:r>
          </m:sub>
        </m:sSub>
      </m:oMath>
      <w:ins w:id="55" w:author="Héctor Bahamonde" w:date="2026-08-05T17:30:00Z" w16du:dateUtc="2026-08-05T14:30:00Z">
        <w:r w:rsidRPr="00911F67">
          <w:rPr>
            <w:sz w:val="24"/>
            <w:szCs w:val="24"/>
          </w:rPr>
          <w:t xml:space="preserve"> indicate assignment to the two framing conditions, with the control condition as the reference, while </w:t>
        </w:r>
      </w:ins>
      <m:oMath>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i</m:t>
            </m:r>
          </m:sub>
        </m:sSub>
      </m:oMath>
      <w:ins w:id="56" w:author="Héctor Bahamonde" w:date="2026-08-05T17:30:00Z" w16du:dateUtc="2026-08-05T14:30:00Z">
        <w:r w:rsidRPr="00911F67">
          <w:rPr>
            <w:sz w:val="24"/>
            <w:szCs w:val="24"/>
          </w:rPr>
          <w:t xml:space="preserve"> contains gender, age, income group, region, eligibility for Kela medicine reimbursement, and self-reported medicine expenditure. Equation 1 estimates outcome-specific framing effects on the relative probability of each response—including “I don’t know”—compared with outright rejection, holding observed characteristics constant and applying survey weights.</w:t>
        </w:r>
      </w:ins>
    </w:p>
    <w:p w14:paraId="2ECA95EF" w14:textId="4D2EA79B" w:rsidR="005D491A" w:rsidDel="00911F67" w:rsidRDefault="00000000">
      <w:pPr>
        <w:pStyle w:val="BodyText"/>
        <w:spacing w:before="1"/>
        <w:ind w:left="698"/>
        <w:jc w:val="both"/>
        <w:rPr>
          <w:del w:id="57" w:author="Héctor Bahamonde" w:date="2026-08-05T17:30:00Z" w16du:dateUtc="2026-08-05T14:30:00Z"/>
        </w:rPr>
      </w:pPr>
      <w:del w:id="58" w:author="Héctor Bahamonde" w:date="2026-08-05T17:30:00Z" w16du:dateUtc="2026-08-05T14:30:00Z">
        <w:r w:rsidDel="00911F67">
          <w:rPr>
            <w:w w:val="105"/>
          </w:rPr>
          <w:delText>Formally,</w:delText>
        </w:r>
        <w:r w:rsidDel="00911F67">
          <w:rPr>
            <w:spacing w:val="20"/>
            <w:w w:val="105"/>
          </w:rPr>
          <w:delText xml:space="preserve"> </w:delText>
        </w:r>
        <w:r w:rsidDel="00911F67">
          <w:rPr>
            <w:w w:val="105"/>
          </w:rPr>
          <w:delText>the</w:delText>
        </w:r>
        <w:r w:rsidDel="00911F67">
          <w:rPr>
            <w:spacing w:val="20"/>
            <w:w w:val="105"/>
          </w:rPr>
          <w:delText xml:space="preserve"> </w:delText>
        </w:r>
        <w:r w:rsidDel="00911F67">
          <w:rPr>
            <w:w w:val="105"/>
          </w:rPr>
          <w:delText>estimated</w:delText>
        </w:r>
        <w:r w:rsidDel="00911F67">
          <w:rPr>
            <w:spacing w:val="21"/>
            <w:w w:val="105"/>
          </w:rPr>
          <w:delText xml:space="preserve"> </w:delText>
        </w:r>
        <w:r w:rsidDel="00911F67">
          <w:rPr>
            <w:w w:val="105"/>
          </w:rPr>
          <w:delText>model</w:delText>
        </w:r>
        <w:r w:rsidDel="00911F67">
          <w:rPr>
            <w:spacing w:val="20"/>
            <w:w w:val="105"/>
          </w:rPr>
          <w:delText xml:space="preserve"> </w:delText>
        </w:r>
        <w:r w:rsidDel="00911F67">
          <w:rPr>
            <w:w w:val="105"/>
          </w:rPr>
          <w:delText>can</w:delText>
        </w:r>
        <w:r w:rsidDel="00911F67">
          <w:rPr>
            <w:spacing w:val="21"/>
            <w:w w:val="105"/>
          </w:rPr>
          <w:delText xml:space="preserve"> </w:delText>
        </w:r>
        <w:r w:rsidDel="00911F67">
          <w:rPr>
            <w:w w:val="105"/>
          </w:rPr>
          <w:delText>be</w:delText>
        </w:r>
        <w:r w:rsidDel="00911F67">
          <w:rPr>
            <w:spacing w:val="20"/>
            <w:w w:val="105"/>
          </w:rPr>
          <w:delText xml:space="preserve"> </w:delText>
        </w:r>
        <w:r w:rsidDel="00911F67">
          <w:rPr>
            <w:w w:val="105"/>
          </w:rPr>
          <w:delText>written</w:delText>
        </w:r>
        <w:r w:rsidDel="00911F67">
          <w:rPr>
            <w:spacing w:val="21"/>
            <w:w w:val="105"/>
          </w:rPr>
          <w:delText xml:space="preserve"> </w:delText>
        </w:r>
        <w:r w:rsidDel="00911F67">
          <w:rPr>
            <w:spacing w:val="-5"/>
            <w:w w:val="105"/>
          </w:rPr>
          <w:delText>as:</w:delText>
        </w:r>
      </w:del>
    </w:p>
    <w:p w14:paraId="2CE6CA77" w14:textId="11E0D062" w:rsidR="005D491A" w:rsidDel="00911F67" w:rsidRDefault="005D491A">
      <w:pPr>
        <w:pStyle w:val="BodyText"/>
        <w:spacing w:before="1"/>
        <w:rPr>
          <w:del w:id="59" w:author="Héctor Bahamonde" w:date="2026-08-05T17:30:00Z" w16du:dateUtc="2026-08-05T14:30:00Z"/>
        </w:rPr>
      </w:pPr>
    </w:p>
    <w:p w14:paraId="2CF20C80" w14:textId="4C150ABA" w:rsidR="005D491A" w:rsidDel="00911F67" w:rsidRDefault="00000000">
      <w:pPr>
        <w:pStyle w:val="BodyText"/>
        <w:tabs>
          <w:tab w:val="left" w:pos="9466"/>
        </w:tabs>
        <w:spacing w:before="1" w:line="357" w:lineRule="auto"/>
        <w:ind w:left="698" w:right="326" w:firstLine="885"/>
        <w:rPr>
          <w:del w:id="60" w:author="Héctor Bahamonde" w:date="2026-08-05T17:30:00Z" w16du:dateUtc="2026-08-05T14:30:00Z"/>
        </w:rPr>
      </w:pPr>
      <w:bookmarkStart w:id="61" w:name="_bookmark4"/>
      <w:bookmarkEnd w:id="61"/>
      <w:del w:id="62" w:author="Héctor Bahamonde" w:date="2026-08-05T17:30:00Z" w16du:dateUtc="2026-08-05T14:30:00Z">
        <w:r w:rsidDel="00911F67">
          <w:rPr>
            <w:w w:val="115"/>
          </w:rPr>
          <w:delText>Pr(</w:delText>
        </w:r>
        <w:r w:rsidDel="00911F67">
          <w:rPr>
            <w:rFonts w:ascii="Trebuchet MS" w:hAnsi="Trebuchet MS"/>
            <w:i/>
            <w:w w:val="115"/>
          </w:rPr>
          <w:delText>Y</w:delText>
        </w:r>
        <w:r w:rsidDel="00911F67">
          <w:rPr>
            <w:rFonts w:ascii="Calibri" w:hAnsi="Calibri"/>
            <w:i/>
            <w:w w:val="115"/>
            <w:vertAlign w:val="subscript"/>
          </w:rPr>
          <w:delText>i</w:delText>
        </w:r>
        <w:r w:rsidDel="00911F67">
          <w:rPr>
            <w:rFonts w:ascii="Calibri" w:hAnsi="Calibri"/>
            <w:i/>
            <w:spacing w:val="40"/>
            <w:w w:val="115"/>
          </w:rPr>
          <w:delText xml:space="preserve"> </w:delText>
        </w:r>
        <w:r w:rsidDel="00911F67">
          <w:rPr>
            <w:rFonts w:ascii="Arial" w:hAnsi="Arial"/>
            <w:i/>
            <w:w w:val="115"/>
          </w:rPr>
          <w:delText xml:space="preserve">≤ </w:delText>
        </w:r>
        <w:r w:rsidDel="00911F67">
          <w:rPr>
            <w:rFonts w:ascii="Trebuchet MS" w:hAnsi="Trebuchet MS"/>
            <w:i/>
            <w:w w:val="115"/>
          </w:rPr>
          <w:delText>j</w:delText>
        </w:r>
        <w:r w:rsidDel="00911F67">
          <w:rPr>
            <w:w w:val="115"/>
          </w:rPr>
          <w:delText>) = logit</w:delText>
        </w:r>
        <w:r w:rsidDel="00911F67">
          <w:rPr>
            <w:rFonts w:ascii="Arial" w:hAnsi="Arial"/>
            <w:i/>
            <w:w w:val="115"/>
            <w:position w:val="9"/>
            <w:sz w:val="16"/>
          </w:rPr>
          <w:delText>−</w:delText>
        </w:r>
        <w:r w:rsidDel="00911F67">
          <w:rPr>
            <w:w w:val="115"/>
            <w:position w:val="9"/>
            <w:sz w:val="16"/>
          </w:rPr>
          <w:delText>1</w:delText>
        </w:r>
        <w:r w:rsidDel="00911F67">
          <w:rPr>
            <w:w w:val="115"/>
          </w:rPr>
          <w:delText>(</w:delText>
        </w:r>
        <w:r w:rsidDel="00911F67">
          <w:rPr>
            <w:rFonts w:ascii="Trebuchet MS" w:hAnsi="Trebuchet MS"/>
            <w:i/>
            <w:w w:val="115"/>
          </w:rPr>
          <w:delText>τ</w:delText>
        </w:r>
        <w:r w:rsidDel="00911F67">
          <w:rPr>
            <w:rFonts w:ascii="Calibri" w:hAnsi="Calibri"/>
            <w:i/>
            <w:w w:val="115"/>
            <w:vertAlign w:val="subscript"/>
          </w:rPr>
          <w:delText>j</w:delText>
        </w:r>
        <w:r w:rsidDel="00911F67">
          <w:rPr>
            <w:rFonts w:ascii="Calibri" w:hAnsi="Calibri"/>
            <w:i/>
            <w:w w:val="115"/>
          </w:rPr>
          <w:delText xml:space="preserve"> </w:delText>
        </w:r>
        <w:r w:rsidDel="00911F67">
          <w:rPr>
            <w:rFonts w:ascii="Arial" w:hAnsi="Arial"/>
            <w:i/>
            <w:w w:val="115"/>
          </w:rPr>
          <w:delText xml:space="preserve">− </w:delText>
        </w:r>
        <w:r w:rsidDel="00911F67">
          <w:rPr>
            <w:rFonts w:ascii="Trebuchet MS" w:hAnsi="Trebuchet MS"/>
            <w:i/>
            <w:w w:val="115"/>
          </w:rPr>
          <w:delText>β</w:delText>
        </w:r>
        <w:r w:rsidDel="00911F67">
          <w:rPr>
            <w:w w:val="115"/>
            <w:vertAlign w:val="subscript"/>
          </w:rPr>
          <w:delText>1</w:delText>
        </w:r>
        <w:r w:rsidDel="00911F67">
          <w:rPr>
            <w:w w:val="115"/>
          </w:rPr>
          <w:delText xml:space="preserve"> LossRescue</w:delText>
        </w:r>
        <w:r w:rsidDel="00911F67">
          <w:rPr>
            <w:rFonts w:ascii="Calibri" w:hAnsi="Calibri"/>
            <w:i/>
            <w:w w:val="115"/>
            <w:vertAlign w:val="subscript"/>
          </w:rPr>
          <w:delText>i</w:delText>
        </w:r>
        <w:r w:rsidDel="00911F67">
          <w:rPr>
            <w:rFonts w:ascii="Calibri" w:hAnsi="Calibri"/>
            <w:i/>
            <w:w w:val="115"/>
          </w:rPr>
          <w:delText xml:space="preserve"> </w:delText>
        </w:r>
        <w:r w:rsidDel="00911F67">
          <w:rPr>
            <w:rFonts w:ascii="Arial" w:hAnsi="Arial"/>
            <w:i/>
            <w:w w:val="115"/>
          </w:rPr>
          <w:delText xml:space="preserve">− </w:delText>
        </w:r>
        <w:r w:rsidDel="00911F67">
          <w:rPr>
            <w:rFonts w:ascii="Trebuchet MS" w:hAnsi="Trebuchet MS"/>
            <w:i/>
            <w:w w:val="115"/>
          </w:rPr>
          <w:delText>β</w:delText>
        </w:r>
        <w:r w:rsidDel="00911F67">
          <w:rPr>
            <w:w w:val="115"/>
            <w:vertAlign w:val="subscript"/>
          </w:rPr>
          <w:delText>2</w:delText>
        </w:r>
        <w:r w:rsidDel="00911F67">
          <w:rPr>
            <w:w w:val="115"/>
          </w:rPr>
          <w:delText xml:space="preserve"> GainsHealthMax</w:delText>
        </w:r>
        <w:r w:rsidDel="00911F67">
          <w:rPr>
            <w:rFonts w:ascii="Calibri" w:hAnsi="Calibri"/>
            <w:i/>
            <w:w w:val="115"/>
            <w:vertAlign w:val="subscript"/>
          </w:rPr>
          <w:delText>i</w:delText>
        </w:r>
        <w:r w:rsidDel="00911F67">
          <w:rPr>
            <w:rFonts w:ascii="Calibri" w:hAnsi="Calibri"/>
            <w:i/>
            <w:w w:val="115"/>
          </w:rPr>
          <w:delText xml:space="preserve"> </w:delText>
        </w:r>
        <w:r w:rsidDel="00911F67">
          <w:rPr>
            <w:rFonts w:ascii="Arial" w:hAnsi="Arial"/>
            <w:i/>
            <w:w w:val="115"/>
          </w:rPr>
          <w:delText xml:space="preserve">− </w:delText>
        </w:r>
        <w:r w:rsidDel="00911F67">
          <w:rPr>
            <w:rFonts w:ascii="Arial" w:hAnsi="Arial"/>
            <w:b/>
            <w:i/>
            <w:w w:val="115"/>
          </w:rPr>
          <w:delText>γ</w:delText>
        </w:r>
        <w:r w:rsidDel="00911F67">
          <w:rPr>
            <w:rFonts w:ascii="Georgia" w:hAnsi="Georgia"/>
            <w:b/>
            <w:w w:val="115"/>
          </w:rPr>
          <w:delText>X</w:delText>
        </w:r>
        <w:r w:rsidDel="00911F67">
          <w:rPr>
            <w:rFonts w:ascii="Calibri" w:hAnsi="Calibri"/>
            <w:i/>
            <w:w w:val="115"/>
            <w:vertAlign w:val="subscript"/>
          </w:rPr>
          <w:delText>i</w:delText>
        </w:r>
        <w:r w:rsidDel="00911F67">
          <w:rPr>
            <w:w w:val="115"/>
          </w:rPr>
          <w:delText xml:space="preserve">) </w:delText>
        </w:r>
        <w:r w:rsidDel="00911F67">
          <w:rPr>
            <w:rFonts w:ascii="Trebuchet MS" w:hAnsi="Trebuchet MS"/>
            <w:i/>
            <w:w w:val="105"/>
          </w:rPr>
          <w:delText>,</w:delText>
        </w:r>
        <w:r w:rsidDel="00911F67">
          <w:rPr>
            <w:rFonts w:ascii="Trebuchet MS" w:hAnsi="Trebuchet MS"/>
            <w:i/>
          </w:rPr>
          <w:tab/>
        </w:r>
        <w:r w:rsidDel="00911F67">
          <w:rPr>
            <w:spacing w:val="-4"/>
            <w:w w:val="110"/>
          </w:rPr>
          <w:delText xml:space="preserve">(1) </w:delText>
        </w:r>
        <w:r w:rsidDel="00911F67">
          <w:delText>where</w:delText>
        </w:r>
        <w:r w:rsidDel="00911F67">
          <w:rPr>
            <w:spacing w:val="39"/>
          </w:rPr>
          <w:delText xml:space="preserve"> </w:delText>
        </w:r>
        <w:r w:rsidDel="00911F67">
          <w:rPr>
            <w:rFonts w:ascii="Trebuchet MS" w:hAnsi="Trebuchet MS"/>
            <w:i/>
          </w:rPr>
          <w:delText>Y</w:delText>
        </w:r>
        <w:r w:rsidDel="00911F67">
          <w:rPr>
            <w:rFonts w:ascii="Calibri" w:hAnsi="Calibri"/>
            <w:i/>
            <w:vertAlign w:val="subscript"/>
          </w:rPr>
          <w:delText>i</w:delText>
        </w:r>
        <w:r w:rsidDel="00911F67">
          <w:rPr>
            <w:rFonts w:ascii="Calibri" w:hAnsi="Calibri"/>
            <w:i/>
            <w:spacing w:val="58"/>
          </w:rPr>
          <w:delText xml:space="preserve"> </w:delText>
        </w:r>
        <w:r w:rsidDel="00911F67">
          <w:delText>denotes</w:delText>
        </w:r>
        <w:r w:rsidDel="00911F67">
          <w:rPr>
            <w:spacing w:val="41"/>
          </w:rPr>
          <w:delText xml:space="preserve"> </w:delText>
        </w:r>
        <w:r w:rsidDel="00911F67">
          <w:delText>respondent</w:delText>
        </w:r>
        <w:r w:rsidDel="00911F67">
          <w:rPr>
            <w:spacing w:val="40"/>
          </w:rPr>
          <w:delText xml:space="preserve"> </w:delText>
        </w:r>
        <w:r w:rsidDel="00911F67">
          <w:rPr>
            <w:rFonts w:ascii="Trebuchet MS" w:hAnsi="Trebuchet MS"/>
            <w:i/>
          </w:rPr>
          <w:delText>i</w:delText>
        </w:r>
        <w:r w:rsidDel="00911F67">
          <w:delText>’s</w:delText>
        </w:r>
        <w:r w:rsidDel="00911F67">
          <w:rPr>
            <w:spacing w:val="41"/>
          </w:rPr>
          <w:delText xml:space="preserve"> </w:delText>
        </w:r>
        <w:r w:rsidDel="00911F67">
          <w:delText>preferred</w:delText>
        </w:r>
        <w:r w:rsidDel="00911F67">
          <w:rPr>
            <w:spacing w:val="41"/>
          </w:rPr>
          <w:delText xml:space="preserve"> </w:delText>
        </w:r>
        <w:r w:rsidDel="00911F67">
          <w:delText>funding</w:delText>
        </w:r>
        <w:r w:rsidDel="00911F67">
          <w:rPr>
            <w:spacing w:val="41"/>
          </w:rPr>
          <w:delText xml:space="preserve"> </w:delText>
        </w:r>
        <w:r w:rsidDel="00911F67">
          <w:delText>decision</w:delText>
        </w:r>
        <w:r w:rsidDel="00911F67">
          <w:rPr>
            <w:spacing w:val="41"/>
          </w:rPr>
          <w:delText xml:space="preserve"> </w:delText>
        </w:r>
        <w:r w:rsidDel="00911F67">
          <w:delText>among</w:delText>
        </w:r>
        <w:r w:rsidDel="00911F67">
          <w:rPr>
            <w:spacing w:val="40"/>
          </w:rPr>
          <w:delText xml:space="preserve"> </w:delText>
        </w:r>
        <w:r w:rsidDel="00911F67">
          <w:delText>the</w:delText>
        </w:r>
        <w:r w:rsidDel="00911F67">
          <w:rPr>
            <w:spacing w:val="41"/>
          </w:rPr>
          <w:delText xml:space="preserve"> </w:delText>
        </w:r>
        <w:r w:rsidDel="00911F67">
          <w:delText>three</w:delText>
        </w:r>
        <w:r w:rsidDel="00911F67">
          <w:rPr>
            <w:spacing w:val="41"/>
          </w:rPr>
          <w:delText xml:space="preserve"> </w:delText>
        </w:r>
        <w:r w:rsidDel="00911F67">
          <w:delText>substantive</w:delText>
        </w:r>
        <w:r w:rsidDel="00911F67">
          <w:rPr>
            <w:spacing w:val="41"/>
          </w:rPr>
          <w:delText xml:space="preserve"> </w:delText>
        </w:r>
        <w:r w:rsidDel="00911F67">
          <w:rPr>
            <w:spacing w:val="-2"/>
          </w:rPr>
          <w:delText>options,</w:delText>
        </w:r>
      </w:del>
    </w:p>
    <w:p w14:paraId="7DBF2AE2" w14:textId="06C55C12" w:rsidR="005D491A" w:rsidDel="00911F67" w:rsidRDefault="00000000">
      <w:pPr>
        <w:pStyle w:val="BodyText"/>
        <w:spacing w:before="109" w:line="249" w:lineRule="auto"/>
        <w:ind w:left="352" w:right="321" w:firstLine="7"/>
        <w:jc w:val="both"/>
        <w:rPr>
          <w:del w:id="63" w:author="Héctor Bahamonde" w:date="2026-08-05T17:30:00Z" w16du:dateUtc="2026-08-05T14:30:00Z"/>
        </w:rPr>
      </w:pPr>
      <w:del w:id="64" w:author="Héctor Bahamonde" w:date="2026-08-05T17:30:00Z" w16du:dateUtc="2026-08-05T14:30:00Z">
        <w:r w:rsidDel="00911F67">
          <w:rPr>
            <w:w w:val="110"/>
          </w:rPr>
          <w:delText>ordered</w:delText>
        </w:r>
        <w:r w:rsidDel="00911F67">
          <w:rPr>
            <w:spacing w:val="-14"/>
            <w:w w:val="110"/>
          </w:rPr>
          <w:delText xml:space="preserve"> </w:delText>
        </w:r>
        <w:r w:rsidDel="00911F67">
          <w:rPr>
            <w:w w:val="110"/>
          </w:rPr>
          <w:delText>from</w:delText>
        </w:r>
        <w:r w:rsidDel="00911F67">
          <w:rPr>
            <w:spacing w:val="-14"/>
            <w:w w:val="110"/>
          </w:rPr>
          <w:delText xml:space="preserve"> </w:delText>
        </w:r>
        <w:r w:rsidDel="00911F67">
          <w:rPr>
            <w:w w:val="110"/>
          </w:rPr>
          <w:delText>outright</w:delText>
        </w:r>
        <w:r w:rsidDel="00911F67">
          <w:rPr>
            <w:spacing w:val="-14"/>
            <w:w w:val="110"/>
          </w:rPr>
          <w:delText xml:space="preserve"> </w:delText>
        </w:r>
        <w:r w:rsidDel="00911F67">
          <w:rPr>
            <w:w w:val="110"/>
          </w:rPr>
          <w:delText>rejection</w:delText>
        </w:r>
        <w:r w:rsidDel="00911F67">
          <w:rPr>
            <w:spacing w:val="-14"/>
            <w:w w:val="110"/>
          </w:rPr>
          <w:delText xml:space="preserve"> </w:delText>
        </w:r>
        <w:r w:rsidDel="00911F67">
          <w:rPr>
            <w:w w:val="110"/>
          </w:rPr>
          <w:delText>to</w:delText>
        </w:r>
        <w:r w:rsidDel="00911F67">
          <w:rPr>
            <w:spacing w:val="-14"/>
            <w:w w:val="110"/>
          </w:rPr>
          <w:delText xml:space="preserve"> </w:delText>
        </w:r>
        <w:r w:rsidDel="00911F67">
          <w:rPr>
            <w:w w:val="110"/>
          </w:rPr>
          <w:delText>unconditional</w:delText>
        </w:r>
        <w:r w:rsidDel="00911F67">
          <w:rPr>
            <w:spacing w:val="-14"/>
            <w:w w:val="110"/>
          </w:rPr>
          <w:delText xml:space="preserve"> </w:delText>
        </w:r>
        <w:r w:rsidDel="00911F67">
          <w:rPr>
            <w:w w:val="110"/>
          </w:rPr>
          <w:delText>public</w:delText>
        </w:r>
        <w:r w:rsidDel="00911F67">
          <w:rPr>
            <w:spacing w:val="-14"/>
            <w:w w:val="110"/>
          </w:rPr>
          <w:delText xml:space="preserve"> </w:delText>
        </w:r>
        <w:r w:rsidDel="00911F67">
          <w:rPr>
            <w:w w:val="110"/>
          </w:rPr>
          <w:delText>funding;</w:delText>
        </w:r>
        <w:r w:rsidDel="00911F67">
          <w:rPr>
            <w:spacing w:val="-14"/>
            <w:w w:val="110"/>
          </w:rPr>
          <w:delText xml:space="preserve"> </w:delText>
        </w:r>
        <w:r w:rsidDel="00911F67">
          <w:rPr>
            <w:rFonts w:ascii="Trebuchet MS" w:hAnsi="Trebuchet MS"/>
            <w:i/>
            <w:w w:val="120"/>
          </w:rPr>
          <w:delText>τ</w:delText>
        </w:r>
        <w:r w:rsidDel="00911F67">
          <w:rPr>
            <w:rFonts w:ascii="Calibri" w:hAnsi="Calibri"/>
            <w:i/>
            <w:w w:val="120"/>
            <w:vertAlign w:val="subscript"/>
          </w:rPr>
          <w:delText>j</w:delText>
        </w:r>
        <w:r w:rsidDel="00911F67">
          <w:rPr>
            <w:rFonts w:ascii="Calibri" w:hAnsi="Calibri"/>
            <w:i/>
            <w:spacing w:val="-1"/>
            <w:w w:val="120"/>
          </w:rPr>
          <w:delText xml:space="preserve"> </w:delText>
        </w:r>
        <w:r w:rsidDel="00911F67">
          <w:rPr>
            <w:w w:val="110"/>
          </w:rPr>
          <w:delText>represents</w:delText>
        </w:r>
        <w:r w:rsidDel="00911F67">
          <w:rPr>
            <w:spacing w:val="-14"/>
            <w:w w:val="110"/>
          </w:rPr>
          <w:delText xml:space="preserve"> </w:delText>
        </w:r>
        <w:r w:rsidDel="00911F67">
          <w:rPr>
            <w:w w:val="110"/>
          </w:rPr>
          <w:delText>the</w:delText>
        </w:r>
        <w:r w:rsidDel="00911F67">
          <w:rPr>
            <w:spacing w:val="-14"/>
            <w:w w:val="110"/>
          </w:rPr>
          <w:delText xml:space="preserve"> </w:delText>
        </w:r>
        <w:r w:rsidDel="00911F67">
          <w:rPr>
            <w:w w:val="110"/>
          </w:rPr>
          <w:delText>threshold</w:delText>
        </w:r>
        <w:r w:rsidDel="00911F67">
          <w:rPr>
            <w:spacing w:val="-14"/>
            <w:w w:val="110"/>
          </w:rPr>
          <w:delText xml:space="preserve"> </w:delText>
        </w:r>
        <w:r w:rsidDel="00911F67">
          <w:rPr>
            <w:w w:val="110"/>
          </w:rPr>
          <w:delText>param-eters;</w:delText>
        </w:r>
        <w:r w:rsidDel="00911F67">
          <w:rPr>
            <w:spacing w:val="-2"/>
            <w:w w:val="110"/>
          </w:rPr>
          <w:delText xml:space="preserve"> </w:delText>
        </w:r>
        <w:r w:rsidDel="00911F67">
          <w:rPr>
            <w:w w:val="110"/>
          </w:rPr>
          <w:delText>LossRescue</w:delText>
        </w:r>
        <w:r w:rsidDel="00911F67">
          <w:rPr>
            <w:rFonts w:ascii="Calibri" w:hAnsi="Calibri"/>
            <w:i/>
            <w:w w:val="110"/>
            <w:vertAlign w:val="subscript"/>
          </w:rPr>
          <w:delText>i</w:delText>
        </w:r>
        <w:r w:rsidDel="00911F67">
          <w:rPr>
            <w:rFonts w:ascii="Calibri" w:hAnsi="Calibri"/>
            <w:i/>
            <w:w w:val="110"/>
          </w:rPr>
          <w:delText xml:space="preserve"> </w:delText>
        </w:r>
        <w:r w:rsidDel="00911F67">
          <w:rPr>
            <w:w w:val="110"/>
          </w:rPr>
          <w:delText>and</w:delText>
        </w:r>
        <w:r w:rsidDel="00911F67">
          <w:rPr>
            <w:spacing w:val="-2"/>
            <w:w w:val="110"/>
          </w:rPr>
          <w:delText xml:space="preserve"> </w:delText>
        </w:r>
        <w:r w:rsidDel="00911F67">
          <w:rPr>
            <w:w w:val="110"/>
          </w:rPr>
          <w:delText>GainsHealthMax</w:delText>
        </w:r>
        <w:r w:rsidDel="00911F67">
          <w:rPr>
            <w:rFonts w:ascii="Calibri" w:hAnsi="Calibri"/>
            <w:i/>
            <w:w w:val="110"/>
            <w:vertAlign w:val="subscript"/>
          </w:rPr>
          <w:delText>i</w:delText>
        </w:r>
        <w:r w:rsidDel="00911F67">
          <w:rPr>
            <w:rFonts w:ascii="Calibri" w:hAnsi="Calibri"/>
            <w:i/>
            <w:w w:val="110"/>
          </w:rPr>
          <w:delText xml:space="preserve"> </w:delText>
        </w:r>
        <w:r w:rsidDel="00911F67">
          <w:rPr>
            <w:w w:val="110"/>
          </w:rPr>
          <w:delText>indicate</w:delText>
        </w:r>
        <w:r w:rsidDel="00911F67">
          <w:rPr>
            <w:spacing w:val="-2"/>
            <w:w w:val="110"/>
          </w:rPr>
          <w:delText xml:space="preserve"> </w:delText>
        </w:r>
        <w:r w:rsidDel="00911F67">
          <w:rPr>
            <w:w w:val="110"/>
          </w:rPr>
          <w:delText>assignment</w:delText>
        </w:r>
        <w:r w:rsidDel="00911F67">
          <w:rPr>
            <w:spacing w:val="-2"/>
            <w:w w:val="110"/>
          </w:rPr>
          <w:delText xml:space="preserve"> </w:delText>
        </w:r>
        <w:r w:rsidDel="00911F67">
          <w:rPr>
            <w:w w:val="110"/>
          </w:rPr>
          <w:delText>to</w:delText>
        </w:r>
        <w:r w:rsidDel="00911F67">
          <w:rPr>
            <w:spacing w:val="-2"/>
            <w:w w:val="110"/>
          </w:rPr>
          <w:delText xml:space="preserve"> </w:delText>
        </w:r>
        <w:r w:rsidDel="00911F67">
          <w:rPr>
            <w:w w:val="110"/>
          </w:rPr>
          <w:delText>the</w:delText>
        </w:r>
        <w:r w:rsidDel="00911F67">
          <w:rPr>
            <w:spacing w:val="-2"/>
            <w:w w:val="110"/>
          </w:rPr>
          <w:delText xml:space="preserve"> </w:delText>
        </w:r>
        <w:r w:rsidDel="00911F67">
          <w:rPr>
            <w:w w:val="110"/>
          </w:rPr>
          <w:delText>loss-framed</w:delText>
        </w:r>
        <w:r w:rsidDel="00911F67">
          <w:rPr>
            <w:spacing w:val="-2"/>
            <w:w w:val="110"/>
          </w:rPr>
          <w:delText xml:space="preserve"> </w:delText>
        </w:r>
        <w:r w:rsidDel="00911F67">
          <w:rPr>
            <w:w w:val="110"/>
          </w:rPr>
          <w:delText>and</w:delText>
        </w:r>
        <w:r w:rsidDel="00911F67">
          <w:rPr>
            <w:spacing w:val="-2"/>
            <w:w w:val="110"/>
          </w:rPr>
          <w:delText xml:space="preserve"> </w:delText>
        </w:r>
        <w:r w:rsidDel="00911F67">
          <w:rPr>
            <w:w w:val="110"/>
          </w:rPr>
          <w:delText xml:space="preserve">gain-framed </w:delText>
        </w:r>
        <w:r w:rsidDel="00911F67">
          <w:delText xml:space="preserve">conditions, respectively; and </w:delText>
        </w:r>
        <w:r w:rsidDel="00911F67">
          <w:rPr>
            <w:rFonts w:ascii="Georgia" w:hAnsi="Georgia"/>
            <w:b/>
          </w:rPr>
          <w:delText>X</w:delText>
        </w:r>
        <w:r w:rsidDel="00911F67">
          <w:rPr>
            <w:rFonts w:ascii="Calibri" w:hAnsi="Calibri"/>
            <w:i/>
            <w:vertAlign w:val="subscript"/>
          </w:rPr>
          <w:delText>i</w:delText>
        </w:r>
        <w:r w:rsidDel="00911F67">
          <w:rPr>
            <w:rFonts w:ascii="Calibri" w:hAnsi="Calibri"/>
            <w:i/>
          </w:rPr>
          <w:delText xml:space="preserve"> </w:delText>
        </w:r>
        <w:r w:rsidDel="00911F67">
          <w:delText xml:space="preserve">is a vector of individual-level covariates (gender, age, income group, region, eligibility for Kela medicine reimbursement, and self-reported medicine expenditure). Thus, </w:delText>
        </w:r>
        <w:r w:rsidR="005D491A" w:rsidDel="00911F67">
          <w:fldChar w:fldCharType="begin"/>
        </w:r>
        <w:r w:rsidR="005D491A" w:rsidDel="00911F67">
          <w:delInstrText>HYPERLINK \l "_bookmark4"</w:delInstrText>
        </w:r>
        <w:r w:rsidR="005D491A" w:rsidDel="00911F67">
          <w:fldChar w:fldCharType="separate"/>
        </w:r>
        <w:r w:rsidR="005D491A" w:rsidDel="00911F67">
          <w:rPr>
            <w:w w:val="110"/>
          </w:rPr>
          <w:delText>Equation</w:delText>
        </w:r>
        <w:r w:rsidR="005D491A" w:rsidDel="00911F67">
          <w:rPr>
            <w:spacing w:val="-12"/>
            <w:w w:val="110"/>
          </w:rPr>
          <w:delText xml:space="preserve"> </w:delText>
        </w:r>
        <w:r w:rsidR="005D491A" w:rsidDel="00911F67">
          <w:rPr>
            <w:w w:val="110"/>
          </w:rPr>
          <w:delText>1</w:delText>
        </w:r>
        <w:r w:rsidR="005D491A" w:rsidDel="00911F67">
          <w:fldChar w:fldCharType="end"/>
        </w:r>
        <w:r w:rsidDel="00911F67">
          <w:rPr>
            <w:spacing w:val="-12"/>
            <w:w w:val="110"/>
          </w:rPr>
          <w:delText xml:space="preserve"> </w:delText>
        </w:r>
        <w:r w:rsidDel="00911F67">
          <w:rPr>
            <w:w w:val="110"/>
          </w:rPr>
          <w:delText>estimates</w:delText>
        </w:r>
        <w:r w:rsidDel="00911F67">
          <w:rPr>
            <w:spacing w:val="-12"/>
            <w:w w:val="110"/>
          </w:rPr>
          <w:delText xml:space="preserve"> </w:delText>
        </w:r>
        <w:r w:rsidDel="00911F67">
          <w:rPr>
            <w:w w:val="110"/>
          </w:rPr>
          <w:delText>how</w:delText>
        </w:r>
        <w:r w:rsidDel="00911F67">
          <w:rPr>
            <w:spacing w:val="-12"/>
            <w:w w:val="110"/>
          </w:rPr>
          <w:delText xml:space="preserve"> </w:delText>
        </w:r>
        <w:r w:rsidDel="00911F67">
          <w:rPr>
            <w:w w:val="110"/>
          </w:rPr>
          <w:delText>framing</w:delText>
        </w:r>
        <w:r w:rsidDel="00911F67">
          <w:rPr>
            <w:spacing w:val="-12"/>
            <w:w w:val="110"/>
          </w:rPr>
          <w:delText xml:space="preserve"> </w:delText>
        </w:r>
        <w:r w:rsidDel="00911F67">
          <w:rPr>
            <w:w w:val="110"/>
          </w:rPr>
          <w:delText>shifts</w:delText>
        </w:r>
        <w:r w:rsidDel="00911F67">
          <w:rPr>
            <w:spacing w:val="-12"/>
            <w:w w:val="110"/>
          </w:rPr>
          <w:delText xml:space="preserve"> </w:delText>
        </w:r>
        <w:r w:rsidDel="00911F67">
          <w:rPr>
            <w:w w:val="110"/>
          </w:rPr>
          <w:delText>the</w:delText>
        </w:r>
        <w:r w:rsidDel="00911F67">
          <w:rPr>
            <w:spacing w:val="-12"/>
            <w:w w:val="110"/>
          </w:rPr>
          <w:delText xml:space="preserve"> </w:delText>
        </w:r>
        <w:r w:rsidDel="00911F67">
          <w:rPr>
            <w:w w:val="110"/>
          </w:rPr>
          <w:delText>latent</w:delText>
        </w:r>
        <w:r w:rsidDel="00911F67">
          <w:rPr>
            <w:spacing w:val="-12"/>
            <w:w w:val="110"/>
          </w:rPr>
          <w:delText xml:space="preserve"> </w:delText>
        </w:r>
        <w:r w:rsidDel="00911F67">
          <w:rPr>
            <w:w w:val="110"/>
          </w:rPr>
          <w:delText>propensity</w:delText>
        </w:r>
        <w:r w:rsidDel="00911F67">
          <w:rPr>
            <w:spacing w:val="-12"/>
            <w:w w:val="110"/>
          </w:rPr>
          <w:delText xml:space="preserve"> </w:delText>
        </w:r>
        <w:r w:rsidDel="00911F67">
          <w:rPr>
            <w:w w:val="110"/>
          </w:rPr>
          <w:delText>to</w:delText>
        </w:r>
        <w:r w:rsidDel="00911F67">
          <w:rPr>
            <w:spacing w:val="-12"/>
            <w:w w:val="110"/>
          </w:rPr>
          <w:delText xml:space="preserve"> </w:delText>
        </w:r>
        <w:r w:rsidDel="00911F67">
          <w:rPr>
            <w:w w:val="110"/>
          </w:rPr>
          <w:delText>favor</w:delText>
        </w:r>
        <w:r w:rsidDel="00911F67">
          <w:rPr>
            <w:spacing w:val="-12"/>
            <w:w w:val="110"/>
          </w:rPr>
          <w:delText xml:space="preserve"> </w:delText>
        </w:r>
        <w:r w:rsidDel="00911F67">
          <w:rPr>
            <w:w w:val="110"/>
          </w:rPr>
          <w:delText>more</w:delText>
        </w:r>
        <w:r w:rsidDel="00911F67">
          <w:rPr>
            <w:spacing w:val="-12"/>
            <w:w w:val="110"/>
          </w:rPr>
          <w:delText xml:space="preserve"> </w:delText>
        </w:r>
        <w:r w:rsidDel="00911F67">
          <w:rPr>
            <w:w w:val="110"/>
          </w:rPr>
          <w:delText>permissive</w:delText>
        </w:r>
        <w:r w:rsidDel="00911F67">
          <w:rPr>
            <w:spacing w:val="-12"/>
            <w:w w:val="110"/>
          </w:rPr>
          <w:delText xml:space="preserve"> </w:delText>
        </w:r>
        <w:r w:rsidDel="00911F67">
          <w:rPr>
            <w:w w:val="110"/>
          </w:rPr>
          <w:delText>rather</w:delText>
        </w:r>
        <w:r w:rsidDel="00911F67">
          <w:rPr>
            <w:spacing w:val="-12"/>
            <w:w w:val="110"/>
          </w:rPr>
          <w:delText xml:space="preserve"> </w:delText>
        </w:r>
        <w:r w:rsidDel="00911F67">
          <w:rPr>
            <w:w w:val="110"/>
          </w:rPr>
          <w:delText>than more</w:delText>
        </w:r>
        <w:r w:rsidDel="00911F67">
          <w:rPr>
            <w:spacing w:val="-4"/>
            <w:w w:val="110"/>
          </w:rPr>
          <w:delText xml:space="preserve"> </w:delText>
        </w:r>
        <w:r w:rsidDel="00911F67">
          <w:rPr>
            <w:w w:val="110"/>
          </w:rPr>
          <w:delText>restrictive</w:delText>
        </w:r>
        <w:r w:rsidDel="00911F67">
          <w:rPr>
            <w:spacing w:val="-4"/>
            <w:w w:val="110"/>
          </w:rPr>
          <w:delText xml:space="preserve"> </w:delText>
        </w:r>
        <w:r w:rsidDel="00911F67">
          <w:rPr>
            <w:w w:val="110"/>
          </w:rPr>
          <w:delText>funding</w:delText>
        </w:r>
        <w:r w:rsidDel="00911F67">
          <w:rPr>
            <w:spacing w:val="-4"/>
            <w:w w:val="110"/>
          </w:rPr>
          <w:delText xml:space="preserve"> </w:delText>
        </w:r>
        <w:r w:rsidDel="00911F67">
          <w:rPr>
            <w:w w:val="110"/>
          </w:rPr>
          <w:delText>positions,</w:delText>
        </w:r>
        <w:r w:rsidDel="00911F67">
          <w:rPr>
            <w:spacing w:val="-4"/>
            <w:w w:val="110"/>
          </w:rPr>
          <w:delText xml:space="preserve"> </w:delText>
        </w:r>
        <w:r w:rsidDel="00911F67">
          <w:rPr>
            <w:w w:val="110"/>
          </w:rPr>
          <w:delText>holding</w:delText>
        </w:r>
        <w:r w:rsidDel="00911F67">
          <w:rPr>
            <w:spacing w:val="-4"/>
            <w:w w:val="110"/>
          </w:rPr>
          <w:delText xml:space="preserve"> </w:delText>
        </w:r>
        <w:r w:rsidDel="00911F67">
          <w:rPr>
            <w:w w:val="110"/>
          </w:rPr>
          <w:delText>observed</w:delText>
        </w:r>
        <w:r w:rsidDel="00911F67">
          <w:rPr>
            <w:spacing w:val="-4"/>
            <w:w w:val="110"/>
          </w:rPr>
          <w:delText xml:space="preserve"> </w:delText>
        </w:r>
        <w:r w:rsidDel="00911F67">
          <w:rPr>
            <w:w w:val="110"/>
          </w:rPr>
          <w:delText>characteristics</w:delText>
        </w:r>
        <w:r w:rsidDel="00911F67">
          <w:rPr>
            <w:spacing w:val="-4"/>
            <w:w w:val="110"/>
          </w:rPr>
          <w:delText xml:space="preserve"> </w:delText>
        </w:r>
        <w:r w:rsidDel="00911F67">
          <w:rPr>
            <w:w w:val="110"/>
          </w:rPr>
          <w:delText>constant</w:delText>
        </w:r>
        <w:r w:rsidDel="00911F67">
          <w:rPr>
            <w:spacing w:val="-4"/>
            <w:w w:val="110"/>
          </w:rPr>
          <w:delText xml:space="preserve"> </w:delText>
        </w:r>
        <w:r w:rsidDel="00911F67">
          <w:rPr>
            <w:w w:val="110"/>
          </w:rPr>
          <w:delText>and</w:delText>
        </w:r>
        <w:r w:rsidDel="00911F67">
          <w:rPr>
            <w:spacing w:val="-4"/>
            <w:w w:val="110"/>
          </w:rPr>
          <w:delText xml:space="preserve"> </w:delText>
        </w:r>
        <w:r w:rsidDel="00911F67">
          <w:rPr>
            <w:w w:val="110"/>
          </w:rPr>
          <w:delText>applying</w:delText>
        </w:r>
        <w:r w:rsidDel="00911F67">
          <w:rPr>
            <w:spacing w:val="-4"/>
            <w:w w:val="110"/>
          </w:rPr>
          <w:delText xml:space="preserve"> </w:delText>
        </w:r>
        <w:r w:rsidDel="00911F67">
          <w:rPr>
            <w:w w:val="110"/>
          </w:rPr>
          <w:delText xml:space="preserve">survey </w:delText>
        </w:r>
        <w:r w:rsidDel="00911F67">
          <w:rPr>
            <w:spacing w:val="-2"/>
            <w:w w:val="110"/>
          </w:rPr>
          <w:delText>weights.</w:delText>
        </w:r>
      </w:del>
    </w:p>
    <w:p w14:paraId="29DD0961" w14:textId="77777777" w:rsidR="005D491A" w:rsidRDefault="00000000">
      <w:pPr>
        <w:pStyle w:val="BodyText"/>
        <w:spacing w:before="231"/>
        <w:ind w:left="3"/>
        <w:jc w:val="center"/>
      </w:pPr>
      <w:bookmarkStart w:id="65" w:name="_bookmark6"/>
      <w:bookmarkEnd w:id="65"/>
      <w:r>
        <w:rPr>
          <w:w w:val="105"/>
        </w:rPr>
        <w:t>Figure</w:t>
      </w:r>
      <w:r>
        <w:rPr>
          <w:spacing w:val="18"/>
          <w:w w:val="105"/>
        </w:rPr>
        <w:t xml:space="preserve"> </w:t>
      </w:r>
      <w:r>
        <w:rPr>
          <w:w w:val="105"/>
        </w:rPr>
        <w:t>1:</w:t>
      </w:r>
      <w:r>
        <w:rPr>
          <w:spacing w:val="44"/>
          <w:w w:val="105"/>
        </w:rPr>
        <w:t xml:space="preserve"> </w:t>
      </w:r>
      <w:r>
        <w:rPr>
          <w:w w:val="105"/>
        </w:rPr>
        <w:t>Frequencies</w:t>
      </w:r>
      <w:r>
        <w:rPr>
          <w:spacing w:val="19"/>
          <w:w w:val="105"/>
        </w:rPr>
        <w:t xml:space="preserve"> </w:t>
      </w:r>
      <w:r>
        <w:rPr>
          <w:w w:val="105"/>
        </w:rPr>
        <w:t>and</w:t>
      </w:r>
      <w:r>
        <w:rPr>
          <w:spacing w:val="18"/>
          <w:w w:val="105"/>
        </w:rPr>
        <w:t xml:space="preserve"> </w:t>
      </w:r>
      <w:r>
        <w:rPr>
          <w:w w:val="105"/>
        </w:rPr>
        <w:t>Densities:</w:t>
      </w:r>
      <w:r>
        <w:rPr>
          <w:spacing w:val="44"/>
          <w:w w:val="105"/>
        </w:rPr>
        <w:t xml:space="preserve"> </w:t>
      </w:r>
      <w:r>
        <w:rPr>
          <w:w w:val="105"/>
        </w:rPr>
        <w:t>Summary</w:t>
      </w:r>
      <w:r>
        <w:rPr>
          <w:spacing w:val="18"/>
          <w:w w:val="105"/>
        </w:rPr>
        <w:t xml:space="preserve"> </w:t>
      </w:r>
      <w:r>
        <w:rPr>
          <w:w w:val="105"/>
        </w:rPr>
        <w:t>Statistics</w:t>
      </w:r>
      <w:r>
        <w:rPr>
          <w:spacing w:val="18"/>
          <w:w w:val="105"/>
        </w:rPr>
        <w:t xml:space="preserve"> </w:t>
      </w:r>
      <w:r>
        <w:rPr>
          <w:w w:val="105"/>
        </w:rPr>
        <w:t>and</w:t>
      </w:r>
      <w:r>
        <w:rPr>
          <w:spacing w:val="19"/>
          <w:w w:val="105"/>
        </w:rPr>
        <w:t xml:space="preserve"> </w:t>
      </w:r>
      <w:r>
        <w:rPr>
          <w:w w:val="105"/>
        </w:rPr>
        <w:t>Covariates</w:t>
      </w:r>
      <w:r>
        <w:rPr>
          <w:spacing w:val="18"/>
          <w:w w:val="105"/>
        </w:rPr>
        <w:t xml:space="preserve"> </w:t>
      </w:r>
      <w:r>
        <w:rPr>
          <w:spacing w:val="-2"/>
          <w:w w:val="105"/>
        </w:rPr>
        <w:t>Balance</w:t>
      </w:r>
    </w:p>
    <w:p w14:paraId="4556CD72" w14:textId="437C00C1" w:rsidR="005D491A" w:rsidRDefault="00BB0069" w:rsidP="00BB0069">
      <w:pPr>
        <w:pStyle w:val="BodyText"/>
        <w:spacing w:before="84"/>
        <w:jc w:val="center"/>
        <w:rPr>
          <w:sz w:val="11"/>
        </w:rPr>
      </w:pPr>
      <w:r>
        <w:rPr>
          <w:noProof/>
          <w:sz w:val="11"/>
        </w:rPr>
        <w:lastRenderedPageBreak/>
        <w:drawing>
          <wp:inline distT="0" distB="0" distL="0" distR="0" wp14:anchorId="0735BB04" wp14:editId="4315B96A">
            <wp:extent cx="5029200" cy="5943600"/>
            <wp:effectExtent l="0" t="0" r="0" b="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9"/>
                    <a:stretch>
                      <a:fillRect/>
                    </a:stretch>
                  </pic:blipFill>
                  <pic:spPr>
                    <a:xfrm>
                      <a:off x="0" y="0"/>
                      <a:ext cx="5029200" cy="5943600"/>
                    </a:xfrm>
                    <a:prstGeom prst="rect">
                      <a:avLst/>
                    </a:prstGeom>
                  </pic:spPr>
                </pic:pic>
              </a:graphicData>
            </a:graphic>
          </wp:inline>
        </w:drawing>
      </w:r>
    </w:p>
    <w:p w14:paraId="30402CF5" w14:textId="77777777" w:rsidR="005D491A" w:rsidRDefault="00000000">
      <w:pPr>
        <w:spacing w:line="316" w:lineRule="auto"/>
        <w:ind w:left="338" w:right="356" w:firstLine="360"/>
        <w:jc w:val="both"/>
        <w:rPr>
          <w:rFonts w:ascii="Georgia" w:hAnsi="Georgia"/>
          <w:sz w:val="18"/>
        </w:rPr>
      </w:pPr>
      <w:r>
        <w:rPr>
          <w:rFonts w:ascii="Arial" w:hAnsi="Arial"/>
          <w:i/>
          <w:sz w:val="18"/>
        </w:rPr>
        <w:t xml:space="preserve">Notes: </w:t>
      </w:r>
      <w:r>
        <w:rPr>
          <w:rFonts w:ascii="Georgia" w:hAnsi="Georgia"/>
          <w:sz w:val="18"/>
        </w:rPr>
        <w:t xml:space="preserve">The figure summarizes sample composition by experimental condition (Control, Loss/rescue, and Gains/health </w:t>
      </w:r>
      <w:proofErr w:type="spellStart"/>
      <w:r>
        <w:rPr>
          <w:rFonts w:ascii="Georgia" w:hAnsi="Georgia"/>
          <w:sz w:val="18"/>
        </w:rPr>
        <w:t>maximisation</w:t>
      </w:r>
      <w:proofErr w:type="spellEnd"/>
      <w:r>
        <w:rPr>
          <w:rFonts w:ascii="Georgia" w:hAnsi="Georgia"/>
          <w:sz w:val="18"/>
        </w:rPr>
        <w:t>).</w:t>
      </w:r>
      <w:r>
        <w:rPr>
          <w:rFonts w:ascii="Georgia" w:hAnsi="Georgia"/>
          <w:spacing w:val="40"/>
          <w:sz w:val="18"/>
        </w:rPr>
        <w:t xml:space="preserve"> </w:t>
      </w:r>
      <w:r>
        <w:rPr>
          <w:rFonts w:ascii="Georgia" w:hAnsi="Georgia"/>
          <w:sz w:val="18"/>
        </w:rPr>
        <w:t>The age panel displays weighted kernel density estimates of respondents’ age.</w:t>
      </w:r>
      <w:r>
        <w:rPr>
          <w:rFonts w:ascii="Georgia" w:hAnsi="Georgia"/>
          <w:spacing w:val="40"/>
          <w:sz w:val="18"/>
        </w:rPr>
        <w:t xml:space="preserve"> </w:t>
      </w:r>
      <w:r>
        <w:rPr>
          <w:rFonts w:ascii="Georgia" w:hAnsi="Georgia"/>
          <w:sz w:val="18"/>
        </w:rPr>
        <w:t>The remaining</w:t>
      </w:r>
      <w:r>
        <w:rPr>
          <w:rFonts w:ascii="Georgia" w:hAnsi="Georgia"/>
          <w:spacing w:val="-6"/>
          <w:sz w:val="18"/>
        </w:rPr>
        <w:t xml:space="preserve"> </w:t>
      </w:r>
      <w:proofErr w:type="spellStart"/>
      <w:r>
        <w:rPr>
          <w:rFonts w:ascii="Georgia" w:hAnsi="Georgia"/>
          <w:sz w:val="18"/>
        </w:rPr>
        <w:t>panels</w:t>
      </w:r>
      <w:proofErr w:type="spellEnd"/>
      <w:r>
        <w:rPr>
          <w:rFonts w:ascii="Georgia" w:hAnsi="Georgia"/>
          <w:spacing w:val="-6"/>
          <w:sz w:val="18"/>
        </w:rPr>
        <w:t xml:space="preserve"> </w:t>
      </w:r>
      <w:r>
        <w:rPr>
          <w:rFonts w:ascii="Georgia" w:hAnsi="Georgia"/>
          <w:sz w:val="18"/>
        </w:rPr>
        <w:t>report</w:t>
      </w:r>
      <w:r>
        <w:rPr>
          <w:rFonts w:ascii="Georgia" w:hAnsi="Georgia"/>
          <w:spacing w:val="-6"/>
          <w:sz w:val="18"/>
        </w:rPr>
        <w:t xml:space="preserve"> </w:t>
      </w:r>
      <w:r>
        <w:rPr>
          <w:rFonts w:ascii="Georgia" w:hAnsi="Georgia"/>
          <w:sz w:val="18"/>
        </w:rPr>
        <w:t>weighted</w:t>
      </w:r>
      <w:r>
        <w:rPr>
          <w:rFonts w:ascii="Georgia" w:hAnsi="Georgia"/>
          <w:spacing w:val="-6"/>
          <w:sz w:val="18"/>
        </w:rPr>
        <w:t xml:space="preserve"> </w:t>
      </w:r>
      <w:r>
        <w:rPr>
          <w:rFonts w:ascii="Georgia" w:hAnsi="Georgia"/>
          <w:sz w:val="18"/>
        </w:rPr>
        <w:t>percentages</w:t>
      </w:r>
      <w:r>
        <w:rPr>
          <w:rFonts w:ascii="Georgia" w:hAnsi="Georgia"/>
          <w:spacing w:val="-6"/>
          <w:sz w:val="18"/>
        </w:rPr>
        <w:t xml:space="preserve"> </w:t>
      </w:r>
      <w:r>
        <w:rPr>
          <w:rFonts w:ascii="Georgia" w:hAnsi="Georgia"/>
          <w:sz w:val="18"/>
        </w:rPr>
        <w:t>within</w:t>
      </w:r>
      <w:r>
        <w:rPr>
          <w:rFonts w:ascii="Georgia" w:hAnsi="Georgia"/>
          <w:spacing w:val="-6"/>
          <w:sz w:val="18"/>
        </w:rPr>
        <w:t xml:space="preserve"> </w:t>
      </w:r>
      <w:r>
        <w:rPr>
          <w:rFonts w:ascii="Georgia" w:hAnsi="Georgia"/>
          <w:sz w:val="18"/>
        </w:rPr>
        <w:t>each</w:t>
      </w:r>
      <w:r>
        <w:rPr>
          <w:rFonts w:ascii="Georgia" w:hAnsi="Georgia"/>
          <w:spacing w:val="-6"/>
          <w:sz w:val="18"/>
        </w:rPr>
        <w:t xml:space="preserve"> </w:t>
      </w:r>
      <w:r>
        <w:rPr>
          <w:rFonts w:ascii="Georgia" w:hAnsi="Georgia"/>
          <w:sz w:val="18"/>
        </w:rPr>
        <w:t>framing</w:t>
      </w:r>
      <w:r>
        <w:rPr>
          <w:rFonts w:ascii="Georgia" w:hAnsi="Georgia"/>
          <w:spacing w:val="-6"/>
          <w:sz w:val="18"/>
        </w:rPr>
        <w:t xml:space="preserve"> </w:t>
      </w:r>
      <w:r>
        <w:rPr>
          <w:rFonts w:ascii="Georgia" w:hAnsi="Georgia"/>
          <w:sz w:val="18"/>
        </w:rPr>
        <w:t>condition</w:t>
      </w:r>
      <w:r>
        <w:rPr>
          <w:rFonts w:ascii="Georgia" w:hAnsi="Georgia"/>
          <w:spacing w:val="-6"/>
          <w:sz w:val="18"/>
        </w:rPr>
        <w:t xml:space="preserve"> </w:t>
      </w:r>
      <w:r>
        <w:rPr>
          <w:rFonts w:ascii="Georgia" w:hAnsi="Georgia"/>
          <w:sz w:val="18"/>
        </w:rPr>
        <w:t>for</w:t>
      </w:r>
      <w:r>
        <w:rPr>
          <w:rFonts w:ascii="Georgia" w:hAnsi="Georgia"/>
          <w:spacing w:val="-6"/>
          <w:sz w:val="18"/>
        </w:rPr>
        <w:t xml:space="preserve"> </w:t>
      </w:r>
      <w:r>
        <w:rPr>
          <w:rFonts w:ascii="Georgia" w:hAnsi="Georgia"/>
          <w:sz w:val="18"/>
        </w:rPr>
        <w:t>the</w:t>
      </w:r>
      <w:r>
        <w:rPr>
          <w:rFonts w:ascii="Georgia" w:hAnsi="Georgia"/>
          <w:spacing w:val="-6"/>
          <w:sz w:val="18"/>
        </w:rPr>
        <w:t xml:space="preserve"> </w:t>
      </w:r>
      <w:r>
        <w:rPr>
          <w:rFonts w:ascii="Georgia" w:hAnsi="Georgia"/>
          <w:sz w:val="18"/>
        </w:rPr>
        <w:t>covariates</w:t>
      </w:r>
      <w:r>
        <w:rPr>
          <w:rFonts w:ascii="Georgia" w:hAnsi="Georgia"/>
          <w:spacing w:val="-6"/>
          <w:sz w:val="18"/>
        </w:rPr>
        <w:t xml:space="preserve"> </w:t>
      </w:r>
      <w:r>
        <w:rPr>
          <w:rFonts w:ascii="Georgia" w:hAnsi="Georgia"/>
          <w:sz w:val="18"/>
        </w:rPr>
        <w:t>used</w:t>
      </w:r>
      <w:r>
        <w:rPr>
          <w:rFonts w:ascii="Georgia" w:hAnsi="Georgia"/>
          <w:spacing w:val="-6"/>
          <w:sz w:val="18"/>
        </w:rPr>
        <w:t xml:space="preserve"> </w:t>
      </w:r>
      <w:r>
        <w:rPr>
          <w:rFonts w:ascii="Georgia" w:hAnsi="Georgia"/>
          <w:sz w:val="18"/>
        </w:rPr>
        <w:t>in</w:t>
      </w:r>
      <w:r>
        <w:rPr>
          <w:rFonts w:ascii="Georgia" w:hAnsi="Georgia"/>
          <w:spacing w:val="-6"/>
          <w:sz w:val="18"/>
        </w:rPr>
        <w:t xml:space="preserve"> </w:t>
      </w:r>
      <w:r>
        <w:rPr>
          <w:rFonts w:ascii="Georgia" w:hAnsi="Georgia"/>
          <w:sz w:val="18"/>
        </w:rPr>
        <w:t>the</w:t>
      </w:r>
      <w:r>
        <w:rPr>
          <w:rFonts w:ascii="Georgia" w:hAnsi="Georgia"/>
          <w:spacing w:val="-6"/>
          <w:sz w:val="18"/>
        </w:rPr>
        <w:t xml:space="preserve"> </w:t>
      </w:r>
      <w:r>
        <w:rPr>
          <w:rFonts w:ascii="Georgia" w:hAnsi="Georgia"/>
          <w:sz w:val="18"/>
        </w:rPr>
        <w:t>main</w:t>
      </w:r>
      <w:r>
        <w:rPr>
          <w:rFonts w:ascii="Georgia" w:hAnsi="Georgia"/>
          <w:spacing w:val="-6"/>
          <w:sz w:val="18"/>
        </w:rPr>
        <w:t xml:space="preserve"> </w:t>
      </w:r>
      <w:r>
        <w:rPr>
          <w:rFonts w:ascii="Georgia" w:hAnsi="Georgia"/>
          <w:sz w:val="18"/>
        </w:rPr>
        <w:t xml:space="preserve">model </w:t>
      </w:r>
      <w:hyperlink w:anchor="_bookmark4" w:history="1">
        <w:r w:rsidR="005D491A">
          <w:rPr>
            <w:rFonts w:ascii="Georgia" w:hAnsi="Georgia"/>
            <w:sz w:val="18"/>
          </w:rPr>
          <w:t>(Equation 1</w:t>
        </w:r>
      </w:hyperlink>
      <w:r>
        <w:rPr>
          <w:rFonts w:ascii="Georgia" w:hAnsi="Georgia"/>
          <w:sz w:val="18"/>
        </w:rPr>
        <w:t>).</w:t>
      </w:r>
      <w:r>
        <w:rPr>
          <w:rFonts w:ascii="Georgia" w:hAnsi="Georgia"/>
          <w:spacing w:val="40"/>
          <w:sz w:val="18"/>
        </w:rPr>
        <w:t xml:space="preserve"> </w:t>
      </w:r>
      <w:r>
        <w:rPr>
          <w:rFonts w:ascii="Georgia" w:hAnsi="Georgia"/>
          <w:sz w:val="18"/>
        </w:rPr>
        <w:t>The close overlap across conditions suggests good covariate balance from random assignment.</w:t>
      </w:r>
    </w:p>
    <w:p w14:paraId="2909898C" w14:textId="77777777" w:rsidR="005D491A" w:rsidRDefault="005D491A">
      <w:pPr>
        <w:pStyle w:val="BodyText"/>
        <w:spacing w:before="124"/>
        <w:rPr>
          <w:rFonts w:ascii="Georgia"/>
          <w:sz w:val="18"/>
        </w:rPr>
      </w:pPr>
    </w:p>
    <w:p w14:paraId="6DEE91D4" w14:textId="77777777" w:rsidR="005D491A" w:rsidRPr="00BF2660" w:rsidRDefault="00000000">
      <w:pPr>
        <w:pStyle w:val="Heading1"/>
        <w:numPr>
          <w:ilvl w:val="0"/>
          <w:numId w:val="2"/>
        </w:numPr>
        <w:tabs>
          <w:tab w:val="left" w:pos="844"/>
        </w:tabs>
        <w:ind w:hanging="484"/>
      </w:pPr>
      <w:bookmarkStart w:id="66" w:name="Results"/>
      <w:bookmarkEnd w:id="66"/>
      <w:r>
        <w:rPr>
          <w:spacing w:val="-2"/>
        </w:rPr>
        <w:t>Results</w:t>
      </w:r>
    </w:p>
    <w:p w14:paraId="3E4FF2F9" w14:textId="2FF5DBF0" w:rsidR="005D491A" w:rsidRDefault="00000000" w:rsidP="00BF2660">
      <w:pPr>
        <w:pStyle w:val="BodyText"/>
        <w:spacing w:before="220" w:line="256" w:lineRule="auto"/>
        <w:ind w:left="360" w:right="355" w:hanging="9"/>
        <w:jc w:val="both"/>
        <w:sectPr w:rsidR="005D491A">
          <w:type w:val="continuous"/>
          <w:pgSz w:w="12240" w:h="15840"/>
          <w:pgMar w:top="1820" w:right="1080" w:bottom="280" w:left="1080" w:header="0" w:footer="888" w:gutter="0"/>
          <w:cols w:space="720"/>
        </w:sectPr>
      </w:pPr>
      <w:r>
        <w:rPr>
          <w:w w:val="110"/>
        </w:rPr>
        <w:t xml:space="preserve">After fitting </w:t>
      </w:r>
      <w:hyperlink w:anchor="_bookmark4" w:history="1">
        <w:r w:rsidR="005D491A">
          <w:rPr>
            <w:w w:val="110"/>
          </w:rPr>
          <w:t>Equation 1,</w:t>
        </w:r>
      </w:hyperlink>
      <w:r>
        <w:rPr>
          <w:w w:val="110"/>
        </w:rPr>
        <w:t xml:space="preserve"> we show </w:t>
      </w:r>
      <w:hyperlink w:anchor="_bookmark7" w:history="1">
        <w:r w:rsidR="005D491A">
          <w:rPr>
            <w:w w:val="110"/>
          </w:rPr>
          <w:t>Figure 2</w:t>
        </w:r>
      </w:hyperlink>
      <w:r>
        <w:rPr>
          <w:w w:val="110"/>
        </w:rPr>
        <w:t xml:space="preserve"> which presents predicted probabilities for the three principal policy preferences across framing conditions (regression table shown in </w:t>
      </w:r>
      <w:hyperlink w:anchor="_bookmark9" w:history="1">
        <w:r w:rsidR="005D491A">
          <w:rPr>
            <w:w w:val="110"/>
          </w:rPr>
          <w:t>Table</w:t>
        </w:r>
      </w:hyperlink>
      <w:r>
        <w:rPr>
          <w:w w:val="110"/>
        </w:rPr>
        <w:t xml:space="preserve"> 2).</w:t>
      </w:r>
      <w:r>
        <w:rPr>
          <w:spacing w:val="39"/>
          <w:w w:val="110"/>
        </w:rPr>
        <w:t xml:space="preserve"> </w:t>
      </w:r>
      <w:r>
        <w:rPr>
          <w:w w:val="110"/>
        </w:rPr>
        <w:t xml:space="preserve">The </w:t>
      </w:r>
      <w:r>
        <w:t>results</w:t>
      </w:r>
      <w:r>
        <w:rPr>
          <w:spacing w:val="36"/>
        </w:rPr>
        <w:t xml:space="preserve"> </w:t>
      </w:r>
      <w:r>
        <w:t>reveal</w:t>
      </w:r>
      <w:r>
        <w:rPr>
          <w:spacing w:val="34"/>
        </w:rPr>
        <w:t xml:space="preserve"> </w:t>
      </w:r>
      <w:r>
        <w:t>clear</w:t>
      </w:r>
      <w:r>
        <w:rPr>
          <w:spacing w:val="36"/>
        </w:rPr>
        <w:t xml:space="preserve"> </w:t>
      </w:r>
      <w:r>
        <w:t>and</w:t>
      </w:r>
      <w:r>
        <w:rPr>
          <w:spacing w:val="34"/>
        </w:rPr>
        <w:t xml:space="preserve"> </w:t>
      </w:r>
      <w:r>
        <w:t>systematic</w:t>
      </w:r>
      <w:r>
        <w:rPr>
          <w:spacing w:val="36"/>
        </w:rPr>
        <w:t xml:space="preserve"> </w:t>
      </w:r>
      <w:r>
        <w:t>framing</w:t>
      </w:r>
      <w:r>
        <w:rPr>
          <w:spacing w:val="36"/>
        </w:rPr>
        <w:t xml:space="preserve"> </w:t>
      </w:r>
      <w:r>
        <w:t>effects:</w:t>
      </w:r>
      <w:r>
        <w:rPr>
          <w:spacing w:val="75"/>
        </w:rPr>
        <w:t xml:space="preserve"> </w:t>
      </w:r>
      <w:r>
        <w:t>respondents</w:t>
      </w:r>
      <w:r>
        <w:rPr>
          <w:spacing w:val="36"/>
        </w:rPr>
        <w:t xml:space="preserve"> </w:t>
      </w:r>
      <w:r>
        <w:t>exposed</w:t>
      </w:r>
      <w:r>
        <w:rPr>
          <w:spacing w:val="34"/>
        </w:rPr>
        <w:t xml:space="preserve"> </w:t>
      </w:r>
      <w:r>
        <w:t>to</w:t>
      </w:r>
      <w:r>
        <w:rPr>
          <w:spacing w:val="36"/>
        </w:rPr>
        <w:t xml:space="preserve"> </w:t>
      </w:r>
      <w:r>
        <w:t>alternative</w:t>
      </w:r>
      <w:r>
        <w:rPr>
          <w:spacing w:val="36"/>
        </w:rPr>
        <w:t xml:space="preserve"> </w:t>
      </w:r>
      <w:r>
        <w:t>frames</w:t>
      </w:r>
      <w:r>
        <w:rPr>
          <w:spacing w:val="36"/>
        </w:rPr>
        <w:t xml:space="preserve"> </w:t>
      </w:r>
      <w:r>
        <w:t>shifted</w:t>
      </w:r>
    </w:p>
    <w:p w14:paraId="1C290EC1" w14:textId="297C062E" w:rsidR="005D491A" w:rsidRDefault="00000000">
      <w:pPr>
        <w:pStyle w:val="BodyText"/>
        <w:spacing w:before="110"/>
        <w:ind w:left="360"/>
        <w:rPr>
          <w:position w:val="8"/>
          <w:sz w:val="16"/>
        </w:rPr>
      </w:pPr>
      <w:r>
        <w:rPr>
          <w:w w:val="105"/>
        </w:rPr>
        <w:lastRenderedPageBreak/>
        <w:t>their</w:t>
      </w:r>
      <w:r>
        <w:rPr>
          <w:spacing w:val="13"/>
          <w:w w:val="105"/>
        </w:rPr>
        <w:t xml:space="preserve"> </w:t>
      </w:r>
      <w:r>
        <w:rPr>
          <w:w w:val="105"/>
        </w:rPr>
        <w:t>preferred</w:t>
      </w:r>
      <w:r>
        <w:rPr>
          <w:spacing w:val="13"/>
          <w:w w:val="105"/>
        </w:rPr>
        <w:t xml:space="preserve"> </w:t>
      </w:r>
      <w:r>
        <w:rPr>
          <w:w w:val="105"/>
        </w:rPr>
        <w:t>policy</w:t>
      </w:r>
      <w:r>
        <w:rPr>
          <w:spacing w:val="14"/>
          <w:w w:val="105"/>
        </w:rPr>
        <w:t xml:space="preserve"> </w:t>
      </w:r>
      <w:r>
        <w:rPr>
          <w:w w:val="105"/>
        </w:rPr>
        <w:t>responses</w:t>
      </w:r>
      <w:r>
        <w:rPr>
          <w:spacing w:val="13"/>
          <w:w w:val="105"/>
        </w:rPr>
        <w:t xml:space="preserve"> </w:t>
      </w:r>
      <w:r>
        <w:rPr>
          <w:w w:val="105"/>
        </w:rPr>
        <w:t>in</w:t>
      </w:r>
      <w:r>
        <w:rPr>
          <w:spacing w:val="14"/>
          <w:w w:val="105"/>
        </w:rPr>
        <w:t xml:space="preserve"> </w:t>
      </w:r>
      <w:r>
        <w:rPr>
          <w:w w:val="105"/>
        </w:rPr>
        <w:t>substantively</w:t>
      </w:r>
      <w:r>
        <w:rPr>
          <w:spacing w:val="13"/>
          <w:w w:val="105"/>
        </w:rPr>
        <w:t xml:space="preserve"> </w:t>
      </w:r>
      <w:r>
        <w:rPr>
          <w:w w:val="105"/>
        </w:rPr>
        <w:t>meaningful</w:t>
      </w:r>
      <w:r>
        <w:rPr>
          <w:spacing w:val="13"/>
          <w:w w:val="105"/>
        </w:rPr>
        <w:t xml:space="preserve"> </w:t>
      </w:r>
      <w:r>
        <w:rPr>
          <w:spacing w:val="-2"/>
          <w:w w:val="105"/>
        </w:rPr>
        <w:t>ways</w:t>
      </w:r>
      <w:r w:rsidR="0022234C">
        <w:rPr>
          <w:spacing w:val="-2"/>
          <w:w w:val="105"/>
        </w:rPr>
        <w:t>.</w:t>
      </w:r>
      <w:r w:rsidR="0022234C">
        <w:rPr>
          <w:rStyle w:val="FootnoteReference"/>
          <w:spacing w:val="-2"/>
          <w:w w:val="105"/>
        </w:rPr>
        <w:footnoteReference w:id="2"/>
      </w:r>
    </w:p>
    <w:p w14:paraId="6E27C2D9" w14:textId="77777777" w:rsidR="005D491A" w:rsidRDefault="00000000">
      <w:pPr>
        <w:pStyle w:val="BodyText"/>
        <w:spacing w:before="238"/>
        <w:ind w:left="860"/>
      </w:pPr>
      <w:bookmarkStart w:id="68" w:name="_bookmark7"/>
      <w:bookmarkEnd w:id="68"/>
      <w:r>
        <w:rPr>
          <w:w w:val="105"/>
        </w:rPr>
        <w:t>Figure</w:t>
      </w:r>
      <w:r>
        <w:rPr>
          <w:spacing w:val="16"/>
          <w:w w:val="105"/>
        </w:rPr>
        <w:t xml:space="preserve"> </w:t>
      </w:r>
      <w:r>
        <w:rPr>
          <w:w w:val="105"/>
        </w:rPr>
        <w:t>2:</w:t>
      </w:r>
      <w:r>
        <w:rPr>
          <w:spacing w:val="43"/>
          <w:w w:val="105"/>
        </w:rPr>
        <w:t xml:space="preserve"> </w:t>
      </w:r>
      <w:r>
        <w:rPr>
          <w:w w:val="105"/>
        </w:rPr>
        <w:t>Framing</w:t>
      </w:r>
      <w:r>
        <w:rPr>
          <w:spacing w:val="17"/>
          <w:w w:val="105"/>
        </w:rPr>
        <w:t xml:space="preserve"> </w:t>
      </w:r>
      <w:r>
        <w:rPr>
          <w:w w:val="105"/>
        </w:rPr>
        <w:t>Effects</w:t>
      </w:r>
      <w:r>
        <w:rPr>
          <w:spacing w:val="17"/>
          <w:w w:val="105"/>
        </w:rPr>
        <w:t xml:space="preserve"> </w:t>
      </w:r>
      <w:r>
        <w:rPr>
          <w:w w:val="105"/>
        </w:rPr>
        <w:t>on</w:t>
      </w:r>
      <w:r>
        <w:rPr>
          <w:spacing w:val="16"/>
          <w:w w:val="105"/>
        </w:rPr>
        <w:t xml:space="preserve"> </w:t>
      </w:r>
      <w:r>
        <w:rPr>
          <w:w w:val="105"/>
        </w:rPr>
        <w:t>Public</w:t>
      </w:r>
      <w:r>
        <w:rPr>
          <w:spacing w:val="17"/>
          <w:w w:val="105"/>
        </w:rPr>
        <w:t xml:space="preserve"> </w:t>
      </w:r>
      <w:r>
        <w:rPr>
          <w:w w:val="105"/>
        </w:rPr>
        <w:t>Support</w:t>
      </w:r>
      <w:r>
        <w:rPr>
          <w:spacing w:val="17"/>
          <w:w w:val="105"/>
        </w:rPr>
        <w:t xml:space="preserve"> </w:t>
      </w:r>
      <w:r>
        <w:rPr>
          <w:w w:val="105"/>
        </w:rPr>
        <w:t>for</w:t>
      </w:r>
      <w:r>
        <w:rPr>
          <w:spacing w:val="17"/>
          <w:w w:val="105"/>
        </w:rPr>
        <w:t xml:space="preserve"> </w:t>
      </w:r>
      <w:r>
        <w:rPr>
          <w:w w:val="105"/>
        </w:rPr>
        <w:t>Funding</w:t>
      </w:r>
      <w:r>
        <w:rPr>
          <w:spacing w:val="17"/>
          <w:w w:val="105"/>
        </w:rPr>
        <w:t xml:space="preserve"> </w:t>
      </w:r>
      <w:r>
        <w:rPr>
          <w:w w:val="105"/>
        </w:rPr>
        <w:t>a</w:t>
      </w:r>
      <w:r>
        <w:rPr>
          <w:spacing w:val="17"/>
          <w:w w:val="105"/>
        </w:rPr>
        <w:t xml:space="preserve"> </w:t>
      </w:r>
      <w:r>
        <w:rPr>
          <w:w w:val="105"/>
        </w:rPr>
        <w:t>High-Cost</w:t>
      </w:r>
      <w:r>
        <w:rPr>
          <w:spacing w:val="16"/>
          <w:w w:val="105"/>
        </w:rPr>
        <w:t xml:space="preserve"> </w:t>
      </w:r>
      <w:r>
        <w:rPr>
          <w:w w:val="105"/>
        </w:rPr>
        <w:t>Cancer</w:t>
      </w:r>
      <w:r>
        <w:rPr>
          <w:spacing w:val="17"/>
          <w:w w:val="105"/>
        </w:rPr>
        <w:t xml:space="preserve"> </w:t>
      </w:r>
      <w:r>
        <w:rPr>
          <w:spacing w:val="-2"/>
          <w:w w:val="105"/>
        </w:rPr>
        <w:t>Medicine</w:t>
      </w:r>
    </w:p>
    <w:p w14:paraId="066AFCA4" w14:textId="3EA5F8AC" w:rsidR="005D491A" w:rsidRDefault="002713EE">
      <w:pPr>
        <w:pStyle w:val="BodyText"/>
        <w:jc w:val="center"/>
        <w:rPr>
          <w:sz w:val="12"/>
        </w:rPr>
        <w:pPrChange w:id="69" w:author="Héctor Bahamonde" w:date="2026-08-05T17:24:00Z" w16du:dateUtc="2026-08-05T14:24:00Z">
          <w:pPr>
            <w:pStyle w:val="BodyText"/>
          </w:pPr>
        </w:pPrChange>
      </w:pPr>
      <w:ins w:id="70" w:author="Héctor Bahamonde" w:date="2026-08-06T15:59:00Z" w16du:dateUtc="2026-08-06T12:59:00Z">
        <w:r>
          <w:rPr>
            <w:noProof/>
            <w:sz w:val="12"/>
          </w:rPr>
          <w:drawing>
            <wp:inline distT="0" distB="0" distL="0" distR="0" wp14:anchorId="0041B09C" wp14:editId="1A766FA0">
              <wp:extent cx="6400800" cy="4693920"/>
              <wp:effectExtent l="0" t="0" r="0" b="5080"/>
              <wp:docPr id="1180763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0"/>
                      <a:stretch>
                        <a:fillRect/>
                      </a:stretch>
                    </pic:blipFill>
                    <pic:spPr>
                      <a:xfrm>
                        <a:off x="0" y="0"/>
                        <a:ext cx="6400800" cy="4693920"/>
                      </a:xfrm>
                      <a:prstGeom prst="rect">
                        <a:avLst/>
                      </a:prstGeom>
                    </pic:spPr>
                  </pic:pic>
                </a:graphicData>
              </a:graphic>
            </wp:inline>
          </w:drawing>
        </w:r>
      </w:ins>
    </w:p>
    <w:p w14:paraId="516AD227" w14:textId="531E8D87" w:rsidR="005D491A" w:rsidRDefault="00343513" w:rsidP="00343513">
      <w:pPr>
        <w:pStyle w:val="BodyText"/>
        <w:jc w:val="center"/>
        <w:rPr>
          <w:sz w:val="12"/>
        </w:rPr>
      </w:pPr>
      <w:del w:id="71" w:author="Héctor Bahamonde" w:date="2026-08-05T17:24:00Z" w16du:dateUtc="2026-08-05T14:24:00Z">
        <w:r w:rsidDel="0064462E">
          <w:rPr>
            <w:noProof/>
            <w:sz w:val="12"/>
          </w:rPr>
          <w:drawing>
            <wp:inline distT="0" distB="0" distL="0" distR="0" wp14:anchorId="1A6045C0" wp14:editId="62BE9FBD">
              <wp:extent cx="3602182" cy="3001818"/>
              <wp:effectExtent l="0" t="0" r="5080" b="0"/>
              <wp:docPr id="110502517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5171" name="Picture 1105025171"/>
                      <pic:cNvPicPr/>
                    </pic:nvPicPr>
                    <pic:blipFill>
                      <a:blip r:embed="rId11"/>
                      <a:stretch>
                        <a:fillRect/>
                      </a:stretch>
                    </pic:blipFill>
                    <pic:spPr>
                      <a:xfrm>
                        <a:off x="0" y="0"/>
                        <a:ext cx="3615662" cy="3013051"/>
                      </a:xfrm>
                      <a:prstGeom prst="rect">
                        <a:avLst/>
                      </a:prstGeom>
                    </pic:spPr>
                  </pic:pic>
                </a:graphicData>
              </a:graphic>
            </wp:inline>
          </w:drawing>
        </w:r>
      </w:del>
    </w:p>
    <w:p w14:paraId="73B1EF52" w14:textId="59857997" w:rsidR="005D491A" w:rsidRDefault="00000000">
      <w:pPr>
        <w:spacing w:line="316" w:lineRule="auto"/>
        <w:ind w:left="353" w:right="357" w:hanging="3"/>
        <w:jc w:val="center"/>
        <w:rPr>
          <w:rFonts w:ascii="Georgia"/>
          <w:sz w:val="18"/>
        </w:rPr>
      </w:pPr>
      <w:r>
        <w:rPr>
          <w:rFonts w:ascii="Arial"/>
          <w:i/>
          <w:sz w:val="18"/>
        </w:rPr>
        <w:t>Notes:</w:t>
      </w:r>
      <w:r>
        <w:rPr>
          <w:rFonts w:ascii="Arial"/>
          <w:i/>
          <w:spacing w:val="37"/>
          <w:sz w:val="18"/>
        </w:rPr>
        <w:t xml:space="preserve"> </w:t>
      </w:r>
      <w:ins w:id="72" w:author="Héctor Bahamonde" w:date="2026-08-05T17:24:00Z" w16du:dateUtc="2026-08-05T14:24:00Z">
        <w:r w:rsidR="0064462E" w:rsidRPr="0064462E">
          <w:rPr>
            <w:rFonts w:ascii="Georgia"/>
            <w:sz w:val="18"/>
          </w:rPr>
          <w:t xml:space="preserve">Points are covariate-adjusted predicted probabilities from the multinomial logistic model (Equation 1; regression results shown in Table 2), estimated on the full sample with </w:t>
        </w:r>
        <w:r w:rsidR="0064462E" w:rsidRPr="0064462E">
          <w:rPr>
            <w:rFonts w:ascii="Georgia"/>
            <w:sz w:val="18"/>
          </w:rPr>
          <w:t>“</w:t>
        </w:r>
        <w:r w:rsidR="0064462E" w:rsidRPr="0064462E">
          <w:rPr>
            <w:rFonts w:ascii="Georgia"/>
            <w:sz w:val="18"/>
          </w:rPr>
          <w:t>I don</w:t>
        </w:r>
        <w:r w:rsidR="0064462E" w:rsidRPr="0064462E">
          <w:rPr>
            <w:rFonts w:ascii="Georgia"/>
            <w:sz w:val="18"/>
          </w:rPr>
          <w:t>’</w:t>
        </w:r>
        <w:r w:rsidR="0064462E" w:rsidRPr="0064462E">
          <w:rPr>
            <w:rFonts w:ascii="Georgia"/>
            <w:sz w:val="18"/>
          </w:rPr>
          <w:t>t know</w:t>
        </w:r>
        <w:r w:rsidR="0064462E" w:rsidRPr="0064462E">
          <w:rPr>
            <w:rFonts w:ascii="Georgia"/>
            <w:sz w:val="18"/>
          </w:rPr>
          <w:t>”</w:t>
        </w:r>
        <w:r w:rsidR="0064462E" w:rsidRPr="0064462E">
          <w:rPr>
            <w:rFonts w:ascii="Georgia"/>
            <w:sz w:val="18"/>
          </w:rPr>
          <w:t xml:space="preserve"> retained as a fourth outcome; horizontal bars indicate 95% confidence intervals. Relative to the control, the loss (rescue) frame reduces outright rejection and modestly increases unconditional funding, whereas the gains (health </w:t>
        </w:r>
        <w:proofErr w:type="spellStart"/>
        <w:r w:rsidR="0064462E" w:rsidRPr="0064462E">
          <w:rPr>
            <w:rFonts w:ascii="Georgia"/>
            <w:sz w:val="18"/>
          </w:rPr>
          <w:t>maximisation</w:t>
        </w:r>
        <w:proofErr w:type="spellEnd"/>
        <w:r w:rsidR="0064462E" w:rsidRPr="0064462E">
          <w:rPr>
            <w:rFonts w:ascii="Georgia"/>
            <w:sz w:val="18"/>
          </w:rPr>
          <w:t xml:space="preserve">) frame shifts support from unconditional to conditional funding. Both frames increase the predicted probability of </w:t>
        </w:r>
        <w:r w:rsidR="0064462E" w:rsidRPr="0064462E">
          <w:rPr>
            <w:rFonts w:ascii="Georgia"/>
            <w:sz w:val="18"/>
          </w:rPr>
          <w:t>“</w:t>
        </w:r>
        <w:r w:rsidR="0064462E" w:rsidRPr="0064462E">
          <w:rPr>
            <w:rFonts w:ascii="Georgia"/>
            <w:sz w:val="18"/>
          </w:rPr>
          <w:t>I don</w:t>
        </w:r>
        <w:r w:rsidR="0064462E" w:rsidRPr="0064462E">
          <w:rPr>
            <w:rFonts w:ascii="Georgia"/>
            <w:sz w:val="18"/>
          </w:rPr>
          <w:t>’</w:t>
        </w:r>
        <w:r w:rsidR="0064462E" w:rsidRPr="0064462E">
          <w:rPr>
            <w:rFonts w:ascii="Georgia"/>
            <w:sz w:val="18"/>
          </w:rPr>
          <w:t>t know,</w:t>
        </w:r>
        <w:r w:rsidR="0064462E" w:rsidRPr="0064462E">
          <w:rPr>
            <w:rFonts w:ascii="Georgia"/>
            <w:sz w:val="18"/>
          </w:rPr>
          <w:t>”</w:t>
        </w:r>
        <w:r w:rsidR="0064462E" w:rsidRPr="0064462E">
          <w:rPr>
            <w:rFonts w:ascii="Georgia"/>
            <w:sz w:val="18"/>
          </w:rPr>
          <w:t xml:space="preserve"> a pattern consistent with greater expressed uncertainty under the treatment conditions.</w:t>
        </w:r>
      </w:ins>
      <w:ins w:id="73" w:author="Héctor Bahamonde" w:date="2026-08-06T16:13:00Z" w16du:dateUtc="2026-08-06T13:13:00Z">
        <w:r w:rsidR="00182F1E">
          <w:rPr>
            <w:rFonts w:ascii="Georgia"/>
            <w:sz w:val="18"/>
          </w:rPr>
          <w:t xml:space="preserve"> </w:t>
        </w:r>
      </w:ins>
      <w:del w:id="74" w:author="Héctor Bahamonde" w:date="2026-08-05T17:24:00Z" w16du:dateUtc="2026-08-05T14:24:00Z">
        <w:r w:rsidDel="0064462E">
          <w:rPr>
            <w:rFonts w:ascii="Georgia"/>
            <w:sz w:val="18"/>
          </w:rPr>
          <w:delText xml:space="preserve">Points are predicted probabilities from the ordered logistic model </w:delText>
        </w:r>
        <w:r w:rsidR="005D491A" w:rsidDel="0064462E">
          <w:fldChar w:fldCharType="begin"/>
        </w:r>
        <w:r w:rsidR="005D491A" w:rsidDel="0064462E">
          <w:delInstrText>HYPERLINK \l "_bookmark4"</w:delInstrText>
        </w:r>
        <w:r w:rsidR="005D491A" w:rsidDel="0064462E">
          <w:fldChar w:fldCharType="separate"/>
        </w:r>
        <w:r w:rsidR="005D491A" w:rsidDel="0064462E">
          <w:rPr>
            <w:rFonts w:ascii="Georgia"/>
            <w:sz w:val="18"/>
          </w:rPr>
          <w:delText>(Equation 1;</w:delText>
        </w:r>
        <w:r w:rsidR="005D491A" w:rsidDel="0064462E">
          <w:fldChar w:fldCharType="end"/>
        </w:r>
        <w:r w:rsidDel="0064462E">
          <w:rPr>
            <w:rFonts w:ascii="Georgia"/>
            <w:sz w:val="18"/>
          </w:rPr>
          <w:delText xml:space="preserve"> regression table shown in</w:delText>
        </w:r>
        <w:r w:rsidDel="0064462E">
          <w:rPr>
            <w:rFonts w:ascii="Georgia"/>
            <w:spacing w:val="80"/>
            <w:sz w:val="18"/>
          </w:rPr>
          <w:delText xml:space="preserve"> </w:delText>
        </w:r>
        <w:r w:rsidR="005D491A" w:rsidDel="0064462E">
          <w:fldChar w:fldCharType="begin"/>
        </w:r>
        <w:r w:rsidR="005D491A" w:rsidDel="0064462E">
          <w:delInstrText>HYPERLINK \l "_bookmark9"</w:delInstrText>
        </w:r>
        <w:r w:rsidR="005D491A" w:rsidDel="0064462E">
          <w:fldChar w:fldCharType="separate"/>
        </w:r>
        <w:r w:rsidR="005D491A" w:rsidDel="0064462E">
          <w:rPr>
            <w:rFonts w:ascii="Georgia"/>
            <w:sz w:val="18"/>
          </w:rPr>
          <w:delText>Table</w:delText>
        </w:r>
        <w:r w:rsidR="005D491A" w:rsidDel="0064462E">
          <w:fldChar w:fldCharType="end"/>
        </w:r>
        <w:r w:rsidDel="0064462E">
          <w:rPr>
            <w:rFonts w:ascii="Georgia"/>
            <w:sz w:val="18"/>
          </w:rPr>
          <w:delText xml:space="preserve"> 2); vertical bars indicate 90% confidence intervals.</w:delText>
        </w:r>
        <w:r w:rsidDel="0064462E">
          <w:rPr>
            <w:rFonts w:ascii="Georgia"/>
            <w:spacing w:val="18"/>
            <w:sz w:val="18"/>
          </w:rPr>
          <w:delText xml:space="preserve"> </w:delText>
        </w:r>
        <w:r w:rsidDel="0064462E">
          <w:rPr>
            <w:rFonts w:ascii="Georgia"/>
            <w:sz w:val="18"/>
          </w:rPr>
          <w:delText>The loss (rescue) frame increases support for unconditional funding and reduces outright rejection relative to the control, whereas the gains (health maximisation) frame shifts support toward conditional funding and rejection.</w:delText>
        </w:r>
      </w:del>
    </w:p>
    <w:p w14:paraId="0C372204" w14:textId="77777777" w:rsidR="005D491A" w:rsidRDefault="005D491A">
      <w:pPr>
        <w:pStyle w:val="BodyText"/>
        <w:spacing w:before="32"/>
        <w:rPr>
          <w:rFonts w:ascii="Georgia"/>
          <w:sz w:val="18"/>
        </w:rPr>
      </w:pPr>
    </w:p>
    <w:p w14:paraId="3A20A548" w14:textId="77777777" w:rsidR="005D491A" w:rsidRDefault="00000000">
      <w:pPr>
        <w:pStyle w:val="BodyText"/>
        <w:spacing w:line="256" w:lineRule="auto"/>
        <w:ind w:left="360" w:right="313" w:firstLine="338"/>
        <w:jc w:val="both"/>
        <w:rPr>
          <w:ins w:id="75" w:author="Héctor Bahamonde" w:date="2026-08-06T16:25:00Z" w16du:dateUtc="2026-08-06T13:25:00Z"/>
          <w:w w:val="105"/>
        </w:rPr>
      </w:pPr>
      <w:r>
        <w:rPr>
          <w:w w:val="105"/>
        </w:rPr>
        <w:t>The</w:t>
      </w:r>
      <w:r>
        <w:rPr>
          <w:spacing w:val="40"/>
          <w:w w:val="105"/>
        </w:rPr>
        <w:t xml:space="preserve"> </w:t>
      </w:r>
      <w:r>
        <w:rPr>
          <w:w w:val="105"/>
        </w:rPr>
        <w:t>most</w:t>
      </w:r>
      <w:r>
        <w:rPr>
          <w:spacing w:val="40"/>
          <w:w w:val="105"/>
        </w:rPr>
        <w:t xml:space="preserve"> </w:t>
      </w:r>
      <w:r>
        <w:rPr>
          <w:w w:val="105"/>
        </w:rPr>
        <w:t>pronounced</w:t>
      </w:r>
      <w:r>
        <w:rPr>
          <w:spacing w:val="40"/>
          <w:w w:val="105"/>
        </w:rPr>
        <w:t xml:space="preserve"> </w:t>
      </w:r>
      <w:r>
        <w:rPr>
          <w:w w:val="105"/>
        </w:rPr>
        <w:t>pattern</w:t>
      </w:r>
      <w:r>
        <w:rPr>
          <w:spacing w:val="40"/>
          <w:w w:val="105"/>
        </w:rPr>
        <w:t xml:space="preserve"> </w:t>
      </w:r>
      <w:r>
        <w:rPr>
          <w:w w:val="105"/>
        </w:rPr>
        <w:t>concerns</w:t>
      </w:r>
      <w:r>
        <w:rPr>
          <w:spacing w:val="40"/>
          <w:w w:val="105"/>
        </w:rPr>
        <w:t xml:space="preserve"> </w:t>
      </w:r>
      <w:r>
        <w:rPr>
          <w:w w:val="105"/>
        </w:rPr>
        <w:t>support</w:t>
      </w:r>
      <w:r>
        <w:rPr>
          <w:spacing w:val="40"/>
          <w:w w:val="105"/>
        </w:rPr>
        <w:t xml:space="preserve"> </w:t>
      </w:r>
      <w:r>
        <w:rPr>
          <w:w w:val="105"/>
        </w:rPr>
        <w:t>for</w:t>
      </w:r>
      <w:r>
        <w:rPr>
          <w:spacing w:val="40"/>
          <w:w w:val="105"/>
        </w:rPr>
        <w:t xml:space="preserve"> </w:t>
      </w:r>
      <w:r>
        <w:rPr>
          <w:w w:val="105"/>
        </w:rPr>
        <w:t>unconditional</w:t>
      </w:r>
      <w:r>
        <w:rPr>
          <w:spacing w:val="40"/>
          <w:w w:val="105"/>
        </w:rPr>
        <w:t xml:space="preserve"> </w:t>
      </w:r>
      <w:r>
        <w:rPr>
          <w:w w:val="105"/>
        </w:rPr>
        <w:t>public</w:t>
      </w:r>
      <w:r>
        <w:rPr>
          <w:spacing w:val="40"/>
          <w:w w:val="105"/>
        </w:rPr>
        <w:t xml:space="preserve"> </w:t>
      </w:r>
      <w:r>
        <w:rPr>
          <w:w w:val="105"/>
        </w:rPr>
        <w:t>funding,</w:t>
      </w:r>
      <w:r>
        <w:rPr>
          <w:spacing w:val="40"/>
          <w:w w:val="105"/>
        </w:rPr>
        <w:t xml:space="preserve"> </w:t>
      </w:r>
      <w:r>
        <w:rPr>
          <w:w w:val="105"/>
        </w:rPr>
        <w:t>the</w:t>
      </w:r>
      <w:r>
        <w:rPr>
          <w:spacing w:val="40"/>
          <w:w w:val="105"/>
        </w:rPr>
        <w:t xml:space="preserve"> </w:t>
      </w:r>
      <w:r>
        <w:rPr>
          <w:w w:val="105"/>
        </w:rPr>
        <w:t>most risk-seeking option in the decision space. Consistent with the expectations derived from prospect theory, support for unconditional funding increases under the loss frame that emphasizes the absence of alternatives and the proximity of death, and decreases under the gains frame that emphasizes finite budgets and opportunity costs. Conversely, rejection of funding—the most risk-averse response—</w:t>
      </w:r>
      <w:r>
        <w:rPr>
          <w:w w:val="105"/>
        </w:rPr>
        <w:lastRenderedPageBreak/>
        <w:t>becomes more likely under the gains frame and less likely under the loss frame.</w:t>
      </w:r>
      <w:r>
        <w:rPr>
          <w:spacing w:val="26"/>
          <w:w w:val="105"/>
        </w:rPr>
        <w:t xml:space="preserve"> </w:t>
      </w:r>
      <w:r>
        <w:rPr>
          <w:w w:val="105"/>
        </w:rPr>
        <w:t>Conditional funding occupies an intermediate position, absorbing shifts in both directions as respondents adjust their evaluations of fiscal risk.</w:t>
      </w:r>
    </w:p>
    <w:p w14:paraId="367525E9" w14:textId="77777777" w:rsidR="00142A06" w:rsidRDefault="00142A06">
      <w:pPr>
        <w:pStyle w:val="BodyText"/>
        <w:spacing w:line="256" w:lineRule="auto"/>
        <w:ind w:left="360" w:right="313" w:firstLine="338"/>
        <w:jc w:val="both"/>
        <w:rPr>
          <w:ins w:id="76" w:author="Héctor Bahamonde" w:date="2026-08-06T16:25:00Z" w16du:dateUtc="2026-08-06T13:25:00Z"/>
          <w:w w:val="105"/>
        </w:rPr>
      </w:pPr>
    </w:p>
    <w:p w14:paraId="5F4E11C8" w14:textId="07CC9092" w:rsidR="00142A06" w:rsidRDefault="00142A06" w:rsidP="00D821FE">
      <w:pPr>
        <w:pStyle w:val="BodyText"/>
        <w:spacing w:line="256" w:lineRule="auto"/>
        <w:ind w:left="360" w:right="313" w:firstLine="338"/>
        <w:jc w:val="center"/>
        <w:pPrChange w:id="77" w:author="Héctor Bahamonde" w:date="2026-08-06T16:36:00Z" w16du:dateUtc="2026-08-06T13:36:00Z">
          <w:pPr>
            <w:pStyle w:val="BodyText"/>
            <w:spacing w:line="256" w:lineRule="auto"/>
            <w:ind w:left="360" w:right="313" w:firstLine="338"/>
            <w:jc w:val="both"/>
          </w:pPr>
        </w:pPrChange>
      </w:pPr>
      <w:ins w:id="78" w:author="Héctor Bahamonde" w:date="2026-08-06T16:25:00Z" w16du:dateUtc="2026-08-06T13:25:00Z">
        <w:r>
          <w:t xml:space="preserve">Table </w:t>
        </w:r>
        <w:r>
          <w:t>2</w:t>
        </w:r>
        <w:r>
          <w:t>. Predicted probabilities by experimental frame</w:t>
        </w:r>
      </w:ins>
    </w:p>
    <w:p w14:paraId="09523192" w14:textId="77777777" w:rsidR="00D821FE" w:rsidRDefault="00D821FE" w:rsidP="00D821FE">
      <w:pPr>
        <w:rPr>
          <w:ins w:id="79" w:author="Héctor Bahamonde" w:date="2026-08-06T16:34:00Z" w16du:dateUtc="2026-08-06T13:34:00Z"/>
        </w:rPr>
      </w:pPr>
    </w:p>
    <w:tbl>
      <w:tblPr>
        <w:tblW w:w="0" w:type="auto"/>
        <w:jc w:val="center"/>
        <w:tblLayout w:type="fixed"/>
        <w:tblLook w:val="0420" w:firstRow="1" w:lastRow="0" w:firstColumn="0" w:lastColumn="0" w:noHBand="0" w:noVBand="1"/>
      </w:tblPr>
      <w:tblGrid>
        <w:gridCol w:w="2592"/>
        <w:gridCol w:w="3888"/>
        <w:gridCol w:w="1440"/>
        <w:gridCol w:w="1728"/>
      </w:tblGrid>
      <w:tr w:rsidR="00D821FE" w14:paraId="1BBF2325" w14:textId="77777777" w:rsidTr="0075034F">
        <w:trPr>
          <w:cantSplit/>
          <w:tblHeader/>
          <w:jc w:val="center"/>
          <w:ins w:id="80" w:author="Héctor Bahamonde" w:date="2026-08-06T16:34:00Z" w16du:dateUtc="2026-08-06T13:34:00Z"/>
        </w:trPr>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452D5"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81" w:author="Héctor Bahamonde" w:date="2026-08-06T16:34:00Z" w16du:dateUtc="2026-08-06T13:34:00Z"/>
                <w:b/>
                <w:color w:val="000000"/>
                <w:sz w:val="17"/>
                <w:szCs w:val="17"/>
              </w:rPr>
            </w:pPr>
            <w:ins w:id="82" w:author="Héctor Bahamonde" w:date="2026-08-06T16:34:00Z" w16du:dateUtc="2026-08-06T13:34:00Z">
              <w:r>
                <w:rPr>
                  <w:b/>
                  <w:color w:val="000000"/>
                  <w:sz w:val="17"/>
                  <w:szCs w:val="17"/>
                </w:rPr>
                <w:t>Frame</w:t>
              </w:r>
            </w:ins>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A6FFA"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83" w:author="Héctor Bahamonde" w:date="2026-08-06T16:34:00Z" w16du:dateUtc="2026-08-06T13:34:00Z"/>
                <w:b/>
                <w:color w:val="000000"/>
                <w:sz w:val="17"/>
                <w:szCs w:val="17"/>
              </w:rPr>
            </w:pPr>
            <w:ins w:id="84" w:author="Héctor Bahamonde" w:date="2026-08-06T16:34:00Z" w16du:dateUtc="2026-08-06T13:34:00Z">
              <w:r>
                <w:rPr>
                  <w:b/>
                  <w:color w:val="000000"/>
                  <w:sz w:val="17"/>
                  <w:szCs w:val="17"/>
                </w:rPr>
                <w:t>Outcome</w:t>
              </w:r>
            </w:ins>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67EF1"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85" w:author="Héctor Bahamonde" w:date="2026-08-06T16:34:00Z" w16du:dateUtc="2026-08-06T13:34:00Z"/>
                <w:b/>
                <w:color w:val="000000"/>
                <w:sz w:val="17"/>
                <w:szCs w:val="17"/>
              </w:rPr>
            </w:pPr>
            <w:ins w:id="86" w:author="Héctor Bahamonde" w:date="2026-08-06T16:34:00Z" w16du:dateUtc="2026-08-06T13:34:00Z">
              <w:r>
                <w:rPr>
                  <w:b/>
                  <w:color w:val="000000"/>
                  <w:sz w:val="17"/>
                  <w:szCs w:val="17"/>
                </w:rPr>
                <w:t>Predicted probability</w:t>
              </w:r>
            </w:ins>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DB70"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87" w:author="Héctor Bahamonde" w:date="2026-08-06T16:34:00Z" w16du:dateUtc="2026-08-06T13:34:00Z"/>
                <w:b/>
                <w:color w:val="000000"/>
                <w:sz w:val="17"/>
                <w:szCs w:val="17"/>
              </w:rPr>
            </w:pPr>
            <w:ins w:id="88" w:author="Héctor Bahamonde" w:date="2026-08-06T16:34:00Z" w16du:dateUtc="2026-08-06T13:34:00Z">
              <w:r>
                <w:rPr>
                  <w:b/>
                  <w:color w:val="000000"/>
                  <w:sz w:val="17"/>
                  <w:szCs w:val="17"/>
                </w:rPr>
                <w:t>95% confidence interval</w:t>
              </w:r>
            </w:ins>
          </w:p>
        </w:tc>
      </w:tr>
      <w:tr w:rsidR="00D821FE" w14:paraId="19CBC507" w14:textId="77777777" w:rsidTr="0075034F">
        <w:trPr>
          <w:cantSplit/>
          <w:jc w:val="center"/>
          <w:ins w:id="89" w:author="Héctor Bahamonde" w:date="2026-08-06T16:34:00Z" w16du:dateUtc="2026-08-06T13:34:00Z"/>
        </w:trPr>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F28C"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90" w:author="Héctor Bahamonde" w:date="2026-08-06T16:34:00Z" w16du:dateUtc="2026-08-06T13:34:00Z"/>
                <w:color w:val="000000"/>
                <w:sz w:val="17"/>
                <w:szCs w:val="17"/>
              </w:rPr>
            </w:pPr>
            <w:ins w:id="91" w:author="Héctor Bahamonde" w:date="2026-08-06T16:34:00Z" w16du:dateUtc="2026-08-06T13:34:00Z">
              <w:r>
                <w:rPr>
                  <w:color w:val="000000"/>
                  <w:sz w:val="17"/>
                  <w:szCs w:val="17"/>
                </w:rPr>
                <w:t>Control</w:t>
              </w:r>
            </w:ins>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FDD"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92" w:author="Héctor Bahamonde" w:date="2026-08-06T16:34:00Z" w16du:dateUtc="2026-08-06T13:34:00Z"/>
                <w:color w:val="000000"/>
                <w:sz w:val="17"/>
                <w:szCs w:val="17"/>
              </w:rPr>
            </w:pPr>
            <w:ins w:id="93" w:author="Héctor Bahamonde" w:date="2026-08-06T16:34:00Z" w16du:dateUtc="2026-08-06T13:34:00Z">
              <w:r>
                <w:rPr>
                  <w:color w:val="000000"/>
                  <w:sz w:val="17"/>
                  <w:szCs w:val="17"/>
                </w:rPr>
                <w:t>Reject public funding</w:t>
              </w:r>
            </w:ins>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844E"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94" w:author="Héctor Bahamonde" w:date="2026-08-06T16:34:00Z" w16du:dateUtc="2026-08-06T13:34:00Z"/>
                <w:color w:val="000000"/>
                <w:sz w:val="17"/>
                <w:szCs w:val="17"/>
              </w:rPr>
            </w:pPr>
            <w:ins w:id="95" w:author="Héctor Bahamonde" w:date="2026-08-06T16:34:00Z" w16du:dateUtc="2026-08-06T13:34:00Z">
              <w:r>
                <w:rPr>
                  <w:color w:val="000000"/>
                  <w:sz w:val="17"/>
                  <w:szCs w:val="17"/>
                </w:rPr>
                <w:t>0.12</w:t>
              </w:r>
            </w:ins>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8810"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96" w:author="Héctor Bahamonde" w:date="2026-08-06T16:34:00Z" w16du:dateUtc="2026-08-06T13:34:00Z"/>
                <w:color w:val="000000"/>
                <w:sz w:val="17"/>
                <w:szCs w:val="17"/>
              </w:rPr>
            </w:pPr>
            <w:ins w:id="97" w:author="Héctor Bahamonde" w:date="2026-08-06T16:34:00Z" w16du:dateUtc="2026-08-06T13:34:00Z">
              <w:r>
                <w:rPr>
                  <w:color w:val="000000"/>
                  <w:sz w:val="17"/>
                  <w:szCs w:val="17"/>
                </w:rPr>
                <w:t>[0.08, 0.16]</w:t>
              </w:r>
            </w:ins>
          </w:p>
        </w:tc>
      </w:tr>
      <w:tr w:rsidR="00D821FE" w14:paraId="051D41F1" w14:textId="77777777" w:rsidTr="0075034F">
        <w:trPr>
          <w:cantSplit/>
          <w:jc w:val="center"/>
          <w:ins w:id="98"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50A5"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99" w:author="Héctor Bahamonde" w:date="2026-08-06T16:34:00Z" w16du:dateUtc="2026-08-06T13:34:00Z"/>
                <w:color w:val="000000"/>
                <w:sz w:val="17"/>
                <w:szCs w:val="17"/>
              </w:rPr>
            </w:pPr>
            <w:ins w:id="100" w:author="Héctor Bahamonde" w:date="2026-08-06T16:34:00Z" w16du:dateUtc="2026-08-06T13:34:00Z">
              <w:r>
                <w:rPr>
                  <w:color w:val="000000"/>
                  <w:sz w:val="17"/>
                  <w:szCs w:val="17"/>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9F23"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01" w:author="Héctor Bahamonde" w:date="2026-08-06T16:34:00Z" w16du:dateUtc="2026-08-06T13:34:00Z"/>
                <w:color w:val="000000"/>
                <w:sz w:val="17"/>
                <w:szCs w:val="17"/>
              </w:rPr>
            </w:pPr>
            <w:ins w:id="102" w:author="Héctor Bahamonde" w:date="2026-08-06T16:34:00Z" w16du:dateUtc="2026-08-06T13:34:00Z">
              <w:r>
                <w:rPr>
                  <w:color w:val="000000"/>
                  <w:sz w:val="17"/>
                  <w:szCs w:val="17"/>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C95A"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03" w:author="Héctor Bahamonde" w:date="2026-08-06T16:34:00Z" w16du:dateUtc="2026-08-06T13:34:00Z"/>
                <w:color w:val="000000"/>
                <w:sz w:val="17"/>
                <w:szCs w:val="17"/>
              </w:rPr>
            </w:pPr>
            <w:ins w:id="104" w:author="Héctor Bahamonde" w:date="2026-08-06T16:34:00Z" w16du:dateUtc="2026-08-06T13:34:00Z">
              <w:r>
                <w:rPr>
                  <w:color w:val="000000"/>
                  <w:sz w:val="17"/>
                  <w:szCs w:val="17"/>
                </w:rPr>
                <w:t>0.07</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27AF"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05" w:author="Héctor Bahamonde" w:date="2026-08-06T16:34:00Z" w16du:dateUtc="2026-08-06T13:34:00Z"/>
                <w:color w:val="000000"/>
                <w:sz w:val="17"/>
                <w:szCs w:val="17"/>
              </w:rPr>
            </w:pPr>
            <w:ins w:id="106" w:author="Héctor Bahamonde" w:date="2026-08-06T16:34:00Z" w16du:dateUtc="2026-08-06T13:34:00Z">
              <w:r>
                <w:rPr>
                  <w:color w:val="000000"/>
                  <w:sz w:val="17"/>
                  <w:szCs w:val="17"/>
                </w:rPr>
                <w:t>[0.04, 0.10]</w:t>
              </w:r>
            </w:ins>
          </w:p>
        </w:tc>
      </w:tr>
      <w:tr w:rsidR="00D821FE" w14:paraId="2A379533" w14:textId="77777777" w:rsidTr="0075034F">
        <w:trPr>
          <w:cantSplit/>
          <w:jc w:val="center"/>
          <w:ins w:id="107"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5F91"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08" w:author="Héctor Bahamonde" w:date="2026-08-06T16:34:00Z" w16du:dateUtc="2026-08-06T13:34:00Z"/>
                <w:color w:val="000000"/>
                <w:sz w:val="17"/>
                <w:szCs w:val="17"/>
              </w:rPr>
            </w:pPr>
            <w:ins w:id="109" w:author="Héctor Bahamonde" w:date="2026-08-06T16:34:00Z" w16du:dateUtc="2026-08-06T13:34:00Z">
              <w:r>
                <w:rPr>
                  <w:color w:val="000000"/>
                  <w:sz w:val="17"/>
                  <w:szCs w:val="17"/>
                </w:rPr>
                <w:t xml:space="preserve">Gains (health </w:t>
              </w:r>
              <w:proofErr w:type="spellStart"/>
              <w:r>
                <w:rPr>
                  <w:color w:val="000000"/>
                  <w:sz w:val="17"/>
                  <w:szCs w:val="17"/>
                </w:rPr>
                <w:t>maximisation</w:t>
              </w:r>
              <w:proofErr w:type="spellEnd"/>
              <w:r>
                <w:rPr>
                  <w:color w:val="000000"/>
                  <w:sz w:val="17"/>
                  <w:szCs w:val="17"/>
                </w:rPr>
                <w:t>)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A0D2C"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10" w:author="Héctor Bahamonde" w:date="2026-08-06T16:34:00Z" w16du:dateUtc="2026-08-06T13:34:00Z"/>
                <w:color w:val="000000"/>
                <w:sz w:val="17"/>
                <w:szCs w:val="17"/>
              </w:rPr>
            </w:pPr>
            <w:ins w:id="111" w:author="Héctor Bahamonde" w:date="2026-08-06T16:34:00Z" w16du:dateUtc="2026-08-06T13:34:00Z">
              <w:r>
                <w:rPr>
                  <w:color w:val="000000"/>
                  <w:sz w:val="17"/>
                  <w:szCs w:val="17"/>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4679"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12" w:author="Héctor Bahamonde" w:date="2026-08-06T16:34:00Z" w16du:dateUtc="2026-08-06T13:34:00Z"/>
                <w:color w:val="000000"/>
                <w:sz w:val="17"/>
                <w:szCs w:val="17"/>
              </w:rPr>
            </w:pPr>
            <w:ins w:id="113" w:author="Héctor Bahamonde" w:date="2026-08-06T16:34:00Z" w16du:dateUtc="2026-08-06T13:34:00Z">
              <w:r>
                <w:rPr>
                  <w:color w:val="000000"/>
                  <w:sz w:val="17"/>
                  <w:szCs w:val="17"/>
                </w:rPr>
                <w:t>0.11</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629B"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14" w:author="Héctor Bahamonde" w:date="2026-08-06T16:34:00Z" w16du:dateUtc="2026-08-06T13:34:00Z"/>
                <w:color w:val="000000"/>
                <w:sz w:val="17"/>
                <w:szCs w:val="17"/>
              </w:rPr>
            </w:pPr>
            <w:ins w:id="115" w:author="Héctor Bahamonde" w:date="2026-08-06T16:34:00Z" w16du:dateUtc="2026-08-06T13:34:00Z">
              <w:r>
                <w:rPr>
                  <w:color w:val="000000"/>
                  <w:sz w:val="17"/>
                  <w:szCs w:val="17"/>
                </w:rPr>
                <w:t>[0.08, 0.15]</w:t>
              </w:r>
            </w:ins>
          </w:p>
        </w:tc>
      </w:tr>
      <w:tr w:rsidR="00D821FE" w14:paraId="2D9B0E57" w14:textId="77777777" w:rsidTr="0075034F">
        <w:trPr>
          <w:cantSplit/>
          <w:jc w:val="center"/>
          <w:ins w:id="116"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3848B"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17" w:author="Héctor Bahamonde" w:date="2026-08-06T16:34:00Z" w16du:dateUtc="2026-08-06T13:34:00Z"/>
                <w:color w:val="000000"/>
                <w:sz w:val="17"/>
                <w:szCs w:val="17"/>
              </w:rPr>
            </w:pPr>
            <w:ins w:id="118" w:author="Héctor Bahamonde" w:date="2026-08-06T16:34:00Z" w16du:dateUtc="2026-08-06T13:34:00Z">
              <w:r>
                <w:rPr>
                  <w:color w:val="000000"/>
                  <w:sz w:val="17"/>
                  <w:szCs w:val="17"/>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991E"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19" w:author="Héctor Bahamonde" w:date="2026-08-06T16:34:00Z" w16du:dateUtc="2026-08-06T13:34:00Z"/>
                <w:color w:val="000000"/>
                <w:sz w:val="17"/>
                <w:szCs w:val="17"/>
              </w:rPr>
            </w:pPr>
            <w:ins w:id="120" w:author="Héctor Bahamonde" w:date="2026-08-06T16:34:00Z" w16du:dateUtc="2026-08-06T13:34:00Z">
              <w:r>
                <w:rPr>
                  <w:color w:val="000000"/>
                  <w:sz w:val="17"/>
                  <w:szCs w:val="17"/>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EFED3"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21" w:author="Héctor Bahamonde" w:date="2026-08-06T16:34:00Z" w16du:dateUtc="2026-08-06T13:34:00Z"/>
                <w:color w:val="000000"/>
                <w:sz w:val="17"/>
                <w:szCs w:val="17"/>
              </w:rPr>
            </w:pPr>
            <w:ins w:id="122" w:author="Héctor Bahamonde" w:date="2026-08-06T16:34:00Z" w16du:dateUtc="2026-08-06T13:34:00Z">
              <w:r>
                <w:rPr>
                  <w:color w:val="000000"/>
                  <w:sz w:val="17"/>
                  <w:szCs w:val="17"/>
                </w:rPr>
                <w:t>0.50</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9FD8"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23" w:author="Héctor Bahamonde" w:date="2026-08-06T16:34:00Z" w16du:dateUtc="2026-08-06T13:34:00Z"/>
                <w:color w:val="000000"/>
                <w:sz w:val="17"/>
                <w:szCs w:val="17"/>
              </w:rPr>
            </w:pPr>
            <w:ins w:id="124" w:author="Héctor Bahamonde" w:date="2026-08-06T16:34:00Z" w16du:dateUtc="2026-08-06T13:34:00Z">
              <w:r>
                <w:rPr>
                  <w:color w:val="000000"/>
                  <w:sz w:val="17"/>
                  <w:szCs w:val="17"/>
                </w:rPr>
                <w:t>[0.44, 0.56]</w:t>
              </w:r>
            </w:ins>
          </w:p>
        </w:tc>
      </w:tr>
      <w:tr w:rsidR="00D821FE" w14:paraId="1A8D0361" w14:textId="77777777" w:rsidTr="0075034F">
        <w:trPr>
          <w:cantSplit/>
          <w:jc w:val="center"/>
          <w:ins w:id="125"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1F686"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26" w:author="Héctor Bahamonde" w:date="2026-08-06T16:34:00Z" w16du:dateUtc="2026-08-06T13:34:00Z"/>
                <w:color w:val="000000"/>
                <w:sz w:val="17"/>
                <w:szCs w:val="17"/>
              </w:rPr>
            </w:pPr>
            <w:ins w:id="127" w:author="Héctor Bahamonde" w:date="2026-08-06T16:34:00Z" w16du:dateUtc="2026-08-06T13:34:00Z">
              <w:r>
                <w:rPr>
                  <w:color w:val="000000"/>
                  <w:sz w:val="17"/>
                  <w:szCs w:val="17"/>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4122"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28" w:author="Héctor Bahamonde" w:date="2026-08-06T16:34:00Z" w16du:dateUtc="2026-08-06T13:34:00Z"/>
                <w:color w:val="000000"/>
                <w:sz w:val="17"/>
                <w:szCs w:val="17"/>
              </w:rPr>
            </w:pPr>
            <w:ins w:id="129" w:author="Héctor Bahamonde" w:date="2026-08-06T16:34:00Z" w16du:dateUtc="2026-08-06T13:34:00Z">
              <w:r>
                <w:rPr>
                  <w:color w:val="000000"/>
                  <w:sz w:val="17"/>
                  <w:szCs w:val="17"/>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6FA5"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30" w:author="Héctor Bahamonde" w:date="2026-08-06T16:34:00Z" w16du:dateUtc="2026-08-06T13:34:00Z"/>
                <w:color w:val="000000"/>
                <w:sz w:val="17"/>
                <w:szCs w:val="17"/>
              </w:rPr>
            </w:pPr>
            <w:ins w:id="131" w:author="Héctor Bahamonde" w:date="2026-08-06T16:34:00Z" w16du:dateUtc="2026-08-06T13:34:00Z">
              <w:r>
                <w:rPr>
                  <w:color w:val="000000"/>
                  <w:sz w:val="17"/>
                  <w:szCs w:val="17"/>
                </w:rPr>
                <w:t>0.44</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DF2EB"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32" w:author="Héctor Bahamonde" w:date="2026-08-06T16:34:00Z" w16du:dateUtc="2026-08-06T13:34:00Z"/>
                <w:color w:val="000000"/>
                <w:sz w:val="17"/>
                <w:szCs w:val="17"/>
              </w:rPr>
            </w:pPr>
            <w:ins w:id="133" w:author="Héctor Bahamonde" w:date="2026-08-06T16:34:00Z" w16du:dateUtc="2026-08-06T13:34:00Z">
              <w:r>
                <w:rPr>
                  <w:color w:val="000000"/>
                  <w:sz w:val="17"/>
                  <w:szCs w:val="17"/>
                </w:rPr>
                <w:t>[0.38, 0.51]</w:t>
              </w:r>
            </w:ins>
          </w:p>
        </w:tc>
      </w:tr>
      <w:tr w:rsidR="00D821FE" w14:paraId="429AAACD" w14:textId="77777777" w:rsidTr="0075034F">
        <w:trPr>
          <w:cantSplit/>
          <w:jc w:val="center"/>
          <w:ins w:id="134"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6A32"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35" w:author="Héctor Bahamonde" w:date="2026-08-06T16:34:00Z" w16du:dateUtc="2026-08-06T13:34:00Z"/>
                <w:color w:val="000000"/>
                <w:sz w:val="17"/>
                <w:szCs w:val="17"/>
              </w:rPr>
            </w:pPr>
            <w:ins w:id="136" w:author="Héctor Bahamonde" w:date="2026-08-06T16:34:00Z" w16du:dateUtc="2026-08-06T13:34:00Z">
              <w:r>
                <w:rPr>
                  <w:color w:val="000000"/>
                  <w:sz w:val="17"/>
                  <w:szCs w:val="17"/>
                </w:rPr>
                <w:t xml:space="preserve">Gains (health </w:t>
              </w:r>
              <w:proofErr w:type="spellStart"/>
              <w:r>
                <w:rPr>
                  <w:color w:val="000000"/>
                  <w:sz w:val="17"/>
                  <w:szCs w:val="17"/>
                </w:rPr>
                <w:t>maximisation</w:t>
              </w:r>
              <w:proofErr w:type="spellEnd"/>
              <w:r>
                <w:rPr>
                  <w:color w:val="000000"/>
                  <w:sz w:val="17"/>
                  <w:szCs w:val="17"/>
                </w:rPr>
                <w:t>)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BE5B"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37" w:author="Héctor Bahamonde" w:date="2026-08-06T16:34:00Z" w16du:dateUtc="2026-08-06T13:34:00Z"/>
                <w:color w:val="000000"/>
                <w:sz w:val="17"/>
                <w:szCs w:val="17"/>
              </w:rPr>
            </w:pPr>
            <w:ins w:id="138" w:author="Héctor Bahamonde" w:date="2026-08-06T16:34:00Z" w16du:dateUtc="2026-08-06T13:34:00Z">
              <w:r>
                <w:rPr>
                  <w:color w:val="000000"/>
                  <w:sz w:val="17"/>
                  <w:szCs w:val="17"/>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79C1"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39" w:author="Héctor Bahamonde" w:date="2026-08-06T16:34:00Z" w16du:dateUtc="2026-08-06T13:34:00Z"/>
                <w:color w:val="000000"/>
                <w:sz w:val="17"/>
                <w:szCs w:val="17"/>
              </w:rPr>
            </w:pPr>
            <w:ins w:id="140" w:author="Héctor Bahamonde" w:date="2026-08-06T16:34:00Z" w16du:dateUtc="2026-08-06T13:34:00Z">
              <w:r>
                <w:rPr>
                  <w:color w:val="000000"/>
                  <w:sz w:val="17"/>
                  <w:szCs w:val="17"/>
                </w:rPr>
                <w:t>0.55</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D301"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41" w:author="Héctor Bahamonde" w:date="2026-08-06T16:34:00Z" w16du:dateUtc="2026-08-06T13:34:00Z"/>
                <w:color w:val="000000"/>
                <w:sz w:val="17"/>
                <w:szCs w:val="17"/>
              </w:rPr>
            </w:pPr>
            <w:ins w:id="142" w:author="Héctor Bahamonde" w:date="2026-08-06T16:34:00Z" w16du:dateUtc="2026-08-06T13:34:00Z">
              <w:r>
                <w:rPr>
                  <w:color w:val="000000"/>
                  <w:sz w:val="17"/>
                  <w:szCs w:val="17"/>
                </w:rPr>
                <w:t>[0.49, 0.61]</w:t>
              </w:r>
            </w:ins>
          </w:p>
        </w:tc>
      </w:tr>
      <w:tr w:rsidR="00D821FE" w14:paraId="05D77BA9" w14:textId="77777777" w:rsidTr="0075034F">
        <w:trPr>
          <w:cantSplit/>
          <w:jc w:val="center"/>
          <w:ins w:id="143"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415B"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44" w:author="Héctor Bahamonde" w:date="2026-08-06T16:34:00Z" w16du:dateUtc="2026-08-06T13:34:00Z"/>
                <w:color w:val="000000"/>
                <w:sz w:val="17"/>
                <w:szCs w:val="17"/>
              </w:rPr>
            </w:pPr>
            <w:ins w:id="145" w:author="Héctor Bahamonde" w:date="2026-08-06T16:34:00Z" w16du:dateUtc="2026-08-06T13:34:00Z">
              <w:r>
                <w:rPr>
                  <w:color w:val="000000"/>
                  <w:sz w:val="17"/>
                  <w:szCs w:val="17"/>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1374"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46" w:author="Héctor Bahamonde" w:date="2026-08-06T16:34:00Z" w16du:dateUtc="2026-08-06T13:34:00Z"/>
                <w:color w:val="000000"/>
                <w:sz w:val="17"/>
                <w:szCs w:val="17"/>
              </w:rPr>
            </w:pPr>
            <w:ins w:id="147" w:author="Héctor Bahamonde" w:date="2026-08-06T16:34:00Z" w16du:dateUtc="2026-08-06T13:34:00Z">
              <w:r>
                <w:rPr>
                  <w:color w:val="000000"/>
                  <w:sz w:val="17"/>
                  <w:szCs w:val="17"/>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2959"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48" w:author="Héctor Bahamonde" w:date="2026-08-06T16:34:00Z" w16du:dateUtc="2026-08-06T13:34:00Z"/>
                <w:color w:val="000000"/>
                <w:sz w:val="17"/>
                <w:szCs w:val="17"/>
              </w:rPr>
            </w:pPr>
            <w:ins w:id="149" w:author="Héctor Bahamonde" w:date="2026-08-06T16:34:00Z" w16du:dateUtc="2026-08-06T13:34:00Z">
              <w:r>
                <w:rPr>
                  <w:color w:val="000000"/>
                  <w:sz w:val="17"/>
                  <w:szCs w:val="17"/>
                </w:rPr>
                <w:t>0.29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1DDD"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50" w:author="Héctor Bahamonde" w:date="2026-08-06T16:34:00Z" w16du:dateUtc="2026-08-06T13:34:00Z"/>
                <w:color w:val="000000"/>
                <w:sz w:val="17"/>
                <w:szCs w:val="17"/>
              </w:rPr>
            </w:pPr>
            <w:ins w:id="151" w:author="Héctor Bahamonde" w:date="2026-08-06T16:34:00Z" w16du:dateUtc="2026-08-06T13:34:00Z">
              <w:r>
                <w:rPr>
                  <w:color w:val="000000"/>
                  <w:sz w:val="17"/>
                  <w:szCs w:val="17"/>
                </w:rPr>
                <w:t>[0.23, 0.35]</w:t>
              </w:r>
            </w:ins>
          </w:p>
        </w:tc>
      </w:tr>
      <w:tr w:rsidR="00D821FE" w14:paraId="4748EB76" w14:textId="77777777" w:rsidTr="0075034F">
        <w:trPr>
          <w:cantSplit/>
          <w:jc w:val="center"/>
          <w:ins w:id="152"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A3BD"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53" w:author="Héctor Bahamonde" w:date="2026-08-06T16:34:00Z" w16du:dateUtc="2026-08-06T13:34:00Z"/>
                <w:color w:val="000000"/>
                <w:sz w:val="17"/>
                <w:szCs w:val="17"/>
              </w:rPr>
            </w:pPr>
            <w:ins w:id="154" w:author="Héctor Bahamonde" w:date="2026-08-06T16:34:00Z" w16du:dateUtc="2026-08-06T13:34:00Z">
              <w:r>
                <w:rPr>
                  <w:color w:val="000000"/>
                  <w:sz w:val="17"/>
                  <w:szCs w:val="17"/>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5CFC"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55" w:author="Héctor Bahamonde" w:date="2026-08-06T16:34:00Z" w16du:dateUtc="2026-08-06T13:34:00Z"/>
                <w:color w:val="000000"/>
                <w:sz w:val="17"/>
                <w:szCs w:val="17"/>
              </w:rPr>
            </w:pPr>
            <w:ins w:id="156" w:author="Héctor Bahamonde" w:date="2026-08-06T16:34:00Z" w16du:dateUtc="2026-08-06T13:34:00Z">
              <w:r>
                <w:rPr>
                  <w:color w:val="000000"/>
                  <w:sz w:val="17"/>
                  <w:szCs w:val="17"/>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E26C"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57" w:author="Héctor Bahamonde" w:date="2026-08-06T16:34:00Z" w16du:dateUtc="2026-08-06T13:34:00Z"/>
                <w:color w:val="000000"/>
                <w:sz w:val="17"/>
                <w:szCs w:val="17"/>
              </w:rPr>
            </w:pPr>
            <w:ins w:id="158" w:author="Héctor Bahamonde" w:date="2026-08-06T16:34:00Z" w16du:dateUtc="2026-08-06T13:34:00Z">
              <w:r>
                <w:rPr>
                  <w:color w:val="000000"/>
                  <w:sz w:val="17"/>
                  <w:szCs w:val="17"/>
                </w:rPr>
                <w:t>0.33</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2FE2"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59" w:author="Héctor Bahamonde" w:date="2026-08-06T16:34:00Z" w16du:dateUtc="2026-08-06T13:34:00Z"/>
                <w:color w:val="000000"/>
                <w:sz w:val="17"/>
                <w:szCs w:val="17"/>
              </w:rPr>
            </w:pPr>
            <w:ins w:id="160" w:author="Héctor Bahamonde" w:date="2026-08-06T16:34:00Z" w16du:dateUtc="2026-08-06T13:34:00Z">
              <w:r>
                <w:rPr>
                  <w:color w:val="000000"/>
                  <w:sz w:val="17"/>
                  <w:szCs w:val="17"/>
                </w:rPr>
                <w:t>[0.26, 0.39]</w:t>
              </w:r>
            </w:ins>
          </w:p>
        </w:tc>
      </w:tr>
      <w:tr w:rsidR="00D821FE" w14:paraId="2EF43F84" w14:textId="77777777" w:rsidTr="0075034F">
        <w:trPr>
          <w:cantSplit/>
          <w:jc w:val="center"/>
          <w:ins w:id="161"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D918"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62" w:author="Héctor Bahamonde" w:date="2026-08-06T16:34:00Z" w16du:dateUtc="2026-08-06T13:34:00Z"/>
                <w:color w:val="000000"/>
                <w:sz w:val="17"/>
                <w:szCs w:val="17"/>
              </w:rPr>
            </w:pPr>
            <w:ins w:id="163" w:author="Héctor Bahamonde" w:date="2026-08-06T16:34:00Z" w16du:dateUtc="2026-08-06T13:34:00Z">
              <w:r>
                <w:rPr>
                  <w:color w:val="000000"/>
                  <w:sz w:val="17"/>
                  <w:szCs w:val="17"/>
                </w:rPr>
                <w:t xml:space="preserve">Gains (health </w:t>
              </w:r>
              <w:proofErr w:type="spellStart"/>
              <w:r>
                <w:rPr>
                  <w:color w:val="000000"/>
                  <w:sz w:val="17"/>
                  <w:szCs w:val="17"/>
                </w:rPr>
                <w:t>maximisation</w:t>
              </w:r>
              <w:proofErr w:type="spellEnd"/>
              <w:r>
                <w:rPr>
                  <w:color w:val="000000"/>
                  <w:sz w:val="17"/>
                  <w:szCs w:val="17"/>
                </w:rPr>
                <w:t>)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55A6"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64" w:author="Héctor Bahamonde" w:date="2026-08-06T16:34:00Z" w16du:dateUtc="2026-08-06T13:34:00Z"/>
                <w:color w:val="000000"/>
                <w:sz w:val="17"/>
                <w:szCs w:val="17"/>
              </w:rPr>
            </w:pPr>
            <w:ins w:id="165" w:author="Héctor Bahamonde" w:date="2026-08-06T16:34:00Z" w16du:dateUtc="2026-08-06T13:34:00Z">
              <w:r>
                <w:rPr>
                  <w:color w:val="000000"/>
                  <w:sz w:val="17"/>
                  <w:szCs w:val="17"/>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724F"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66" w:author="Héctor Bahamonde" w:date="2026-08-06T16:34:00Z" w16du:dateUtc="2026-08-06T13:34:00Z"/>
                <w:color w:val="000000"/>
                <w:sz w:val="17"/>
                <w:szCs w:val="17"/>
              </w:rPr>
            </w:pPr>
            <w:ins w:id="167" w:author="Héctor Bahamonde" w:date="2026-08-06T16:34:00Z" w16du:dateUtc="2026-08-06T13:34:00Z">
              <w:r>
                <w:rPr>
                  <w:color w:val="000000"/>
                  <w:sz w:val="17"/>
                  <w:szCs w:val="17"/>
                </w:rPr>
                <w:t>0.19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1298"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68" w:author="Héctor Bahamonde" w:date="2026-08-06T16:34:00Z" w16du:dateUtc="2026-08-06T13:34:00Z"/>
                <w:color w:val="000000"/>
                <w:sz w:val="17"/>
                <w:szCs w:val="17"/>
              </w:rPr>
            </w:pPr>
            <w:ins w:id="169" w:author="Héctor Bahamonde" w:date="2026-08-06T16:34:00Z" w16du:dateUtc="2026-08-06T13:34:00Z">
              <w:r>
                <w:rPr>
                  <w:color w:val="000000"/>
                  <w:sz w:val="17"/>
                  <w:szCs w:val="17"/>
                </w:rPr>
                <w:t>[0.14, 0.23]</w:t>
              </w:r>
            </w:ins>
          </w:p>
        </w:tc>
      </w:tr>
      <w:tr w:rsidR="00D821FE" w14:paraId="6D490F38" w14:textId="77777777" w:rsidTr="0075034F">
        <w:trPr>
          <w:cantSplit/>
          <w:jc w:val="center"/>
          <w:ins w:id="170"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6CD0"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71" w:author="Héctor Bahamonde" w:date="2026-08-06T16:34:00Z" w16du:dateUtc="2026-08-06T13:34:00Z"/>
                <w:color w:val="000000"/>
                <w:sz w:val="17"/>
                <w:szCs w:val="17"/>
              </w:rPr>
            </w:pPr>
            <w:ins w:id="172" w:author="Héctor Bahamonde" w:date="2026-08-06T16:34:00Z" w16du:dateUtc="2026-08-06T13:34:00Z">
              <w:r>
                <w:rPr>
                  <w:color w:val="000000"/>
                  <w:sz w:val="17"/>
                  <w:szCs w:val="17"/>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5ACD"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73" w:author="Héctor Bahamonde" w:date="2026-08-06T16:34:00Z" w16du:dateUtc="2026-08-06T13:34:00Z"/>
                <w:color w:val="000000"/>
                <w:sz w:val="17"/>
                <w:szCs w:val="17"/>
              </w:rPr>
            </w:pPr>
            <w:ins w:id="174" w:author="Héctor Bahamonde" w:date="2026-08-06T16:34:00Z" w16du:dateUtc="2026-08-06T13:34:00Z">
              <w:r>
                <w:rPr>
                  <w:color w:val="000000"/>
                  <w:sz w:val="17"/>
                  <w:szCs w:val="17"/>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45240"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75" w:author="Héctor Bahamonde" w:date="2026-08-06T16:34:00Z" w16du:dateUtc="2026-08-06T13:34:00Z"/>
                <w:color w:val="000000"/>
                <w:sz w:val="17"/>
                <w:szCs w:val="17"/>
              </w:rPr>
            </w:pPr>
            <w:ins w:id="176" w:author="Héctor Bahamonde" w:date="2026-08-06T16:34:00Z" w16du:dateUtc="2026-08-06T13:34:00Z">
              <w:r>
                <w:rPr>
                  <w:color w:val="000000"/>
                  <w:sz w:val="17"/>
                  <w:szCs w:val="17"/>
                </w:rPr>
                <w:t>0.08</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2AC2"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77" w:author="Héctor Bahamonde" w:date="2026-08-06T16:34:00Z" w16du:dateUtc="2026-08-06T13:34:00Z"/>
                <w:color w:val="000000"/>
                <w:sz w:val="17"/>
                <w:szCs w:val="17"/>
              </w:rPr>
            </w:pPr>
            <w:ins w:id="178" w:author="Héctor Bahamonde" w:date="2026-08-06T16:34:00Z" w16du:dateUtc="2026-08-06T13:34:00Z">
              <w:r>
                <w:rPr>
                  <w:color w:val="000000"/>
                  <w:sz w:val="17"/>
                  <w:szCs w:val="17"/>
                </w:rPr>
                <w:t>[0.06, 0.11]</w:t>
              </w:r>
            </w:ins>
          </w:p>
        </w:tc>
      </w:tr>
      <w:tr w:rsidR="00D821FE" w14:paraId="79B32C05" w14:textId="77777777" w:rsidTr="0075034F">
        <w:trPr>
          <w:cantSplit/>
          <w:jc w:val="center"/>
          <w:ins w:id="179" w:author="Héctor Bahamonde" w:date="2026-08-06T16:34:00Z" w16du:dateUtc="2026-08-06T13:34:00Z"/>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C0C5"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80" w:author="Héctor Bahamonde" w:date="2026-08-06T16:34:00Z" w16du:dateUtc="2026-08-06T13:34:00Z"/>
                <w:color w:val="000000"/>
                <w:sz w:val="17"/>
                <w:szCs w:val="17"/>
              </w:rPr>
            </w:pPr>
            <w:ins w:id="181" w:author="Héctor Bahamonde" w:date="2026-08-06T16:34:00Z" w16du:dateUtc="2026-08-06T13:34:00Z">
              <w:r>
                <w:rPr>
                  <w:color w:val="000000"/>
                  <w:sz w:val="17"/>
                  <w:szCs w:val="17"/>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0EED"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82" w:author="Héctor Bahamonde" w:date="2026-08-06T16:34:00Z" w16du:dateUtc="2026-08-06T13:34:00Z"/>
                <w:color w:val="000000"/>
                <w:sz w:val="17"/>
                <w:szCs w:val="17"/>
              </w:rPr>
            </w:pPr>
            <w:ins w:id="183" w:author="Héctor Bahamonde" w:date="2026-08-06T16:34:00Z" w16du:dateUtc="2026-08-06T13:34:00Z">
              <w:r>
                <w:rPr>
                  <w:color w:val="000000"/>
                  <w:sz w:val="17"/>
                  <w:szCs w:val="17"/>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46E8"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84" w:author="Héctor Bahamonde" w:date="2026-08-06T16:34:00Z" w16du:dateUtc="2026-08-06T13:34:00Z"/>
                <w:color w:val="000000"/>
                <w:sz w:val="17"/>
                <w:szCs w:val="17"/>
              </w:rPr>
            </w:pPr>
            <w:ins w:id="185" w:author="Héctor Bahamonde" w:date="2026-08-06T16:34:00Z" w16du:dateUtc="2026-08-06T13:34:00Z">
              <w:r>
                <w:rPr>
                  <w:color w:val="000000"/>
                  <w:sz w:val="17"/>
                  <w:szCs w:val="17"/>
                </w:rPr>
                <w:t>0.16</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FD97"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86" w:author="Héctor Bahamonde" w:date="2026-08-06T16:34:00Z" w16du:dateUtc="2026-08-06T13:34:00Z"/>
                <w:color w:val="000000"/>
                <w:sz w:val="17"/>
                <w:szCs w:val="17"/>
              </w:rPr>
            </w:pPr>
            <w:ins w:id="187" w:author="Héctor Bahamonde" w:date="2026-08-06T16:34:00Z" w16du:dateUtc="2026-08-06T13:34:00Z">
              <w:r>
                <w:rPr>
                  <w:color w:val="000000"/>
                  <w:sz w:val="17"/>
                  <w:szCs w:val="17"/>
                </w:rPr>
                <w:t>[0.11, 0.20]</w:t>
              </w:r>
            </w:ins>
          </w:p>
        </w:tc>
      </w:tr>
      <w:tr w:rsidR="00D821FE" w14:paraId="1D221983" w14:textId="77777777" w:rsidTr="0075034F">
        <w:trPr>
          <w:cantSplit/>
          <w:jc w:val="center"/>
          <w:ins w:id="188" w:author="Héctor Bahamonde" w:date="2026-08-06T16:34:00Z" w16du:dateUtc="2026-08-06T13:34:00Z"/>
        </w:trPr>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CB56C"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89" w:author="Héctor Bahamonde" w:date="2026-08-06T16:34:00Z" w16du:dateUtc="2026-08-06T13:34:00Z"/>
                <w:color w:val="000000"/>
                <w:sz w:val="17"/>
                <w:szCs w:val="17"/>
              </w:rPr>
            </w:pPr>
            <w:ins w:id="190" w:author="Héctor Bahamonde" w:date="2026-08-06T16:34:00Z" w16du:dateUtc="2026-08-06T13:34:00Z">
              <w:r>
                <w:rPr>
                  <w:color w:val="000000"/>
                  <w:sz w:val="17"/>
                  <w:szCs w:val="17"/>
                </w:rPr>
                <w:t xml:space="preserve">Gains (health </w:t>
              </w:r>
              <w:proofErr w:type="spellStart"/>
              <w:r>
                <w:rPr>
                  <w:color w:val="000000"/>
                  <w:sz w:val="17"/>
                  <w:szCs w:val="17"/>
                </w:rPr>
                <w:t>maximisation</w:t>
              </w:r>
              <w:proofErr w:type="spellEnd"/>
              <w:r>
                <w:rPr>
                  <w:color w:val="000000"/>
                  <w:sz w:val="17"/>
                  <w:szCs w:val="17"/>
                </w:rPr>
                <w:t>) frame</w:t>
              </w:r>
            </w:ins>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E8F2"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rPr>
                <w:ins w:id="191" w:author="Héctor Bahamonde" w:date="2026-08-06T16:34:00Z" w16du:dateUtc="2026-08-06T13:34:00Z"/>
                <w:color w:val="000000"/>
                <w:sz w:val="17"/>
                <w:szCs w:val="17"/>
              </w:rPr>
            </w:pPr>
            <w:ins w:id="192" w:author="Héctor Bahamonde" w:date="2026-08-06T16:34:00Z" w16du:dateUtc="2026-08-06T13:34:00Z">
              <w:r>
                <w:rPr>
                  <w:color w:val="000000"/>
                  <w:sz w:val="17"/>
                  <w:szCs w:val="17"/>
                </w:rPr>
                <w:t>I don't know</w:t>
              </w:r>
            </w:ins>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574B"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93" w:author="Héctor Bahamonde" w:date="2026-08-06T16:34:00Z" w16du:dateUtc="2026-08-06T13:34:00Z"/>
                <w:color w:val="000000"/>
                <w:sz w:val="17"/>
                <w:szCs w:val="17"/>
              </w:rPr>
            </w:pPr>
            <w:ins w:id="194" w:author="Héctor Bahamonde" w:date="2026-08-06T16:34:00Z" w16du:dateUtc="2026-08-06T13:34:00Z">
              <w:r>
                <w:rPr>
                  <w:color w:val="000000"/>
                  <w:sz w:val="17"/>
                  <w:szCs w:val="17"/>
                </w:rPr>
                <w:t>0.15</w:t>
              </w:r>
            </w:ins>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AA7BE" w14:textId="77777777" w:rsidR="00D821FE" w:rsidRDefault="00D821FE" w:rsidP="0075034F">
            <w:pPr>
              <w:pBdr>
                <w:top w:val="none" w:sz="0" w:space="0" w:color="000000"/>
                <w:left w:val="none" w:sz="0" w:space="0" w:color="000000"/>
                <w:bottom w:val="none" w:sz="0" w:space="0" w:color="000000"/>
                <w:right w:val="none" w:sz="0" w:space="0" w:color="000000"/>
              </w:pBdr>
              <w:spacing w:before="60" w:after="60"/>
              <w:ind w:left="60" w:right="60"/>
              <w:jc w:val="center"/>
              <w:rPr>
                <w:ins w:id="195" w:author="Héctor Bahamonde" w:date="2026-08-06T16:34:00Z" w16du:dateUtc="2026-08-06T13:34:00Z"/>
                <w:color w:val="000000"/>
                <w:sz w:val="17"/>
                <w:szCs w:val="17"/>
              </w:rPr>
            </w:pPr>
            <w:ins w:id="196" w:author="Héctor Bahamonde" w:date="2026-08-06T16:34:00Z" w16du:dateUtc="2026-08-06T13:34:00Z">
              <w:r>
                <w:rPr>
                  <w:color w:val="000000"/>
                  <w:sz w:val="17"/>
                  <w:szCs w:val="17"/>
                </w:rPr>
                <w:t>[0.11, 0.19]</w:t>
              </w:r>
            </w:ins>
          </w:p>
        </w:tc>
      </w:tr>
    </w:tbl>
    <w:p w14:paraId="4039893C" w14:textId="77777777" w:rsidR="00D821FE" w:rsidRDefault="00D821FE" w:rsidP="00D821FE">
      <w:pPr>
        <w:rPr>
          <w:ins w:id="197" w:author="Héctor Bahamonde" w:date="2026-08-06T16:34:00Z" w16du:dateUtc="2026-08-06T13:34:00Z"/>
        </w:rPr>
      </w:pPr>
    </w:p>
    <w:p w14:paraId="1A9AEEA3" w14:textId="55EDABCF" w:rsidR="00142A06" w:rsidRDefault="00D821FE" w:rsidP="00142A06">
      <w:pPr>
        <w:rPr>
          <w:ins w:id="198" w:author="Héctor Bahamonde" w:date="2026-08-06T16:36:00Z" w16du:dateUtc="2026-08-06T13:36:00Z"/>
        </w:rPr>
      </w:pPr>
      <w:ins w:id="199" w:author="Héctor Bahamonde" w:date="2026-08-06T16:36:00Z" w16du:dateUtc="2026-08-06T13:36:00Z">
        <w:r w:rsidRPr="00D821FE">
          <w:t>Notes: Predicted probabilities are calculated from the multinomial logit model underlying Figure 2. Brackets report 95% confidence intervals; “I don’t know” is retained as a separate outcome category.</w:t>
        </w:r>
      </w:ins>
    </w:p>
    <w:p w14:paraId="733E1ED0" w14:textId="77777777" w:rsidR="00D821FE" w:rsidRDefault="00D821FE" w:rsidP="00142A06">
      <w:pPr>
        <w:rPr>
          <w:ins w:id="200" w:author="Héctor Bahamonde" w:date="2026-08-06T16:25:00Z" w16du:dateUtc="2026-08-06T13:25:00Z"/>
        </w:rPr>
      </w:pPr>
    </w:p>
    <w:p w14:paraId="161C7020" w14:textId="77777777" w:rsidR="005D491A" w:rsidRDefault="00000000" w:rsidP="0022234C">
      <w:pPr>
        <w:pStyle w:val="BodyText"/>
        <w:spacing w:before="3" w:line="256" w:lineRule="auto"/>
        <w:ind w:left="348" w:right="317" w:firstLine="349"/>
        <w:jc w:val="both"/>
        <w:rPr>
          <w:w w:val="105"/>
        </w:rPr>
      </w:pPr>
      <w:r>
        <w:rPr>
          <w:w w:val="105"/>
        </w:rPr>
        <w:t>Across</w:t>
      </w:r>
      <w:r>
        <w:rPr>
          <w:spacing w:val="40"/>
          <w:w w:val="105"/>
        </w:rPr>
        <w:t xml:space="preserve"> </w:t>
      </w:r>
      <w:r>
        <w:rPr>
          <w:w w:val="105"/>
        </w:rPr>
        <w:t>conditions,</w:t>
      </w:r>
      <w:r>
        <w:rPr>
          <w:spacing w:val="40"/>
          <w:w w:val="105"/>
        </w:rPr>
        <w:t xml:space="preserve"> </w:t>
      </w:r>
      <w:r>
        <w:rPr>
          <w:w w:val="105"/>
        </w:rPr>
        <w:t>the</w:t>
      </w:r>
      <w:r>
        <w:rPr>
          <w:spacing w:val="40"/>
          <w:w w:val="105"/>
        </w:rPr>
        <w:t xml:space="preserve"> </w:t>
      </w:r>
      <w:r>
        <w:rPr>
          <w:w w:val="105"/>
        </w:rPr>
        <w:t>rank</w:t>
      </w:r>
      <w:r>
        <w:rPr>
          <w:spacing w:val="40"/>
          <w:w w:val="105"/>
        </w:rPr>
        <w:t xml:space="preserve"> </w:t>
      </w:r>
      <w:r>
        <w:rPr>
          <w:w w:val="105"/>
        </w:rPr>
        <w:t>ordering</w:t>
      </w:r>
      <w:r>
        <w:rPr>
          <w:spacing w:val="40"/>
          <w:w w:val="105"/>
        </w:rPr>
        <w:t xml:space="preserve"> </w:t>
      </w:r>
      <w:r>
        <w:rPr>
          <w:w w:val="105"/>
        </w:rPr>
        <w:t>of</w:t>
      </w:r>
      <w:r>
        <w:rPr>
          <w:spacing w:val="40"/>
          <w:w w:val="105"/>
        </w:rPr>
        <w:t xml:space="preserve"> </w:t>
      </w:r>
      <w:r>
        <w:rPr>
          <w:w w:val="105"/>
        </w:rPr>
        <w:t>response</w:t>
      </w:r>
      <w:r>
        <w:rPr>
          <w:spacing w:val="40"/>
          <w:w w:val="105"/>
        </w:rPr>
        <w:t xml:space="preserve"> </w:t>
      </w:r>
      <w:r>
        <w:rPr>
          <w:w w:val="105"/>
        </w:rPr>
        <w:t>options</w:t>
      </w:r>
      <w:r>
        <w:rPr>
          <w:spacing w:val="40"/>
          <w:w w:val="105"/>
        </w:rPr>
        <w:t xml:space="preserve"> </w:t>
      </w:r>
      <w:r>
        <w:rPr>
          <w:w w:val="105"/>
        </w:rPr>
        <w:t>remains</w:t>
      </w:r>
      <w:r>
        <w:rPr>
          <w:spacing w:val="40"/>
          <w:w w:val="105"/>
        </w:rPr>
        <w:t xml:space="preserve"> </w:t>
      </w:r>
      <w:r>
        <w:rPr>
          <w:w w:val="105"/>
        </w:rPr>
        <w:t>stable:</w:t>
      </w:r>
      <w:r>
        <w:rPr>
          <w:spacing w:val="76"/>
          <w:w w:val="105"/>
        </w:rPr>
        <w:t xml:space="preserve"> </w:t>
      </w:r>
      <w:r>
        <w:rPr>
          <w:w w:val="105"/>
        </w:rPr>
        <w:t>conditional</w:t>
      </w:r>
      <w:r>
        <w:rPr>
          <w:spacing w:val="40"/>
          <w:w w:val="105"/>
        </w:rPr>
        <w:t xml:space="preserve"> </w:t>
      </w:r>
      <w:r>
        <w:rPr>
          <w:w w:val="105"/>
        </w:rPr>
        <w:t>funding is consistently most likely, followed by unconditional funding, with outright rejection least likely. What</w:t>
      </w:r>
      <w:r>
        <w:rPr>
          <w:spacing w:val="25"/>
          <w:w w:val="105"/>
        </w:rPr>
        <w:t xml:space="preserve"> </w:t>
      </w:r>
      <w:r>
        <w:rPr>
          <w:w w:val="105"/>
        </w:rPr>
        <w:t>changes</w:t>
      </w:r>
      <w:r>
        <w:rPr>
          <w:spacing w:val="25"/>
          <w:w w:val="105"/>
        </w:rPr>
        <w:t xml:space="preserve"> </w:t>
      </w:r>
      <w:r>
        <w:rPr>
          <w:w w:val="105"/>
        </w:rPr>
        <w:t>is</w:t>
      </w:r>
      <w:r>
        <w:rPr>
          <w:spacing w:val="25"/>
          <w:w w:val="105"/>
        </w:rPr>
        <w:t xml:space="preserve"> </w:t>
      </w:r>
      <w:r>
        <w:rPr>
          <w:w w:val="105"/>
        </w:rPr>
        <w:t>not</w:t>
      </w:r>
      <w:r>
        <w:rPr>
          <w:spacing w:val="25"/>
          <w:w w:val="105"/>
        </w:rPr>
        <w:t xml:space="preserve"> </w:t>
      </w:r>
      <w:r>
        <w:rPr>
          <w:w w:val="105"/>
        </w:rPr>
        <w:t>the</w:t>
      </w:r>
      <w:r>
        <w:rPr>
          <w:spacing w:val="25"/>
          <w:w w:val="105"/>
        </w:rPr>
        <w:t xml:space="preserve"> </w:t>
      </w:r>
      <w:r>
        <w:rPr>
          <w:w w:val="105"/>
        </w:rPr>
        <w:t>rank</w:t>
      </w:r>
      <w:r>
        <w:rPr>
          <w:spacing w:val="25"/>
          <w:w w:val="105"/>
        </w:rPr>
        <w:t xml:space="preserve"> </w:t>
      </w:r>
      <w:r>
        <w:rPr>
          <w:w w:val="105"/>
        </w:rPr>
        <w:t>itself</w:t>
      </w:r>
      <w:r>
        <w:rPr>
          <w:spacing w:val="25"/>
          <w:w w:val="105"/>
        </w:rPr>
        <w:t xml:space="preserve"> </w:t>
      </w:r>
      <w:r>
        <w:rPr>
          <w:w w:val="105"/>
        </w:rPr>
        <w:t>but</w:t>
      </w:r>
      <w:r>
        <w:rPr>
          <w:spacing w:val="25"/>
          <w:w w:val="105"/>
        </w:rPr>
        <w:t xml:space="preserve"> </w:t>
      </w:r>
      <w:r>
        <w:rPr>
          <w:w w:val="105"/>
        </w:rPr>
        <w:t>the</w:t>
      </w:r>
      <w:r>
        <w:rPr>
          <w:spacing w:val="25"/>
          <w:w w:val="105"/>
        </w:rPr>
        <w:t xml:space="preserve"> </w:t>
      </w:r>
      <w:r>
        <w:rPr>
          <w:w w:val="105"/>
        </w:rPr>
        <w:t>level</w:t>
      </w:r>
      <w:r>
        <w:rPr>
          <w:spacing w:val="25"/>
          <w:w w:val="105"/>
        </w:rPr>
        <w:t xml:space="preserve"> </w:t>
      </w:r>
      <w:r>
        <w:rPr>
          <w:w w:val="105"/>
        </w:rPr>
        <w:t>of</w:t>
      </w:r>
      <w:r>
        <w:rPr>
          <w:spacing w:val="25"/>
          <w:w w:val="105"/>
        </w:rPr>
        <w:t xml:space="preserve"> </w:t>
      </w:r>
      <w:r>
        <w:rPr>
          <w:w w:val="105"/>
        </w:rPr>
        <w:t>support</w:t>
      </w:r>
      <w:r>
        <w:rPr>
          <w:spacing w:val="25"/>
          <w:w w:val="105"/>
        </w:rPr>
        <w:t xml:space="preserve"> </w:t>
      </w:r>
      <w:r>
        <w:rPr>
          <w:w w:val="105"/>
        </w:rPr>
        <w:t>attached</w:t>
      </w:r>
      <w:r>
        <w:rPr>
          <w:spacing w:val="25"/>
          <w:w w:val="105"/>
        </w:rPr>
        <w:t xml:space="preserve"> </w:t>
      </w:r>
      <w:r>
        <w:rPr>
          <w:w w:val="105"/>
        </w:rPr>
        <w:t>to</w:t>
      </w:r>
      <w:r>
        <w:rPr>
          <w:spacing w:val="25"/>
          <w:w w:val="105"/>
        </w:rPr>
        <w:t xml:space="preserve"> </w:t>
      </w:r>
      <w:r>
        <w:rPr>
          <w:w w:val="105"/>
        </w:rPr>
        <w:t>each</w:t>
      </w:r>
      <w:r>
        <w:rPr>
          <w:spacing w:val="25"/>
          <w:w w:val="105"/>
        </w:rPr>
        <w:t xml:space="preserve"> </w:t>
      </w:r>
      <w:r>
        <w:rPr>
          <w:w w:val="105"/>
        </w:rPr>
        <w:t>option,</w:t>
      </w:r>
      <w:r>
        <w:rPr>
          <w:spacing w:val="25"/>
          <w:w w:val="105"/>
        </w:rPr>
        <w:t xml:space="preserve"> </w:t>
      </w:r>
      <w:r>
        <w:rPr>
          <w:w w:val="105"/>
        </w:rPr>
        <w:t>as</w:t>
      </w:r>
      <w:r>
        <w:rPr>
          <w:spacing w:val="25"/>
          <w:w w:val="105"/>
        </w:rPr>
        <w:t xml:space="preserve"> </w:t>
      </w:r>
      <w:r>
        <w:rPr>
          <w:w w:val="105"/>
        </w:rPr>
        <w:t>the</w:t>
      </w:r>
      <w:r>
        <w:rPr>
          <w:spacing w:val="25"/>
          <w:w w:val="105"/>
        </w:rPr>
        <w:t xml:space="preserve"> </w:t>
      </w:r>
      <w:r>
        <w:rPr>
          <w:w w:val="105"/>
        </w:rPr>
        <w:t>frames sift probability mass across categories. In particular, the loss frame sifts support upward toward unconditional funding, whereas the gains frame sifts support away from unconditional funding and toward conditional funding and rejection. Thus, framing shifts the level of support across options while preserving the same ordinal structure of preferences.</w:t>
      </w:r>
    </w:p>
    <w:p w14:paraId="633CA9B1" w14:textId="77777777" w:rsidR="0022234C" w:rsidRDefault="0022234C" w:rsidP="0022234C">
      <w:pPr>
        <w:pStyle w:val="BodyText"/>
        <w:spacing w:before="3" w:line="256" w:lineRule="auto"/>
        <w:ind w:left="348" w:right="317" w:firstLine="349"/>
        <w:jc w:val="both"/>
        <w:rPr>
          <w:w w:val="105"/>
        </w:rPr>
      </w:pPr>
      <w:bookmarkStart w:id="201" w:name="_bookmark9"/>
      <w:bookmarkEnd w:id="201"/>
    </w:p>
    <w:p w14:paraId="53278779" w14:textId="2AFD83F9" w:rsidR="005D491A" w:rsidRDefault="00000000">
      <w:pPr>
        <w:pStyle w:val="BodyText"/>
        <w:spacing w:before="124"/>
        <w:ind w:right="3"/>
        <w:jc w:val="center"/>
      </w:pPr>
      <w:r>
        <w:rPr>
          <w:w w:val="105"/>
        </w:rPr>
        <w:t>Table</w:t>
      </w:r>
      <w:r>
        <w:rPr>
          <w:spacing w:val="15"/>
          <w:w w:val="105"/>
        </w:rPr>
        <w:t xml:space="preserve"> </w:t>
      </w:r>
      <w:ins w:id="202" w:author="Héctor Bahamonde" w:date="2026-08-06T16:25:00Z" w16du:dateUtc="2026-08-06T13:25:00Z">
        <w:r w:rsidR="00142A06">
          <w:rPr>
            <w:w w:val="105"/>
          </w:rPr>
          <w:t>3</w:t>
        </w:r>
      </w:ins>
      <w:del w:id="203" w:author="Héctor Bahamonde" w:date="2026-08-06T16:25:00Z" w16du:dateUtc="2026-08-06T13:25:00Z">
        <w:r w:rsidDel="00142A06">
          <w:rPr>
            <w:w w:val="105"/>
          </w:rPr>
          <w:delText>2</w:delText>
        </w:r>
      </w:del>
      <w:r>
        <w:rPr>
          <w:w w:val="105"/>
        </w:rPr>
        <w:t>:</w:t>
      </w:r>
      <w:r>
        <w:rPr>
          <w:spacing w:val="39"/>
          <w:w w:val="105"/>
        </w:rPr>
        <w:t xml:space="preserve"> </w:t>
      </w:r>
      <w:r>
        <w:rPr>
          <w:w w:val="105"/>
        </w:rPr>
        <w:t>Framing</w:t>
      </w:r>
      <w:r>
        <w:rPr>
          <w:spacing w:val="15"/>
          <w:w w:val="105"/>
        </w:rPr>
        <w:t xml:space="preserve"> </w:t>
      </w:r>
      <w:r>
        <w:rPr>
          <w:w w:val="105"/>
        </w:rPr>
        <w:t>Effects</w:t>
      </w:r>
      <w:r>
        <w:rPr>
          <w:spacing w:val="15"/>
          <w:w w:val="105"/>
        </w:rPr>
        <w:t xml:space="preserve"> </w:t>
      </w:r>
      <w:r>
        <w:rPr>
          <w:w w:val="105"/>
        </w:rPr>
        <w:t>on</w:t>
      </w:r>
      <w:r>
        <w:rPr>
          <w:spacing w:val="16"/>
          <w:w w:val="105"/>
        </w:rPr>
        <w:t xml:space="preserve"> </w:t>
      </w:r>
      <w:r>
        <w:rPr>
          <w:w w:val="105"/>
        </w:rPr>
        <w:t>Public</w:t>
      </w:r>
      <w:r>
        <w:rPr>
          <w:spacing w:val="15"/>
          <w:w w:val="105"/>
        </w:rPr>
        <w:t xml:space="preserve"> </w:t>
      </w:r>
      <w:r>
        <w:rPr>
          <w:w w:val="105"/>
        </w:rPr>
        <w:t>Support</w:t>
      </w:r>
      <w:r>
        <w:rPr>
          <w:spacing w:val="15"/>
          <w:w w:val="105"/>
        </w:rPr>
        <w:t xml:space="preserve"> </w:t>
      </w:r>
      <w:r>
        <w:rPr>
          <w:w w:val="105"/>
        </w:rPr>
        <w:t>for</w:t>
      </w:r>
      <w:r>
        <w:rPr>
          <w:spacing w:val="15"/>
          <w:w w:val="105"/>
        </w:rPr>
        <w:t xml:space="preserve"> </w:t>
      </w:r>
      <w:r>
        <w:rPr>
          <w:w w:val="105"/>
        </w:rPr>
        <w:t>Funding</w:t>
      </w:r>
      <w:r>
        <w:rPr>
          <w:spacing w:val="15"/>
          <w:w w:val="105"/>
        </w:rPr>
        <w:t xml:space="preserve"> </w:t>
      </w:r>
      <w:r>
        <w:rPr>
          <w:w w:val="105"/>
        </w:rPr>
        <w:t>Expensive</w:t>
      </w:r>
      <w:r>
        <w:rPr>
          <w:spacing w:val="15"/>
          <w:w w:val="105"/>
        </w:rPr>
        <w:t xml:space="preserve"> </w:t>
      </w:r>
      <w:r>
        <w:rPr>
          <w:w w:val="105"/>
        </w:rPr>
        <w:t>Cancer</w:t>
      </w:r>
      <w:r>
        <w:rPr>
          <w:spacing w:val="16"/>
          <w:w w:val="105"/>
        </w:rPr>
        <w:t xml:space="preserve"> </w:t>
      </w:r>
      <w:r>
        <w:rPr>
          <w:spacing w:val="-2"/>
          <w:w w:val="105"/>
        </w:rPr>
        <w:t>Medicines</w:t>
      </w:r>
    </w:p>
    <w:p w14:paraId="765764A7" w14:textId="77777777" w:rsidR="00182F1E" w:rsidRDefault="00182F1E" w:rsidP="00182F1E">
      <w:pPr>
        <w:rPr>
          <w:ins w:id="204" w:author="Héctor Bahamonde" w:date="2026-08-06T16:17:00Z" w16du:dateUtc="2026-08-06T13:17:00Z"/>
        </w:rPr>
      </w:pPr>
    </w:p>
    <w:tbl>
      <w:tblPr>
        <w:tblW w:w="10188" w:type="dxa"/>
        <w:jc w:val="center"/>
        <w:tblLayout w:type="fixed"/>
        <w:tblLook w:val="0420" w:firstRow="1" w:lastRow="0" w:firstColumn="0" w:lastColumn="0" w:noHBand="0" w:noVBand="1"/>
        <w:tblPrChange w:id="205" w:author="Héctor Bahamonde" w:date="2026-08-06T16:38:00Z" w16du:dateUtc="2026-08-06T13:38:00Z">
          <w:tblPr>
            <w:tblW w:w="0" w:type="auto"/>
            <w:jc w:val="center"/>
            <w:tblLayout w:type="fixed"/>
            <w:tblLook w:val="0420" w:firstRow="1" w:lastRow="0" w:firstColumn="0" w:lastColumn="0" w:noHBand="0" w:noVBand="1"/>
          </w:tblPr>
        </w:tblPrChange>
      </w:tblPr>
      <w:tblGrid>
        <w:gridCol w:w="5768"/>
        <w:gridCol w:w="1972"/>
        <w:gridCol w:w="2448"/>
        <w:tblGridChange w:id="206">
          <w:tblGrid>
            <w:gridCol w:w="5768"/>
            <w:gridCol w:w="1072"/>
            <w:gridCol w:w="900"/>
            <w:gridCol w:w="1548"/>
            <w:gridCol w:w="900"/>
            <w:gridCol w:w="1548"/>
          </w:tblGrid>
        </w:tblGridChange>
      </w:tblGrid>
      <w:tr w:rsidR="00182F1E" w14:paraId="4275A230" w14:textId="77777777" w:rsidTr="007D1DEE">
        <w:trPr>
          <w:cantSplit/>
          <w:tblHeader/>
          <w:jc w:val="center"/>
          <w:ins w:id="207" w:author="Héctor Bahamonde" w:date="2026-08-06T16:17:00Z" w16du:dateUtc="2026-08-06T13:17:00Z"/>
          <w:trPrChange w:id="208" w:author="Héctor Bahamonde" w:date="2026-08-06T16:38:00Z" w16du:dateUtc="2026-08-06T13:38:00Z">
            <w:trPr>
              <w:cantSplit/>
              <w:tblHeader/>
              <w:jc w:val="center"/>
            </w:trPr>
          </w:trPrChange>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09" w:author="Héctor Bahamonde" w:date="2026-08-06T16:38:00Z" w16du:dateUtc="2026-08-06T13:38:00Z">
              <w:tcPr>
                <w:tcW w:w="684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1BD4E6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10" w:author="Héctor Bahamonde" w:date="2026-08-06T16:17:00Z" w16du:dateUtc="2026-08-06T13:17:00Z"/>
                <w:b/>
                <w:color w:val="000000"/>
                <w:sz w:val="16"/>
                <w:szCs w:val="16"/>
              </w:rPr>
            </w:pPr>
            <w:ins w:id="211" w:author="Héctor Bahamonde" w:date="2026-08-06T16:17:00Z" w16du:dateUtc="2026-08-06T13:17:00Z">
              <w:r>
                <w:rPr>
                  <w:b/>
                  <w:color w:val="000000"/>
                  <w:sz w:val="16"/>
                  <w:szCs w:val="16"/>
                </w:rPr>
                <w:t>Parameter</w:t>
              </w:r>
            </w:ins>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2" w:author="Héctor Bahamonde" w:date="2026-08-06T16:38:00Z" w16du:dateUtc="2026-08-06T13:38:00Z">
              <w:tcPr>
                <w:tcW w:w="244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676C43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13" w:author="Héctor Bahamonde" w:date="2026-08-06T16:17:00Z" w16du:dateUtc="2026-08-06T13:17:00Z"/>
                <w:b/>
                <w:color w:val="000000"/>
                <w:sz w:val="16"/>
                <w:szCs w:val="16"/>
              </w:rPr>
            </w:pPr>
            <w:ins w:id="214" w:author="Héctor Bahamonde" w:date="2026-08-06T16:17:00Z" w16du:dateUtc="2026-08-06T13:17:00Z">
              <w:r>
                <w:rPr>
                  <w:b/>
                  <w:color w:val="000000"/>
                  <w:sz w:val="16"/>
                  <w:szCs w:val="16"/>
                </w:rPr>
                <w:t>Multinomial logit</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15" w:author="Héctor Bahamonde" w:date="2026-08-06T16:38:00Z" w16du:dateUtc="2026-08-06T13:38:00Z">
              <w:tcPr>
                <w:tcW w:w="244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552BEF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16" w:author="Héctor Bahamonde" w:date="2026-08-06T16:17:00Z" w16du:dateUtc="2026-08-06T13:17:00Z"/>
                <w:b/>
                <w:color w:val="000000"/>
                <w:sz w:val="16"/>
                <w:szCs w:val="16"/>
              </w:rPr>
            </w:pPr>
            <w:ins w:id="217" w:author="Héctor Bahamonde" w:date="2026-08-06T16:17:00Z" w16du:dateUtc="2026-08-06T13:17:00Z">
              <w:r>
                <w:rPr>
                  <w:b/>
                  <w:color w:val="000000"/>
                  <w:sz w:val="16"/>
                  <w:szCs w:val="16"/>
                </w:rPr>
                <w:t>Ordinal logit</w:t>
              </w:r>
            </w:ins>
          </w:p>
        </w:tc>
      </w:tr>
      <w:tr w:rsidR="00182F1E" w14:paraId="32EE119F" w14:textId="77777777" w:rsidTr="007D1DEE">
        <w:trPr>
          <w:cantSplit/>
          <w:jc w:val="center"/>
          <w:ins w:id="218" w:author="Héctor Bahamonde" w:date="2026-08-06T16:17:00Z" w16du:dateUtc="2026-08-06T13:17:00Z"/>
          <w:trPrChange w:id="219" w:author="Héctor Bahamonde" w:date="2026-08-06T16:38:00Z" w16du:dateUtc="2026-08-06T13:38:00Z">
            <w:trPr>
              <w:cantSplit/>
              <w:jc w:val="center"/>
            </w:trPr>
          </w:trPrChange>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0" w:author="Héctor Bahamonde" w:date="2026-08-06T16:38:00Z" w16du:dateUtc="2026-08-06T13:38:00Z">
              <w:tcPr>
                <w:tcW w:w="684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5DBE0B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21" w:author="Héctor Bahamonde" w:date="2026-08-06T16:17:00Z" w16du:dateUtc="2026-08-06T13:17:00Z"/>
                <w:color w:val="000000"/>
                <w:sz w:val="16"/>
                <w:szCs w:val="16"/>
              </w:rPr>
            </w:pPr>
            <w:ins w:id="222" w:author="Héctor Bahamonde" w:date="2026-08-06T16:17:00Z" w16du:dateUtc="2026-08-06T13:17:00Z">
              <w:r>
                <w:rPr>
                  <w:color w:val="000000"/>
                  <w:sz w:val="16"/>
                  <w:szCs w:val="16"/>
                </w:rPr>
                <w:t>Conditional vs. reject: Intercept</w:t>
              </w:r>
            </w:ins>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3" w:author="Héctor Bahamonde" w:date="2026-08-06T16:38:00Z" w16du:dateUtc="2026-08-06T13:38:00Z">
              <w:tcPr>
                <w:tcW w:w="2448"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F484E5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24" w:author="Héctor Bahamonde" w:date="2026-08-06T16:17:00Z" w16du:dateUtc="2026-08-06T13:17:00Z"/>
                <w:color w:val="000000"/>
                <w:sz w:val="16"/>
                <w:szCs w:val="16"/>
              </w:rPr>
            </w:pPr>
            <w:ins w:id="225" w:author="Héctor Bahamonde" w:date="2026-08-06T16:17:00Z" w16du:dateUtc="2026-08-06T13:17:00Z">
              <w:r>
                <w:rPr>
                  <w:color w:val="000000"/>
                  <w:sz w:val="16"/>
                  <w:szCs w:val="16"/>
                </w:rPr>
                <w:t>1.914*</w:t>
              </w:r>
              <w:r>
                <w:rPr>
                  <w:color w:val="000000"/>
                  <w:sz w:val="16"/>
                  <w:szCs w:val="16"/>
                </w:rPr>
                <w:br/>
                <w:t>[1.156, 3.169]</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6" w:author="Héctor Bahamonde" w:date="2026-08-06T16:38:00Z" w16du:dateUtc="2026-08-06T13:38:00Z">
              <w:tcPr>
                <w:tcW w:w="2448"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F2C14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27" w:author="Héctor Bahamonde" w:date="2026-08-06T16:17:00Z" w16du:dateUtc="2026-08-06T13:17:00Z"/>
                <w:color w:val="000000"/>
                <w:sz w:val="16"/>
                <w:szCs w:val="16"/>
              </w:rPr>
            </w:pPr>
          </w:p>
        </w:tc>
      </w:tr>
      <w:tr w:rsidR="00182F1E" w14:paraId="408190CB" w14:textId="77777777" w:rsidTr="007D1DEE">
        <w:trPr>
          <w:cantSplit/>
          <w:jc w:val="center"/>
          <w:ins w:id="228" w:author="Héctor Bahamonde" w:date="2026-08-06T16:17:00Z" w16du:dateUtc="2026-08-06T13:17:00Z"/>
          <w:trPrChange w:id="2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226BD2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31" w:author="Héctor Bahamonde" w:date="2026-08-06T16:17:00Z" w16du:dateUtc="2026-08-06T13:17:00Z"/>
                <w:color w:val="000000"/>
                <w:sz w:val="16"/>
                <w:szCs w:val="16"/>
              </w:rPr>
            </w:pPr>
            <w:ins w:id="232" w:author="Héctor Bahamonde" w:date="2026-08-06T16:17:00Z" w16du:dateUtc="2026-08-06T13:17:00Z">
              <w:r>
                <w:rPr>
                  <w:color w:val="000000"/>
                  <w:sz w:val="16"/>
                  <w:szCs w:val="16"/>
                </w:rPr>
                <w:t>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3336A7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34" w:author="Héctor Bahamonde" w:date="2026-08-06T16:17:00Z" w16du:dateUtc="2026-08-06T13:17:00Z"/>
                <w:color w:val="000000"/>
                <w:sz w:val="16"/>
                <w:szCs w:val="16"/>
              </w:rPr>
            </w:pPr>
            <w:ins w:id="235" w:author="Héctor Bahamonde" w:date="2026-08-06T16:17:00Z" w16du:dateUtc="2026-08-06T13:17:00Z">
              <w:r>
                <w:rPr>
                  <w:color w:val="000000"/>
                  <w:sz w:val="16"/>
                  <w:szCs w:val="16"/>
                </w:rPr>
                <w:t>1.558**</w:t>
              </w:r>
              <w:r>
                <w:rPr>
                  <w:color w:val="000000"/>
                  <w:sz w:val="16"/>
                  <w:szCs w:val="16"/>
                </w:rPr>
                <w:br/>
                <w:t>[1.156, 2.099]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68752D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37" w:author="Héctor Bahamonde" w:date="2026-08-06T16:17:00Z" w16du:dateUtc="2026-08-06T13:17:00Z"/>
                <w:color w:val="000000"/>
                <w:sz w:val="16"/>
                <w:szCs w:val="16"/>
              </w:rPr>
            </w:pPr>
          </w:p>
        </w:tc>
      </w:tr>
      <w:tr w:rsidR="00182F1E" w14:paraId="38EB6E2B" w14:textId="77777777" w:rsidTr="007D1DEE">
        <w:trPr>
          <w:cantSplit/>
          <w:jc w:val="center"/>
          <w:ins w:id="238" w:author="Héctor Bahamonde" w:date="2026-08-06T16:17:00Z" w16du:dateUtc="2026-08-06T13:17:00Z"/>
          <w:trPrChange w:id="2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59C864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41" w:author="Héctor Bahamonde" w:date="2026-08-06T16:17:00Z" w16du:dateUtc="2026-08-06T13:17:00Z"/>
                <w:color w:val="000000"/>
                <w:sz w:val="16"/>
                <w:szCs w:val="16"/>
              </w:rPr>
            </w:pPr>
            <w:ins w:id="242" w:author="Héctor Bahamonde" w:date="2026-08-06T16:17:00Z" w16du:dateUtc="2026-08-06T13:17:00Z">
              <w:r>
                <w:rPr>
                  <w:color w:val="000000"/>
                  <w:sz w:val="16"/>
                  <w:szCs w:val="16"/>
                </w:rPr>
                <w:t xml:space="preserve">Conditional vs. reject: Gains (health </w:t>
              </w:r>
              <w:proofErr w:type="spellStart"/>
              <w:r>
                <w:rPr>
                  <w:color w:val="000000"/>
                  <w:sz w:val="16"/>
                  <w:szCs w:val="16"/>
                </w:rPr>
                <w:t>maximisation</w:t>
              </w:r>
              <w:proofErr w:type="spellEnd"/>
              <w:r>
                <w:rPr>
                  <w:color w:val="000000"/>
                  <w:sz w:val="16"/>
                  <w:szCs w:val="16"/>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D9078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44" w:author="Héctor Bahamonde" w:date="2026-08-06T16:17:00Z" w16du:dateUtc="2026-08-06T13:17:00Z"/>
                <w:color w:val="000000"/>
                <w:sz w:val="16"/>
                <w:szCs w:val="16"/>
              </w:rPr>
            </w:pPr>
            <w:ins w:id="245" w:author="Héctor Bahamonde" w:date="2026-08-06T16:17:00Z" w16du:dateUtc="2026-08-06T13:17:00Z">
              <w:r>
                <w:rPr>
                  <w:color w:val="000000"/>
                  <w:sz w:val="16"/>
                  <w:szCs w:val="16"/>
                </w:rPr>
                <w:t>1.182</w:t>
              </w:r>
              <w:r>
                <w:rPr>
                  <w:color w:val="000000"/>
                  <w:sz w:val="16"/>
                  <w:szCs w:val="16"/>
                </w:rPr>
                <w:br/>
                <w:t>[0.898, 1.556]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035BF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47" w:author="Héctor Bahamonde" w:date="2026-08-06T16:17:00Z" w16du:dateUtc="2026-08-06T13:17:00Z"/>
                <w:color w:val="000000"/>
                <w:sz w:val="16"/>
                <w:szCs w:val="16"/>
              </w:rPr>
            </w:pPr>
          </w:p>
        </w:tc>
      </w:tr>
      <w:tr w:rsidR="00182F1E" w14:paraId="6273F065" w14:textId="77777777" w:rsidTr="007D1DEE">
        <w:trPr>
          <w:cantSplit/>
          <w:jc w:val="center"/>
          <w:ins w:id="248" w:author="Héctor Bahamonde" w:date="2026-08-06T16:17:00Z" w16du:dateUtc="2026-08-06T13:17:00Z"/>
          <w:trPrChange w:id="2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AEE28E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51" w:author="Héctor Bahamonde" w:date="2026-08-06T16:17:00Z" w16du:dateUtc="2026-08-06T13:17:00Z"/>
                <w:color w:val="000000"/>
                <w:sz w:val="16"/>
                <w:szCs w:val="16"/>
              </w:rPr>
            </w:pPr>
            <w:ins w:id="252" w:author="Héctor Bahamonde" w:date="2026-08-06T16:17:00Z" w16du:dateUtc="2026-08-06T13:17:00Z">
              <w:r>
                <w:rPr>
                  <w:color w:val="000000"/>
                  <w:sz w:val="16"/>
                  <w:szCs w:val="16"/>
                </w:rPr>
                <w:t>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DA347F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54" w:author="Héctor Bahamonde" w:date="2026-08-06T16:17:00Z" w16du:dateUtc="2026-08-06T13:17:00Z"/>
                <w:color w:val="000000"/>
                <w:sz w:val="16"/>
                <w:szCs w:val="16"/>
              </w:rPr>
            </w:pPr>
            <w:ins w:id="255" w:author="Héctor Bahamonde" w:date="2026-08-06T16:17:00Z" w16du:dateUtc="2026-08-06T13:17:00Z">
              <w:r>
                <w:rPr>
                  <w:color w:val="000000"/>
                  <w:sz w:val="16"/>
                  <w:szCs w:val="16"/>
                </w:rPr>
                <w:t>1.381**</w:t>
              </w:r>
              <w:r>
                <w:rPr>
                  <w:color w:val="000000"/>
                  <w:sz w:val="16"/>
                  <w:szCs w:val="16"/>
                </w:rPr>
                <w:br/>
                <w:t>[1.087, 1.755]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0C646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57" w:author="Héctor Bahamonde" w:date="2026-08-06T16:17:00Z" w16du:dateUtc="2026-08-06T13:17:00Z"/>
                <w:color w:val="000000"/>
                <w:sz w:val="16"/>
                <w:szCs w:val="16"/>
              </w:rPr>
            </w:pPr>
          </w:p>
        </w:tc>
      </w:tr>
      <w:tr w:rsidR="00182F1E" w14:paraId="2A99674F" w14:textId="77777777" w:rsidTr="007D1DEE">
        <w:trPr>
          <w:cantSplit/>
          <w:jc w:val="center"/>
          <w:ins w:id="258" w:author="Héctor Bahamonde" w:date="2026-08-06T16:17:00Z" w16du:dateUtc="2026-08-06T13:17:00Z"/>
          <w:trPrChange w:id="2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DA490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61" w:author="Héctor Bahamonde" w:date="2026-08-06T16:17:00Z" w16du:dateUtc="2026-08-06T13:17:00Z"/>
                <w:color w:val="000000"/>
                <w:sz w:val="16"/>
                <w:szCs w:val="16"/>
              </w:rPr>
            </w:pPr>
            <w:ins w:id="262" w:author="Héctor Bahamonde" w:date="2026-08-06T16:17:00Z" w16du:dateUtc="2026-08-06T13:17:00Z">
              <w:r>
                <w:rPr>
                  <w:color w:val="000000"/>
                  <w:sz w:val="16"/>
                  <w:szCs w:val="16"/>
                </w:rPr>
                <w:t>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52F7DF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64" w:author="Héctor Bahamonde" w:date="2026-08-06T16:17:00Z" w16du:dateUtc="2026-08-06T13:17:00Z"/>
                <w:color w:val="000000"/>
                <w:sz w:val="16"/>
                <w:szCs w:val="16"/>
              </w:rPr>
            </w:pPr>
            <w:ins w:id="265" w:author="Héctor Bahamonde" w:date="2026-08-06T16:17:00Z" w16du:dateUtc="2026-08-06T13:17:00Z">
              <w:r>
                <w:rPr>
                  <w:color w:val="000000"/>
                  <w:sz w:val="16"/>
                  <w:szCs w:val="16"/>
                </w:rPr>
                <w:t>1.015***</w:t>
              </w:r>
              <w:r>
                <w:rPr>
                  <w:color w:val="000000"/>
                  <w:sz w:val="16"/>
                  <w:szCs w:val="16"/>
                </w:rPr>
                <w:br/>
                <w:t>[1.008, 1.022]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9FF1A1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67" w:author="Héctor Bahamonde" w:date="2026-08-06T16:17:00Z" w16du:dateUtc="2026-08-06T13:17:00Z"/>
                <w:color w:val="000000"/>
                <w:sz w:val="16"/>
                <w:szCs w:val="16"/>
              </w:rPr>
            </w:pPr>
          </w:p>
        </w:tc>
      </w:tr>
      <w:tr w:rsidR="00182F1E" w14:paraId="5AD87B57" w14:textId="77777777" w:rsidTr="007D1DEE">
        <w:trPr>
          <w:cantSplit/>
          <w:jc w:val="center"/>
          <w:ins w:id="268" w:author="Héctor Bahamonde" w:date="2026-08-06T16:17:00Z" w16du:dateUtc="2026-08-06T13:17:00Z"/>
          <w:trPrChange w:id="2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1D11F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71" w:author="Héctor Bahamonde" w:date="2026-08-06T16:17:00Z" w16du:dateUtc="2026-08-06T13:17:00Z"/>
                <w:color w:val="000000"/>
                <w:sz w:val="16"/>
                <w:szCs w:val="16"/>
              </w:rPr>
            </w:pPr>
            <w:ins w:id="272" w:author="Héctor Bahamonde" w:date="2026-08-06T16:17:00Z" w16du:dateUtc="2026-08-06T13:17:00Z">
              <w:r>
                <w:rPr>
                  <w:color w:val="000000"/>
                  <w:sz w:val="16"/>
                  <w:szCs w:val="16"/>
                </w:rPr>
                <w:t>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8465F5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74" w:author="Héctor Bahamonde" w:date="2026-08-06T16:17:00Z" w16du:dateUtc="2026-08-06T13:17:00Z"/>
                <w:color w:val="000000"/>
                <w:sz w:val="16"/>
                <w:szCs w:val="16"/>
              </w:rPr>
            </w:pPr>
            <w:ins w:id="275" w:author="Héctor Bahamonde" w:date="2026-08-06T16:17:00Z" w16du:dateUtc="2026-08-06T13:17:00Z">
              <w:r>
                <w:rPr>
                  <w:color w:val="000000"/>
                  <w:sz w:val="16"/>
                  <w:szCs w:val="16"/>
                </w:rPr>
                <w:t>0.818</w:t>
              </w:r>
              <w:r>
                <w:rPr>
                  <w:color w:val="000000"/>
                  <w:sz w:val="16"/>
                  <w:szCs w:val="16"/>
                </w:rPr>
                <w:br/>
                <w:t>[0.613, 1.090]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EC51C3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77" w:author="Héctor Bahamonde" w:date="2026-08-06T16:17:00Z" w16du:dateUtc="2026-08-06T13:17:00Z"/>
                <w:color w:val="000000"/>
                <w:sz w:val="16"/>
                <w:szCs w:val="16"/>
              </w:rPr>
            </w:pPr>
          </w:p>
        </w:tc>
      </w:tr>
      <w:tr w:rsidR="00182F1E" w14:paraId="10FC8F92" w14:textId="77777777" w:rsidTr="007D1DEE">
        <w:trPr>
          <w:cantSplit/>
          <w:jc w:val="center"/>
          <w:ins w:id="278" w:author="Héctor Bahamonde" w:date="2026-08-06T16:17:00Z" w16du:dateUtc="2026-08-06T13:17:00Z"/>
          <w:trPrChange w:id="2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00A12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81" w:author="Héctor Bahamonde" w:date="2026-08-06T16:17:00Z" w16du:dateUtc="2026-08-06T13:17:00Z"/>
                <w:color w:val="000000"/>
                <w:sz w:val="16"/>
                <w:szCs w:val="16"/>
              </w:rPr>
            </w:pPr>
            <w:ins w:id="282" w:author="Héctor Bahamonde" w:date="2026-08-06T16:17:00Z" w16du:dateUtc="2026-08-06T13:17:00Z">
              <w:r>
                <w:rPr>
                  <w:color w:val="000000"/>
                  <w:sz w:val="16"/>
                  <w:szCs w:val="16"/>
                </w:rPr>
                <w:t>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3257B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84" w:author="Héctor Bahamonde" w:date="2026-08-06T16:17:00Z" w16du:dateUtc="2026-08-06T13:17:00Z"/>
                <w:color w:val="000000"/>
                <w:sz w:val="16"/>
                <w:szCs w:val="16"/>
              </w:rPr>
            </w:pPr>
            <w:ins w:id="285" w:author="Héctor Bahamonde" w:date="2026-08-06T16:17:00Z" w16du:dateUtc="2026-08-06T13:17:00Z">
              <w:r>
                <w:rPr>
                  <w:color w:val="000000"/>
                  <w:sz w:val="16"/>
                  <w:szCs w:val="16"/>
                </w:rPr>
                <w:t>0.599**</w:t>
              </w:r>
              <w:r>
                <w:rPr>
                  <w:color w:val="000000"/>
                  <w:sz w:val="16"/>
                  <w:szCs w:val="16"/>
                </w:rPr>
                <w:br/>
                <w:t>[0.413, 0.870]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5CC4F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87" w:author="Héctor Bahamonde" w:date="2026-08-06T16:17:00Z" w16du:dateUtc="2026-08-06T13:17:00Z"/>
                <w:color w:val="000000"/>
                <w:sz w:val="16"/>
                <w:szCs w:val="16"/>
              </w:rPr>
            </w:pPr>
          </w:p>
        </w:tc>
      </w:tr>
      <w:tr w:rsidR="00182F1E" w14:paraId="102DC3B0" w14:textId="77777777" w:rsidTr="007D1DEE">
        <w:trPr>
          <w:cantSplit/>
          <w:jc w:val="center"/>
          <w:ins w:id="288" w:author="Héctor Bahamonde" w:date="2026-08-06T16:17:00Z" w16du:dateUtc="2026-08-06T13:17:00Z"/>
          <w:trPrChange w:id="2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1CA01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291" w:author="Héctor Bahamonde" w:date="2026-08-06T16:17:00Z" w16du:dateUtc="2026-08-06T13:17:00Z"/>
                <w:color w:val="000000"/>
                <w:sz w:val="16"/>
                <w:szCs w:val="16"/>
              </w:rPr>
            </w:pPr>
            <w:ins w:id="292" w:author="Héctor Bahamonde" w:date="2026-08-06T16:17:00Z" w16du:dateUtc="2026-08-06T13:17:00Z">
              <w:r>
                <w:rPr>
                  <w:color w:val="000000"/>
                  <w:sz w:val="16"/>
                  <w:szCs w:val="16"/>
                </w:rPr>
                <w:lastRenderedPageBreak/>
                <w:t>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367A3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94" w:author="Héctor Bahamonde" w:date="2026-08-06T16:17:00Z" w16du:dateUtc="2026-08-06T13:17:00Z"/>
                <w:color w:val="000000"/>
                <w:sz w:val="16"/>
                <w:szCs w:val="16"/>
              </w:rPr>
            </w:pPr>
            <w:ins w:id="295" w:author="Héctor Bahamonde" w:date="2026-08-06T16:17:00Z" w16du:dateUtc="2026-08-06T13:17:00Z">
              <w:r>
                <w:rPr>
                  <w:color w:val="000000"/>
                  <w:sz w:val="16"/>
                  <w:szCs w:val="16"/>
                </w:rPr>
                <w:t>0.736+</w:t>
              </w:r>
              <w:r>
                <w:rPr>
                  <w:color w:val="000000"/>
                  <w:sz w:val="16"/>
                  <w:szCs w:val="16"/>
                </w:rPr>
                <w:br/>
                <w:t>[0.515, 1.051]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9FB13A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297" w:author="Héctor Bahamonde" w:date="2026-08-06T16:17:00Z" w16du:dateUtc="2026-08-06T13:17:00Z"/>
                <w:color w:val="000000"/>
                <w:sz w:val="16"/>
                <w:szCs w:val="16"/>
              </w:rPr>
            </w:pPr>
          </w:p>
        </w:tc>
      </w:tr>
      <w:tr w:rsidR="00182F1E" w14:paraId="502E9603" w14:textId="77777777" w:rsidTr="007D1DEE">
        <w:trPr>
          <w:cantSplit/>
          <w:jc w:val="center"/>
          <w:ins w:id="298" w:author="Héctor Bahamonde" w:date="2026-08-06T16:17:00Z" w16du:dateUtc="2026-08-06T13:17:00Z"/>
          <w:trPrChange w:id="2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B8FE7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01" w:author="Héctor Bahamonde" w:date="2026-08-06T16:17:00Z" w16du:dateUtc="2026-08-06T13:17:00Z"/>
                <w:color w:val="000000"/>
                <w:sz w:val="16"/>
                <w:szCs w:val="16"/>
              </w:rPr>
            </w:pPr>
            <w:ins w:id="302" w:author="Héctor Bahamonde" w:date="2026-08-06T16:17:00Z" w16du:dateUtc="2026-08-06T13:17:00Z">
              <w:r>
                <w:rPr>
                  <w:color w:val="000000"/>
                  <w:sz w:val="16"/>
                  <w:szCs w:val="16"/>
                </w:rPr>
                <w:t>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208138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04" w:author="Héctor Bahamonde" w:date="2026-08-06T16:17:00Z" w16du:dateUtc="2026-08-06T13:17:00Z"/>
                <w:color w:val="000000"/>
                <w:sz w:val="16"/>
                <w:szCs w:val="16"/>
              </w:rPr>
            </w:pPr>
            <w:ins w:id="305" w:author="Héctor Bahamonde" w:date="2026-08-06T16:17:00Z" w16du:dateUtc="2026-08-06T13:17:00Z">
              <w:r>
                <w:rPr>
                  <w:color w:val="000000"/>
                  <w:sz w:val="16"/>
                  <w:szCs w:val="16"/>
                </w:rPr>
                <w:t>0.875</w:t>
              </w:r>
              <w:r>
                <w:rPr>
                  <w:color w:val="000000"/>
                  <w:sz w:val="16"/>
                  <w:szCs w:val="16"/>
                </w:rPr>
                <w:br/>
                <w:t>[0.627, 1.221]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0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AE1B6C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07" w:author="Héctor Bahamonde" w:date="2026-08-06T16:17:00Z" w16du:dateUtc="2026-08-06T13:17:00Z"/>
                <w:color w:val="000000"/>
                <w:sz w:val="16"/>
                <w:szCs w:val="16"/>
              </w:rPr>
            </w:pPr>
          </w:p>
        </w:tc>
      </w:tr>
      <w:tr w:rsidR="00182F1E" w14:paraId="7ADB257D" w14:textId="77777777" w:rsidTr="007D1DEE">
        <w:trPr>
          <w:cantSplit/>
          <w:jc w:val="center"/>
          <w:ins w:id="308" w:author="Héctor Bahamonde" w:date="2026-08-06T16:17:00Z" w16du:dateUtc="2026-08-06T13:17:00Z"/>
          <w:trPrChange w:id="3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3DCC2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11" w:author="Héctor Bahamonde" w:date="2026-08-06T16:17:00Z" w16du:dateUtc="2026-08-06T13:17:00Z"/>
                <w:color w:val="000000"/>
                <w:sz w:val="16"/>
                <w:szCs w:val="16"/>
              </w:rPr>
            </w:pPr>
            <w:ins w:id="312" w:author="Héctor Bahamonde" w:date="2026-08-06T16:17:00Z" w16du:dateUtc="2026-08-06T13:17:00Z">
              <w:r>
                <w:rPr>
                  <w:color w:val="000000"/>
                  <w:sz w:val="16"/>
                  <w:szCs w:val="16"/>
                </w:rPr>
                <w:t>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CCDC1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14" w:author="Héctor Bahamonde" w:date="2026-08-06T16:17:00Z" w16du:dateUtc="2026-08-06T13:17:00Z"/>
                <w:color w:val="000000"/>
                <w:sz w:val="16"/>
                <w:szCs w:val="16"/>
              </w:rPr>
            </w:pPr>
            <w:ins w:id="315" w:author="Héctor Bahamonde" w:date="2026-08-06T16:17:00Z" w16du:dateUtc="2026-08-06T13:17:00Z">
              <w:r>
                <w:rPr>
                  <w:color w:val="000000"/>
                  <w:sz w:val="16"/>
                  <w:szCs w:val="16"/>
                </w:rPr>
                <w:t>1.048</w:t>
              </w:r>
              <w:r>
                <w:rPr>
                  <w:color w:val="000000"/>
                  <w:sz w:val="16"/>
                  <w:szCs w:val="16"/>
                </w:rPr>
                <w:br/>
                <w:t>[0.757, 1.451]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1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D2335F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17" w:author="Héctor Bahamonde" w:date="2026-08-06T16:17:00Z" w16du:dateUtc="2026-08-06T13:17:00Z"/>
                <w:color w:val="000000"/>
                <w:sz w:val="16"/>
                <w:szCs w:val="16"/>
              </w:rPr>
            </w:pPr>
          </w:p>
        </w:tc>
      </w:tr>
      <w:tr w:rsidR="00182F1E" w14:paraId="42E27D97" w14:textId="77777777" w:rsidTr="007D1DEE">
        <w:trPr>
          <w:cantSplit/>
          <w:jc w:val="center"/>
          <w:ins w:id="318" w:author="Héctor Bahamonde" w:date="2026-08-06T16:17:00Z" w16du:dateUtc="2026-08-06T13:17:00Z"/>
          <w:trPrChange w:id="31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2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3A32E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21" w:author="Héctor Bahamonde" w:date="2026-08-06T16:17:00Z" w16du:dateUtc="2026-08-06T13:17:00Z"/>
                <w:color w:val="000000"/>
                <w:sz w:val="16"/>
                <w:szCs w:val="16"/>
              </w:rPr>
            </w:pPr>
            <w:ins w:id="322" w:author="Héctor Bahamonde" w:date="2026-08-06T16:17:00Z" w16du:dateUtc="2026-08-06T13:17:00Z">
              <w:r>
                <w:rPr>
                  <w:color w:val="000000"/>
                  <w:sz w:val="16"/>
                  <w:szCs w:val="16"/>
                </w:rPr>
                <w:t>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2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7BFC9E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24" w:author="Héctor Bahamonde" w:date="2026-08-06T16:17:00Z" w16du:dateUtc="2026-08-06T13:17:00Z"/>
                <w:color w:val="000000"/>
                <w:sz w:val="16"/>
                <w:szCs w:val="16"/>
              </w:rPr>
            </w:pPr>
            <w:ins w:id="325" w:author="Héctor Bahamonde" w:date="2026-08-06T16:17:00Z" w16du:dateUtc="2026-08-06T13:17:00Z">
              <w:r>
                <w:rPr>
                  <w:color w:val="000000"/>
                  <w:sz w:val="16"/>
                  <w:szCs w:val="16"/>
                </w:rPr>
                <w:t>0.808</w:t>
              </w:r>
              <w:r>
                <w:rPr>
                  <w:color w:val="000000"/>
                  <w:sz w:val="16"/>
                  <w:szCs w:val="16"/>
                </w:rPr>
                <w:br/>
                <w:t>[0.587, 1.111]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2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3B21BD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27" w:author="Héctor Bahamonde" w:date="2026-08-06T16:17:00Z" w16du:dateUtc="2026-08-06T13:17:00Z"/>
                <w:color w:val="000000"/>
                <w:sz w:val="16"/>
                <w:szCs w:val="16"/>
              </w:rPr>
            </w:pPr>
          </w:p>
        </w:tc>
      </w:tr>
      <w:tr w:rsidR="00182F1E" w14:paraId="7633C6FA" w14:textId="77777777" w:rsidTr="007D1DEE">
        <w:trPr>
          <w:cantSplit/>
          <w:jc w:val="center"/>
          <w:ins w:id="328" w:author="Héctor Bahamonde" w:date="2026-08-06T16:17:00Z" w16du:dateUtc="2026-08-06T13:17:00Z"/>
          <w:trPrChange w:id="3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5F8E11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31" w:author="Héctor Bahamonde" w:date="2026-08-06T16:17:00Z" w16du:dateUtc="2026-08-06T13:17:00Z"/>
                <w:color w:val="000000"/>
                <w:sz w:val="16"/>
                <w:szCs w:val="16"/>
              </w:rPr>
            </w:pPr>
            <w:ins w:id="332" w:author="Héctor Bahamonde" w:date="2026-08-06T16:17:00Z" w16du:dateUtc="2026-08-06T13:17:00Z">
              <w:r>
                <w:rPr>
                  <w:color w:val="000000"/>
                  <w:sz w:val="16"/>
                  <w:szCs w:val="16"/>
                </w:rPr>
                <w:t>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7DF59D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34" w:author="Héctor Bahamonde" w:date="2026-08-06T16:17:00Z" w16du:dateUtc="2026-08-06T13:17:00Z"/>
                <w:color w:val="000000"/>
                <w:sz w:val="16"/>
                <w:szCs w:val="16"/>
              </w:rPr>
            </w:pPr>
            <w:ins w:id="335" w:author="Héctor Bahamonde" w:date="2026-08-06T16:17:00Z" w16du:dateUtc="2026-08-06T13:17:00Z">
              <w:r>
                <w:rPr>
                  <w:color w:val="000000"/>
                  <w:sz w:val="16"/>
                  <w:szCs w:val="16"/>
                </w:rPr>
                <w:t>0.998</w:t>
              </w:r>
              <w:r>
                <w:rPr>
                  <w:color w:val="000000"/>
                  <w:sz w:val="16"/>
                  <w:szCs w:val="16"/>
                </w:rPr>
                <w:br/>
                <w:t>[0.741, 1.343]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3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E87437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37" w:author="Héctor Bahamonde" w:date="2026-08-06T16:17:00Z" w16du:dateUtc="2026-08-06T13:17:00Z"/>
                <w:color w:val="000000"/>
                <w:sz w:val="16"/>
                <w:szCs w:val="16"/>
              </w:rPr>
            </w:pPr>
          </w:p>
        </w:tc>
      </w:tr>
      <w:tr w:rsidR="00182F1E" w14:paraId="3D7A24B3" w14:textId="77777777" w:rsidTr="007D1DEE">
        <w:trPr>
          <w:cantSplit/>
          <w:jc w:val="center"/>
          <w:ins w:id="338" w:author="Héctor Bahamonde" w:date="2026-08-06T16:17:00Z" w16du:dateUtc="2026-08-06T13:17:00Z"/>
          <w:trPrChange w:id="3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B655F1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41" w:author="Héctor Bahamonde" w:date="2026-08-06T16:17:00Z" w16du:dateUtc="2026-08-06T13:17:00Z"/>
                <w:color w:val="000000"/>
                <w:sz w:val="16"/>
                <w:szCs w:val="16"/>
              </w:rPr>
            </w:pPr>
            <w:ins w:id="342" w:author="Héctor Bahamonde" w:date="2026-08-06T16:17:00Z" w16du:dateUtc="2026-08-06T13:17:00Z">
              <w:r>
                <w:rPr>
                  <w:color w:val="000000"/>
                  <w:sz w:val="16"/>
                  <w:szCs w:val="16"/>
                </w:rPr>
                <w:t>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AFE531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44" w:author="Héctor Bahamonde" w:date="2026-08-06T16:17:00Z" w16du:dateUtc="2026-08-06T13:17:00Z"/>
                <w:color w:val="000000"/>
                <w:sz w:val="16"/>
                <w:szCs w:val="16"/>
              </w:rPr>
            </w:pPr>
            <w:ins w:id="345" w:author="Héctor Bahamonde" w:date="2026-08-06T16:17:00Z" w16du:dateUtc="2026-08-06T13:17:00Z">
              <w:r>
                <w:rPr>
                  <w:color w:val="000000"/>
                  <w:sz w:val="16"/>
                  <w:szCs w:val="16"/>
                </w:rPr>
                <w:t>0.805</w:t>
              </w:r>
              <w:r>
                <w:rPr>
                  <w:color w:val="000000"/>
                  <w:sz w:val="16"/>
                  <w:szCs w:val="16"/>
                </w:rPr>
                <w:br/>
                <w:t>[0.552, 1.173]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4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C59F3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47" w:author="Héctor Bahamonde" w:date="2026-08-06T16:17:00Z" w16du:dateUtc="2026-08-06T13:17:00Z"/>
                <w:color w:val="000000"/>
                <w:sz w:val="16"/>
                <w:szCs w:val="16"/>
              </w:rPr>
            </w:pPr>
          </w:p>
        </w:tc>
      </w:tr>
      <w:tr w:rsidR="00182F1E" w14:paraId="5297F3F9" w14:textId="77777777" w:rsidTr="007D1DEE">
        <w:trPr>
          <w:cantSplit/>
          <w:jc w:val="center"/>
          <w:ins w:id="348" w:author="Héctor Bahamonde" w:date="2026-08-06T16:17:00Z" w16du:dateUtc="2026-08-06T13:17:00Z"/>
          <w:trPrChange w:id="3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1DEBC7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51" w:author="Héctor Bahamonde" w:date="2026-08-06T16:17:00Z" w16du:dateUtc="2026-08-06T13:17:00Z"/>
                <w:color w:val="000000"/>
                <w:sz w:val="16"/>
                <w:szCs w:val="16"/>
              </w:rPr>
            </w:pPr>
            <w:ins w:id="352" w:author="Héctor Bahamonde" w:date="2026-08-06T16:17:00Z" w16du:dateUtc="2026-08-06T13:17:00Z">
              <w:r>
                <w:rPr>
                  <w:color w:val="000000"/>
                  <w:sz w:val="16"/>
                  <w:szCs w:val="16"/>
                </w:rPr>
                <w:t>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8F03DF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54" w:author="Héctor Bahamonde" w:date="2026-08-06T16:17:00Z" w16du:dateUtc="2026-08-06T13:17:00Z"/>
                <w:color w:val="000000"/>
                <w:sz w:val="16"/>
                <w:szCs w:val="16"/>
              </w:rPr>
            </w:pPr>
            <w:ins w:id="355" w:author="Héctor Bahamonde" w:date="2026-08-06T16:17:00Z" w16du:dateUtc="2026-08-06T13:17:00Z">
              <w:r>
                <w:rPr>
                  <w:color w:val="000000"/>
                  <w:sz w:val="16"/>
                  <w:szCs w:val="16"/>
                </w:rPr>
                <w:t>1.267</w:t>
              </w:r>
              <w:r>
                <w:rPr>
                  <w:color w:val="000000"/>
                  <w:sz w:val="16"/>
                  <w:szCs w:val="16"/>
                </w:rPr>
                <w:br/>
                <w:t>[0.719, 2.231]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5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8579A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57" w:author="Héctor Bahamonde" w:date="2026-08-06T16:17:00Z" w16du:dateUtc="2026-08-06T13:17:00Z"/>
                <w:color w:val="000000"/>
                <w:sz w:val="16"/>
                <w:szCs w:val="16"/>
              </w:rPr>
            </w:pPr>
          </w:p>
        </w:tc>
      </w:tr>
      <w:tr w:rsidR="00182F1E" w14:paraId="3F1DA727" w14:textId="77777777" w:rsidTr="007D1DEE">
        <w:trPr>
          <w:cantSplit/>
          <w:jc w:val="center"/>
          <w:ins w:id="358" w:author="Héctor Bahamonde" w:date="2026-08-06T16:17:00Z" w16du:dateUtc="2026-08-06T13:17:00Z"/>
          <w:trPrChange w:id="3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A77732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61" w:author="Héctor Bahamonde" w:date="2026-08-06T16:17:00Z" w16du:dateUtc="2026-08-06T13:17:00Z"/>
                <w:color w:val="000000"/>
                <w:sz w:val="16"/>
                <w:szCs w:val="16"/>
              </w:rPr>
            </w:pPr>
            <w:ins w:id="362" w:author="Héctor Bahamonde" w:date="2026-08-06T16:17:00Z" w16du:dateUtc="2026-08-06T13:17:00Z">
              <w:r>
                <w:rPr>
                  <w:color w:val="000000"/>
                  <w:sz w:val="16"/>
                  <w:szCs w:val="16"/>
                </w:rPr>
                <w:t>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8A1F0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64" w:author="Héctor Bahamonde" w:date="2026-08-06T16:17:00Z" w16du:dateUtc="2026-08-06T13:17:00Z"/>
                <w:color w:val="000000"/>
                <w:sz w:val="16"/>
                <w:szCs w:val="16"/>
              </w:rPr>
            </w:pPr>
            <w:ins w:id="365" w:author="Héctor Bahamonde" w:date="2026-08-06T16:17:00Z" w16du:dateUtc="2026-08-06T13:17:00Z">
              <w:r>
                <w:rPr>
                  <w:color w:val="000000"/>
                  <w:sz w:val="16"/>
                  <w:szCs w:val="16"/>
                </w:rPr>
                <w:t>0.793</w:t>
              </w:r>
              <w:r>
                <w:rPr>
                  <w:color w:val="000000"/>
                  <w:sz w:val="16"/>
                  <w:szCs w:val="16"/>
                </w:rPr>
                <w:br/>
                <w:t>[0.573, 1.098]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6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4D5F4D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67" w:author="Héctor Bahamonde" w:date="2026-08-06T16:17:00Z" w16du:dateUtc="2026-08-06T13:17:00Z"/>
                <w:color w:val="000000"/>
                <w:sz w:val="16"/>
                <w:szCs w:val="16"/>
              </w:rPr>
            </w:pPr>
          </w:p>
        </w:tc>
      </w:tr>
      <w:tr w:rsidR="00182F1E" w14:paraId="583DAF96" w14:textId="77777777" w:rsidTr="007D1DEE">
        <w:trPr>
          <w:cantSplit/>
          <w:jc w:val="center"/>
          <w:ins w:id="368" w:author="Héctor Bahamonde" w:date="2026-08-06T16:17:00Z" w16du:dateUtc="2026-08-06T13:17:00Z"/>
          <w:trPrChange w:id="3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FA269F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71" w:author="Héctor Bahamonde" w:date="2026-08-06T16:17:00Z" w16du:dateUtc="2026-08-06T13:17:00Z"/>
                <w:color w:val="000000"/>
                <w:sz w:val="16"/>
                <w:szCs w:val="16"/>
              </w:rPr>
            </w:pPr>
            <w:ins w:id="372" w:author="Héctor Bahamonde" w:date="2026-08-06T16:17:00Z" w16du:dateUtc="2026-08-06T13:17:00Z">
              <w:r>
                <w:rPr>
                  <w:color w:val="000000"/>
                  <w:sz w:val="16"/>
                  <w:szCs w:val="16"/>
                </w:rPr>
                <w:t>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C8310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74" w:author="Héctor Bahamonde" w:date="2026-08-06T16:17:00Z" w16du:dateUtc="2026-08-06T13:17:00Z"/>
                <w:color w:val="000000"/>
                <w:sz w:val="16"/>
                <w:szCs w:val="16"/>
              </w:rPr>
            </w:pPr>
            <w:ins w:id="375" w:author="Héctor Bahamonde" w:date="2026-08-06T16:17:00Z" w16du:dateUtc="2026-08-06T13:17:00Z">
              <w:r>
                <w:rPr>
                  <w:color w:val="000000"/>
                  <w:sz w:val="16"/>
                  <w:szCs w:val="16"/>
                </w:rPr>
                <w:t>0.598*</w:t>
              </w:r>
              <w:r>
                <w:rPr>
                  <w:color w:val="000000"/>
                  <w:sz w:val="16"/>
                  <w:szCs w:val="16"/>
                </w:rPr>
                <w:br/>
                <w:t>[0.403, 0.888]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7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F0D9C9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77" w:author="Héctor Bahamonde" w:date="2026-08-06T16:17:00Z" w16du:dateUtc="2026-08-06T13:17:00Z"/>
                <w:color w:val="000000"/>
                <w:sz w:val="16"/>
                <w:szCs w:val="16"/>
              </w:rPr>
            </w:pPr>
          </w:p>
        </w:tc>
      </w:tr>
      <w:tr w:rsidR="00182F1E" w14:paraId="71F38B2C" w14:textId="77777777" w:rsidTr="007D1DEE">
        <w:trPr>
          <w:cantSplit/>
          <w:jc w:val="center"/>
          <w:ins w:id="378" w:author="Héctor Bahamonde" w:date="2026-08-06T16:17:00Z" w16du:dateUtc="2026-08-06T13:17:00Z"/>
          <w:trPrChange w:id="3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186000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81" w:author="Héctor Bahamonde" w:date="2026-08-06T16:17:00Z" w16du:dateUtc="2026-08-06T13:17:00Z"/>
                <w:color w:val="000000"/>
                <w:sz w:val="16"/>
                <w:szCs w:val="16"/>
              </w:rPr>
            </w:pPr>
            <w:ins w:id="382" w:author="Héctor Bahamonde" w:date="2026-08-06T16:17:00Z" w16du:dateUtc="2026-08-06T13:17:00Z">
              <w:r>
                <w:rPr>
                  <w:color w:val="000000"/>
                  <w:sz w:val="16"/>
                  <w:szCs w:val="16"/>
                </w:rPr>
                <w:t>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BD0EE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84" w:author="Héctor Bahamonde" w:date="2026-08-06T16:17:00Z" w16du:dateUtc="2026-08-06T13:17:00Z"/>
                <w:color w:val="000000"/>
                <w:sz w:val="16"/>
                <w:szCs w:val="16"/>
              </w:rPr>
            </w:pPr>
            <w:ins w:id="385" w:author="Héctor Bahamonde" w:date="2026-08-06T16:17:00Z" w16du:dateUtc="2026-08-06T13:17:00Z">
              <w:r>
                <w:rPr>
                  <w:color w:val="000000"/>
                  <w:sz w:val="16"/>
                  <w:szCs w:val="16"/>
                </w:rPr>
                <w:t>2.073*</w:t>
              </w:r>
              <w:r>
                <w:rPr>
                  <w:color w:val="000000"/>
                  <w:sz w:val="16"/>
                  <w:szCs w:val="16"/>
                </w:rPr>
                <w:br/>
                <w:t>[1.115, 3.855]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8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BF06F8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87" w:author="Héctor Bahamonde" w:date="2026-08-06T16:17:00Z" w16du:dateUtc="2026-08-06T13:17:00Z"/>
                <w:color w:val="000000"/>
                <w:sz w:val="16"/>
                <w:szCs w:val="16"/>
              </w:rPr>
            </w:pPr>
          </w:p>
        </w:tc>
      </w:tr>
      <w:tr w:rsidR="00182F1E" w14:paraId="544AB4E4" w14:textId="77777777" w:rsidTr="007D1DEE">
        <w:trPr>
          <w:cantSplit/>
          <w:jc w:val="center"/>
          <w:ins w:id="388" w:author="Héctor Bahamonde" w:date="2026-08-06T16:17:00Z" w16du:dateUtc="2026-08-06T13:17:00Z"/>
          <w:trPrChange w:id="3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72EFDD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391" w:author="Héctor Bahamonde" w:date="2026-08-06T16:17:00Z" w16du:dateUtc="2026-08-06T13:17:00Z"/>
                <w:color w:val="000000"/>
                <w:sz w:val="16"/>
                <w:szCs w:val="16"/>
              </w:rPr>
            </w:pPr>
            <w:ins w:id="392" w:author="Héctor Bahamonde" w:date="2026-08-06T16:17:00Z" w16du:dateUtc="2026-08-06T13:17:00Z">
              <w:r>
                <w:rPr>
                  <w:color w:val="000000"/>
                  <w:sz w:val="16"/>
                  <w:szCs w:val="16"/>
                </w:rPr>
                <w:t>Unconditional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0CDC9E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94" w:author="Héctor Bahamonde" w:date="2026-08-06T16:17:00Z" w16du:dateUtc="2026-08-06T13:17:00Z"/>
                <w:color w:val="000000"/>
                <w:sz w:val="16"/>
                <w:szCs w:val="16"/>
              </w:rPr>
            </w:pPr>
            <w:ins w:id="395" w:author="Héctor Bahamonde" w:date="2026-08-06T16:17:00Z" w16du:dateUtc="2026-08-06T13:17:00Z">
              <w:r>
                <w:rPr>
                  <w:color w:val="000000"/>
                  <w:sz w:val="16"/>
                  <w:szCs w:val="16"/>
                </w:rPr>
                <w:t>0.605+</w:t>
              </w:r>
              <w:r>
                <w:rPr>
                  <w:color w:val="000000"/>
                  <w:sz w:val="16"/>
                  <w:szCs w:val="16"/>
                </w:rPr>
                <w:br/>
                <w:t>[0.339, 1.081]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9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C7426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397" w:author="Héctor Bahamonde" w:date="2026-08-06T16:17:00Z" w16du:dateUtc="2026-08-06T13:17:00Z"/>
                <w:color w:val="000000"/>
                <w:sz w:val="16"/>
                <w:szCs w:val="16"/>
              </w:rPr>
            </w:pPr>
          </w:p>
        </w:tc>
      </w:tr>
      <w:tr w:rsidR="00182F1E" w14:paraId="7FC850EB" w14:textId="77777777" w:rsidTr="007D1DEE">
        <w:trPr>
          <w:cantSplit/>
          <w:jc w:val="center"/>
          <w:ins w:id="398" w:author="Héctor Bahamonde" w:date="2026-08-06T16:17:00Z" w16du:dateUtc="2026-08-06T13:17:00Z"/>
          <w:trPrChange w:id="3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10A825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01" w:author="Héctor Bahamonde" w:date="2026-08-06T16:17:00Z" w16du:dateUtc="2026-08-06T13:17:00Z"/>
                <w:color w:val="000000"/>
                <w:sz w:val="16"/>
                <w:szCs w:val="16"/>
              </w:rPr>
            </w:pPr>
            <w:ins w:id="402" w:author="Héctor Bahamonde" w:date="2026-08-06T16:17:00Z" w16du:dateUtc="2026-08-06T13:17:00Z">
              <w:r>
                <w:rPr>
                  <w:color w:val="000000"/>
                  <w:sz w:val="16"/>
                  <w:szCs w:val="16"/>
                </w:rPr>
                <w:t>Unconditional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B38447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04" w:author="Héctor Bahamonde" w:date="2026-08-06T16:17:00Z" w16du:dateUtc="2026-08-06T13:17:00Z"/>
                <w:color w:val="000000"/>
                <w:sz w:val="16"/>
                <w:szCs w:val="16"/>
              </w:rPr>
            </w:pPr>
            <w:ins w:id="405" w:author="Héctor Bahamonde" w:date="2026-08-06T16:17:00Z" w16du:dateUtc="2026-08-06T13:17:00Z">
              <w:r>
                <w:rPr>
                  <w:color w:val="000000"/>
                  <w:sz w:val="16"/>
                  <w:szCs w:val="16"/>
                </w:rPr>
                <w:t>1.986***</w:t>
              </w:r>
              <w:r>
                <w:rPr>
                  <w:color w:val="000000"/>
                  <w:sz w:val="16"/>
                  <w:szCs w:val="16"/>
                </w:rPr>
                <w:br/>
                <w:t>[1.433, 2.752]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0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8A652E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07" w:author="Héctor Bahamonde" w:date="2026-08-06T16:17:00Z" w16du:dateUtc="2026-08-06T13:17:00Z"/>
                <w:color w:val="000000"/>
                <w:sz w:val="16"/>
                <w:szCs w:val="16"/>
              </w:rPr>
            </w:pPr>
          </w:p>
        </w:tc>
      </w:tr>
      <w:tr w:rsidR="00182F1E" w14:paraId="08C1125F" w14:textId="77777777" w:rsidTr="007D1DEE">
        <w:trPr>
          <w:cantSplit/>
          <w:jc w:val="center"/>
          <w:ins w:id="408" w:author="Héctor Bahamonde" w:date="2026-08-06T16:17:00Z" w16du:dateUtc="2026-08-06T13:17:00Z"/>
          <w:trPrChange w:id="4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2D54D1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11" w:author="Héctor Bahamonde" w:date="2026-08-06T16:17:00Z" w16du:dateUtc="2026-08-06T13:17:00Z"/>
                <w:color w:val="000000"/>
                <w:sz w:val="16"/>
                <w:szCs w:val="16"/>
              </w:rPr>
            </w:pPr>
            <w:ins w:id="412" w:author="Héctor Bahamonde" w:date="2026-08-06T16:17:00Z" w16du:dateUtc="2026-08-06T13:17:00Z">
              <w:r>
                <w:rPr>
                  <w:color w:val="000000"/>
                  <w:sz w:val="16"/>
                  <w:szCs w:val="16"/>
                </w:rPr>
                <w:t xml:space="preserve">Unconditional vs. reject: Gains (health </w:t>
              </w:r>
              <w:proofErr w:type="spellStart"/>
              <w:r>
                <w:rPr>
                  <w:color w:val="000000"/>
                  <w:sz w:val="16"/>
                  <w:szCs w:val="16"/>
                </w:rPr>
                <w:t>maximisation</w:t>
              </w:r>
              <w:proofErr w:type="spellEnd"/>
              <w:r>
                <w:rPr>
                  <w:color w:val="000000"/>
                  <w:sz w:val="16"/>
                  <w:szCs w:val="16"/>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FC5A9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14" w:author="Héctor Bahamonde" w:date="2026-08-06T16:17:00Z" w16du:dateUtc="2026-08-06T13:17:00Z"/>
                <w:color w:val="000000"/>
                <w:sz w:val="16"/>
                <w:szCs w:val="16"/>
              </w:rPr>
            </w:pPr>
            <w:ins w:id="415" w:author="Héctor Bahamonde" w:date="2026-08-06T16:17:00Z" w16du:dateUtc="2026-08-06T13:17:00Z">
              <w:r>
                <w:rPr>
                  <w:color w:val="000000"/>
                  <w:sz w:val="16"/>
                  <w:szCs w:val="16"/>
                </w:rPr>
                <w:t>0.690*</w:t>
              </w:r>
              <w:r>
                <w:rPr>
                  <w:color w:val="000000"/>
                  <w:sz w:val="16"/>
                  <w:szCs w:val="16"/>
                </w:rPr>
                <w:br/>
                <w:t>[0.498, 0.957]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1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B2BC21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17" w:author="Héctor Bahamonde" w:date="2026-08-06T16:17:00Z" w16du:dateUtc="2026-08-06T13:17:00Z"/>
                <w:color w:val="000000"/>
                <w:sz w:val="16"/>
                <w:szCs w:val="16"/>
              </w:rPr>
            </w:pPr>
          </w:p>
        </w:tc>
      </w:tr>
      <w:tr w:rsidR="00182F1E" w14:paraId="2BEE7622" w14:textId="77777777" w:rsidTr="007D1DEE">
        <w:trPr>
          <w:cantSplit/>
          <w:jc w:val="center"/>
          <w:ins w:id="418" w:author="Héctor Bahamonde" w:date="2026-08-06T16:17:00Z" w16du:dateUtc="2026-08-06T13:17:00Z"/>
          <w:trPrChange w:id="41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2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1EA744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21" w:author="Héctor Bahamonde" w:date="2026-08-06T16:17:00Z" w16du:dateUtc="2026-08-06T13:17:00Z"/>
                <w:color w:val="000000"/>
                <w:sz w:val="16"/>
                <w:szCs w:val="16"/>
              </w:rPr>
            </w:pPr>
            <w:ins w:id="422" w:author="Héctor Bahamonde" w:date="2026-08-06T16:17:00Z" w16du:dateUtc="2026-08-06T13:17:00Z">
              <w:r>
                <w:rPr>
                  <w:color w:val="000000"/>
                  <w:sz w:val="16"/>
                  <w:szCs w:val="16"/>
                </w:rPr>
                <w:t>Unconditional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2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A7C3A6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24" w:author="Héctor Bahamonde" w:date="2026-08-06T16:17:00Z" w16du:dateUtc="2026-08-06T13:17:00Z"/>
                <w:color w:val="000000"/>
                <w:sz w:val="16"/>
                <w:szCs w:val="16"/>
              </w:rPr>
            </w:pPr>
            <w:ins w:id="425" w:author="Héctor Bahamonde" w:date="2026-08-06T16:17:00Z" w16du:dateUtc="2026-08-06T13:17:00Z">
              <w:r>
                <w:rPr>
                  <w:color w:val="000000"/>
                  <w:sz w:val="16"/>
                  <w:szCs w:val="16"/>
                </w:rPr>
                <w:t>1.025</w:t>
              </w:r>
              <w:r>
                <w:rPr>
                  <w:color w:val="000000"/>
                  <w:sz w:val="16"/>
                  <w:szCs w:val="16"/>
                </w:rPr>
                <w:br/>
                <w:t>[0.782, 1.344]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2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AD9ADD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27" w:author="Héctor Bahamonde" w:date="2026-08-06T16:17:00Z" w16du:dateUtc="2026-08-06T13:17:00Z"/>
                <w:color w:val="000000"/>
                <w:sz w:val="16"/>
                <w:szCs w:val="16"/>
              </w:rPr>
            </w:pPr>
          </w:p>
        </w:tc>
      </w:tr>
      <w:tr w:rsidR="00182F1E" w14:paraId="48A9EC01" w14:textId="77777777" w:rsidTr="007D1DEE">
        <w:trPr>
          <w:cantSplit/>
          <w:jc w:val="center"/>
          <w:ins w:id="428" w:author="Héctor Bahamonde" w:date="2026-08-06T16:17:00Z" w16du:dateUtc="2026-08-06T13:17:00Z"/>
          <w:trPrChange w:id="4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636C13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31" w:author="Héctor Bahamonde" w:date="2026-08-06T16:17:00Z" w16du:dateUtc="2026-08-06T13:17:00Z"/>
                <w:color w:val="000000"/>
                <w:sz w:val="16"/>
                <w:szCs w:val="16"/>
              </w:rPr>
            </w:pPr>
            <w:ins w:id="432" w:author="Héctor Bahamonde" w:date="2026-08-06T16:17:00Z" w16du:dateUtc="2026-08-06T13:17:00Z">
              <w:r>
                <w:rPr>
                  <w:color w:val="000000"/>
                  <w:sz w:val="16"/>
                  <w:szCs w:val="16"/>
                </w:rPr>
                <w:t>Unconditional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9ED35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34" w:author="Héctor Bahamonde" w:date="2026-08-06T16:17:00Z" w16du:dateUtc="2026-08-06T13:17:00Z"/>
                <w:color w:val="000000"/>
                <w:sz w:val="16"/>
                <w:szCs w:val="16"/>
              </w:rPr>
            </w:pPr>
            <w:ins w:id="435" w:author="Héctor Bahamonde" w:date="2026-08-06T16:17:00Z" w16du:dateUtc="2026-08-06T13:17:00Z">
              <w:r>
                <w:rPr>
                  <w:color w:val="000000"/>
                  <w:sz w:val="16"/>
                  <w:szCs w:val="16"/>
                </w:rPr>
                <w:t>1.027***</w:t>
              </w:r>
              <w:r>
                <w:rPr>
                  <w:color w:val="000000"/>
                  <w:sz w:val="16"/>
                  <w:szCs w:val="16"/>
                </w:rPr>
                <w:br/>
                <w:t>[1.019, 1.036]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3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1E763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37" w:author="Héctor Bahamonde" w:date="2026-08-06T16:17:00Z" w16du:dateUtc="2026-08-06T13:17:00Z"/>
                <w:color w:val="000000"/>
                <w:sz w:val="16"/>
                <w:szCs w:val="16"/>
              </w:rPr>
            </w:pPr>
          </w:p>
        </w:tc>
      </w:tr>
      <w:tr w:rsidR="00182F1E" w14:paraId="43EF47E1" w14:textId="77777777" w:rsidTr="007D1DEE">
        <w:trPr>
          <w:cantSplit/>
          <w:jc w:val="center"/>
          <w:ins w:id="438" w:author="Héctor Bahamonde" w:date="2026-08-06T16:17:00Z" w16du:dateUtc="2026-08-06T13:17:00Z"/>
          <w:trPrChange w:id="4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CFBBE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41" w:author="Héctor Bahamonde" w:date="2026-08-06T16:17:00Z" w16du:dateUtc="2026-08-06T13:17:00Z"/>
                <w:color w:val="000000"/>
                <w:sz w:val="16"/>
                <w:szCs w:val="16"/>
              </w:rPr>
            </w:pPr>
            <w:ins w:id="442" w:author="Héctor Bahamonde" w:date="2026-08-06T16:17:00Z" w16du:dateUtc="2026-08-06T13:17:00Z">
              <w:r>
                <w:rPr>
                  <w:color w:val="000000"/>
                  <w:sz w:val="16"/>
                  <w:szCs w:val="16"/>
                </w:rPr>
                <w:t>Unconditional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168691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44" w:author="Héctor Bahamonde" w:date="2026-08-06T16:17:00Z" w16du:dateUtc="2026-08-06T13:17:00Z"/>
                <w:color w:val="000000"/>
                <w:sz w:val="16"/>
                <w:szCs w:val="16"/>
              </w:rPr>
            </w:pPr>
            <w:ins w:id="445" w:author="Héctor Bahamonde" w:date="2026-08-06T16:17:00Z" w16du:dateUtc="2026-08-06T13:17:00Z">
              <w:r>
                <w:rPr>
                  <w:color w:val="000000"/>
                  <w:sz w:val="16"/>
                  <w:szCs w:val="16"/>
                </w:rPr>
                <w:t>0.920</w:t>
              </w:r>
              <w:r>
                <w:rPr>
                  <w:color w:val="000000"/>
                  <w:sz w:val="16"/>
                  <w:szCs w:val="16"/>
                </w:rPr>
                <w:br/>
                <w:t>[0.667, 1.270]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4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940E2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47" w:author="Héctor Bahamonde" w:date="2026-08-06T16:17:00Z" w16du:dateUtc="2026-08-06T13:17:00Z"/>
                <w:color w:val="000000"/>
                <w:sz w:val="16"/>
                <w:szCs w:val="16"/>
              </w:rPr>
            </w:pPr>
          </w:p>
        </w:tc>
      </w:tr>
      <w:tr w:rsidR="00182F1E" w14:paraId="7B70CD58" w14:textId="77777777" w:rsidTr="007D1DEE">
        <w:trPr>
          <w:cantSplit/>
          <w:jc w:val="center"/>
          <w:ins w:id="448" w:author="Héctor Bahamonde" w:date="2026-08-06T16:17:00Z" w16du:dateUtc="2026-08-06T13:17:00Z"/>
          <w:trPrChange w:id="4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A5638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51" w:author="Héctor Bahamonde" w:date="2026-08-06T16:17:00Z" w16du:dateUtc="2026-08-06T13:17:00Z"/>
                <w:color w:val="000000"/>
                <w:sz w:val="16"/>
                <w:szCs w:val="16"/>
              </w:rPr>
            </w:pPr>
            <w:ins w:id="452" w:author="Héctor Bahamonde" w:date="2026-08-06T16:17:00Z" w16du:dateUtc="2026-08-06T13:17:00Z">
              <w:r>
                <w:rPr>
                  <w:color w:val="000000"/>
                  <w:sz w:val="16"/>
                  <w:szCs w:val="16"/>
                </w:rPr>
                <w:t>Unconditional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E8BF6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54" w:author="Héctor Bahamonde" w:date="2026-08-06T16:17:00Z" w16du:dateUtc="2026-08-06T13:17:00Z"/>
                <w:color w:val="000000"/>
                <w:sz w:val="16"/>
                <w:szCs w:val="16"/>
              </w:rPr>
            </w:pPr>
            <w:ins w:id="455" w:author="Héctor Bahamonde" w:date="2026-08-06T16:17:00Z" w16du:dateUtc="2026-08-06T13:17:00Z">
              <w:r>
                <w:rPr>
                  <w:color w:val="000000"/>
                  <w:sz w:val="16"/>
                  <w:szCs w:val="16"/>
                </w:rPr>
                <w:t>0.610*</w:t>
              </w:r>
              <w:r>
                <w:rPr>
                  <w:color w:val="000000"/>
                  <w:sz w:val="16"/>
                  <w:szCs w:val="16"/>
                </w:rPr>
                <w:br/>
                <w:t>[0.397, 0.937]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5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03F8E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57" w:author="Héctor Bahamonde" w:date="2026-08-06T16:17:00Z" w16du:dateUtc="2026-08-06T13:17:00Z"/>
                <w:color w:val="000000"/>
                <w:sz w:val="16"/>
                <w:szCs w:val="16"/>
              </w:rPr>
            </w:pPr>
          </w:p>
        </w:tc>
      </w:tr>
      <w:tr w:rsidR="00182F1E" w14:paraId="02C44366" w14:textId="77777777" w:rsidTr="007D1DEE">
        <w:trPr>
          <w:cantSplit/>
          <w:jc w:val="center"/>
          <w:ins w:id="458" w:author="Héctor Bahamonde" w:date="2026-08-06T16:17:00Z" w16du:dateUtc="2026-08-06T13:17:00Z"/>
          <w:trPrChange w:id="4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82ACD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61" w:author="Héctor Bahamonde" w:date="2026-08-06T16:17:00Z" w16du:dateUtc="2026-08-06T13:17:00Z"/>
                <w:color w:val="000000"/>
                <w:sz w:val="16"/>
                <w:szCs w:val="16"/>
              </w:rPr>
            </w:pPr>
            <w:ins w:id="462" w:author="Héctor Bahamonde" w:date="2026-08-06T16:17:00Z" w16du:dateUtc="2026-08-06T13:17:00Z">
              <w:r>
                <w:rPr>
                  <w:color w:val="000000"/>
                  <w:sz w:val="16"/>
                  <w:szCs w:val="16"/>
                </w:rPr>
                <w:t>Unconditional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D2DA85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64" w:author="Héctor Bahamonde" w:date="2026-08-06T16:17:00Z" w16du:dateUtc="2026-08-06T13:17:00Z"/>
                <w:color w:val="000000"/>
                <w:sz w:val="16"/>
                <w:szCs w:val="16"/>
              </w:rPr>
            </w:pPr>
            <w:ins w:id="465" w:author="Héctor Bahamonde" w:date="2026-08-06T16:17:00Z" w16du:dateUtc="2026-08-06T13:17:00Z">
              <w:r>
                <w:rPr>
                  <w:color w:val="000000"/>
                  <w:sz w:val="16"/>
                  <w:szCs w:val="16"/>
                </w:rPr>
                <w:t>0.732</w:t>
              </w:r>
              <w:r>
                <w:rPr>
                  <w:color w:val="000000"/>
                  <w:sz w:val="16"/>
                  <w:szCs w:val="16"/>
                </w:rPr>
                <w:br/>
                <w:t>[0.485, 1.104]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6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9F211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67" w:author="Héctor Bahamonde" w:date="2026-08-06T16:17:00Z" w16du:dateUtc="2026-08-06T13:17:00Z"/>
                <w:color w:val="000000"/>
                <w:sz w:val="16"/>
                <w:szCs w:val="16"/>
              </w:rPr>
            </w:pPr>
          </w:p>
        </w:tc>
      </w:tr>
      <w:tr w:rsidR="00182F1E" w14:paraId="3F4F338B" w14:textId="77777777" w:rsidTr="007D1DEE">
        <w:trPr>
          <w:cantSplit/>
          <w:jc w:val="center"/>
          <w:ins w:id="468" w:author="Héctor Bahamonde" w:date="2026-08-06T16:17:00Z" w16du:dateUtc="2026-08-06T13:17:00Z"/>
          <w:trPrChange w:id="4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5A58B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71" w:author="Héctor Bahamonde" w:date="2026-08-06T16:17:00Z" w16du:dateUtc="2026-08-06T13:17:00Z"/>
                <w:color w:val="000000"/>
                <w:sz w:val="16"/>
                <w:szCs w:val="16"/>
              </w:rPr>
            </w:pPr>
            <w:ins w:id="472" w:author="Héctor Bahamonde" w:date="2026-08-06T16:17:00Z" w16du:dateUtc="2026-08-06T13:17:00Z">
              <w:r>
                <w:rPr>
                  <w:color w:val="000000"/>
                  <w:sz w:val="16"/>
                  <w:szCs w:val="16"/>
                </w:rPr>
                <w:t>Unconditional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09B12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74" w:author="Héctor Bahamonde" w:date="2026-08-06T16:17:00Z" w16du:dateUtc="2026-08-06T13:17:00Z"/>
                <w:color w:val="000000"/>
                <w:sz w:val="16"/>
                <w:szCs w:val="16"/>
              </w:rPr>
            </w:pPr>
            <w:ins w:id="475" w:author="Héctor Bahamonde" w:date="2026-08-06T16:17:00Z" w16du:dateUtc="2026-08-06T13:17:00Z">
              <w:r>
                <w:rPr>
                  <w:color w:val="000000"/>
                  <w:sz w:val="16"/>
                  <w:szCs w:val="16"/>
                </w:rPr>
                <w:t>0.831</w:t>
              </w:r>
              <w:r>
                <w:rPr>
                  <w:color w:val="000000"/>
                  <w:sz w:val="16"/>
                  <w:szCs w:val="16"/>
                </w:rPr>
                <w:br/>
                <w:t>[0.573, 1.204]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7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DE2C1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77" w:author="Héctor Bahamonde" w:date="2026-08-06T16:17:00Z" w16du:dateUtc="2026-08-06T13:17:00Z"/>
                <w:color w:val="000000"/>
                <w:sz w:val="16"/>
                <w:szCs w:val="16"/>
              </w:rPr>
            </w:pPr>
          </w:p>
        </w:tc>
      </w:tr>
      <w:tr w:rsidR="00182F1E" w14:paraId="70FBD788" w14:textId="77777777" w:rsidTr="007D1DEE">
        <w:trPr>
          <w:cantSplit/>
          <w:jc w:val="center"/>
          <w:ins w:id="478" w:author="Héctor Bahamonde" w:date="2026-08-06T16:17:00Z" w16du:dateUtc="2026-08-06T13:17:00Z"/>
          <w:trPrChange w:id="4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79419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81" w:author="Héctor Bahamonde" w:date="2026-08-06T16:17:00Z" w16du:dateUtc="2026-08-06T13:17:00Z"/>
                <w:color w:val="000000"/>
                <w:sz w:val="16"/>
                <w:szCs w:val="16"/>
              </w:rPr>
            </w:pPr>
            <w:ins w:id="482" w:author="Héctor Bahamonde" w:date="2026-08-06T16:17:00Z" w16du:dateUtc="2026-08-06T13:17:00Z">
              <w:r>
                <w:rPr>
                  <w:color w:val="000000"/>
                  <w:sz w:val="16"/>
                  <w:szCs w:val="16"/>
                </w:rPr>
                <w:t>Unconditional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2D760B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84" w:author="Héctor Bahamonde" w:date="2026-08-06T16:17:00Z" w16du:dateUtc="2026-08-06T13:17:00Z"/>
                <w:color w:val="000000"/>
                <w:sz w:val="16"/>
                <w:szCs w:val="16"/>
              </w:rPr>
            </w:pPr>
            <w:ins w:id="485" w:author="Héctor Bahamonde" w:date="2026-08-06T16:17:00Z" w16du:dateUtc="2026-08-06T13:17:00Z">
              <w:r>
                <w:rPr>
                  <w:color w:val="000000"/>
                  <w:sz w:val="16"/>
                  <w:szCs w:val="16"/>
                </w:rPr>
                <w:t>0.623*</w:t>
              </w:r>
              <w:r>
                <w:rPr>
                  <w:color w:val="000000"/>
                  <w:sz w:val="16"/>
                  <w:szCs w:val="16"/>
                </w:rPr>
                <w:br/>
                <w:t>[0.429, 0.905]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8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A5C17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87" w:author="Héctor Bahamonde" w:date="2026-08-06T16:17:00Z" w16du:dateUtc="2026-08-06T13:17:00Z"/>
                <w:color w:val="000000"/>
                <w:sz w:val="16"/>
                <w:szCs w:val="16"/>
              </w:rPr>
            </w:pPr>
          </w:p>
        </w:tc>
      </w:tr>
      <w:tr w:rsidR="00182F1E" w14:paraId="4CA848BD" w14:textId="77777777" w:rsidTr="007D1DEE">
        <w:trPr>
          <w:cantSplit/>
          <w:jc w:val="center"/>
          <w:ins w:id="488" w:author="Héctor Bahamonde" w:date="2026-08-06T16:17:00Z" w16du:dateUtc="2026-08-06T13:17:00Z"/>
          <w:trPrChange w:id="4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8886C6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491" w:author="Héctor Bahamonde" w:date="2026-08-06T16:17:00Z" w16du:dateUtc="2026-08-06T13:17:00Z"/>
                <w:color w:val="000000"/>
                <w:sz w:val="16"/>
                <w:szCs w:val="16"/>
              </w:rPr>
            </w:pPr>
            <w:ins w:id="492" w:author="Héctor Bahamonde" w:date="2026-08-06T16:17:00Z" w16du:dateUtc="2026-08-06T13:17:00Z">
              <w:r>
                <w:rPr>
                  <w:color w:val="000000"/>
                  <w:sz w:val="16"/>
                  <w:szCs w:val="16"/>
                </w:rPr>
                <w:t>Unconditional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4B45A5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94" w:author="Héctor Bahamonde" w:date="2026-08-06T16:17:00Z" w16du:dateUtc="2026-08-06T13:17:00Z"/>
                <w:color w:val="000000"/>
                <w:sz w:val="16"/>
                <w:szCs w:val="16"/>
              </w:rPr>
            </w:pPr>
            <w:ins w:id="495" w:author="Héctor Bahamonde" w:date="2026-08-06T16:17:00Z" w16du:dateUtc="2026-08-06T13:17:00Z">
              <w:r>
                <w:rPr>
                  <w:color w:val="000000"/>
                  <w:sz w:val="16"/>
                  <w:szCs w:val="16"/>
                </w:rPr>
                <w:t>0.609**</w:t>
              </w:r>
              <w:r>
                <w:rPr>
                  <w:color w:val="000000"/>
                  <w:sz w:val="16"/>
                  <w:szCs w:val="16"/>
                </w:rPr>
                <w:br/>
                <w:t>[0.425, 0.874]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9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5FB16D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497" w:author="Héctor Bahamonde" w:date="2026-08-06T16:17:00Z" w16du:dateUtc="2026-08-06T13:17:00Z"/>
                <w:color w:val="000000"/>
                <w:sz w:val="16"/>
                <w:szCs w:val="16"/>
              </w:rPr>
            </w:pPr>
          </w:p>
        </w:tc>
      </w:tr>
      <w:tr w:rsidR="00182F1E" w14:paraId="1B7442D7" w14:textId="77777777" w:rsidTr="007D1DEE">
        <w:trPr>
          <w:cantSplit/>
          <w:jc w:val="center"/>
          <w:ins w:id="498" w:author="Héctor Bahamonde" w:date="2026-08-06T16:17:00Z" w16du:dateUtc="2026-08-06T13:17:00Z"/>
          <w:trPrChange w:id="4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EFB668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01" w:author="Héctor Bahamonde" w:date="2026-08-06T16:17:00Z" w16du:dateUtc="2026-08-06T13:17:00Z"/>
                <w:color w:val="000000"/>
                <w:sz w:val="16"/>
                <w:szCs w:val="16"/>
              </w:rPr>
            </w:pPr>
            <w:ins w:id="502" w:author="Héctor Bahamonde" w:date="2026-08-06T16:17:00Z" w16du:dateUtc="2026-08-06T13:17:00Z">
              <w:r>
                <w:rPr>
                  <w:color w:val="000000"/>
                  <w:sz w:val="16"/>
                  <w:szCs w:val="16"/>
                </w:rPr>
                <w:t>Unconditional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9A450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04" w:author="Héctor Bahamonde" w:date="2026-08-06T16:17:00Z" w16du:dateUtc="2026-08-06T13:17:00Z"/>
                <w:color w:val="000000"/>
                <w:sz w:val="16"/>
                <w:szCs w:val="16"/>
              </w:rPr>
            </w:pPr>
            <w:ins w:id="505" w:author="Héctor Bahamonde" w:date="2026-08-06T16:17:00Z" w16du:dateUtc="2026-08-06T13:17:00Z">
              <w:r>
                <w:rPr>
                  <w:color w:val="000000"/>
                  <w:sz w:val="16"/>
                  <w:szCs w:val="16"/>
                </w:rPr>
                <w:t>0.953</w:t>
              </w:r>
              <w:r>
                <w:rPr>
                  <w:color w:val="000000"/>
                  <w:sz w:val="16"/>
                  <w:szCs w:val="16"/>
                </w:rPr>
                <w:br/>
                <w:t>[0.684, 1.330]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0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256151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07" w:author="Héctor Bahamonde" w:date="2026-08-06T16:17:00Z" w16du:dateUtc="2026-08-06T13:17:00Z"/>
                <w:color w:val="000000"/>
                <w:sz w:val="16"/>
                <w:szCs w:val="16"/>
              </w:rPr>
            </w:pPr>
          </w:p>
        </w:tc>
      </w:tr>
      <w:tr w:rsidR="00182F1E" w14:paraId="35C9A948" w14:textId="77777777" w:rsidTr="007D1DEE">
        <w:trPr>
          <w:cantSplit/>
          <w:jc w:val="center"/>
          <w:ins w:id="508" w:author="Héctor Bahamonde" w:date="2026-08-06T16:17:00Z" w16du:dateUtc="2026-08-06T13:17:00Z"/>
          <w:trPrChange w:id="5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34F50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11" w:author="Héctor Bahamonde" w:date="2026-08-06T16:17:00Z" w16du:dateUtc="2026-08-06T13:17:00Z"/>
                <w:color w:val="000000"/>
                <w:sz w:val="16"/>
                <w:szCs w:val="16"/>
              </w:rPr>
            </w:pPr>
            <w:ins w:id="512" w:author="Héctor Bahamonde" w:date="2026-08-06T16:17:00Z" w16du:dateUtc="2026-08-06T13:17:00Z">
              <w:r>
                <w:rPr>
                  <w:color w:val="000000"/>
                  <w:sz w:val="16"/>
                  <w:szCs w:val="16"/>
                </w:rPr>
                <w:t>Unconditional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8A87C2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14" w:author="Héctor Bahamonde" w:date="2026-08-06T16:17:00Z" w16du:dateUtc="2026-08-06T13:17:00Z"/>
                <w:color w:val="000000"/>
                <w:sz w:val="16"/>
                <w:szCs w:val="16"/>
              </w:rPr>
            </w:pPr>
            <w:ins w:id="515" w:author="Héctor Bahamonde" w:date="2026-08-06T16:17:00Z" w16du:dateUtc="2026-08-06T13:17:00Z">
              <w:r>
                <w:rPr>
                  <w:color w:val="000000"/>
                  <w:sz w:val="16"/>
                  <w:szCs w:val="16"/>
                </w:rPr>
                <w:t>0.909</w:t>
              </w:r>
              <w:r>
                <w:rPr>
                  <w:color w:val="000000"/>
                  <w:sz w:val="16"/>
                  <w:szCs w:val="16"/>
                </w:rPr>
                <w:br/>
                <w:t>[0.597, 1.385]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1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2B0055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17" w:author="Héctor Bahamonde" w:date="2026-08-06T16:17:00Z" w16du:dateUtc="2026-08-06T13:17:00Z"/>
                <w:color w:val="000000"/>
                <w:sz w:val="16"/>
                <w:szCs w:val="16"/>
              </w:rPr>
            </w:pPr>
          </w:p>
        </w:tc>
      </w:tr>
      <w:tr w:rsidR="00182F1E" w14:paraId="0BAE203A" w14:textId="77777777" w:rsidTr="007D1DEE">
        <w:trPr>
          <w:cantSplit/>
          <w:jc w:val="center"/>
          <w:ins w:id="518" w:author="Héctor Bahamonde" w:date="2026-08-06T16:17:00Z" w16du:dateUtc="2026-08-06T13:17:00Z"/>
          <w:trPrChange w:id="51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2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6FFE5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21" w:author="Héctor Bahamonde" w:date="2026-08-06T16:17:00Z" w16du:dateUtc="2026-08-06T13:17:00Z"/>
                <w:color w:val="000000"/>
                <w:sz w:val="16"/>
                <w:szCs w:val="16"/>
              </w:rPr>
            </w:pPr>
            <w:ins w:id="522" w:author="Héctor Bahamonde" w:date="2026-08-06T16:17:00Z" w16du:dateUtc="2026-08-06T13:17:00Z">
              <w:r>
                <w:rPr>
                  <w:color w:val="000000"/>
                  <w:sz w:val="16"/>
                  <w:szCs w:val="16"/>
                </w:rPr>
                <w:t>Unconditional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2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77DD9A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24" w:author="Héctor Bahamonde" w:date="2026-08-06T16:17:00Z" w16du:dateUtc="2026-08-06T13:17:00Z"/>
                <w:color w:val="000000"/>
                <w:sz w:val="16"/>
                <w:szCs w:val="16"/>
              </w:rPr>
            </w:pPr>
            <w:ins w:id="525" w:author="Héctor Bahamonde" w:date="2026-08-06T16:17:00Z" w16du:dateUtc="2026-08-06T13:17:00Z">
              <w:r>
                <w:rPr>
                  <w:color w:val="000000"/>
                  <w:sz w:val="16"/>
                  <w:szCs w:val="16"/>
                </w:rPr>
                <w:t>1.193</w:t>
              </w:r>
              <w:r>
                <w:rPr>
                  <w:color w:val="000000"/>
                  <w:sz w:val="16"/>
                  <w:szCs w:val="16"/>
                </w:rPr>
                <w:br/>
                <w:t>[0.637, 2.235]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2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2149BE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27" w:author="Héctor Bahamonde" w:date="2026-08-06T16:17:00Z" w16du:dateUtc="2026-08-06T13:17:00Z"/>
                <w:color w:val="000000"/>
                <w:sz w:val="16"/>
                <w:szCs w:val="16"/>
              </w:rPr>
            </w:pPr>
          </w:p>
        </w:tc>
      </w:tr>
      <w:tr w:rsidR="00182F1E" w14:paraId="67981FA9" w14:textId="77777777" w:rsidTr="007D1DEE">
        <w:trPr>
          <w:cantSplit/>
          <w:jc w:val="center"/>
          <w:ins w:id="528" w:author="Héctor Bahamonde" w:date="2026-08-06T16:17:00Z" w16du:dateUtc="2026-08-06T13:17:00Z"/>
          <w:trPrChange w:id="5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216F7B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31" w:author="Héctor Bahamonde" w:date="2026-08-06T16:17:00Z" w16du:dateUtc="2026-08-06T13:17:00Z"/>
                <w:color w:val="000000"/>
                <w:sz w:val="16"/>
                <w:szCs w:val="16"/>
              </w:rPr>
            </w:pPr>
            <w:ins w:id="532" w:author="Héctor Bahamonde" w:date="2026-08-06T16:17:00Z" w16du:dateUtc="2026-08-06T13:17:00Z">
              <w:r>
                <w:rPr>
                  <w:color w:val="000000"/>
                  <w:sz w:val="16"/>
                  <w:szCs w:val="16"/>
                </w:rPr>
                <w:t>Unconditional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62AB6A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34" w:author="Héctor Bahamonde" w:date="2026-08-06T16:17:00Z" w16du:dateUtc="2026-08-06T13:17:00Z"/>
                <w:color w:val="000000"/>
                <w:sz w:val="16"/>
                <w:szCs w:val="16"/>
              </w:rPr>
            </w:pPr>
            <w:ins w:id="535" w:author="Héctor Bahamonde" w:date="2026-08-06T16:17:00Z" w16du:dateUtc="2026-08-06T13:17:00Z">
              <w:r>
                <w:rPr>
                  <w:color w:val="000000"/>
                  <w:sz w:val="16"/>
                  <w:szCs w:val="16"/>
                </w:rPr>
                <w:t>1.088</w:t>
              </w:r>
              <w:r>
                <w:rPr>
                  <w:color w:val="000000"/>
                  <w:sz w:val="16"/>
                  <w:szCs w:val="16"/>
                </w:rPr>
                <w:br/>
                <w:t>[0.755, 1.568]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3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FADBF7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37" w:author="Héctor Bahamonde" w:date="2026-08-06T16:17:00Z" w16du:dateUtc="2026-08-06T13:17:00Z"/>
                <w:color w:val="000000"/>
                <w:sz w:val="16"/>
                <w:szCs w:val="16"/>
              </w:rPr>
            </w:pPr>
          </w:p>
        </w:tc>
      </w:tr>
      <w:tr w:rsidR="00182F1E" w14:paraId="1EC23F0B" w14:textId="77777777" w:rsidTr="007D1DEE">
        <w:trPr>
          <w:cantSplit/>
          <w:jc w:val="center"/>
          <w:ins w:id="538" w:author="Héctor Bahamonde" w:date="2026-08-06T16:17:00Z" w16du:dateUtc="2026-08-06T13:17:00Z"/>
          <w:trPrChange w:id="5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037CE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41" w:author="Héctor Bahamonde" w:date="2026-08-06T16:17:00Z" w16du:dateUtc="2026-08-06T13:17:00Z"/>
                <w:color w:val="000000"/>
                <w:sz w:val="16"/>
                <w:szCs w:val="16"/>
              </w:rPr>
            </w:pPr>
            <w:ins w:id="542" w:author="Héctor Bahamonde" w:date="2026-08-06T16:17:00Z" w16du:dateUtc="2026-08-06T13:17:00Z">
              <w:r>
                <w:rPr>
                  <w:color w:val="000000"/>
                  <w:sz w:val="16"/>
                  <w:szCs w:val="16"/>
                </w:rPr>
                <w:t>Unconditional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ADB499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44" w:author="Héctor Bahamonde" w:date="2026-08-06T16:17:00Z" w16du:dateUtc="2026-08-06T13:17:00Z"/>
                <w:color w:val="000000"/>
                <w:sz w:val="16"/>
                <w:szCs w:val="16"/>
              </w:rPr>
            </w:pPr>
            <w:ins w:id="545" w:author="Héctor Bahamonde" w:date="2026-08-06T16:17:00Z" w16du:dateUtc="2026-08-06T13:17:00Z">
              <w:r>
                <w:rPr>
                  <w:color w:val="000000"/>
                  <w:sz w:val="16"/>
                  <w:szCs w:val="16"/>
                </w:rPr>
                <w:t>0.510**</w:t>
              </w:r>
              <w:r>
                <w:rPr>
                  <w:color w:val="000000"/>
                  <w:sz w:val="16"/>
                  <w:szCs w:val="16"/>
                </w:rPr>
                <w:br/>
                <w:t>[0.317, 0.822]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4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9A3DF8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47" w:author="Héctor Bahamonde" w:date="2026-08-06T16:17:00Z" w16du:dateUtc="2026-08-06T13:17:00Z"/>
                <w:color w:val="000000"/>
                <w:sz w:val="16"/>
                <w:szCs w:val="16"/>
              </w:rPr>
            </w:pPr>
          </w:p>
        </w:tc>
      </w:tr>
      <w:tr w:rsidR="00182F1E" w14:paraId="6E805E88" w14:textId="77777777" w:rsidTr="007D1DEE">
        <w:trPr>
          <w:cantSplit/>
          <w:jc w:val="center"/>
          <w:ins w:id="548" w:author="Héctor Bahamonde" w:date="2026-08-06T16:17:00Z" w16du:dateUtc="2026-08-06T13:17:00Z"/>
          <w:trPrChange w:id="5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F9411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51" w:author="Héctor Bahamonde" w:date="2026-08-06T16:17:00Z" w16du:dateUtc="2026-08-06T13:17:00Z"/>
                <w:color w:val="000000"/>
                <w:sz w:val="16"/>
                <w:szCs w:val="16"/>
              </w:rPr>
            </w:pPr>
            <w:ins w:id="552" w:author="Héctor Bahamonde" w:date="2026-08-06T16:17:00Z" w16du:dateUtc="2026-08-06T13:17:00Z">
              <w:r>
                <w:rPr>
                  <w:color w:val="000000"/>
                  <w:sz w:val="16"/>
                  <w:szCs w:val="16"/>
                </w:rPr>
                <w:t>Unconditional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43F79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54" w:author="Héctor Bahamonde" w:date="2026-08-06T16:17:00Z" w16du:dateUtc="2026-08-06T13:17:00Z"/>
                <w:color w:val="000000"/>
                <w:sz w:val="16"/>
                <w:szCs w:val="16"/>
              </w:rPr>
            </w:pPr>
            <w:ins w:id="555" w:author="Héctor Bahamonde" w:date="2026-08-06T16:17:00Z" w16du:dateUtc="2026-08-06T13:17:00Z">
              <w:r>
                <w:rPr>
                  <w:color w:val="000000"/>
                  <w:sz w:val="16"/>
                  <w:szCs w:val="16"/>
                </w:rPr>
                <w:t>1.743</w:t>
              </w:r>
              <w:r>
                <w:rPr>
                  <w:color w:val="000000"/>
                  <w:sz w:val="16"/>
                  <w:szCs w:val="16"/>
                </w:rPr>
                <w:br/>
                <w:t>[0.879, 3.455]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5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77F021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57" w:author="Héctor Bahamonde" w:date="2026-08-06T16:17:00Z" w16du:dateUtc="2026-08-06T13:17:00Z"/>
                <w:color w:val="000000"/>
                <w:sz w:val="16"/>
                <w:szCs w:val="16"/>
              </w:rPr>
            </w:pPr>
          </w:p>
        </w:tc>
      </w:tr>
      <w:tr w:rsidR="00182F1E" w14:paraId="5D9DC574" w14:textId="77777777" w:rsidTr="007D1DEE">
        <w:trPr>
          <w:cantSplit/>
          <w:jc w:val="center"/>
          <w:ins w:id="558" w:author="Héctor Bahamonde" w:date="2026-08-06T16:17:00Z" w16du:dateUtc="2026-08-06T13:17:00Z"/>
          <w:trPrChange w:id="5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B7855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61" w:author="Héctor Bahamonde" w:date="2026-08-06T16:17:00Z" w16du:dateUtc="2026-08-06T13:17:00Z"/>
                <w:color w:val="000000"/>
                <w:sz w:val="16"/>
                <w:szCs w:val="16"/>
              </w:rPr>
            </w:pPr>
            <w:ins w:id="562" w:author="Héctor Bahamonde" w:date="2026-08-06T16:17:00Z" w16du:dateUtc="2026-08-06T13:17:00Z">
              <w:r>
                <w:rPr>
                  <w:color w:val="000000"/>
                  <w:sz w:val="16"/>
                  <w:szCs w:val="16"/>
                </w:rPr>
                <w:t>Don't know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84014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64" w:author="Héctor Bahamonde" w:date="2026-08-06T16:17:00Z" w16du:dateUtc="2026-08-06T13:17:00Z"/>
                <w:color w:val="000000"/>
                <w:sz w:val="16"/>
                <w:szCs w:val="16"/>
              </w:rPr>
            </w:pPr>
            <w:ins w:id="565" w:author="Héctor Bahamonde" w:date="2026-08-06T16:17:00Z" w16du:dateUtc="2026-08-06T13:17:00Z">
              <w:r>
                <w:rPr>
                  <w:color w:val="000000"/>
                  <w:sz w:val="16"/>
                  <w:szCs w:val="16"/>
                </w:rPr>
                <w:t>0.159***</w:t>
              </w:r>
              <w:r>
                <w:rPr>
                  <w:color w:val="000000"/>
                  <w:sz w:val="16"/>
                  <w:szCs w:val="16"/>
                </w:rPr>
                <w:br/>
                <w:t>[0.084, 0.302]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6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732A98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67" w:author="Héctor Bahamonde" w:date="2026-08-06T16:17:00Z" w16du:dateUtc="2026-08-06T13:17:00Z"/>
                <w:color w:val="000000"/>
                <w:sz w:val="16"/>
                <w:szCs w:val="16"/>
              </w:rPr>
            </w:pPr>
          </w:p>
        </w:tc>
      </w:tr>
      <w:tr w:rsidR="00182F1E" w14:paraId="5615EDAA" w14:textId="77777777" w:rsidTr="007D1DEE">
        <w:trPr>
          <w:cantSplit/>
          <w:jc w:val="center"/>
          <w:ins w:id="568" w:author="Héctor Bahamonde" w:date="2026-08-06T16:17:00Z" w16du:dateUtc="2026-08-06T13:17:00Z"/>
          <w:trPrChange w:id="5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8ACDC3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71" w:author="Héctor Bahamonde" w:date="2026-08-06T16:17:00Z" w16du:dateUtc="2026-08-06T13:17:00Z"/>
                <w:color w:val="000000"/>
                <w:sz w:val="16"/>
                <w:szCs w:val="16"/>
              </w:rPr>
            </w:pPr>
            <w:ins w:id="572" w:author="Héctor Bahamonde" w:date="2026-08-06T16:17:00Z" w16du:dateUtc="2026-08-06T13:17:00Z">
              <w:r>
                <w:rPr>
                  <w:color w:val="000000"/>
                  <w:sz w:val="16"/>
                  <w:szCs w:val="16"/>
                </w:rPr>
                <w:t>Don't know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A88109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74" w:author="Héctor Bahamonde" w:date="2026-08-06T16:17:00Z" w16du:dateUtc="2026-08-06T13:17:00Z"/>
                <w:color w:val="000000"/>
                <w:sz w:val="16"/>
                <w:szCs w:val="16"/>
              </w:rPr>
            </w:pPr>
            <w:ins w:id="575" w:author="Héctor Bahamonde" w:date="2026-08-06T16:17:00Z" w16du:dateUtc="2026-08-06T13:17:00Z">
              <w:r>
                <w:rPr>
                  <w:color w:val="000000"/>
                  <w:sz w:val="16"/>
                  <w:szCs w:val="16"/>
                </w:rPr>
                <w:t>3.328***</w:t>
              </w:r>
              <w:r>
                <w:rPr>
                  <w:color w:val="000000"/>
                  <w:sz w:val="16"/>
                  <w:szCs w:val="16"/>
                </w:rPr>
                <w:br/>
                <w:t>[2.315, 4.785]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7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F1C4C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77" w:author="Héctor Bahamonde" w:date="2026-08-06T16:17:00Z" w16du:dateUtc="2026-08-06T13:17:00Z"/>
                <w:color w:val="000000"/>
                <w:sz w:val="16"/>
                <w:szCs w:val="16"/>
              </w:rPr>
            </w:pPr>
          </w:p>
        </w:tc>
      </w:tr>
      <w:tr w:rsidR="00182F1E" w14:paraId="0161DBA9" w14:textId="77777777" w:rsidTr="007D1DEE">
        <w:trPr>
          <w:cantSplit/>
          <w:jc w:val="center"/>
          <w:ins w:id="578" w:author="Héctor Bahamonde" w:date="2026-08-06T16:17:00Z" w16du:dateUtc="2026-08-06T13:17:00Z"/>
          <w:trPrChange w:id="5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24B6C8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81" w:author="Héctor Bahamonde" w:date="2026-08-06T16:17:00Z" w16du:dateUtc="2026-08-06T13:17:00Z"/>
                <w:color w:val="000000"/>
                <w:sz w:val="16"/>
                <w:szCs w:val="16"/>
              </w:rPr>
            </w:pPr>
            <w:ins w:id="582" w:author="Héctor Bahamonde" w:date="2026-08-06T16:17:00Z" w16du:dateUtc="2026-08-06T13:17:00Z">
              <w:r>
                <w:rPr>
                  <w:color w:val="000000"/>
                  <w:sz w:val="16"/>
                  <w:szCs w:val="16"/>
                </w:rPr>
                <w:lastRenderedPageBreak/>
                <w:t xml:space="preserve">Don't know vs. reject: Gains (health </w:t>
              </w:r>
              <w:proofErr w:type="spellStart"/>
              <w:r>
                <w:rPr>
                  <w:color w:val="000000"/>
                  <w:sz w:val="16"/>
                  <w:szCs w:val="16"/>
                </w:rPr>
                <w:t>maximisation</w:t>
              </w:r>
              <w:proofErr w:type="spellEnd"/>
              <w:r>
                <w:rPr>
                  <w:color w:val="000000"/>
                  <w:sz w:val="16"/>
                  <w:szCs w:val="16"/>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28F26D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84" w:author="Héctor Bahamonde" w:date="2026-08-06T16:17:00Z" w16du:dateUtc="2026-08-06T13:17:00Z"/>
                <w:color w:val="000000"/>
                <w:sz w:val="16"/>
                <w:szCs w:val="16"/>
              </w:rPr>
            </w:pPr>
            <w:ins w:id="585" w:author="Héctor Bahamonde" w:date="2026-08-06T16:17:00Z" w16du:dateUtc="2026-08-06T13:17:00Z">
              <w:r>
                <w:rPr>
                  <w:color w:val="000000"/>
                  <w:sz w:val="16"/>
                  <w:szCs w:val="16"/>
                </w:rPr>
                <w:t>1.946***</w:t>
              </w:r>
              <w:r>
                <w:rPr>
                  <w:color w:val="000000"/>
                  <w:sz w:val="16"/>
                  <w:szCs w:val="16"/>
                </w:rPr>
                <w:br/>
                <w:t>[1.374, 2.757]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8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8D2285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87" w:author="Héctor Bahamonde" w:date="2026-08-06T16:17:00Z" w16du:dateUtc="2026-08-06T13:17:00Z"/>
                <w:color w:val="000000"/>
                <w:sz w:val="16"/>
                <w:szCs w:val="16"/>
              </w:rPr>
            </w:pPr>
          </w:p>
        </w:tc>
      </w:tr>
      <w:tr w:rsidR="00182F1E" w14:paraId="0433B3DB" w14:textId="77777777" w:rsidTr="007D1DEE">
        <w:trPr>
          <w:cantSplit/>
          <w:jc w:val="center"/>
          <w:ins w:id="588" w:author="Héctor Bahamonde" w:date="2026-08-06T16:17:00Z" w16du:dateUtc="2026-08-06T13:17:00Z"/>
          <w:trPrChange w:id="5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2349E4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591" w:author="Héctor Bahamonde" w:date="2026-08-06T16:17:00Z" w16du:dateUtc="2026-08-06T13:17:00Z"/>
                <w:color w:val="000000"/>
                <w:sz w:val="16"/>
                <w:szCs w:val="16"/>
              </w:rPr>
            </w:pPr>
            <w:ins w:id="592" w:author="Héctor Bahamonde" w:date="2026-08-06T16:17:00Z" w16du:dateUtc="2026-08-06T13:17:00Z">
              <w:r>
                <w:rPr>
                  <w:color w:val="000000"/>
                  <w:sz w:val="16"/>
                  <w:szCs w:val="16"/>
                </w:rPr>
                <w:t>Don't know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7A84F3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94" w:author="Héctor Bahamonde" w:date="2026-08-06T16:17:00Z" w16du:dateUtc="2026-08-06T13:17:00Z"/>
                <w:color w:val="000000"/>
                <w:sz w:val="16"/>
                <w:szCs w:val="16"/>
              </w:rPr>
            </w:pPr>
            <w:ins w:id="595" w:author="Héctor Bahamonde" w:date="2026-08-06T16:17:00Z" w16du:dateUtc="2026-08-06T13:17:00Z">
              <w:r>
                <w:rPr>
                  <w:color w:val="000000"/>
                  <w:sz w:val="16"/>
                  <w:szCs w:val="16"/>
                </w:rPr>
                <w:t>0.775+</w:t>
              </w:r>
              <w:r>
                <w:rPr>
                  <w:color w:val="000000"/>
                  <w:sz w:val="16"/>
                  <w:szCs w:val="16"/>
                </w:rPr>
                <w:br/>
                <w:t>[0.582, 1.031]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9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EF33B3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597" w:author="Héctor Bahamonde" w:date="2026-08-06T16:17:00Z" w16du:dateUtc="2026-08-06T13:17:00Z"/>
                <w:color w:val="000000"/>
                <w:sz w:val="16"/>
                <w:szCs w:val="16"/>
              </w:rPr>
            </w:pPr>
          </w:p>
        </w:tc>
      </w:tr>
      <w:tr w:rsidR="00182F1E" w14:paraId="4C7D7AE9" w14:textId="77777777" w:rsidTr="007D1DEE">
        <w:trPr>
          <w:cantSplit/>
          <w:jc w:val="center"/>
          <w:ins w:id="598" w:author="Héctor Bahamonde" w:date="2026-08-06T16:17:00Z" w16du:dateUtc="2026-08-06T13:17:00Z"/>
          <w:trPrChange w:id="5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E878A3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01" w:author="Héctor Bahamonde" w:date="2026-08-06T16:17:00Z" w16du:dateUtc="2026-08-06T13:17:00Z"/>
                <w:color w:val="000000"/>
                <w:sz w:val="16"/>
                <w:szCs w:val="16"/>
              </w:rPr>
            </w:pPr>
            <w:ins w:id="602" w:author="Héctor Bahamonde" w:date="2026-08-06T16:17:00Z" w16du:dateUtc="2026-08-06T13:17:00Z">
              <w:r>
                <w:rPr>
                  <w:color w:val="000000"/>
                  <w:sz w:val="16"/>
                  <w:szCs w:val="16"/>
                </w:rPr>
                <w:t>Don't know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0CF0A0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04" w:author="Héctor Bahamonde" w:date="2026-08-06T16:17:00Z" w16du:dateUtc="2026-08-06T13:17:00Z"/>
                <w:color w:val="000000"/>
                <w:sz w:val="16"/>
                <w:szCs w:val="16"/>
              </w:rPr>
            </w:pPr>
            <w:ins w:id="605" w:author="Héctor Bahamonde" w:date="2026-08-06T16:17:00Z" w16du:dateUtc="2026-08-06T13:17:00Z">
              <w:r>
                <w:rPr>
                  <w:color w:val="000000"/>
                  <w:sz w:val="16"/>
                  <w:szCs w:val="16"/>
                </w:rPr>
                <w:t>1.029***</w:t>
              </w:r>
              <w:r>
                <w:rPr>
                  <w:color w:val="000000"/>
                  <w:sz w:val="16"/>
                  <w:szCs w:val="16"/>
                </w:rPr>
                <w:br/>
                <w:t>[1.020, 1.038]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0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C1379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07" w:author="Héctor Bahamonde" w:date="2026-08-06T16:17:00Z" w16du:dateUtc="2026-08-06T13:17:00Z"/>
                <w:color w:val="000000"/>
                <w:sz w:val="16"/>
                <w:szCs w:val="16"/>
              </w:rPr>
            </w:pPr>
          </w:p>
        </w:tc>
      </w:tr>
      <w:tr w:rsidR="00182F1E" w14:paraId="0B4D3AFE" w14:textId="77777777" w:rsidTr="007D1DEE">
        <w:trPr>
          <w:cantSplit/>
          <w:jc w:val="center"/>
          <w:ins w:id="608" w:author="Héctor Bahamonde" w:date="2026-08-06T16:17:00Z" w16du:dateUtc="2026-08-06T13:17:00Z"/>
          <w:trPrChange w:id="6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4E1103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11" w:author="Héctor Bahamonde" w:date="2026-08-06T16:17:00Z" w16du:dateUtc="2026-08-06T13:17:00Z"/>
                <w:color w:val="000000"/>
                <w:sz w:val="16"/>
                <w:szCs w:val="16"/>
              </w:rPr>
            </w:pPr>
            <w:ins w:id="612" w:author="Héctor Bahamonde" w:date="2026-08-06T16:17:00Z" w16du:dateUtc="2026-08-06T13:17:00Z">
              <w:r>
                <w:rPr>
                  <w:color w:val="000000"/>
                  <w:sz w:val="16"/>
                  <w:szCs w:val="16"/>
                </w:rPr>
                <w:t>Don't know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36EF9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14" w:author="Héctor Bahamonde" w:date="2026-08-06T16:17:00Z" w16du:dateUtc="2026-08-06T13:17:00Z"/>
                <w:color w:val="000000"/>
                <w:sz w:val="16"/>
                <w:szCs w:val="16"/>
              </w:rPr>
            </w:pPr>
            <w:ins w:id="615" w:author="Héctor Bahamonde" w:date="2026-08-06T16:17:00Z" w16du:dateUtc="2026-08-06T13:17:00Z">
              <w:r>
                <w:rPr>
                  <w:color w:val="000000"/>
                  <w:sz w:val="16"/>
                  <w:szCs w:val="16"/>
                </w:rPr>
                <w:t>0.963</w:t>
              </w:r>
              <w:r>
                <w:rPr>
                  <w:color w:val="000000"/>
                  <w:sz w:val="16"/>
                  <w:szCs w:val="16"/>
                </w:rPr>
                <w:br/>
                <w:t>[0.684, 1.355]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1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92016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17" w:author="Héctor Bahamonde" w:date="2026-08-06T16:17:00Z" w16du:dateUtc="2026-08-06T13:17:00Z"/>
                <w:color w:val="000000"/>
                <w:sz w:val="16"/>
                <w:szCs w:val="16"/>
              </w:rPr>
            </w:pPr>
          </w:p>
        </w:tc>
      </w:tr>
      <w:tr w:rsidR="00182F1E" w14:paraId="2F328C0A" w14:textId="77777777" w:rsidTr="007D1DEE">
        <w:trPr>
          <w:cantSplit/>
          <w:jc w:val="center"/>
          <w:ins w:id="618" w:author="Héctor Bahamonde" w:date="2026-08-06T16:17:00Z" w16du:dateUtc="2026-08-06T13:17:00Z"/>
          <w:trPrChange w:id="61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2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DCE2F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21" w:author="Héctor Bahamonde" w:date="2026-08-06T16:17:00Z" w16du:dateUtc="2026-08-06T13:17:00Z"/>
                <w:color w:val="000000"/>
                <w:sz w:val="16"/>
                <w:szCs w:val="16"/>
              </w:rPr>
            </w:pPr>
            <w:ins w:id="622" w:author="Héctor Bahamonde" w:date="2026-08-06T16:17:00Z" w16du:dateUtc="2026-08-06T13:17:00Z">
              <w:r>
                <w:rPr>
                  <w:color w:val="000000"/>
                  <w:sz w:val="16"/>
                  <w:szCs w:val="16"/>
                </w:rPr>
                <w:t>Don't know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2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0FAE1A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24" w:author="Héctor Bahamonde" w:date="2026-08-06T16:17:00Z" w16du:dateUtc="2026-08-06T13:17:00Z"/>
                <w:color w:val="000000"/>
                <w:sz w:val="16"/>
                <w:szCs w:val="16"/>
              </w:rPr>
            </w:pPr>
            <w:ins w:id="625" w:author="Héctor Bahamonde" w:date="2026-08-06T16:17:00Z" w16du:dateUtc="2026-08-06T13:17:00Z">
              <w:r>
                <w:rPr>
                  <w:color w:val="000000"/>
                  <w:sz w:val="16"/>
                  <w:szCs w:val="16"/>
                </w:rPr>
                <w:t>0.411***</w:t>
              </w:r>
              <w:r>
                <w:rPr>
                  <w:color w:val="000000"/>
                  <w:sz w:val="16"/>
                  <w:szCs w:val="16"/>
                </w:rPr>
                <w:br/>
                <w:t>[0.248, 0.681]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2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AFED6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27" w:author="Héctor Bahamonde" w:date="2026-08-06T16:17:00Z" w16du:dateUtc="2026-08-06T13:17:00Z"/>
                <w:color w:val="000000"/>
                <w:sz w:val="16"/>
                <w:szCs w:val="16"/>
              </w:rPr>
            </w:pPr>
          </w:p>
        </w:tc>
      </w:tr>
      <w:tr w:rsidR="00182F1E" w14:paraId="68CAD89F" w14:textId="77777777" w:rsidTr="007D1DEE">
        <w:trPr>
          <w:cantSplit/>
          <w:jc w:val="center"/>
          <w:ins w:id="628" w:author="Héctor Bahamonde" w:date="2026-08-06T16:17:00Z" w16du:dateUtc="2026-08-06T13:17:00Z"/>
          <w:trPrChange w:id="6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33216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31" w:author="Héctor Bahamonde" w:date="2026-08-06T16:17:00Z" w16du:dateUtc="2026-08-06T13:17:00Z"/>
                <w:color w:val="000000"/>
                <w:sz w:val="16"/>
                <w:szCs w:val="16"/>
              </w:rPr>
            </w:pPr>
            <w:ins w:id="632" w:author="Héctor Bahamonde" w:date="2026-08-06T16:17:00Z" w16du:dateUtc="2026-08-06T13:17:00Z">
              <w:r>
                <w:rPr>
                  <w:color w:val="000000"/>
                  <w:sz w:val="16"/>
                  <w:szCs w:val="16"/>
                </w:rPr>
                <w:t>Don't know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94D74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34" w:author="Héctor Bahamonde" w:date="2026-08-06T16:17:00Z" w16du:dateUtc="2026-08-06T13:17:00Z"/>
                <w:color w:val="000000"/>
                <w:sz w:val="16"/>
                <w:szCs w:val="16"/>
              </w:rPr>
            </w:pPr>
            <w:ins w:id="635" w:author="Héctor Bahamonde" w:date="2026-08-06T16:17:00Z" w16du:dateUtc="2026-08-06T13:17:00Z">
              <w:r>
                <w:rPr>
                  <w:color w:val="000000"/>
                  <w:sz w:val="16"/>
                  <w:szCs w:val="16"/>
                </w:rPr>
                <w:t>1.030</w:t>
              </w:r>
              <w:r>
                <w:rPr>
                  <w:color w:val="000000"/>
                  <w:sz w:val="16"/>
                  <w:szCs w:val="16"/>
                </w:rPr>
                <w:br/>
                <w:t>[0.688, 1.543]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3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14032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37" w:author="Héctor Bahamonde" w:date="2026-08-06T16:17:00Z" w16du:dateUtc="2026-08-06T13:17:00Z"/>
                <w:color w:val="000000"/>
                <w:sz w:val="16"/>
                <w:szCs w:val="16"/>
              </w:rPr>
            </w:pPr>
          </w:p>
        </w:tc>
      </w:tr>
      <w:tr w:rsidR="00182F1E" w14:paraId="09BADFF2" w14:textId="77777777" w:rsidTr="007D1DEE">
        <w:trPr>
          <w:cantSplit/>
          <w:jc w:val="center"/>
          <w:ins w:id="638" w:author="Héctor Bahamonde" w:date="2026-08-06T16:17:00Z" w16du:dateUtc="2026-08-06T13:17:00Z"/>
          <w:trPrChange w:id="6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8E52E9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41" w:author="Héctor Bahamonde" w:date="2026-08-06T16:17:00Z" w16du:dateUtc="2026-08-06T13:17:00Z"/>
                <w:color w:val="000000"/>
                <w:sz w:val="16"/>
                <w:szCs w:val="16"/>
              </w:rPr>
            </w:pPr>
            <w:ins w:id="642" w:author="Héctor Bahamonde" w:date="2026-08-06T16:17:00Z" w16du:dateUtc="2026-08-06T13:17:00Z">
              <w:r>
                <w:rPr>
                  <w:color w:val="000000"/>
                  <w:sz w:val="16"/>
                  <w:szCs w:val="16"/>
                </w:rPr>
                <w:t>Don't know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B39471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44" w:author="Héctor Bahamonde" w:date="2026-08-06T16:17:00Z" w16du:dateUtc="2026-08-06T13:17:00Z"/>
                <w:color w:val="000000"/>
                <w:sz w:val="16"/>
                <w:szCs w:val="16"/>
              </w:rPr>
            </w:pPr>
            <w:ins w:id="645" w:author="Héctor Bahamonde" w:date="2026-08-06T16:17:00Z" w16du:dateUtc="2026-08-06T13:17:00Z">
              <w:r>
                <w:rPr>
                  <w:color w:val="000000"/>
                  <w:sz w:val="16"/>
                  <w:szCs w:val="16"/>
                </w:rPr>
                <w:t>0.892</w:t>
              </w:r>
              <w:r>
                <w:rPr>
                  <w:color w:val="000000"/>
                  <w:sz w:val="16"/>
                  <w:szCs w:val="16"/>
                </w:rPr>
                <w:br/>
                <w:t>[0.602, 1.321]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4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F6967A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47" w:author="Héctor Bahamonde" w:date="2026-08-06T16:17:00Z" w16du:dateUtc="2026-08-06T13:17:00Z"/>
                <w:color w:val="000000"/>
                <w:sz w:val="16"/>
                <w:szCs w:val="16"/>
              </w:rPr>
            </w:pPr>
          </w:p>
        </w:tc>
      </w:tr>
      <w:tr w:rsidR="00182F1E" w14:paraId="31AFD7D0" w14:textId="77777777" w:rsidTr="007D1DEE">
        <w:trPr>
          <w:cantSplit/>
          <w:jc w:val="center"/>
          <w:ins w:id="648" w:author="Héctor Bahamonde" w:date="2026-08-06T16:17:00Z" w16du:dateUtc="2026-08-06T13:17:00Z"/>
          <w:trPrChange w:id="6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2DEBB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51" w:author="Héctor Bahamonde" w:date="2026-08-06T16:17:00Z" w16du:dateUtc="2026-08-06T13:17:00Z"/>
                <w:color w:val="000000"/>
                <w:sz w:val="16"/>
                <w:szCs w:val="16"/>
              </w:rPr>
            </w:pPr>
            <w:ins w:id="652" w:author="Héctor Bahamonde" w:date="2026-08-06T16:17:00Z" w16du:dateUtc="2026-08-06T13:17:00Z">
              <w:r>
                <w:rPr>
                  <w:color w:val="000000"/>
                  <w:sz w:val="16"/>
                  <w:szCs w:val="16"/>
                </w:rPr>
                <w:t>Don't know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B8395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54" w:author="Héctor Bahamonde" w:date="2026-08-06T16:17:00Z" w16du:dateUtc="2026-08-06T13:17:00Z"/>
                <w:color w:val="000000"/>
                <w:sz w:val="16"/>
                <w:szCs w:val="16"/>
              </w:rPr>
            </w:pPr>
            <w:ins w:id="655" w:author="Héctor Bahamonde" w:date="2026-08-06T16:17:00Z" w16du:dateUtc="2026-08-06T13:17:00Z">
              <w:r>
                <w:rPr>
                  <w:color w:val="000000"/>
                  <w:sz w:val="16"/>
                  <w:szCs w:val="16"/>
                </w:rPr>
                <w:t>1.024</w:t>
              </w:r>
              <w:r>
                <w:rPr>
                  <w:color w:val="000000"/>
                  <w:sz w:val="16"/>
                  <w:szCs w:val="16"/>
                </w:rPr>
                <w:br/>
                <w:t>[0.701, 1.494]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5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B7CE6D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57" w:author="Héctor Bahamonde" w:date="2026-08-06T16:17:00Z" w16du:dateUtc="2026-08-06T13:17:00Z"/>
                <w:color w:val="000000"/>
                <w:sz w:val="16"/>
                <w:szCs w:val="16"/>
              </w:rPr>
            </w:pPr>
          </w:p>
        </w:tc>
      </w:tr>
      <w:tr w:rsidR="00182F1E" w14:paraId="40FA2EAE" w14:textId="77777777" w:rsidTr="007D1DEE">
        <w:trPr>
          <w:cantSplit/>
          <w:jc w:val="center"/>
          <w:ins w:id="658" w:author="Héctor Bahamonde" w:date="2026-08-06T16:17:00Z" w16du:dateUtc="2026-08-06T13:17:00Z"/>
          <w:trPrChange w:id="6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F7120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61" w:author="Héctor Bahamonde" w:date="2026-08-06T16:17:00Z" w16du:dateUtc="2026-08-06T13:17:00Z"/>
                <w:color w:val="000000"/>
                <w:sz w:val="16"/>
                <w:szCs w:val="16"/>
              </w:rPr>
            </w:pPr>
            <w:ins w:id="662" w:author="Héctor Bahamonde" w:date="2026-08-06T16:17:00Z" w16du:dateUtc="2026-08-06T13:17:00Z">
              <w:r>
                <w:rPr>
                  <w:color w:val="000000"/>
                  <w:sz w:val="16"/>
                  <w:szCs w:val="16"/>
                </w:rPr>
                <w:t>Don't know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7AF9E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64" w:author="Héctor Bahamonde" w:date="2026-08-06T16:17:00Z" w16du:dateUtc="2026-08-06T13:17:00Z"/>
                <w:color w:val="000000"/>
                <w:sz w:val="16"/>
                <w:szCs w:val="16"/>
              </w:rPr>
            </w:pPr>
            <w:ins w:id="665" w:author="Héctor Bahamonde" w:date="2026-08-06T16:17:00Z" w16du:dateUtc="2026-08-06T13:17:00Z">
              <w:r>
                <w:rPr>
                  <w:color w:val="000000"/>
                  <w:sz w:val="16"/>
                  <w:szCs w:val="16"/>
                </w:rPr>
                <w:t>0.517**</w:t>
              </w:r>
              <w:r>
                <w:rPr>
                  <w:color w:val="000000"/>
                  <w:sz w:val="16"/>
                  <w:szCs w:val="16"/>
                </w:rPr>
                <w:br/>
                <w:t>[0.349, 0.766]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6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ED29DB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67" w:author="Héctor Bahamonde" w:date="2026-08-06T16:17:00Z" w16du:dateUtc="2026-08-06T13:17:00Z"/>
                <w:color w:val="000000"/>
                <w:sz w:val="16"/>
                <w:szCs w:val="16"/>
              </w:rPr>
            </w:pPr>
          </w:p>
        </w:tc>
      </w:tr>
      <w:tr w:rsidR="00182F1E" w14:paraId="6CF3ED9E" w14:textId="77777777" w:rsidTr="007D1DEE">
        <w:trPr>
          <w:cantSplit/>
          <w:jc w:val="center"/>
          <w:ins w:id="668" w:author="Héctor Bahamonde" w:date="2026-08-06T16:17:00Z" w16du:dateUtc="2026-08-06T13:17:00Z"/>
          <w:trPrChange w:id="6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8DDACF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71" w:author="Héctor Bahamonde" w:date="2026-08-06T16:17:00Z" w16du:dateUtc="2026-08-06T13:17:00Z"/>
                <w:color w:val="000000"/>
                <w:sz w:val="16"/>
                <w:szCs w:val="16"/>
              </w:rPr>
            </w:pPr>
            <w:ins w:id="672" w:author="Héctor Bahamonde" w:date="2026-08-06T16:17:00Z" w16du:dateUtc="2026-08-06T13:17:00Z">
              <w:r>
                <w:rPr>
                  <w:color w:val="000000"/>
                  <w:sz w:val="16"/>
                  <w:szCs w:val="16"/>
                </w:rPr>
                <w:t>Don't know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B406A5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74" w:author="Héctor Bahamonde" w:date="2026-08-06T16:17:00Z" w16du:dateUtc="2026-08-06T13:17:00Z"/>
                <w:color w:val="000000"/>
                <w:sz w:val="16"/>
                <w:szCs w:val="16"/>
              </w:rPr>
            </w:pPr>
            <w:ins w:id="675" w:author="Héctor Bahamonde" w:date="2026-08-06T16:17:00Z" w16du:dateUtc="2026-08-06T13:17:00Z">
              <w:r>
                <w:rPr>
                  <w:color w:val="000000"/>
                  <w:sz w:val="16"/>
                  <w:szCs w:val="16"/>
                </w:rPr>
                <w:t>1.208</w:t>
              </w:r>
              <w:r>
                <w:rPr>
                  <w:color w:val="000000"/>
                  <w:sz w:val="16"/>
                  <w:szCs w:val="16"/>
                </w:rPr>
                <w:br/>
                <w:t>[0.857, 1.703]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7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3BC4A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77" w:author="Héctor Bahamonde" w:date="2026-08-06T16:17:00Z" w16du:dateUtc="2026-08-06T13:17:00Z"/>
                <w:color w:val="000000"/>
                <w:sz w:val="16"/>
                <w:szCs w:val="16"/>
              </w:rPr>
            </w:pPr>
          </w:p>
        </w:tc>
      </w:tr>
      <w:tr w:rsidR="00182F1E" w14:paraId="411A0398" w14:textId="77777777" w:rsidTr="007D1DEE">
        <w:trPr>
          <w:cantSplit/>
          <w:jc w:val="center"/>
          <w:ins w:id="678" w:author="Héctor Bahamonde" w:date="2026-08-06T16:17:00Z" w16du:dateUtc="2026-08-06T13:17:00Z"/>
          <w:trPrChange w:id="6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4EFB40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81" w:author="Héctor Bahamonde" w:date="2026-08-06T16:17:00Z" w16du:dateUtc="2026-08-06T13:17:00Z"/>
                <w:color w:val="000000"/>
                <w:sz w:val="16"/>
                <w:szCs w:val="16"/>
              </w:rPr>
            </w:pPr>
            <w:ins w:id="682" w:author="Héctor Bahamonde" w:date="2026-08-06T16:17:00Z" w16du:dateUtc="2026-08-06T13:17:00Z">
              <w:r>
                <w:rPr>
                  <w:color w:val="000000"/>
                  <w:sz w:val="16"/>
                  <w:szCs w:val="16"/>
                </w:rPr>
                <w:t>Don't know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D9FF2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84" w:author="Héctor Bahamonde" w:date="2026-08-06T16:17:00Z" w16du:dateUtc="2026-08-06T13:17:00Z"/>
                <w:color w:val="000000"/>
                <w:sz w:val="16"/>
                <w:szCs w:val="16"/>
              </w:rPr>
            </w:pPr>
            <w:ins w:id="685" w:author="Héctor Bahamonde" w:date="2026-08-06T16:17:00Z" w16du:dateUtc="2026-08-06T13:17:00Z">
              <w:r>
                <w:rPr>
                  <w:color w:val="000000"/>
                  <w:sz w:val="16"/>
                  <w:szCs w:val="16"/>
                </w:rPr>
                <w:t>1.404</w:t>
              </w:r>
              <w:r>
                <w:rPr>
                  <w:color w:val="000000"/>
                  <w:sz w:val="16"/>
                  <w:szCs w:val="16"/>
                </w:rPr>
                <w:br/>
                <w:t>[0.893, 2.207]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8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81E651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87" w:author="Héctor Bahamonde" w:date="2026-08-06T16:17:00Z" w16du:dateUtc="2026-08-06T13:17:00Z"/>
                <w:color w:val="000000"/>
                <w:sz w:val="16"/>
                <w:szCs w:val="16"/>
              </w:rPr>
            </w:pPr>
          </w:p>
        </w:tc>
      </w:tr>
      <w:tr w:rsidR="00182F1E" w14:paraId="7268A0F1" w14:textId="77777777" w:rsidTr="007D1DEE">
        <w:trPr>
          <w:cantSplit/>
          <w:jc w:val="center"/>
          <w:ins w:id="688" w:author="Héctor Bahamonde" w:date="2026-08-06T16:17:00Z" w16du:dateUtc="2026-08-06T13:17:00Z"/>
          <w:trPrChange w:id="6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08B40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691" w:author="Héctor Bahamonde" w:date="2026-08-06T16:17:00Z" w16du:dateUtc="2026-08-06T13:17:00Z"/>
                <w:color w:val="000000"/>
                <w:sz w:val="16"/>
                <w:szCs w:val="16"/>
              </w:rPr>
            </w:pPr>
            <w:ins w:id="692" w:author="Héctor Bahamonde" w:date="2026-08-06T16:17:00Z" w16du:dateUtc="2026-08-06T13:17:00Z">
              <w:r>
                <w:rPr>
                  <w:color w:val="000000"/>
                  <w:sz w:val="16"/>
                  <w:szCs w:val="16"/>
                </w:rPr>
                <w:t>Don't know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EEEB01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94" w:author="Héctor Bahamonde" w:date="2026-08-06T16:17:00Z" w16du:dateUtc="2026-08-06T13:17:00Z"/>
                <w:color w:val="000000"/>
                <w:sz w:val="16"/>
                <w:szCs w:val="16"/>
              </w:rPr>
            </w:pPr>
            <w:ins w:id="695" w:author="Héctor Bahamonde" w:date="2026-08-06T16:17:00Z" w16du:dateUtc="2026-08-06T13:17:00Z">
              <w:r>
                <w:rPr>
                  <w:color w:val="000000"/>
                  <w:sz w:val="16"/>
                  <w:szCs w:val="16"/>
                </w:rPr>
                <w:t>1.115</w:t>
              </w:r>
              <w:r>
                <w:rPr>
                  <w:color w:val="000000"/>
                  <w:sz w:val="16"/>
                  <w:szCs w:val="16"/>
                </w:rPr>
                <w:br/>
                <w:t>[0.555, 2.239]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9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5E6CD8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697" w:author="Héctor Bahamonde" w:date="2026-08-06T16:17:00Z" w16du:dateUtc="2026-08-06T13:17:00Z"/>
                <w:color w:val="000000"/>
                <w:sz w:val="16"/>
                <w:szCs w:val="16"/>
              </w:rPr>
            </w:pPr>
          </w:p>
        </w:tc>
      </w:tr>
      <w:tr w:rsidR="00182F1E" w14:paraId="08EBD7AF" w14:textId="77777777" w:rsidTr="007D1DEE">
        <w:trPr>
          <w:cantSplit/>
          <w:jc w:val="center"/>
          <w:ins w:id="698" w:author="Héctor Bahamonde" w:date="2026-08-06T16:17:00Z" w16du:dateUtc="2026-08-06T13:17:00Z"/>
          <w:trPrChange w:id="6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2F32E0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01" w:author="Héctor Bahamonde" w:date="2026-08-06T16:17:00Z" w16du:dateUtc="2026-08-06T13:17:00Z"/>
                <w:color w:val="000000"/>
                <w:sz w:val="16"/>
                <w:szCs w:val="16"/>
              </w:rPr>
            </w:pPr>
            <w:ins w:id="702" w:author="Héctor Bahamonde" w:date="2026-08-06T16:17:00Z" w16du:dateUtc="2026-08-06T13:17:00Z">
              <w:r>
                <w:rPr>
                  <w:color w:val="000000"/>
                  <w:sz w:val="16"/>
                  <w:szCs w:val="16"/>
                </w:rPr>
                <w:t>Don't know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639420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04" w:author="Héctor Bahamonde" w:date="2026-08-06T16:17:00Z" w16du:dateUtc="2026-08-06T13:17:00Z"/>
                <w:color w:val="000000"/>
                <w:sz w:val="16"/>
                <w:szCs w:val="16"/>
              </w:rPr>
            </w:pPr>
            <w:ins w:id="705" w:author="Héctor Bahamonde" w:date="2026-08-06T16:17:00Z" w16du:dateUtc="2026-08-06T13:17:00Z">
              <w:r>
                <w:rPr>
                  <w:color w:val="000000"/>
                  <w:sz w:val="16"/>
                  <w:szCs w:val="16"/>
                </w:rPr>
                <w:t>1.438+</w:t>
              </w:r>
              <w:r>
                <w:rPr>
                  <w:color w:val="000000"/>
                  <w:sz w:val="16"/>
                  <w:szCs w:val="16"/>
                </w:rPr>
                <w:br/>
                <w:t>[0.958, 2.159]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0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A6893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07" w:author="Héctor Bahamonde" w:date="2026-08-06T16:17:00Z" w16du:dateUtc="2026-08-06T13:17:00Z"/>
                <w:color w:val="000000"/>
                <w:sz w:val="16"/>
                <w:szCs w:val="16"/>
              </w:rPr>
            </w:pPr>
          </w:p>
        </w:tc>
      </w:tr>
      <w:tr w:rsidR="00182F1E" w14:paraId="49ABB38A" w14:textId="77777777" w:rsidTr="007D1DEE">
        <w:trPr>
          <w:cantSplit/>
          <w:jc w:val="center"/>
          <w:ins w:id="708" w:author="Héctor Bahamonde" w:date="2026-08-06T16:17:00Z" w16du:dateUtc="2026-08-06T13:17:00Z"/>
          <w:trPrChange w:id="7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BE04F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11" w:author="Héctor Bahamonde" w:date="2026-08-06T16:17:00Z" w16du:dateUtc="2026-08-06T13:17:00Z"/>
                <w:color w:val="000000"/>
                <w:sz w:val="16"/>
                <w:szCs w:val="16"/>
              </w:rPr>
            </w:pPr>
            <w:ins w:id="712" w:author="Héctor Bahamonde" w:date="2026-08-06T16:17:00Z" w16du:dateUtc="2026-08-06T13:17:00Z">
              <w:r>
                <w:rPr>
                  <w:color w:val="000000"/>
                  <w:sz w:val="16"/>
                  <w:szCs w:val="16"/>
                </w:rPr>
                <w:t>Don't know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D1D1B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14" w:author="Héctor Bahamonde" w:date="2026-08-06T16:17:00Z" w16du:dateUtc="2026-08-06T13:17:00Z"/>
                <w:color w:val="000000"/>
                <w:sz w:val="16"/>
                <w:szCs w:val="16"/>
              </w:rPr>
            </w:pPr>
            <w:ins w:id="715" w:author="Héctor Bahamonde" w:date="2026-08-06T16:17:00Z" w16du:dateUtc="2026-08-06T13:17:00Z">
              <w:r>
                <w:rPr>
                  <w:color w:val="000000"/>
                  <w:sz w:val="16"/>
                  <w:szCs w:val="16"/>
                </w:rPr>
                <w:t>1.199</w:t>
              </w:r>
              <w:r>
                <w:rPr>
                  <w:color w:val="000000"/>
                  <w:sz w:val="16"/>
                  <w:szCs w:val="16"/>
                </w:rPr>
                <w:br/>
                <w:t>[0.731, 1.968]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1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A66828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17" w:author="Héctor Bahamonde" w:date="2026-08-06T16:17:00Z" w16du:dateUtc="2026-08-06T13:17:00Z"/>
                <w:color w:val="000000"/>
                <w:sz w:val="16"/>
                <w:szCs w:val="16"/>
              </w:rPr>
            </w:pPr>
          </w:p>
        </w:tc>
      </w:tr>
      <w:tr w:rsidR="00182F1E" w14:paraId="094C77D5" w14:textId="77777777" w:rsidTr="007D1DEE">
        <w:trPr>
          <w:cantSplit/>
          <w:jc w:val="center"/>
          <w:ins w:id="718" w:author="Héctor Bahamonde" w:date="2026-08-06T16:17:00Z" w16du:dateUtc="2026-08-06T13:17:00Z"/>
          <w:trPrChange w:id="71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2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139E4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21" w:author="Héctor Bahamonde" w:date="2026-08-06T16:17:00Z" w16du:dateUtc="2026-08-06T13:17:00Z"/>
                <w:color w:val="000000"/>
                <w:sz w:val="16"/>
                <w:szCs w:val="16"/>
              </w:rPr>
            </w:pPr>
            <w:ins w:id="722" w:author="Héctor Bahamonde" w:date="2026-08-06T16:17:00Z" w16du:dateUtc="2026-08-06T13:17:00Z">
              <w:r>
                <w:rPr>
                  <w:color w:val="000000"/>
                  <w:sz w:val="16"/>
                  <w:szCs w:val="16"/>
                </w:rPr>
                <w:t>Don't know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2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AAB1DC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24" w:author="Héctor Bahamonde" w:date="2026-08-06T16:17:00Z" w16du:dateUtc="2026-08-06T13:17:00Z"/>
                <w:color w:val="000000"/>
                <w:sz w:val="16"/>
                <w:szCs w:val="16"/>
              </w:rPr>
            </w:pPr>
            <w:ins w:id="725" w:author="Héctor Bahamonde" w:date="2026-08-06T16:17:00Z" w16du:dateUtc="2026-08-06T13:17:00Z">
              <w:r>
                <w:rPr>
                  <w:color w:val="000000"/>
                  <w:sz w:val="16"/>
                  <w:szCs w:val="16"/>
                </w:rPr>
                <w:t>7.764***</w:t>
              </w:r>
              <w:r>
                <w:rPr>
                  <w:color w:val="000000"/>
                  <w:sz w:val="16"/>
                  <w:szCs w:val="16"/>
                </w:rPr>
                <w:br/>
                <w:t>[4.018, 15.003]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2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A1051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27" w:author="Héctor Bahamonde" w:date="2026-08-06T16:17:00Z" w16du:dateUtc="2026-08-06T13:17:00Z"/>
                <w:color w:val="000000"/>
                <w:sz w:val="16"/>
                <w:szCs w:val="16"/>
              </w:rPr>
            </w:pPr>
          </w:p>
        </w:tc>
      </w:tr>
      <w:tr w:rsidR="00182F1E" w14:paraId="09A78B26" w14:textId="77777777" w:rsidTr="007D1DEE">
        <w:trPr>
          <w:cantSplit/>
          <w:jc w:val="center"/>
          <w:ins w:id="728" w:author="Héctor Bahamonde" w:date="2026-08-06T16:17:00Z" w16du:dateUtc="2026-08-06T13:17:00Z"/>
          <w:trPrChange w:id="7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9DD64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31" w:author="Héctor Bahamonde" w:date="2026-08-06T16:17:00Z" w16du:dateUtc="2026-08-06T13:17:00Z"/>
                <w:color w:val="000000"/>
                <w:sz w:val="16"/>
                <w:szCs w:val="16"/>
              </w:rPr>
            </w:pPr>
            <w:ins w:id="732" w:author="Héctor Bahamonde" w:date="2026-08-06T16:17:00Z" w16du:dateUtc="2026-08-06T13:17:00Z">
              <w:r>
                <w:rPr>
                  <w:color w:val="000000"/>
                  <w:sz w:val="16"/>
                  <w:szCs w:val="16"/>
                </w:rPr>
                <w:t>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317E7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3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3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CCC6E1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36" w:author="Héctor Bahamonde" w:date="2026-08-06T16:17:00Z" w16du:dateUtc="2026-08-06T13:17:00Z"/>
                <w:color w:val="000000"/>
                <w:sz w:val="16"/>
                <w:szCs w:val="16"/>
              </w:rPr>
            </w:pPr>
            <w:ins w:id="737" w:author="Héctor Bahamonde" w:date="2026-08-06T16:17:00Z" w16du:dateUtc="2026-08-06T13:17:00Z">
              <w:r>
                <w:rPr>
                  <w:color w:val="000000"/>
                  <w:sz w:val="16"/>
                  <w:szCs w:val="16"/>
                </w:rPr>
                <w:t>1.495***</w:t>
              </w:r>
              <w:r>
                <w:rPr>
                  <w:color w:val="000000"/>
                  <w:sz w:val="16"/>
                  <w:szCs w:val="16"/>
                </w:rPr>
                <w:br/>
                <w:t>[1.229, 1.818]</w:t>
              </w:r>
            </w:ins>
          </w:p>
        </w:tc>
      </w:tr>
      <w:tr w:rsidR="00182F1E" w14:paraId="03AD3511" w14:textId="77777777" w:rsidTr="007D1DEE">
        <w:trPr>
          <w:cantSplit/>
          <w:jc w:val="center"/>
          <w:ins w:id="738" w:author="Héctor Bahamonde" w:date="2026-08-06T16:17:00Z" w16du:dateUtc="2026-08-06T13:17:00Z"/>
          <w:trPrChange w:id="7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B91E5C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41" w:author="Héctor Bahamonde" w:date="2026-08-06T16:17:00Z" w16du:dateUtc="2026-08-06T13:17:00Z"/>
                <w:color w:val="000000"/>
                <w:sz w:val="16"/>
                <w:szCs w:val="16"/>
              </w:rPr>
            </w:pPr>
            <w:ins w:id="742" w:author="Héctor Bahamonde" w:date="2026-08-06T16:17:00Z" w16du:dateUtc="2026-08-06T13:17:00Z">
              <w:r>
                <w:rPr>
                  <w:color w:val="000000"/>
                  <w:sz w:val="16"/>
                  <w:szCs w:val="16"/>
                </w:rPr>
                <w:t xml:space="preserve">Gains (health </w:t>
              </w:r>
              <w:proofErr w:type="spellStart"/>
              <w:r>
                <w:rPr>
                  <w:color w:val="000000"/>
                  <w:sz w:val="16"/>
                  <w:szCs w:val="16"/>
                </w:rPr>
                <w:t>maximisation</w:t>
              </w:r>
              <w:proofErr w:type="spellEnd"/>
              <w:r>
                <w:rPr>
                  <w:color w:val="000000"/>
                  <w:sz w:val="16"/>
                  <w:szCs w:val="16"/>
                </w:rPr>
                <w:t>)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728ED3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4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4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22373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46" w:author="Héctor Bahamonde" w:date="2026-08-06T16:17:00Z" w16du:dateUtc="2026-08-06T13:17:00Z"/>
                <w:color w:val="000000"/>
                <w:sz w:val="16"/>
                <w:szCs w:val="16"/>
              </w:rPr>
            </w:pPr>
            <w:ins w:id="747" w:author="Héctor Bahamonde" w:date="2026-08-06T16:17:00Z" w16du:dateUtc="2026-08-06T13:17:00Z">
              <w:r>
                <w:rPr>
                  <w:color w:val="000000"/>
                  <w:sz w:val="16"/>
                  <w:szCs w:val="16"/>
                </w:rPr>
                <w:t>0.739**</w:t>
              </w:r>
              <w:r>
                <w:rPr>
                  <w:color w:val="000000"/>
                  <w:sz w:val="16"/>
                  <w:szCs w:val="16"/>
                </w:rPr>
                <w:br/>
                <w:t>[0.606, 0.901]</w:t>
              </w:r>
            </w:ins>
          </w:p>
        </w:tc>
      </w:tr>
      <w:tr w:rsidR="00182F1E" w14:paraId="0B93A1DA" w14:textId="77777777" w:rsidTr="007D1DEE">
        <w:trPr>
          <w:cantSplit/>
          <w:jc w:val="center"/>
          <w:ins w:id="748" w:author="Héctor Bahamonde" w:date="2026-08-06T16:17:00Z" w16du:dateUtc="2026-08-06T13:17:00Z"/>
          <w:trPrChange w:id="7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D978D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51" w:author="Héctor Bahamonde" w:date="2026-08-06T16:17:00Z" w16du:dateUtc="2026-08-06T13:17:00Z"/>
                <w:color w:val="000000"/>
                <w:sz w:val="16"/>
                <w:szCs w:val="16"/>
              </w:rPr>
            </w:pPr>
            <w:ins w:id="752" w:author="Héctor Bahamonde" w:date="2026-08-06T16:17:00Z" w16du:dateUtc="2026-08-06T13:17:00Z">
              <w:r>
                <w:rPr>
                  <w:color w:val="000000"/>
                  <w:sz w:val="16"/>
                  <w:szCs w:val="16"/>
                </w:rPr>
                <w:t>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FFE65C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5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5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D93D65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56" w:author="Héctor Bahamonde" w:date="2026-08-06T16:17:00Z" w16du:dateUtc="2026-08-06T13:17:00Z"/>
                <w:color w:val="000000"/>
                <w:sz w:val="16"/>
                <w:szCs w:val="16"/>
              </w:rPr>
            </w:pPr>
            <w:ins w:id="757" w:author="Héctor Bahamonde" w:date="2026-08-06T16:17:00Z" w16du:dateUtc="2026-08-06T13:17:00Z">
              <w:r>
                <w:rPr>
                  <w:color w:val="000000"/>
                  <w:sz w:val="16"/>
                  <w:szCs w:val="16"/>
                </w:rPr>
                <w:t>0.941</w:t>
              </w:r>
              <w:r>
                <w:rPr>
                  <w:color w:val="000000"/>
                  <w:sz w:val="16"/>
                  <w:szCs w:val="16"/>
                </w:rPr>
                <w:br/>
                <w:t>[0.800, 1.107]</w:t>
              </w:r>
            </w:ins>
          </w:p>
        </w:tc>
      </w:tr>
      <w:tr w:rsidR="00182F1E" w14:paraId="433DDB79" w14:textId="77777777" w:rsidTr="007D1DEE">
        <w:trPr>
          <w:cantSplit/>
          <w:jc w:val="center"/>
          <w:ins w:id="758" w:author="Héctor Bahamonde" w:date="2026-08-06T16:17:00Z" w16du:dateUtc="2026-08-06T13:17:00Z"/>
          <w:trPrChange w:id="7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B4E98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61" w:author="Héctor Bahamonde" w:date="2026-08-06T16:17:00Z" w16du:dateUtc="2026-08-06T13:17:00Z"/>
                <w:color w:val="000000"/>
                <w:sz w:val="16"/>
                <w:szCs w:val="16"/>
              </w:rPr>
            </w:pPr>
            <w:ins w:id="762" w:author="Héctor Bahamonde" w:date="2026-08-06T16:17:00Z" w16du:dateUtc="2026-08-06T13:17:00Z">
              <w:r>
                <w:rPr>
                  <w:color w:val="000000"/>
                  <w:sz w:val="16"/>
                  <w:szCs w:val="16"/>
                </w:rPr>
                <w:t>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C6FEF3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6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6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D3988B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66" w:author="Héctor Bahamonde" w:date="2026-08-06T16:17:00Z" w16du:dateUtc="2026-08-06T13:17:00Z"/>
                <w:color w:val="000000"/>
                <w:sz w:val="16"/>
                <w:szCs w:val="16"/>
              </w:rPr>
            </w:pPr>
            <w:ins w:id="767" w:author="Héctor Bahamonde" w:date="2026-08-06T16:17:00Z" w16du:dateUtc="2026-08-06T13:17:00Z">
              <w:r>
                <w:rPr>
                  <w:color w:val="000000"/>
                  <w:sz w:val="16"/>
                  <w:szCs w:val="16"/>
                </w:rPr>
                <w:t>1.017***</w:t>
              </w:r>
              <w:r>
                <w:rPr>
                  <w:color w:val="000000"/>
                  <w:sz w:val="16"/>
                  <w:szCs w:val="16"/>
                </w:rPr>
                <w:br/>
                <w:t>[1.011, 1.022]</w:t>
              </w:r>
            </w:ins>
          </w:p>
        </w:tc>
      </w:tr>
      <w:tr w:rsidR="00182F1E" w14:paraId="05E43D4B" w14:textId="77777777" w:rsidTr="007D1DEE">
        <w:trPr>
          <w:cantSplit/>
          <w:jc w:val="center"/>
          <w:ins w:id="768" w:author="Héctor Bahamonde" w:date="2026-08-06T16:17:00Z" w16du:dateUtc="2026-08-06T13:17:00Z"/>
          <w:trPrChange w:id="7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7197D6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71" w:author="Héctor Bahamonde" w:date="2026-08-06T16:17:00Z" w16du:dateUtc="2026-08-06T13:17:00Z"/>
                <w:color w:val="000000"/>
                <w:sz w:val="16"/>
                <w:szCs w:val="16"/>
              </w:rPr>
            </w:pPr>
            <w:ins w:id="772" w:author="Héctor Bahamonde" w:date="2026-08-06T16:17:00Z" w16du:dateUtc="2026-08-06T13:17:00Z">
              <w:r>
                <w:rPr>
                  <w:color w:val="000000"/>
                  <w:sz w:val="16"/>
                  <w:szCs w:val="16"/>
                </w:rPr>
                <w:t>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7EBFCE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7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7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353189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76" w:author="Héctor Bahamonde" w:date="2026-08-06T16:17:00Z" w16du:dateUtc="2026-08-06T13:17:00Z"/>
                <w:color w:val="000000"/>
                <w:sz w:val="16"/>
                <w:szCs w:val="16"/>
              </w:rPr>
            </w:pPr>
            <w:ins w:id="777" w:author="Héctor Bahamonde" w:date="2026-08-06T16:17:00Z" w16du:dateUtc="2026-08-06T13:17:00Z">
              <w:r>
                <w:rPr>
                  <w:color w:val="000000"/>
                  <w:sz w:val="16"/>
                  <w:szCs w:val="16"/>
                </w:rPr>
                <w:t>0.994</w:t>
              </w:r>
              <w:r>
                <w:rPr>
                  <w:color w:val="000000"/>
                  <w:sz w:val="16"/>
                  <w:szCs w:val="16"/>
                </w:rPr>
                <w:br/>
                <w:t>[0.821, 1.204]</w:t>
              </w:r>
            </w:ins>
          </w:p>
        </w:tc>
      </w:tr>
      <w:tr w:rsidR="00182F1E" w14:paraId="56E79AE7" w14:textId="77777777" w:rsidTr="007D1DEE">
        <w:trPr>
          <w:cantSplit/>
          <w:jc w:val="center"/>
          <w:ins w:id="778" w:author="Héctor Bahamonde" w:date="2026-08-06T16:17:00Z" w16du:dateUtc="2026-08-06T13:17:00Z"/>
          <w:trPrChange w:id="7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101C3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81" w:author="Héctor Bahamonde" w:date="2026-08-06T16:17:00Z" w16du:dateUtc="2026-08-06T13:17:00Z"/>
                <w:color w:val="000000"/>
                <w:sz w:val="16"/>
                <w:szCs w:val="16"/>
              </w:rPr>
            </w:pPr>
            <w:ins w:id="782" w:author="Héctor Bahamonde" w:date="2026-08-06T16:17:00Z" w16du:dateUtc="2026-08-06T13:17:00Z">
              <w:r>
                <w:rPr>
                  <w:color w:val="000000"/>
                  <w:sz w:val="16"/>
                  <w:szCs w:val="16"/>
                </w:rPr>
                <w:t>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5167B9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8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8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A90FA8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86" w:author="Héctor Bahamonde" w:date="2026-08-06T16:17:00Z" w16du:dateUtc="2026-08-06T13:17:00Z"/>
                <w:color w:val="000000"/>
                <w:sz w:val="16"/>
                <w:szCs w:val="16"/>
              </w:rPr>
            </w:pPr>
            <w:ins w:id="787" w:author="Héctor Bahamonde" w:date="2026-08-06T16:17:00Z" w16du:dateUtc="2026-08-06T13:17:00Z">
              <w:r>
                <w:rPr>
                  <w:color w:val="000000"/>
                  <w:sz w:val="16"/>
                  <w:szCs w:val="16"/>
                </w:rPr>
                <w:t>0.771+</w:t>
              </w:r>
              <w:r>
                <w:rPr>
                  <w:color w:val="000000"/>
                  <w:sz w:val="16"/>
                  <w:szCs w:val="16"/>
                </w:rPr>
                <w:br/>
                <w:t>[0.587, 1.013]</w:t>
              </w:r>
            </w:ins>
          </w:p>
        </w:tc>
      </w:tr>
      <w:tr w:rsidR="00182F1E" w14:paraId="1DB7AB0C" w14:textId="77777777" w:rsidTr="007D1DEE">
        <w:trPr>
          <w:cantSplit/>
          <w:jc w:val="center"/>
          <w:ins w:id="788" w:author="Héctor Bahamonde" w:date="2026-08-06T16:17:00Z" w16du:dateUtc="2026-08-06T13:17:00Z"/>
          <w:trPrChange w:id="7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E2E80E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791" w:author="Héctor Bahamonde" w:date="2026-08-06T16:17:00Z" w16du:dateUtc="2026-08-06T13:17:00Z"/>
                <w:color w:val="000000"/>
                <w:sz w:val="16"/>
                <w:szCs w:val="16"/>
              </w:rPr>
            </w:pPr>
            <w:ins w:id="792" w:author="Héctor Bahamonde" w:date="2026-08-06T16:17:00Z" w16du:dateUtc="2026-08-06T13:17:00Z">
              <w:r>
                <w:rPr>
                  <w:color w:val="000000"/>
                  <w:sz w:val="16"/>
                  <w:szCs w:val="16"/>
                </w:rPr>
                <w:t>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914413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9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9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915A06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796" w:author="Héctor Bahamonde" w:date="2026-08-06T16:17:00Z" w16du:dateUtc="2026-08-06T13:17:00Z"/>
                <w:color w:val="000000"/>
                <w:sz w:val="16"/>
                <w:szCs w:val="16"/>
              </w:rPr>
            </w:pPr>
            <w:ins w:id="797" w:author="Héctor Bahamonde" w:date="2026-08-06T16:17:00Z" w16du:dateUtc="2026-08-06T13:17:00Z">
              <w:r>
                <w:rPr>
                  <w:color w:val="000000"/>
                  <w:sz w:val="16"/>
                  <w:szCs w:val="16"/>
                </w:rPr>
                <w:t>0.877</w:t>
              </w:r>
              <w:r>
                <w:rPr>
                  <w:color w:val="000000"/>
                  <w:sz w:val="16"/>
                  <w:szCs w:val="16"/>
                </w:rPr>
                <w:br/>
                <w:t>[0.682, 1.127]</w:t>
              </w:r>
            </w:ins>
          </w:p>
        </w:tc>
      </w:tr>
      <w:tr w:rsidR="00182F1E" w14:paraId="634D718F" w14:textId="77777777" w:rsidTr="007D1DEE">
        <w:trPr>
          <w:cantSplit/>
          <w:jc w:val="center"/>
          <w:ins w:id="798" w:author="Héctor Bahamonde" w:date="2026-08-06T16:17:00Z" w16du:dateUtc="2026-08-06T13:17:00Z"/>
          <w:trPrChange w:id="7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A29A91A"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01" w:author="Héctor Bahamonde" w:date="2026-08-06T16:17:00Z" w16du:dateUtc="2026-08-06T13:17:00Z"/>
                <w:color w:val="000000"/>
                <w:sz w:val="16"/>
                <w:szCs w:val="16"/>
              </w:rPr>
            </w:pPr>
            <w:ins w:id="802" w:author="Héctor Bahamonde" w:date="2026-08-06T16:17:00Z" w16du:dateUtc="2026-08-06T13:17:00Z">
              <w:r>
                <w:rPr>
                  <w:color w:val="000000"/>
                  <w:sz w:val="16"/>
                  <w:szCs w:val="16"/>
                </w:rPr>
                <w:t>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B4917B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0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0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E1EEBE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06" w:author="Héctor Bahamonde" w:date="2026-08-06T16:17:00Z" w16du:dateUtc="2026-08-06T13:17:00Z"/>
                <w:color w:val="000000"/>
                <w:sz w:val="16"/>
                <w:szCs w:val="16"/>
              </w:rPr>
            </w:pPr>
            <w:ins w:id="807" w:author="Héctor Bahamonde" w:date="2026-08-06T16:17:00Z" w16du:dateUtc="2026-08-06T13:17:00Z">
              <w:r>
                <w:rPr>
                  <w:color w:val="000000"/>
                  <w:sz w:val="16"/>
                  <w:szCs w:val="16"/>
                </w:rPr>
                <w:t>0.884</w:t>
              </w:r>
              <w:r>
                <w:rPr>
                  <w:color w:val="000000"/>
                  <w:sz w:val="16"/>
                  <w:szCs w:val="16"/>
                </w:rPr>
                <w:br/>
                <w:t>[0.705, 1.108]</w:t>
              </w:r>
            </w:ins>
          </w:p>
        </w:tc>
      </w:tr>
      <w:tr w:rsidR="00182F1E" w14:paraId="03C1C96E" w14:textId="77777777" w:rsidTr="007D1DEE">
        <w:trPr>
          <w:cantSplit/>
          <w:jc w:val="center"/>
          <w:ins w:id="808" w:author="Héctor Bahamonde" w:date="2026-08-06T16:17:00Z" w16du:dateUtc="2026-08-06T13:17:00Z"/>
          <w:trPrChange w:id="8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0A56F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11" w:author="Héctor Bahamonde" w:date="2026-08-06T16:17:00Z" w16du:dateUtc="2026-08-06T13:17:00Z"/>
                <w:color w:val="000000"/>
                <w:sz w:val="16"/>
                <w:szCs w:val="16"/>
              </w:rPr>
            </w:pPr>
            <w:ins w:id="812" w:author="Héctor Bahamonde" w:date="2026-08-06T16:17:00Z" w16du:dateUtc="2026-08-06T13:17:00Z">
              <w:r>
                <w:rPr>
                  <w:color w:val="000000"/>
                  <w:sz w:val="16"/>
                  <w:szCs w:val="16"/>
                </w:rPr>
                <w:t>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B6F74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1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1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63A404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16" w:author="Héctor Bahamonde" w:date="2026-08-06T16:17:00Z" w16du:dateUtc="2026-08-06T13:17:00Z"/>
                <w:color w:val="000000"/>
                <w:sz w:val="16"/>
                <w:szCs w:val="16"/>
              </w:rPr>
            </w:pPr>
            <w:ins w:id="817" w:author="Héctor Bahamonde" w:date="2026-08-06T16:17:00Z" w16du:dateUtc="2026-08-06T13:17:00Z">
              <w:r>
                <w:rPr>
                  <w:color w:val="000000"/>
                  <w:sz w:val="16"/>
                  <w:szCs w:val="16"/>
                </w:rPr>
                <w:t>0.716**</w:t>
              </w:r>
              <w:r>
                <w:rPr>
                  <w:color w:val="000000"/>
                  <w:sz w:val="16"/>
                  <w:szCs w:val="16"/>
                </w:rPr>
                <w:br/>
                <w:t>[0.575, 0.891]</w:t>
              </w:r>
            </w:ins>
          </w:p>
        </w:tc>
      </w:tr>
      <w:tr w:rsidR="00182F1E" w14:paraId="35FD95CF" w14:textId="77777777" w:rsidTr="007D1DEE">
        <w:trPr>
          <w:cantSplit/>
          <w:jc w:val="center"/>
          <w:ins w:id="818" w:author="Héctor Bahamonde" w:date="2026-08-06T16:17:00Z" w16du:dateUtc="2026-08-06T13:17:00Z"/>
          <w:trPrChange w:id="81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C593ED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21" w:author="Héctor Bahamonde" w:date="2026-08-06T16:17:00Z" w16du:dateUtc="2026-08-06T13:17:00Z"/>
                <w:color w:val="000000"/>
                <w:sz w:val="16"/>
                <w:szCs w:val="16"/>
              </w:rPr>
            </w:pPr>
            <w:ins w:id="822" w:author="Héctor Bahamonde" w:date="2026-08-06T16:17:00Z" w16du:dateUtc="2026-08-06T13:17:00Z">
              <w:r>
                <w:rPr>
                  <w:color w:val="000000"/>
                  <w:sz w:val="16"/>
                  <w:szCs w:val="16"/>
                </w:rPr>
                <w:t>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CB9C7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2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C3DB2B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26" w:author="Héctor Bahamonde" w:date="2026-08-06T16:17:00Z" w16du:dateUtc="2026-08-06T13:17:00Z"/>
                <w:color w:val="000000"/>
                <w:sz w:val="16"/>
                <w:szCs w:val="16"/>
              </w:rPr>
            </w:pPr>
            <w:ins w:id="827" w:author="Héctor Bahamonde" w:date="2026-08-06T16:17:00Z" w16du:dateUtc="2026-08-06T13:17:00Z">
              <w:r>
                <w:rPr>
                  <w:color w:val="000000"/>
                  <w:sz w:val="16"/>
                  <w:szCs w:val="16"/>
                </w:rPr>
                <w:t>0.722**</w:t>
              </w:r>
              <w:r>
                <w:rPr>
                  <w:color w:val="000000"/>
                  <w:sz w:val="16"/>
                  <w:szCs w:val="16"/>
                </w:rPr>
                <w:br/>
                <w:t>[0.579, 0.900]</w:t>
              </w:r>
            </w:ins>
          </w:p>
        </w:tc>
      </w:tr>
      <w:tr w:rsidR="00182F1E" w14:paraId="7C9E39E5" w14:textId="77777777" w:rsidTr="007D1DEE">
        <w:trPr>
          <w:cantSplit/>
          <w:jc w:val="center"/>
          <w:ins w:id="828" w:author="Héctor Bahamonde" w:date="2026-08-06T16:17:00Z" w16du:dateUtc="2026-08-06T13:17:00Z"/>
          <w:trPrChange w:id="82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68E7A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31" w:author="Héctor Bahamonde" w:date="2026-08-06T16:17:00Z" w16du:dateUtc="2026-08-06T13:17:00Z"/>
                <w:color w:val="000000"/>
                <w:sz w:val="16"/>
                <w:szCs w:val="16"/>
              </w:rPr>
            </w:pPr>
            <w:ins w:id="832" w:author="Héctor Bahamonde" w:date="2026-08-06T16:17:00Z" w16du:dateUtc="2026-08-06T13:17:00Z">
              <w:r>
                <w:rPr>
                  <w:color w:val="000000"/>
                  <w:sz w:val="16"/>
                  <w:szCs w:val="16"/>
                </w:rPr>
                <w:t>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8D1B5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3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5E884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36" w:author="Héctor Bahamonde" w:date="2026-08-06T16:17:00Z" w16du:dateUtc="2026-08-06T13:17:00Z"/>
                <w:color w:val="000000"/>
                <w:sz w:val="16"/>
                <w:szCs w:val="16"/>
              </w:rPr>
            </w:pPr>
            <w:ins w:id="837" w:author="Héctor Bahamonde" w:date="2026-08-06T16:17:00Z" w16du:dateUtc="2026-08-06T13:17:00Z">
              <w:r>
                <w:rPr>
                  <w:color w:val="000000"/>
                  <w:sz w:val="16"/>
                  <w:szCs w:val="16"/>
                </w:rPr>
                <w:t>0.962</w:t>
              </w:r>
              <w:r>
                <w:rPr>
                  <w:color w:val="000000"/>
                  <w:sz w:val="16"/>
                  <w:szCs w:val="16"/>
                </w:rPr>
                <w:br/>
                <w:t>[0.793, 1.167]</w:t>
              </w:r>
            </w:ins>
          </w:p>
        </w:tc>
      </w:tr>
      <w:tr w:rsidR="00182F1E" w14:paraId="29A9BC38" w14:textId="77777777" w:rsidTr="007D1DEE">
        <w:trPr>
          <w:cantSplit/>
          <w:jc w:val="center"/>
          <w:ins w:id="838" w:author="Héctor Bahamonde" w:date="2026-08-06T16:17:00Z" w16du:dateUtc="2026-08-06T13:17:00Z"/>
          <w:trPrChange w:id="83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D1FF1F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41" w:author="Héctor Bahamonde" w:date="2026-08-06T16:17:00Z" w16du:dateUtc="2026-08-06T13:17:00Z"/>
                <w:color w:val="000000"/>
                <w:sz w:val="16"/>
                <w:szCs w:val="16"/>
              </w:rPr>
            </w:pPr>
            <w:ins w:id="842" w:author="Héctor Bahamonde" w:date="2026-08-06T16:17:00Z" w16du:dateUtc="2026-08-06T13:17:00Z">
              <w:r>
                <w:rPr>
                  <w:color w:val="000000"/>
                  <w:sz w:val="16"/>
                  <w:szCs w:val="16"/>
                </w:rPr>
                <w:t>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9165A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4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F6370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46" w:author="Héctor Bahamonde" w:date="2026-08-06T16:17:00Z" w16du:dateUtc="2026-08-06T13:17:00Z"/>
                <w:color w:val="000000"/>
                <w:sz w:val="16"/>
                <w:szCs w:val="16"/>
              </w:rPr>
            </w:pPr>
            <w:ins w:id="847" w:author="Héctor Bahamonde" w:date="2026-08-06T16:17:00Z" w16du:dateUtc="2026-08-06T13:17:00Z">
              <w:r>
                <w:rPr>
                  <w:color w:val="000000"/>
                  <w:sz w:val="16"/>
                  <w:szCs w:val="16"/>
                </w:rPr>
                <w:t>0.986</w:t>
              </w:r>
              <w:r>
                <w:rPr>
                  <w:color w:val="000000"/>
                  <w:sz w:val="16"/>
                  <w:szCs w:val="16"/>
                </w:rPr>
                <w:br/>
                <w:t>[0.767, 1.267]</w:t>
              </w:r>
            </w:ins>
          </w:p>
        </w:tc>
      </w:tr>
      <w:tr w:rsidR="00182F1E" w14:paraId="3355568E" w14:textId="77777777" w:rsidTr="007D1DEE">
        <w:trPr>
          <w:cantSplit/>
          <w:jc w:val="center"/>
          <w:ins w:id="848" w:author="Héctor Bahamonde" w:date="2026-08-06T16:17:00Z" w16du:dateUtc="2026-08-06T13:17:00Z"/>
          <w:trPrChange w:id="84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5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FA67E6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51" w:author="Héctor Bahamonde" w:date="2026-08-06T16:17:00Z" w16du:dateUtc="2026-08-06T13:17:00Z"/>
                <w:color w:val="000000"/>
                <w:sz w:val="16"/>
                <w:szCs w:val="16"/>
              </w:rPr>
            </w:pPr>
            <w:ins w:id="852" w:author="Héctor Bahamonde" w:date="2026-08-06T16:17:00Z" w16du:dateUtc="2026-08-06T13:17:00Z">
              <w:r>
                <w:rPr>
                  <w:color w:val="000000"/>
                  <w:sz w:val="16"/>
                  <w:szCs w:val="16"/>
                </w:rPr>
                <w:t>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5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4CB30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5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5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7DCE0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56" w:author="Héctor Bahamonde" w:date="2026-08-06T16:17:00Z" w16du:dateUtc="2026-08-06T13:17:00Z"/>
                <w:color w:val="000000"/>
                <w:sz w:val="16"/>
                <w:szCs w:val="16"/>
              </w:rPr>
            </w:pPr>
            <w:ins w:id="857" w:author="Héctor Bahamonde" w:date="2026-08-06T16:17:00Z" w16du:dateUtc="2026-08-06T13:17:00Z">
              <w:r>
                <w:rPr>
                  <w:color w:val="000000"/>
                  <w:sz w:val="16"/>
                  <w:szCs w:val="16"/>
                </w:rPr>
                <w:t>1.053</w:t>
              </w:r>
              <w:r>
                <w:rPr>
                  <w:color w:val="000000"/>
                  <w:sz w:val="16"/>
                  <w:szCs w:val="16"/>
                </w:rPr>
                <w:br/>
                <w:t>[0.758, 1.462]</w:t>
              </w:r>
            </w:ins>
          </w:p>
        </w:tc>
      </w:tr>
      <w:tr w:rsidR="00182F1E" w14:paraId="45873A51" w14:textId="77777777" w:rsidTr="007D1DEE">
        <w:trPr>
          <w:cantSplit/>
          <w:jc w:val="center"/>
          <w:ins w:id="858" w:author="Héctor Bahamonde" w:date="2026-08-06T16:17:00Z" w16du:dateUtc="2026-08-06T13:17:00Z"/>
          <w:trPrChange w:id="85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6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BE65D0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61" w:author="Héctor Bahamonde" w:date="2026-08-06T16:17:00Z" w16du:dateUtc="2026-08-06T13:17:00Z"/>
                <w:color w:val="000000"/>
                <w:sz w:val="16"/>
                <w:szCs w:val="16"/>
              </w:rPr>
            </w:pPr>
            <w:ins w:id="862" w:author="Héctor Bahamonde" w:date="2026-08-06T16:17:00Z" w16du:dateUtc="2026-08-06T13:17:00Z">
              <w:r>
                <w:rPr>
                  <w:color w:val="000000"/>
                  <w:sz w:val="16"/>
                  <w:szCs w:val="16"/>
                </w:rPr>
                <w:t>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6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F8BAE6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6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6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AEB5F5"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66" w:author="Héctor Bahamonde" w:date="2026-08-06T16:17:00Z" w16du:dateUtc="2026-08-06T13:17:00Z"/>
                <w:color w:val="000000"/>
                <w:sz w:val="16"/>
                <w:szCs w:val="16"/>
              </w:rPr>
            </w:pPr>
            <w:ins w:id="867" w:author="Héctor Bahamonde" w:date="2026-08-06T16:17:00Z" w16du:dateUtc="2026-08-06T13:17:00Z">
              <w:r>
                <w:rPr>
                  <w:color w:val="000000"/>
                  <w:sz w:val="16"/>
                  <w:szCs w:val="16"/>
                </w:rPr>
                <w:t>1.149</w:t>
              </w:r>
              <w:r>
                <w:rPr>
                  <w:color w:val="000000"/>
                  <w:sz w:val="16"/>
                  <w:szCs w:val="16"/>
                </w:rPr>
                <w:br/>
                <w:t>[0.918, 1.436]</w:t>
              </w:r>
            </w:ins>
          </w:p>
        </w:tc>
      </w:tr>
      <w:tr w:rsidR="00182F1E" w14:paraId="1B76BE0D" w14:textId="77777777" w:rsidTr="007D1DEE">
        <w:trPr>
          <w:cantSplit/>
          <w:jc w:val="center"/>
          <w:ins w:id="868" w:author="Héctor Bahamonde" w:date="2026-08-06T16:17:00Z" w16du:dateUtc="2026-08-06T13:17:00Z"/>
          <w:trPrChange w:id="86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7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FD505B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71" w:author="Héctor Bahamonde" w:date="2026-08-06T16:17:00Z" w16du:dateUtc="2026-08-06T13:17:00Z"/>
                <w:color w:val="000000"/>
                <w:sz w:val="16"/>
                <w:szCs w:val="16"/>
              </w:rPr>
            </w:pPr>
            <w:ins w:id="872" w:author="Héctor Bahamonde" w:date="2026-08-06T16:17:00Z" w16du:dateUtc="2026-08-06T13:17:00Z">
              <w:r>
                <w:rPr>
                  <w:color w:val="000000"/>
                  <w:sz w:val="16"/>
                  <w:szCs w:val="16"/>
                </w:rPr>
                <w:lastRenderedPageBreak/>
                <w:t>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7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4A65C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7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7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303539"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76" w:author="Héctor Bahamonde" w:date="2026-08-06T16:17:00Z" w16du:dateUtc="2026-08-06T13:17:00Z"/>
                <w:color w:val="000000"/>
                <w:sz w:val="16"/>
                <w:szCs w:val="16"/>
              </w:rPr>
            </w:pPr>
            <w:ins w:id="877" w:author="Héctor Bahamonde" w:date="2026-08-06T16:17:00Z" w16du:dateUtc="2026-08-06T13:17:00Z">
              <w:r>
                <w:rPr>
                  <w:color w:val="000000"/>
                  <w:sz w:val="16"/>
                  <w:szCs w:val="16"/>
                </w:rPr>
                <w:t>0.702*</w:t>
              </w:r>
              <w:r>
                <w:rPr>
                  <w:color w:val="000000"/>
                  <w:sz w:val="16"/>
                  <w:szCs w:val="16"/>
                </w:rPr>
                <w:br/>
                <w:t>[0.522, 0.942]</w:t>
              </w:r>
            </w:ins>
          </w:p>
        </w:tc>
      </w:tr>
      <w:tr w:rsidR="00182F1E" w14:paraId="57BFE3A8" w14:textId="77777777" w:rsidTr="007D1DEE">
        <w:trPr>
          <w:cantSplit/>
          <w:jc w:val="center"/>
          <w:ins w:id="878" w:author="Héctor Bahamonde" w:date="2026-08-06T16:17:00Z" w16du:dateUtc="2026-08-06T13:17:00Z"/>
          <w:trPrChange w:id="87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8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565B33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81" w:author="Héctor Bahamonde" w:date="2026-08-06T16:17:00Z" w16du:dateUtc="2026-08-06T13:17:00Z"/>
                <w:color w:val="000000"/>
                <w:sz w:val="16"/>
                <w:szCs w:val="16"/>
              </w:rPr>
            </w:pPr>
            <w:ins w:id="882" w:author="Héctor Bahamonde" w:date="2026-08-06T16:17:00Z" w16du:dateUtc="2026-08-06T13:17:00Z">
              <w:r>
                <w:rPr>
                  <w:color w:val="000000"/>
                  <w:sz w:val="16"/>
                  <w:szCs w:val="16"/>
                </w:rPr>
                <w:t>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8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9A260C"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8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8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B249A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86" w:author="Héctor Bahamonde" w:date="2026-08-06T16:17:00Z" w16du:dateUtc="2026-08-06T13:17:00Z"/>
                <w:color w:val="000000"/>
                <w:sz w:val="16"/>
                <w:szCs w:val="16"/>
              </w:rPr>
            </w:pPr>
            <w:ins w:id="887" w:author="Héctor Bahamonde" w:date="2026-08-06T16:17:00Z" w16du:dateUtc="2026-08-06T13:17:00Z">
              <w:r>
                <w:rPr>
                  <w:color w:val="000000"/>
                  <w:sz w:val="16"/>
                  <w:szCs w:val="16"/>
                </w:rPr>
                <w:t>1.150</w:t>
              </w:r>
              <w:r>
                <w:rPr>
                  <w:color w:val="000000"/>
                  <w:sz w:val="16"/>
                  <w:szCs w:val="16"/>
                </w:rPr>
                <w:br/>
                <w:t>[0.821, 1.609]</w:t>
              </w:r>
            </w:ins>
          </w:p>
        </w:tc>
      </w:tr>
      <w:tr w:rsidR="00182F1E" w14:paraId="6FAC895C" w14:textId="77777777" w:rsidTr="007D1DEE">
        <w:trPr>
          <w:cantSplit/>
          <w:jc w:val="center"/>
          <w:ins w:id="888" w:author="Héctor Bahamonde" w:date="2026-08-06T16:17:00Z" w16du:dateUtc="2026-08-06T13:17:00Z"/>
          <w:trPrChange w:id="88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9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8D7E0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891" w:author="Héctor Bahamonde" w:date="2026-08-06T16:17:00Z" w16du:dateUtc="2026-08-06T13:17:00Z"/>
                <w:color w:val="000000"/>
                <w:sz w:val="16"/>
                <w:szCs w:val="16"/>
              </w:rPr>
            </w:pPr>
            <w:ins w:id="892" w:author="Héctor Bahamonde" w:date="2026-08-06T16:17:00Z" w16du:dateUtc="2026-08-06T13:17:00Z">
              <w:r>
                <w:rPr>
                  <w:color w:val="000000"/>
                  <w:sz w:val="16"/>
                  <w:szCs w:val="16"/>
                </w:rPr>
                <w:t>Threshold: reject | 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9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A28656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9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9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AC7D7B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896" w:author="Héctor Bahamonde" w:date="2026-08-06T16:17:00Z" w16du:dateUtc="2026-08-06T13:17:00Z"/>
                <w:color w:val="000000"/>
                <w:sz w:val="16"/>
                <w:szCs w:val="16"/>
              </w:rPr>
            </w:pPr>
            <w:ins w:id="897" w:author="Héctor Bahamonde" w:date="2026-08-06T16:17:00Z" w16du:dateUtc="2026-08-06T13:17:00Z">
              <w:r>
                <w:rPr>
                  <w:color w:val="000000"/>
                  <w:sz w:val="16"/>
                  <w:szCs w:val="16"/>
                </w:rPr>
                <w:t>-1.194</w:t>
              </w:r>
              <w:r>
                <w:rPr>
                  <w:color w:val="000000"/>
                  <w:sz w:val="16"/>
                  <w:szCs w:val="16"/>
                </w:rPr>
                <w:br/>
                <w:t>[-1.562, -0.826]</w:t>
              </w:r>
            </w:ins>
          </w:p>
        </w:tc>
      </w:tr>
      <w:tr w:rsidR="00182F1E" w14:paraId="7D49156F" w14:textId="77777777" w:rsidTr="007D1DEE">
        <w:trPr>
          <w:cantSplit/>
          <w:jc w:val="center"/>
          <w:ins w:id="898" w:author="Héctor Bahamonde" w:date="2026-08-06T16:17:00Z" w16du:dateUtc="2026-08-06T13:17:00Z"/>
          <w:trPrChange w:id="89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0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1E797F"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901" w:author="Héctor Bahamonde" w:date="2026-08-06T16:17:00Z" w16du:dateUtc="2026-08-06T13:17:00Z"/>
                <w:color w:val="000000"/>
                <w:sz w:val="16"/>
                <w:szCs w:val="16"/>
              </w:rPr>
            </w:pPr>
            <w:ins w:id="902" w:author="Héctor Bahamonde" w:date="2026-08-06T16:17:00Z" w16du:dateUtc="2026-08-06T13:17:00Z">
              <w:r>
                <w:rPr>
                  <w:color w:val="000000"/>
                  <w:sz w:val="16"/>
                  <w:szCs w:val="16"/>
                </w:rPr>
                <w:t>Threshold: conditional | unconditional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0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27C658"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04" w:author="Héctor Bahamonde" w:date="2026-08-06T16:17:00Z" w16du:dateUtc="2026-08-06T13:17:00Z"/>
                <w:color w:val="000000"/>
                <w:sz w:val="16"/>
                <w:szCs w:val="16"/>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0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DF0E33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06" w:author="Héctor Bahamonde" w:date="2026-08-06T16:17:00Z" w16du:dateUtc="2026-08-06T13:17:00Z"/>
                <w:color w:val="000000"/>
                <w:sz w:val="16"/>
                <w:szCs w:val="16"/>
              </w:rPr>
            </w:pPr>
            <w:ins w:id="907" w:author="Héctor Bahamonde" w:date="2026-08-06T16:17:00Z" w16du:dateUtc="2026-08-06T13:17:00Z">
              <w:r>
                <w:rPr>
                  <w:color w:val="000000"/>
                  <w:sz w:val="16"/>
                  <w:szCs w:val="16"/>
                </w:rPr>
                <w:t>1.706</w:t>
              </w:r>
              <w:r>
                <w:rPr>
                  <w:color w:val="000000"/>
                  <w:sz w:val="16"/>
                  <w:szCs w:val="16"/>
                </w:rPr>
                <w:br/>
                <w:t>[1.334, 2.078]</w:t>
              </w:r>
            </w:ins>
          </w:p>
        </w:tc>
      </w:tr>
      <w:tr w:rsidR="00182F1E" w14:paraId="0348643F" w14:textId="77777777" w:rsidTr="007D1DEE">
        <w:trPr>
          <w:cantSplit/>
          <w:jc w:val="center"/>
          <w:ins w:id="908" w:author="Héctor Bahamonde" w:date="2026-08-06T16:17:00Z" w16du:dateUtc="2026-08-06T13:17:00Z"/>
          <w:trPrChange w:id="909"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10"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C83177"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911" w:author="Héctor Bahamonde" w:date="2026-08-06T16:17:00Z" w16du:dateUtc="2026-08-06T13:17:00Z"/>
                <w:color w:val="000000"/>
                <w:sz w:val="16"/>
                <w:szCs w:val="16"/>
              </w:rPr>
            </w:pPr>
            <w:proofErr w:type="spellStart"/>
            <w:ins w:id="912" w:author="Héctor Bahamonde" w:date="2026-08-06T16:17:00Z" w16du:dateUtc="2026-08-06T13:17:00Z">
              <w:r>
                <w:rPr>
                  <w:color w:val="000000"/>
                  <w:sz w:val="16"/>
                  <w:szCs w:val="16"/>
                </w:rPr>
                <w:t>Num.Obs</w:t>
              </w:r>
              <w:proofErr w:type="spellEnd"/>
              <w:r>
                <w:rPr>
                  <w:color w:val="000000"/>
                  <w:sz w:val="16"/>
                  <w:szCs w:val="16"/>
                </w:rPr>
                <w: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13"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1EA2E2"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14" w:author="Héctor Bahamonde" w:date="2026-08-06T16:17:00Z" w16du:dateUtc="2026-08-06T13:17:00Z"/>
                <w:color w:val="000000"/>
                <w:sz w:val="16"/>
                <w:szCs w:val="16"/>
              </w:rPr>
            </w:pPr>
            <w:ins w:id="915" w:author="Héctor Bahamonde" w:date="2026-08-06T16:17:00Z" w16du:dateUtc="2026-08-06T13:17:00Z">
              <w:r>
                <w:rPr>
                  <w:color w:val="000000"/>
                  <w:sz w:val="16"/>
                  <w:szCs w:val="16"/>
                </w:rPr>
                <w:t>1,499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1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05B8D4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17" w:author="Héctor Bahamonde" w:date="2026-08-06T16:17:00Z" w16du:dateUtc="2026-08-06T13:17:00Z"/>
                <w:color w:val="000000"/>
                <w:sz w:val="16"/>
                <w:szCs w:val="16"/>
              </w:rPr>
            </w:pPr>
            <w:ins w:id="918" w:author="Héctor Bahamonde" w:date="2026-08-06T16:17:00Z" w16du:dateUtc="2026-08-06T13:17:00Z">
              <w:r>
                <w:rPr>
                  <w:color w:val="000000"/>
                  <w:sz w:val="16"/>
                  <w:szCs w:val="16"/>
                </w:rPr>
                <w:t>1,258</w:t>
              </w:r>
            </w:ins>
          </w:p>
        </w:tc>
      </w:tr>
      <w:tr w:rsidR="00182F1E" w14:paraId="7ECAF533" w14:textId="77777777" w:rsidTr="007D1DEE">
        <w:trPr>
          <w:cantSplit/>
          <w:jc w:val="center"/>
          <w:ins w:id="919" w:author="Héctor Bahamonde" w:date="2026-08-06T16:17:00Z" w16du:dateUtc="2026-08-06T13:17:00Z"/>
          <w:trPrChange w:id="920"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21"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3A6AE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922" w:author="Héctor Bahamonde" w:date="2026-08-06T16:17:00Z" w16du:dateUtc="2026-08-06T13:17:00Z"/>
                <w:color w:val="000000"/>
                <w:sz w:val="16"/>
                <w:szCs w:val="16"/>
              </w:rPr>
            </w:pPr>
            <w:proofErr w:type="spellStart"/>
            <w:ins w:id="923" w:author="Héctor Bahamonde" w:date="2026-08-06T16:17:00Z" w16du:dateUtc="2026-08-06T13:17:00Z">
              <w:r>
                <w:rPr>
                  <w:color w:val="000000"/>
                  <w:sz w:val="16"/>
                  <w:szCs w:val="16"/>
                </w:rPr>
                <w:t>Log.Lik</w:t>
              </w:r>
              <w:proofErr w:type="spellEnd"/>
              <w:r>
                <w:rPr>
                  <w:color w:val="000000"/>
                  <w:sz w:val="16"/>
                  <w:szCs w:val="16"/>
                </w:rPr>
                <w: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24"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22F0BD"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25" w:author="Héctor Bahamonde" w:date="2026-08-06T16:17:00Z" w16du:dateUtc="2026-08-06T13:17:00Z"/>
                <w:color w:val="000000"/>
                <w:sz w:val="16"/>
                <w:szCs w:val="16"/>
              </w:rPr>
            </w:pPr>
            <w:ins w:id="926" w:author="Héctor Bahamonde" w:date="2026-08-06T16:17:00Z" w16du:dateUtc="2026-08-06T13:17:00Z">
              <w:r>
                <w:rPr>
                  <w:color w:val="000000"/>
                  <w:sz w:val="16"/>
                  <w:szCs w:val="16"/>
                </w:rPr>
                <w:t>-3490.07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27"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67A5991"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28" w:author="Héctor Bahamonde" w:date="2026-08-06T16:17:00Z" w16du:dateUtc="2026-08-06T13:17:00Z"/>
                <w:color w:val="000000"/>
                <w:sz w:val="16"/>
                <w:szCs w:val="16"/>
              </w:rPr>
            </w:pPr>
            <w:ins w:id="929" w:author="Héctor Bahamonde" w:date="2026-08-06T16:17:00Z" w16du:dateUtc="2026-08-06T13:17:00Z">
              <w:r>
                <w:rPr>
                  <w:color w:val="000000"/>
                  <w:sz w:val="16"/>
                  <w:szCs w:val="16"/>
                </w:rPr>
                <w:t>-2239.96</w:t>
              </w:r>
            </w:ins>
          </w:p>
        </w:tc>
      </w:tr>
      <w:tr w:rsidR="00182F1E" w14:paraId="24744D07" w14:textId="77777777" w:rsidTr="007D1DEE">
        <w:trPr>
          <w:cantSplit/>
          <w:jc w:val="center"/>
          <w:ins w:id="930" w:author="Héctor Bahamonde" w:date="2026-08-06T16:17:00Z" w16du:dateUtc="2026-08-06T13:17:00Z"/>
          <w:trPrChange w:id="931"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32"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B2DAA73"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933" w:author="Héctor Bahamonde" w:date="2026-08-06T16:17:00Z" w16du:dateUtc="2026-08-06T13:17:00Z"/>
                <w:color w:val="000000"/>
                <w:sz w:val="16"/>
                <w:szCs w:val="16"/>
              </w:rPr>
            </w:pPr>
            <w:ins w:id="934" w:author="Héctor Bahamonde" w:date="2026-08-06T16:17:00Z" w16du:dateUtc="2026-08-06T13:17:00Z">
              <w:r>
                <w:rPr>
                  <w:color w:val="000000"/>
                  <w:sz w:val="16"/>
                  <w:szCs w:val="16"/>
                </w:rPr>
                <w:t>AIC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35"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F0E076"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36" w:author="Héctor Bahamonde" w:date="2026-08-06T16:17:00Z" w16du:dateUtc="2026-08-06T13:17:00Z"/>
                <w:color w:val="000000"/>
                <w:sz w:val="16"/>
                <w:szCs w:val="16"/>
              </w:rPr>
            </w:pPr>
            <w:ins w:id="937" w:author="Héctor Bahamonde" w:date="2026-08-06T16:17:00Z" w16du:dateUtc="2026-08-06T13:17:00Z">
              <w:r>
                <w:rPr>
                  <w:color w:val="000000"/>
                  <w:sz w:val="16"/>
                  <w:szCs w:val="16"/>
                </w:rPr>
                <w:t>7082.14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38"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DFCAD0"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39" w:author="Héctor Bahamonde" w:date="2026-08-06T16:17:00Z" w16du:dateUtc="2026-08-06T13:17:00Z"/>
                <w:color w:val="000000"/>
                <w:sz w:val="16"/>
                <w:szCs w:val="16"/>
              </w:rPr>
            </w:pPr>
            <w:ins w:id="940" w:author="Héctor Bahamonde" w:date="2026-08-06T16:17:00Z" w16du:dateUtc="2026-08-06T13:17:00Z">
              <w:r>
                <w:rPr>
                  <w:color w:val="000000"/>
                  <w:sz w:val="16"/>
                  <w:szCs w:val="16"/>
                </w:rPr>
                <w:t>4515.92</w:t>
              </w:r>
            </w:ins>
          </w:p>
        </w:tc>
      </w:tr>
      <w:tr w:rsidR="00182F1E" w14:paraId="03678729" w14:textId="77777777" w:rsidTr="007D1DEE">
        <w:trPr>
          <w:cantSplit/>
          <w:jc w:val="center"/>
          <w:ins w:id="941" w:author="Héctor Bahamonde" w:date="2026-08-06T16:17:00Z" w16du:dateUtc="2026-08-06T13:17:00Z"/>
          <w:trPrChange w:id="942" w:author="Héctor Bahamonde" w:date="2026-08-06T16:38:00Z" w16du:dateUtc="2026-08-06T13:38:00Z">
            <w:trPr>
              <w:cantSplit/>
              <w:jc w:val="center"/>
            </w:trPr>
          </w:trPrChange>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43" w:author="Héctor Bahamonde" w:date="2026-08-06T16:38:00Z" w16du:dateUtc="2026-08-06T13:38:00Z">
              <w:tcPr>
                <w:tcW w:w="684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BBD99E"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944" w:author="Héctor Bahamonde" w:date="2026-08-06T16:17:00Z" w16du:dateUtc="2026-08-06T13:17:00Z"/>
                <w:color w:val="000000"/>
                <w:sz w:val="16"/>
                <w:szCs w:val="16"/>
              </w:rPr>
            </w:pPr>
            <w:ins w:id="945" w:author="Héctor Bahamonde" w:date="2026-08-06T16:17:00Z" w16du:dateUtc="2026-08-06T13:17:00Z">
              <w:r>
                <w:rPr>
                  <w:color w:val="000000"/>
                  <w:sz w:val="16"/>
                  <w:szCs w:val="16"/>
                </w:rPr>
                <w:t>BIC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46"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D9839B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47" w:author="Héctor Bahamonde" w:date="2026-08-06T16:17:00Z" w16du:dateUtc="2026-08-06T13:17:00Z"/>
                <w:color w:val="000000"/>
                <w:sz w:val="16"/>
                <w:szCs w:val="16"/>
              </w:rPr>
            </w:pPr>
            <w:ins w:id="948" w:author="Héctor Bahamonde" w:date="2026-08-06T16:17:00Z" w16du:dateUtc="2026-08-06T13:17:00Z">
              <w:r>
                <w:rPr>
                  <w:color w:val="000000"/>
                  <w:sz w:val="16"/>
                  <w:szCs w:val="16"/>
                </w:rPr>
                <w:t>7387.61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49" w:author="Héctor Bahamonde" w:date="2026-08-06T16:38:00Z" w16du:dateUtc="2026-08-06T13:38:00Z">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3EBAD64"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50" w:author="Héctor Bahamonde" w:date="2026-08-06T16:17:00Z" w16du:dateUtc="2026-08-06T13:17:00Z"/>
                <w:color w:val="000000"/>
                <w:sz w:val="16"/>
                <w:szCs w:val="16"/>
              </w:rPr>
            </w:pPr>
            <w:ins w:id="951" w:author="Héctor Bahamonde" w:date="2026-08-06T16:17:00Z" w16du:dateUtc="2026-08-06T13:17:00Z">
              <w:r>
                <w:rPr>
                  <w:color w:val="000000"/>
                  <w:sz w:val="16"/>
                  <w:szCs w:val="16"/>
                </w:rPr>
                <w:t>4620.26</w:t>
              </w:r>
            </w:ins>
          </w:p>
        </w:tc>
      </w:tr>
      <w:tr w:rsidR="00182F1E" w14:paraId="4ED35EC2" w14:textId="77777777" w:rsidTr="007D1DEE">
        <w:trPr>
          <w:cantSplit/>
          <w:jc w:val="center"/>
          <w:ins w:id="952" w:author="Héctor Bahamonde" w:date="2026-08-06T16:17:00Z" w16du:dateUtc="2026-08-06T13:17:00Z"/>
          <w:trPrChange w:id="953" w:author="Héctor Bahamonde" w:date="2026-08-06T16:38:00Z" w16du:dateUtc="2026-08-06T13:38:00Z">
            <w:trPr>
              <w:cantSplit/>
              <w:jc w:val="center"/>
            </w:trPr>
          </w:trPrChange>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54" w:author="Héctor Bahamonde" w:date="2026-08-06T16:38:00Z" w16du:dateUtc="2026-08-06T13:38:00Z">
              <w:tcPr>
                <w:tcW w:w="6840"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5B8DB5B" w14:textId="77777777"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rPr>
                <w:ins w:id="955" w:author="Héctor Bahamonde" w:date="2026-08-06T16:17:00Z" w16du:dateUtc="2026-08-06T13:17:00Z"/>
                <w:color w:val="000000"/>
                <w:sz w:val="16"/>
                <w:szCs w:val="16"/>
              </w:rPr>
            </w:pPr>
            <w:ins w:id="956" w:author="Héctor Bahamonde" w:date="2026-08-06T16:17:00Z" w16du:dateUtc="2026-08-06T13:17:00Z">
              <w:r>
                <w:rPr>
                  <w:color w:val="000000"/>
                  <w:sz w:val="16"/>
                  <w:szCs w:val="16"/>
                </w:rPr>
                <w:t>Survey weights</w:t>
              </w:r>
            </w:ins>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57" w:author="Héctor Bahamonde" w:date="2026-08-06T16:38:00Z" w16du:dateUtc="2026-08-06T13:38:00Z">
              <w:tcPr>
                <w:tcW w:w="2448"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FC3F306" w14:textId="3EBB287E"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58" w:author="Héctor Bahamonde" w:date="2026-08-06T16:17:00Z" w16du:dateUtc="2026-08-06T13:17:00Z"/>
                <w:color w:val="000000"/>
                <w:sz w:val="16"/>
                <w:szCs w:val="16"/>
              </w:rPr>
            </w:pPr>
            <w:ins w:id="959" w:author="Héctor Bahamonde" w:date="2026-08-06T16:17:00Z" w16du:dateUtc="2026-08-06T13:17:00Z">
              <w:r>
                <w:rPr>
                  <w:color w:val="000000"/>
                  <w:sz w:val="16"/>
                  <w:szCs w:val="16"/>
                </w:rPr>
                <w:t>Yes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960" w:author="Héctor Bahamonde" w:date="2026-08-06T16:38:00Z" w16du:dateUtc="2026-08-06T13:38:00Z">
              <w:tcPr>
                <w:tcW w:w="2448"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B4EF329" w14:textId="3DDBDAFA" w:rsidR="00182F1E" w:rsidRDefault="00182F1E" w:rsidP="0075034F">
            <w:pPr>
              <w:pBdr>
                <w:top w:val="none" w:sz="0" w:space="0" w:color="000000"/>
                <w:left w:val="none" w:sz="0" w:space="0" w:color="000000"/>
                <w:bottom w:val="none" w:sz="0" w:space="0" w:color="000000"/>
                <w:right w:val="none" w:sz="0" w:space="0" w:color="000000"/>
              </w:pBdr>
              <w:spacing w:before="40" w:after="40"/>
              <w:ind w:left="40" w:right="40"/>
              <w:jc w:val="center"/>
              <w:rPr>
                <w:ins w:id="961" w:author="Héctor Bahamonde" w:date="2026-08-06T16:17:00Z" w16du:dateUtc="2026-08-06T13:17:00Z"/>
                <w:color w:val="000000"/>
                <w:sz w:val="16"/>
                <w:szCs w:val="16"/>
              </w:rPr>
            </w:pPr>
            <w:ins w:id="962" w:author="Héctor Bahamonde" w:date="2026-08-06T16:17:00Z" w16du:dateUtc="2026-08-06T13:17:00Z">
              <w:r>
                <w:rPr>
                  <w:color w:val="000000"/>
                  <w:sz w:val="16"/>
                  <w:szCs w:val="16"/>
                </w:rPr>
                <w:t>Yes</w:t>
              </w:r>
            </w:ins>
          </w:p>
        </w:tc>
      </w:tr>
    </w:tbl>
    <w:p w14:paraId="2E8511F6" w14:textId="281AE529" w:rsidR="005D491A" w:rsidDel="00182F1E" w:rsidRDefault="00000000">
      <w:pPr>
        <w:spacing w:before="232"/>
        <w:ind w:left="7696"/>
        <w:rPr>
          <w:del w:id="963" w:author="Héctor Bahamonde" w:date="2026-08-06T16:17:00Z" w16du:dateUtc="2026-08-06T13:17:00Z"/>
          <w:sz w:val="16"/>
        </w:rPr>
      </w:pPr>
      <w:del w:id="964" w:author="Héctor Bahamonde" w:date="2026-08-06T16:17:00Z" w16du:dateUtc="2026-08-06T13:17:00Z">
        <w:r w:rsidDel="00182F1E">
          <w:rPr>
            <w:noProof/>
            <w:sz w:val="16"/>
          </w:rPr>
          <mc:AlternateContent>
            <mc:Choice Requires="wps">
              <w:drawing>
                <wp:anchor distT="0" distB="0" distL="0" distR="0" simplePos="0" relativeHeight="15736832" behindDoc="0" locked="0" layoutInCell="1" allowOverlap="1" wp14:anchorId="3DA08F76" wp14:editId="53AC744A">
                  <wp:simplePos x="0" y="0"/>
                  <wp:positionH relativeFrom="page">
                    <wp:posOffset>1657350</wp:posOffset>
                  </wp:positionH>
                  <wp:positionV relativeFrom="paragraph">
                    <wp:posOffset>150019</wp:posOffset>
                  </wp:positionV>
                  <wp:extent cx="547497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6832" from="130.5pt,11.812574pt" to="561.5685pt,11.812574pt" stroked="true" strokeweight=".2985pt" strokecolor="#000000">
                  <v:stroke dashstyle="solid"/>
                  <w10:wrap type="none"/>
                </v:line>
              </w:pict>
            </mc:Fallback>
          </mc:AlternateContent>
        </w:r>
        <w:r w:rsidDel="00182F1E">
          <w:rPr>
            <w:w w:val="110"/>
            <w:sz w:val="16"/>
          </w:rPr>
          <w:delText>Ordinal</w:delText>
        </w:r>
        <w:r w:rsidDel="00182F1E">
          <w:rPr>
            <w:spacing w:val="4"/>
            <w:w w:val="110"/>
            <w:sz w:val="16"/>
          </w:rPr>
          <w:delText xml:space="preserve"> </w:delText>
        </w:r>
        <w:r w:rsidDel="00182F1E">
          <w:rPr>
            <w:w w:val="110"/>
            <w:sz w:val="16"/>
          </w:rPr>
          <w:delText>logit</w:delText>
        </w:r>
        <w:r w:rsidDel="00182F1E">
          <w:rPr>
            <w:spacing w:val="45"/>
            <w:w w:val="110"/>
            <w:sz w:val="16"/>
          </w:rPr>
          <w:delText xml:space="preserve">  </w:delText>
        </w:r>
        <w:r w:rsidDel="00182F1E">
          <w:rPr>
            <w:w w:val="110"/>
            <w:sz w:val="16"/>
          </w:rPr>
          <w:delText>Multinomial</w:delText>
        </w:r>
        <w:r w:rsidDel="00182F1E">
          <w:rPr>
            <w:spacing w:val="6"/>
            <w:w w:val="110"/>
            <w:sz w:val="16"/>
          </w:rPr>
          <w:delText xml:space="preserve"> </w:delText>
        </w:r>
        <w:r w:rsidDel="00182F1E">
          <w:rPr>
            <w:spacing w:val="-2"/>
            <w:w w:val="110"/>
            <w:sz w:val="16"/>
          </w:rPr>
          <w:delText>logit</w:delText>
        </w:r>
      </w:del>
    </w:p>
    <w:p w14:paraId="420EDE83" w14:textId="09DBEE10" w:rsidR="005D491A" w:rsidDel="00182F1E" w:rsidRDefault="00000000">
      <w:pPr>
        <w:tabs>
          <w:tab w:val="left" w:pos="7695"/>
        </w:tabs>
        <w:spacing w:before="24"/>
        <w:ind w:left="1619"/>
        <w:rPr>
          <w:del w:id="965" w:author="Héctor Bahamonde" w:date="2026-08-06T16:17:00Z" w16du:dateUtc="2026-08-06T13:17:00Z"/>
          <w:sz w:val="16"/>
        </w:rPr>
      </w:pPr>
      <w:del w:id="966" w:author="Héctor Bahamonde" w:date="2026-08-06T16:17:00Z" w16du:dateUtc="2026-08-06T13:17:00Z">
        <w:r w:rsidDel="00182F1E">
          <w:rPr>
            <w:noProof/>
            <w:sz w:val="16"/>
          </w:rPr>
          <mc:AlternateContent>
            <mc:Choice Requires="wps">
              <w:drawing>
                <wp:anchor distT="0" distB="0" distL="0" distR="0" simplePos="0" relativeHeight="15737344" behindDoc="0" locked="0" layoutInCell="1" allowOverlap="1" wp14:anchorId="19F60D3B" wp14:editId="0F665BD1">
                  <wp:simplePos x="0" y="0"/>
                  <wp:positionH relativeFrom="page">
                    <wp:posOffset>1657350</wp:posOffset>
                  </wp:positionH>
                  <wp:positionV relativeFrom="paragraph">
                    <wp:posOffset>18714</wp:posOffset>
                  </wp:positionV>
                  <wp:extent cx="547497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7344" from="130.5pt,1.473606pt" to="561.5685pt,1.473606pt" stroked="true" strokeweight=".2985pt" strokecolor="#000000">
                  <v:stroke dashstyle="solid"/>
                  <w10:wrap type="none"/>
                </v:line>
              </w:pict>
            </mc:Fallback>
          </mc:AlternateContent>
        </w:r>
        <w:r w:rsidDel="00182F1E">
          <w:rPr>
            <w:w w:val="105"/>
            <w:sz w:val="16"/>
          </w:rPr>
          <w:delText>Loss</w:delText>
        </w:r>
        <w:r w:rsidDel="00182F1E">
          <w:rPr>
            <w:spacing w:val="18"/>
            <w:w w:val="105"/>
            <w:sz w:val="16"/>
          </w:rPr>
          <w:delText xml:space="preserve"> </w:delText>
        </w:r>
        <w:r w:rsidDel="00182F1E">
          <w:rPr>
            <w:w w:val="105"/>
            <w:sz w:val="16"/>
          </w:rPr>
          <w:delText>(rescue)</w:delText>
        </w:r>
        <w:r w:rsidDel="00182F1E">
          <w:rPr>
            <w:spacing w:val="18"/>
            <w:w w:val="105"/>
            <w:sz w:val="16"/>
          </w:rPr>
          <w:delText xml:space="preserve"> </w:delText>
        </w:r>
        <w:r w:rsidDel="00182F1E">
          <w:rPr>
            <w:w w:val="105"/>
            <w:sz w:val="16"/>
          </w:rPr>
          <w:delText>frame</w:delText>
        </w:r>
        <w:r w:rsidDel="00182F1E">
          <w:rPr>
            <w:spacing w:val="19"/>
            <w:w w:val="105"/>
            <w:sz w:val="16"/>
          </w:rPr>
          <w:delText xml:space="preserve"> </w:delText>
        </w:r>
        <w:r w:rsidDel="00182F1E">
          <w:rPr>
            <w:w w:val="105"/>
            <w:sz w:val="16"/>
          </w:rPr>
          <w:delText>(vs.</w:delText>
        </w:r>
        <w:r w:rsidDel="00182F1E">
          <w:rPr>
            <w:spacing w:val="38"/>
            <w:w w:val="105"/>
            <w:sz w:val="16"/>
          </w:rPr>
          <w:delText xml:space="preserve"> </w:delText>
        </w:r>
        <w:r w:rsidDel="00182F1E">
          <w:rPr>
            <w:spacing w:val="-2"/>
            <w:w w:val="105"/>
            <w:sz w:val="16"/>
          </w:rPr>
          <w:delText>control)</w:delText>
        </w:r>
        <w:r w:rsidDel="00182F1E">
          <w:rPr>
            <w:sz w:val="16"/>
          </w:rPr>
          <w:tab/>
        </w:r>
        <w:r w:rsidDel="00182F1E">
          <w:rPr>
            <w:spacing w:val="-2"/>
            <w:w w:val="105"/>
            <w:sz w:val="16"/>
          </w:rPr>
          <w:delText>1</w:delText>
        </w:r>
        <w:r w:rsidDel="00182F1E">
          <w:rPr>
            <w:rFonts w:ascii="Trebuchet MS"/>
            <w:i/>
            <w:spacing w:val="-2"/>
            <w:w w:val="105"/>
            <w:sz w:val="16"/>
          </w:rPr>
          <w:delText>.</w:delText>
        </w:r>
        <w:r w:rsidDel="00182F1E">
          <w:rPr>
            <w:spacing w:val="-2"/>
            <w:w w:val="105"/>
            <w:sz w:val="16"/>
          </w:rPr>
          <w:delText>495***</w:delText>
        </w:r>
      </w:del>
    </w:p>
    <w:p w14:paraId="4F7B20C1" w14:textId="12F76BF1" w:rsidR="005D491A" w:rsidDel="00182F1E" w:rsidRDefault="00000000">
      <w:pPr>
        <w:spacing w:before="18"/>
        <w:ind w:left="7696"/>
        <w:rPr>
          <w:del w:id="967" w:author="Héctor Bahamonde" w:date="2026-08-06T16:17:00Z" w16du:dateUtc="2026-08-06T13:17:00Z"/>
          <w:sz w:val="16"/>
        </w:rPr>
      </w:pPr>
      <w:del w:id="968" w:author="Héctor Bahamonde" w:date="2026-08-06T16:17:00Z" w16du:dateUtc="2026-08-06T13:17:00Z">
        <w:r w:rsidDel="00182F1E">
          <w:rPr>
            <w:sz w:val="16"/>
          </w:rPr>
          <w:delText>[1</w:delText>
        </w:r>
        <w:r w:rsidDel="00182F1E">
          <w:rPr>
            <w:rFonts w:ascii="Trebuchet MS"/>
            <w:i/>
            <w:sz w:val="16"/>
          </w:rPr>
          <w:delText>.</w:delText>
        </w:r>
        <w:r w:rsidDel="00182F1E">
          <w:rPr>
            <w:sz w:val="16"/>
          </w:rPr>
          <w:delText>269,</w:delText>
        </w:r>
        <w:r w:rsidDel="00182F1E">
          <w:rPr>
            <w:spacing w:val="2"/>
            <w:sz w:val="16"/>
          </w:rPr>
          <w:delText xml:space="preserve"> </w:delText>
        </w:r>
        <w:r w:rsidDel="00182F1E">
          <w:rPr>
            <w:spacing w:val="-2"/>
            <w:sz w:val="16"/>
          </w:rPr>
          <w:delText>1</w:delText>
        </w:r>
        <w:r w:rsidDel="00182F1E">
          <w:rPr>
            <w:rFonts w:ascii="Trebuchet MS"/>
            <w:i/>
            <w:spacing w:val="-2"/>
            <w:sz w:val="16"/>
          </w:rPr>
          <w:delText>.</w:delText>
        </w:r>
        <w:r w:rsidDel="00182F1E">
          <w:rPr>
            <w:spacing w:val="-2"/>
            <w:sz w:val="16"/>
          </w:rPr>
          <w:delText>762]</w:delText>
        </w:r>
      </w:del>
    </w:p>
    <w:p w14:paraId="41A46BCC" w14:textId="26F77B4C" w:rsidR="005D491A" w:rsidDel="00182F1E" w:rsidRDefault="00000000">
      <w:pPr>
        <w:tabs>
          <w:tab w:val="left" w:pos="7696"/>
        </w:tabs>
        <w:spacing w:before="17" w:line="261" w:lineRule="auto"/>
        <w:ind w:left="7696" w:right="1445" w:hanging="6077"/>
        <w:rPr>
          <w:del w:id="969" w:author="Héctor Bahamonde" w:date="2026-08-06T16:17:00Z" w16du:dateUtc="2026-08-06T13:17:00Z"/>
          <w:sz w:val="16"/>
        </w:rPr>
      </w:pPr>
      <w:del w:id="970" w:author="Héctor Bahamonde" w:date="2026-08-06T16:17:00Z" w16du:dateUtc="2026-08-06T13:17:00Z">
        <w:r w:rsidDel="00182F1E">
          <w:rPr>
            <w:w w:val="105"/>
            <w:sz w:val="16"/>
          </w:rPr>
          <w:delText>Gains (health maximisation) frame (vs.</w:delText>
        </w:r>
        <w:r w:rsidDel="00182F1E">
          <w:rPr>
            <w:spacing w:val="40"/>
            <w:w w:val="105"/>
            <w:sz w:val="16"/>
          </w:rPr>
          <w:delText xml:space="preserve"> </w:delText>
        </w:r>
        <w:r w:rsidDel="00182F1E">
          <w:rPr>
            <w:w w:val="105"/>
            <w:sz w:val="16"/>
          </w:rPr>
          <w:delText>control)</w:delText>
        </w:r>
        <w:r w:rsidDel="00182F1E">
          <w:rPr>
            <w:sz w:val="16"/>
          </w:rPr>
          <w:tab/>
        </w:r>
        <w:r w:rsidDel="00182F1E">
          <w:rPr>
            <w:spacing w:val="-2"/>
            <w:w w:val="105"/>
            <w:sz w:val="16"/>
          </w:rPr>
          <w:delText>0</w:delText>
        </w:r>
        <w:r w:rsidDel="00182F1E">
          <w:rPr>
            <w:rFonts w:ascii="Trebuchet MS"/>
            <w:i/>
            <w:spacing w:val="-2"/>
            <w:w w:val="105"/>
            <w:sz w:val="16"/>
          </w:rPr>
          <w:delText>.</w:delText>
        </w:r>
        <w:r w:rsidDel="00182F1E">
          <w:rPr>
            <w:spacing w:val="-2"/>
            <w:w w:val="105"/>
            <w:sz w:val="16"/>
          </w:rPr>
          <w:delText>739**</w:delText>
        </w:r>
        <w:r w:rsidDel="00182F1E">
          <w:rPr>
            <w:spacing w:val="40"/>
            <w:w w:val="105"/>
            <w:sz w:val="16"/>
          </w:rPr>
          <w:delText xml:space="preserve"> </w:delText>
        </w:r>
        <w:r w:rsidDel="00182F1E">
          <w:rPr>
            <w:spacing w:val="-2"/>
            <w:sz w:val="16"/>
          </w:rPr>
          <w:delText>[0</w:delText>
        </w:r>
        <w:r w:rsidDel="00182F1E">
          <w:rPr>
            <w:rFonts w:ascii="Trebuchet MS"/>
            <w:i/>
            <w:spacing w:val="-2"/>
            <w:sz w:val="16"/>
          </w:rPr>
          <w:delText>.</w:delText>
        </w:r>
        <w:r w:rsidDel="00182F1E">
          <w:rPr>
            <w:spacing w:val="-2"/>
            <w:sz w:val="16"/>
          </w:rPr>
          <w:delText>626,</w:delText>
        </w:r>
        <w:r w:rsidDel="00182F1E">
          <w:rPr>
            <w:spacing w:val="-5"/>
            <w:sz w:val="16"/>
          </w:rPr>
          <w:delText xml:space="preserve"> </w:delText>
        </w:r>
        <w:r w:rsidDel="00182F1E">
          <w:rPr>
            <w:spacing w:val="-2"/>
            <w:sz w:val="16"/>
          </w:rPr>
          <w:delText>0</w:delText>
        </w:r>
        <w:r w:rsidDel="00182F1E">
          <w:rPr>
            <w:rFonts w:ascii="Trebuchet MS"/>
            <w:i/>
            <w:spacing w:val="-2"/>
            <w:sz w:val="16"/>
          </w:rPr>
          <w:delText>.</w:delText>
        </w:r>
        <w:r w:rsidDel="00182F1E">
          <w:rPr>
            <w:spacing w:val="-2"/>
            <w:sz w:val="16"/>
          </w:rPr>
          <w:delText>873]</w:delText>
        </w:r>
      </w:del>
    </w:p>
    <w:p w14:paraId="5BC84939" w14:textId="3FD3F4EC" w:rsidR="005D491A" w:rsidDel="00182F1E" w:rsidRDefault="00000000">
      <w:pPr>
        <w:tabs>
          <w:tab w:val="left" w:pos="8811"/>
        </w:tabs>
        <w:spacing w:before="2" w:line="261" w:lineRule="auto"/>
        <w:ind w:left="8811" w:right="329" w:hanging="7193"/>
        <w:rPr>
          <w:del w:id="971" w:author="Héctor Bahamonde" w:date="2026-08-06T16:17:00Z" w16du:dateUtc="2026-08-06T13:17:00Z"/>
          <w:sz w:val="16"/>
        </w:rPr>
      </w:pPr>
      <w:del w:id="972" w:author="Héctor Bahamonde" w:date="2026-08-06T16:17:00Z" w16du:dateUtc="2026-08-06T13:17:00Z">
        <w:r w:rsidDel="00182F1E">
          <w:rPr>
            <w:w w:val="105"/>
            <w:sz w:val="16"/>
          </w:rPr>
          <w:delText>Conditional funding vs.</w:delText>
        </w:r>
        <w:r w:rsidDel="00182F1E">
          <w:rPr>
            <w:spacing w:val="40"/>
            <w:w w:val="105"/>
            <w:sz w:val="16"/>
          </w:rPr>
          <w:delText xml:space="preserve"> </w:delText>
        </w:r>
        <w:r w:rsidDel="00182F1E">
          <w:rPr>
            <w:w w:val="105"/>
            <w:sz w:val="16"/>
          </w:rPr>
          <w:delText>reject:</w:delText>
        </w:r>
        <w:r w:rsidDel="00182F1E">
          <w:rPr>
            <w:spacing w:val="40"/>
            <w:w w:val="105"/>
            <w:sz w:val="16"/>
          </w:rPr>
          <w:delText xml:space="preserve"> </w:delText>
        </w:r>
        <w:r w:rsidDel="00182F1E">
          <w:rPr>
            <w:w w:val="105"/>
            <w:sz w:val="16"/>
          </w:rPr>
          <w:delText>Loss (rescue) frame (vs.</w:delText>
        </w:r>
        <w:r w:rsidDel="00182F1E">
          <w:rPr>
            <w:spacing w:val="40"/>
            <w:w w:val="105"/>
            <w:sz w:val="16"/>
          </w:rPr>
          <w:delText xml:space="preserve"> </w:delText>
        </w:r>
        <w:r w:rsidDel="00182F1E">
          <w:rPr>
            <w:w w:val="105"/>
            <w:sz w:val="16"/>
          </w:rPr>
          <w:delText>control)</w:delText>
        </w:r>
        <w:r w:rsidDel="00182F1E">
          <w:rPr>
            <w:sz w:val="16"/>
          </w:rPr>
          <w:tab/>
        </w:r>
        <w:r w:rsidDel="00182F1E">
          <w:rPr>
            <w:spacing w:val="-2"/>
            <w:w w:val="105"/>
            <w:sz w:val="16"/>
          </w:rPr>
          <w:delText>1</w:delText>
        </w:r>
        <w:r w:rsidDel="00182F1E">
          <w:rPr>
            <w:rFonts w:ascii="Trebuchet MS"/>
            <w:i/>
            <w:spacing w:val="-2"/>
            <w:w w:val="105"/>
            <w:sz w:val="16"/>
          </w:rPr>
          <w:delText>.</w:delText>
        </w:r>
        <w:r w:rsidDel="00182F1E">
          <w:rPr>
            <w:spacing w:val="-2"/>
            <w:w w:val="105"/>
            <w:sz w:val="16"/>
          </w:rPr>
          <w:delText>558**</w:delText>
        </w:r>
        <w:r w:rsidDel="00182F1E">
          <w:rPr>
            <w:spacing w:val="40"/>
            <w:w w:val="105"/>
            <w:sz w:val="16"/>
          </w:rPr>
          <w:delText xml:space="preserve"> </w:delText>
        </w:r>
        <w:r w:rsidDel="00182F1E">
          <w:rPr>
            <w:spacing w:val="-2"/>
            <w:sz w:val="16"/>
          </w:rPr>
          <w:delText>[1</w:delText>
        </w:r>
        <w:r w:rsidDel="00182F1E">
          <w:rPr>
            <w:rFonts w:ascii="Trebuchet MS"/>
            <w:i/>
            <w:spacing w:val="-2"/>
            <w:sz w:val="16"/>
          </w:rPr>
          <w:delText>.</w:delText>
        </w:r>
        <w:r w:rsidDel="00182F1E">
          <w:rPr>
            <w:spacing w:val="-2"/>
            <w:sz w:val="16"/>
          </w:rPr>
          <w:delText>213,</w:delText>
        </w:r>
        <w:r w:rsidDel="00182F1E">
          <w:rPr>
            <w:spacing w:val="-5"/>
            <w:sz w:val="16"/>
          </w:rPr>
          <w:delText xml:space="preserve"> </w:delText>
        </w:r>
        <w:r w:rsidDel="00182F1E">
          <w:rPr>
            <w:spacing w:val="-2"/>
            <w:sz w:val="16"/>
          </w:rPr>
          <w:delText>2</w:delText>
        </w:r>
        <w:r w:rsidDel="00182F1E">
          <w:rPr>
            <w:rFonts w:ascii="Trebuchet MS"/>
            <w:i/>
            <w:spacing w:val="-2"/>
            <w:sz w:val="16"/>
          </w:rPr>
          <w:delText>.</w:delText>
        </w:r>
        <w:r w:rsidDel="00182F1E">
          <w:rPr>
            <w:spacing w:val="-2"/>
            <w:sz w:val="16"/>
          </w:rPr>
          <w:delText>001]</w:delText>
        </w:r>
      </w:del>
    </w:p>
    <w:p w14:paraId="2DAE00ED" w14:textId="63E2DC57" w:rsidR="005D491A" w:rsidDel="00182F1E" w:rsidRDefault="00000000">
      <w:pPr>
        <w:tabs>
          <w:tab w:val="right" w:pos="9184"/>
        </w:tabs>
        <w:spacing w:before="1"/>
        <w:ind w:left="1619"/>
        <w:rPr>
          <w:del w:id="973" w:author="Héctor Bahamonde" w:date="2026-08-06T16:17:00Z" w16du:dateUtc="2026-08-06T13:17:00Z"/>
          <w:sz w:val="16"/>
        </w:rPr>
      </w:pPr>
      <w:del w:id="974" w:author="Héctor Bahamonde" w:date="2026-08-06T16:17:00Z" w16du:dateUtc="2026-08-06T13:17:00Z">
        <w:r w:rsidDel="00182F1E">
          <w:rPr>
            <w:w w:val="110"/>
            <w:sz w:val="16"/>
          </w:rPr>
          <w:delText>Conditional</w:delText>
        </w:r>
        <w:r w:rsidDel="00182F1E">
          <w:rPr>
            <w:spacing w:val="5"/>
            <w:w w:val="110"/>
            <w:sz w:val="16"/>
          </w:rPr>
          <w:delText xml:space="preserve"> </w:delText>
        </w:r>
        <w:r w:rsidDel="00182F1E">
          <w:rPr>
            <w:w w:val="110"/>
            <w:sz w:val="16"/>
          </w:rPr>
          <w:delText>funding</w:delText>
        </w:r>
        <w:r w:rsidDel="00182F1E">
          <w:rPr>
            <w:spacing w:val="5"/>
            <w:w w:val="110"/>
            <w:sz w:val="16"/>
          </w:rPr>
          <w:delText xml:space="preserve"> </w:delText>
        </w:r>
        <w:r w:rsidDel="00182F1E">
          <w:rPr>
            <w:w w:val="110"/>
            <w:sz w:val="16"/>
          </w:rPr>
          <w:delText>vs.</w:delText>
        </w:r>
        <w:r w:rsidDel="00182F1E">
          <w:rPr>
            <w:spacing w:val="22"/>
            <w:w w:val="110"/>
            <w:sz w:val="16"/>
          </w:rPr>
          <w:delText xml:space="preserve"> </w:delText>
        </w:r>
        <w:r w:rsidDel="00182F1E">
          <w:rPr>
            <w:w w:val="110"/>
            <w:sz w:val="16"/>
          </w:rPr>
          <w:delText>reject:</w:delText>
        </w:r>
        <w:r w:rsidDel="00182F1E">
          <w:rPr>
            <w:spacing w:val="22"/>
            <w:w w:val="110"/>
            <w:sz w:val="16"/>
          </w:rPr>
          <w:delText xml:space="preserve"> </w:delText>
        </w:r>
        <w:r w:rsidDel="00182F1E">
          <w:rPr>
            <w:w w:val="110"/>
            <w:sz w:val="16"/>
          </w:rPr>
          <w:delText>Gains</w:delText>
        </w:r>
        <w:r w:rsidDel="00182F1E">
          <w:rPr>
            <w:spacing w:val="5"/>
            <w:w w:val="110"/>
            <w:sz w:val="16"/>
          </w:rPr>
          <w:delText xml:space="preserve"> </w:delText>
        </w:r>
        <w:r w:rsidDel="00182F1E">
          <w:rPr>
            <w:w w:val="110"/>
            <w:sz w:val="16"/>
          </w:rPr>
          <w:delText>(health</w:delText>
        </w:r>
        <w:r w:rsidDel="00182F1E">
          <w:rPr>
            <w:spacing w:val="6"/>
            <w:w w:val="110"/>
            <w:sz w:val="16"/>
          </w:rPr>
          <w:delText xml:space="preserve"> </w:delText>
        </w:r>
        <w:r w:rsidDel="00182F1E">
          <w:rPr>
            <w:w w:val="110"/>
            <w:sz w:val="16"/>
          </w:rPr>
          <w:delText>maximisation)</w:delText>
        </w:r>
        <w:r w:rsidDel="00182F1E">
          <w:rPr>
            <w:spacing w:val="5"/>
            <w:w w:val="110"/>
            <w:sz w:val="16"/>
          </w:rPr>
          <w:delText xml:space="preserve"> </w:delText>
        </w:r>
        <w:r w:rsidDel="00182F1E">
          <w:rPr>
            <w:w w:val="110"/>
            <w:sz w:val="16"/>
          </w:rPr>
          <w:delText>frame</w:delText>
        </w:r>
        <w:r w:rsidDel="00182F1E">
          <w:rPr>
            <w:spacing w:val="6"/>
            <w:w w:val="110"/>
            <w:sz w:val="16"/>
          </w:rPr>
          <w:delText xml:space="preserve"> </w:delText>
        </w:r>
        <w:r w:rsidDel="00182F1E">
          <w:rPr>
            <w:w w:val="110"/>
            <w:sz w:val="16"/>
          </w:rPr>
          <w:delText>(vs.</w:delText>
        </w:r>
        <w:r w:rsidDel="00182F1E">
          <w:rPr>
            <w:spacing w:val="21"/>
            <w:w w:val="110"/>
            <w:sz w:val="16"/>
          </w:rPr>
          <w:delText xml:space="preserve"> </w:delText>
        </w:r>
        <w:r w:rsidDel="00182F1E">
          <w:rPr>
            <w:spacing w:val="-2"/>
            <w:w w:val="110"/>
            <w:sz w:val="16"/>
          </w:rPr>
          <w:delText>control)</w:delText>
        </w:r>
        <w:r w:rsidDel="00182F1E">
          <w:rPr>
            <w:sz w:val="16"/>
          </w:rPr>
          <w:tab/>
        </w:r>
        <w:r w:rsidDel="00182F1E">
          <w:rPr>
            <w:spacing w:val="-4"/>
            <w:w w:val="110"/>
            <w:sz w:val="16"/>
          </w:rPr>
          <w:delText>1</w:delText>
        </w:r>
        <w:r w:rsidDel="00182F1E">
          <w:rPr>
            <w:rFonts w:ascii="Trebuchet MS"/>
            <w:i/>
            <w:spacing w:val="-4"/>
            <w:w w:val="110"/>
            <w:sz w:val="16"/>
          </w:rPr>
          <w:delText>.</w:delText>
        </w:r>
        <w:r w:rsidDel="00182F1E">
          <w:rPr>
            <w:spacing w:val="-4"/>
            <w:w w:val="110"/>
            <w:sz w:val="16"/>
          </w:rPr>
          <w:delText>182</w:delText>
        </w:r>
      </w:del>
    </w:p>
    <w:p w14:paraId="0766492F" w14:textId="66CB7873" w:rsidR="005D491A" w:rsidDel="00182F1E" w:rsidRDefault="00000000">
      <w:pPr>
        <w:spacing w:before="18"/>
        <w:ind w:left="8811"/>
        <w:rPr>
          <w:del w:id="975" w:author="Héctor Bahamonde" w:date="2026-08-06T16:17:00Z" w16du:dateUtc="2026-08-06T13:17:00Z"/>
          <w:sz w:val="16"/>
        </w:rPr>
      </w:pPr>
      <w:del w:id="976" w:author="Héctor Bahamonde" w:date="2026-08-06T16:17:00Z" w16du:dateUtc="2026-08-06T13:17:00Z">
        <w:r w:rsidDel="00182F1E">
          <w:rPr>
            <w:sz w:val="16"/>
          </w:rPr>
          <w:delText>[0</w:delText>
        </w:r>
        <w:r w:rsidDel="00182F1E">
          <w:rPr>
            <w:rFonts w:ascii="Trebuchet MS"/>
            <w:i/>
            <w:sz w:val="16"/>
          </w:rPr>
          <w:delText>.</w:delText>
        </w:r>
        <w:r w:rsidDel="00182F1E">
          <w:rPr>
            <w:sz w:val="16"/>
          </w:rPr>
          <w:delText>938,</w:delText>
        </w:r>
        <w:r w:rsidDel="00182F1E">
          <w:rPr>
            <w:spacing w:val="2"/>
            <w:sz w:val="16"/>
          </w:rPr>
          <w:delText xml:space="preserve"> </w:delText>
        </w:r>
        <w:r w:rsidDel="00182F1E">
          <w:rPr>
            <w:spacing w:val="-2"/>
            <w:sz w:val="16"/>
          </w:rPr>
          <w:delText>1</w:delText>
        </w:r>
        <w:r w:rsidDel="00182F1E">
          <w:rPr>
            <w:rFonts w:ascii="Trebuchet MS"/>
            <w:i/>
            <w:spacing w:val="-2"/>
            <w:sz w:val="16"/>
          </w:rPr>
          <w:delText>.</w:delText>
        </w:r>
        <w:r w:rsidDel="00182F1E">
          <w:rPr>
            <w:spacing w:val="-2"/>
            <w:sz w:val="16"/>
          </w:rPr>
          <w:delText>488]</w:delText>
        </w:r>
      </w:del>
    </w:p>
    <w:p w14:paraId="7A1255AE" w14:textId="5A60E5D2" w:rsidR="005D491A" w:rsidDel="00182F1E" w:rsidRDefault="00000000">
      <w:pPr>
        <w:tabs>
          <w:tab w:val="left" w:pos="8811"/>
        </w:tabs>
        <w:spacing w:before="17" w:line="261" w:lineRule="auto"/>
        <w:ind w:left="8811" w:right="329" w:hanging="7193"/>
        <w:rPr>
          <w:del w:id="977" w:author="Héctor Bahamonde" w:date="2026-08-06T16:17:00Z" w16du:dateUtc="2026-08-06T13:17:00Z"/>
          <w:sz w:val="16"/>
        </w:rPr>
      </w:pPr>
      <w:del w:id="978" w:author="Héctor Bahamonde" w:date="2026-08-06T16:17:00Z" w16du:dateUtc="2026-08-06T13:17:00Z">
        <w:r w:rsidDel="00182F1E">
          <w:rPr>
            <w:w w:val="110"/>
            <w:sz w:val="16"/>
          </w:rPr>
          <w:delText>Unconditional funding vs.</w:delText>
        </w:r>
        <w:r w:rsidDel="00182F1E">
          <w:rPr>
            <w:spacing w:val="40"/>
            <w:w w:val="110"/>
            <w:sz w:val="16"/>
          </w:rPr>
          <w:delText xml:space="preserve"> </w:delText>
        </w:r>
        <w:r w:rsidDel="00182F1E">
          <w:rPr>
            <w:w w:val="110"/>
            <w:sz w:val="16"/>
          </w:rPr>
          <w:delText>reject:</w:delText>
        </w:r>
        <w:r w:rsidDel="00182F1E">
          <w:rPr>
            <w:spacing w:val="40"/>
            <w:w w:val="110"/>
            <w:sz w:val="16"/>
          </w:rPr>
          <w:delText xml:space="preserve"> </w:delText>
        </w:r>
        <w:r w:rsidDel="00182F1E">
          <w:rPr>
            <w:w w:val="110"/>
            <w:sz w:val="16"/>
          </w:rPr>
          <w:delText>Loss (rescue) frame (vs.</w:delText>
        </w:r>
        <w:r w:rsidDel="00182F1E">
          <w:rPr>
            <w:spacing w:val="40"/>
            <w:w w:val="110"/>
            <w:sz w:val="16"/>
          </w:rPr>
          <w:delText xml:space="preserve"> </w:delText>
        </w:r>
        <w:r w:rsidDel="00182F1E">
          <w:rPr>
            <w:w w:val="110"/>
            <w:sz w:val="16"/>
          </w:rPr>
          <w:delText>control)</w:delText>
        </w:r>
        <w:r w:rsidDel="00182F1E">
          <w:rPr>
            <w:sz w:val="16"/>
          </w:rPr>
          <w:tab/>
        </w:r>
        <w:r w:rsidDel="00182F1E">
          <w:rPr>
            <w:spacing w:val="-2"/>
            <w:w w:val="110"/>
            <w:sz w:val="16"/>
          </w:rPr>
          <w:delText>1</w:delText>
        </w:r>
        <w:r w:rsidDel="00182F1E">
          <w:rPr>
            <w:rFonts w:ascii="Trebuchet MS"/>
            <w:i/>
            <w:spacing w:val="-2"/>
            <w:w w:val="110"/>
            <w:sz w:val="16"/>
          </w:rPr>
          <w:delText>.</w:delText>
        </w:r>
        <w:r w:rsidDel="00182F1E">
          <w:rPr>
            <w:spacing w:val="-2"/>
            <w:w w:val="110"/>
            <w:sz w:val="16"/>
          </w:rPr>
          <w:delText xml:space="preserve">986*** </w:delText>
        </w:r>
        <w:r w:rsidDel="00182F1E">
          <w:rPr>
            <w:spacing w:val="-2"/>
            <w:sz w:val="16"/>
          </w:rPr>
          <w:delText>[1</w:delText>
        </w:r>
        <w:r w:rsidDel="00182F1E">
          <w:rPr>
            <w:rFonts w:ascii="Trebuchet MS"/>
            <w:i/>
            <w:spacing w:val="-2"/>
            <w:sz w:val="16"/>
          </w:rPr>
          <w:delText>.</w:delText>
        </w:r>
        <w:r w:rsidDel="00182F1E">
          <w:rPr>
            <w:spacing w:val="-2"/>
            <w:sz w:val="16"/>
          </w:rPr>
          <w:delText>510,</w:delText>
        </w:r>
        <w:r w:rsidDel="00182F1E">
          <w:rPr>
            <w:spacing w:val="-5"/>
            <w:sz w:val="16"/>
          </w:rPr>
          <w:delText xml:space="preserve"> </w:delText>
        </w:r>
        <w:r w:rsidDel="00182F1E">
          <w:rPr>
            <w:spacing w:val="-2"/>
            <w:sz w:val="16"/>
          </w:rPr>
          <w:delText>2</w:delText>
        </w:r>
        <w:r w:rsidDel="00182F1E">
          <w:rPr>
            <w:rFonts w:ascii="Trebuchet MS"/>
            <w:i/>
            <w:spacing w:val="-2"/>
            <w:sz w:val="16"/>
          </w:rPr>
          <w:delText>.</w:delText>
        </w:r>
        <w:r w:rsidDel="00182F1E">
          <w:rPr>
            <w:spacing w:val="-2"/>
            <w:sz w:val="16"/>
          </w:rPr>
          <w:delText>611]</w:delText>
        </w:r>
      </w:del>
    </w:p>
    <w:p w14:paraId="2C6DEA99" w14:textId="1D6876F1" w:rsidR="005D491A" w:rsidDel="00182F1E" w:rsidRDefault="00000000">
      <w:pPr>
        <w:tabs>
          <w:tab w:val="left" w:pos="8811"/>
        </w:tabs>
        <w:spacing w:before="1"/>
        <w:ind w:left="1619"/>
        <w:rPr>
          <w:del w:id="979" w:author="Héctor Bahamonde" w:date="2026-08-06T16:17:00Z" w16du:dateUtc="2026-08-06T13:17:00Z"/>
          <w:sz w:val="16"/>
        </w:rPr>
      </w:pPr>
      <w:del w:id="980" w:author="Héctor Bahamonde" w:date="2026-08-06T16:17:00Z" w16du:dateUtc="2026-08-06T13:17:00Z">
        <w:r w:rsidDel="00182F1E">
          <w:rPr>
            <w:w w:val="110"/>
            <w:sz w:val="16"/>
          </w:rPr>
          <w:delText>Unconditional</w:delText>
        </w:r>
        <w:r w:rsidDel="00182F1E">
          <w:rPr>
            <w:spacing w:val="4"/>
            <w:w w:val="110"/>
            <w:sz w:val="16"/>
          </w:rPr>
          <w:delText xml:space="preserve"> </w:delText>
        </w:r>
        <w:r w:rsidDel="00182F1E">
          <w:rPr>
            <w:w w:val="110"/>
            <w:sz w:val="16"/>
          </w:rPr>
          <w:delText>funding</w:delText>
        </w:r>
        <w:r w:rsidDel="00182F1E">
          <w:rPr>
            <w:spacing w:val="4"/>
            <w:w w:val="110"/>
            <w:sz w:val="16"/>
          </w:rPr>
          <w:delText xml:space="preserve"> </w:delText>
        </w:r>
        <w:r w:rsidDel="00182F1E">
          <w:rPr>
            <w:w w:val="110"/>
            <w:sz w:val="16"/>
          </w:rPr>
          <w:delText>vs.</w:delText>
        </w:r>
        <w:r w:rsidDel="00182F1E">
          <w:rPr>
            <w:spacing w:val="20"/>
            <w:w w:val="110"/>
            <w:sz w:val="16"/>
          </w:rPr>
          <w:delText xml:space="preserve"> </w:delText>
        </w:r>
        <w:r w:rsidDel="00182F1E">
          <w:rPr>
            <w:w w:val="110"/>
            <w:sz w:val="16"/>
          </w:rPr>
          <w:delText>reject:</w:delText>
        </w:r>
        <w:r w:rsidDel="00182F1E">
          <w:rPr>
            <w:spacing w:val="21"/>
            <w:w w:val="110"/>
            <w:sz w:val="16"/>
          </w:rPr>
          <w:delText xml:space="preserve"> </w:delText>
        </w:r>
        <w:r w:rsidDel="00182F1E">
          <w:rPr>
            <w:w w:val="110"/>
            <w:sz w:val="16"/>
          </w:rPr>
          <w:delText>Gains</w:delText>
        </w:r>
        <w:r w:rsidDel="00182F1E">
          <w:rPr>
            <w:spacing w:val="4"/>
            <w:w w:val="110"/>
            <w:sz w:val="16"/>
          </w:rPr>
          <w:delText xml:space="preserve"> </w:delText>
        </w:r>
        <w:r w:rsidDel="00182F1E">
          <w:rPr>
            <w:w w:val="110"/>
            <w:sz w:val="16"/>
          </w:rPr>
          <w:delText>(health</w:delText>
        </w:r>
        <w:r w:rsidDel="00182F1E">
          <w:rPr>
            <w:spacing w:val="4"/>
            <w:w w:val="110"/>
            <w:sz w:val="16"/>
          </w:rPr>
          <w:delText xml:space="preserve"> </w:delText>
        </w:r>
        <w:r w:rsidDel="00182F1E">
          <w:rPr>
            <w:w w:val="110"/>
            <w:sz w:val="16"/>
          </w:rPr>
          <w:delText>maximisation)</w:delText>
        </w:r>
        <w:r w:rsidDel="00182F1E">
          <w:rPr>
            <w:spacing w:val="5"/>
            <w:w w:val="110"/>
            <w:sz w:val="16"/>
          </w:rPr>
          <w:delText xml:space="preserve"> </w:delText>
        </w:r>
        <w:r w:rsidDel="00182F1E">
          <w:rPr>
            <w:w w:val="110"/>
            <w:sz w:val="16"/>
          </w:rPr>
          <w:delText>frame</w:delText>
        </w:r>
        <w:r w:rsidDel="00182F1E">
          <w:rPr>
            <w:spacing w:val="4"/>
            <w:w w:val="110"/>
            <w:sz w:val="16"/>
          </w:rPr>
          <w:delText xml:space="preserve"> </w:delText>
        </w:r>
        <w:r w:rsidDel="00182F1E">
          <w:rPr>
            <w:w w:val="110"/>
            <w:sz w:val="16"/>
          </w:rPr>
          <w:delText>(vs.</w:delText>
        </w:r>
        <w:r w:rsidDel="00182F1E">
          <w:rPr>
            <w:spacing w:val="20"/>
            <w:w w:val="110"/>
            <w:sz w:val="16"/>
          </w:rPr>
          <w:delText xml:space="preserve"> </w:delText>
        </w:r>
        <w:r w:rsidDel="00182F1E">
          <w:rPr>
            <w:spacing w:val="-2"/>
            <w:w w:val="110"/>
            <w:sz w:val="16"/>
          </w:rPr>
          <w:delText>control)</w:delText>
        </w:r>
        <w:r w:rsidDel="00182F1E">
          <w:rPr>
            <w:sz w:val="16"/>
          </w:rPr>
          <w:tab/>
        </w:r>
        <w:r w:rsidDel="00182F1E">
          <w:rPr>
            <w:spacing w:val="-2"/>
            <w:w w:val="110"/>
            <w:sz w:val="16"/>
          </w:rPr>
          <w:delText>0</w:delText>
        </w:r>
        <w:r w:rsidDel="00182F1E">
          <w:rPr>
            <w:rFonts w:ascii="Trebuchet MS"/>
            <w:i/>
            <w:spacing w:val="-2"/>
            <w:w w:val="110"/>
            <w:sz w:val="16"/>
          </w:rPr>
          <w:delText>.</w:delText>
        </w:r>
        <w:r w:rsidDel="00182F1E">
          <w:rPr>
            <w:spacing w:val="-2"/>
            <w:w w:val="110"/>
            <w:sz w:val="16"/>
          </w:rPr>
          <w:delText>690*</w:delText>
        </w:r>
      </w:del>
    </w:p>
    <w:p w14:paraId="0FCDC920" w14:textId="041DAA30" w:rsidR="005D491A" w:rsidDel="00182F1E" w:rsidRDefault="00000000">
      <w:pPr>
        <w:spacing w:before="18"/>
        <w:ind w:left="8811"/>
        <w:rPr>
          <w:del w:id="981" w:author="Héctor Bahamonde" w:date="2026-08-06T16:17:00Z" w16du:dateUtc="2026-08-06T13:17:00Z"/>
          <w:sz w:val="16"/>
        </w:rPr>
      </w:pPr>
      <w:del w:id="982" w:author="Héctor Bahamonde" w:date="2026-08-06T16:17:00Z" w16du:dateUtc="2026-08-06T13:17:00Z">
        <w:r w:rsidDel="00182F1E">
          <w:rPr>
            <w:sz w:val="16"/>
          </w:rPr>
          <w:delText>[0</w:delText>
        </w:r>
        <w:r w:rsidDel="00182F1E">
          <w:rPr>
            <w:rFonts w:ascii="Trebuchet MS"/>
            <w:i/>
            <w:sz w:val="16"/>
          </w:rPr>
          <w:delText>.</w:delText>
        </w:r>
        <w:r w:rsidDel="00182F1E">
          <w:rPr>
            <w:sz w:val="16"/>
          </w:rPr>
          <w:delText>525,</w:delText>
        </w:r>
        <w:r w:rsidDel="00182F1E">
          <w:rPr>
            <w:spacing w:val="2"/>
            <w:sz w:val="16"/>
          </w:rPr>
          <w:delText xml:space="preserve"> </w:delText>
        </w:r>
        <w:r w:rsidDel="00182F1E">
          <w:rPr>
            <w:spacing w:val="-2"/>
            <w:sz w:val="16"/>
          </w:rPr>
          <w:delText>0</w:delText>
        </w:r>
        <w:r w:rsidDel="00182F1E">
          <w:rPr>
            <w:rFonts w:ascii="Trebuchet MS"/>
            <w:i/>
            <w:spacing w:val="-2"/>
            <w:sz w:val="16"/>
          </w:rPr>
          <w:delText>.</w:delText>
        </w:r>
        <w:r w:rsidDel="00182F1E">
          <w:rPr>
            <w:spacing w:val="-2"/>
            <w:sz w:val="16"/>
          </w:rPr>
          <w:delText>908]</w:delText>
        </w:r>
      </w:del>
    </w:p>
    <w:p w14:paraId="64A9866C" w14:textId="6A7C5158" w:rsidR="005D491A" w:rsidDel="00182F1E" w:rsidRDefault="00000000">
      <w:pPr>
        <w:tabs>
          <w:tab w:val="left" w:pos="8811"/>
        </w:tabs>
        <w:spacing w:before="17" w:line="261" w:lineRule="auto"/>
        <w:ind w:left="8811" w:right="329" w:hanging="7193"/>
        <w:rPr>
          <w:del w:id="983" w:author="Héctor Bahamonde" w:date="2026-08-06T16:17:00Z" w16du:dateUtc="2026-08-06T13:17:00Z"/>
          <w:sz w:val="16"/>
        </w:rPr>
      </w:pPr>
      <w:del w:id="984" w:author="Héctor Bahamonde" w:date="2026-08-06T16:17:00Z" w16du:dateUtc="2026-08-06T13:17:00Z">
        <w:r w:rsidDel="00182F1E">
          <w:rPr>
            <w:w w:val="105"/>
            <w:sz w:val="16"/>
          </w:rPr>
          <w:delText>Don’t know vs.</w:delText>
        </w:r>
        <w:r w:rsidDel="00182F1E">
          <w:rPr>
            <w:spacing w:val="40"/>
            <w:w w:val="105"/>
            <w:sz w:val="16"/>
          </w:rPr>
          <w:delText xml:space="preserve"> </w:delText>
        </w:r>
        <w:r w:rsidDel="00182F1E">
          <w:rPr>
            <w:w w:val="105"/>
            <w:sz w:val="16"/>
          </w:rPr>
          <w:delText>reject:</w:delText>
        </w:r>
        <w:r w:rsidDel="00182F1E">
          <w:rPr>
            <w:spacing w:val="40"/>
            <w:w w:val="105"/>
            <w:sz w:val="16"/>
          </w:rPr>
          <w:delText xml:space="preserve"> </w:delText>
        </w:r>
        <w:r w:rsidDel="00182F1E">
          <w:rPr>
            <w:w w:val="105"/>
            <w:sz w:val="16"/>
          </w:rPr>
          <w:delText>Loss (rescue) frame (vs.</w:delText>
        </w:r>
        <w:r w:rsidDel="00182F1E">
          <w:rPr>
            <w:spacing w:val="40"/>
            <w:w w:val="105"/>
            <w:sz w:val="16"/>
          </w:rPr>
          <w:delText xml:space="preserve"> </w:delText>
        </w:r>
        <w:r w:rsidDel="00182F1E">
          <w:rPr>
            <w:w w:val="105"/>
            <w:sz w:val="16"/>
          </w:rPr>
          <w:delText>control)</w:delText>
        </w:r>
        <w:r w:rsidDel="00182F1E">
          <w:rPr>
            <w:sz w:val="16"/>
          </w:rPr>
          <w:tab/>
        </w:r>
        <w:r w:rsidDel="00182F1E">
          <w:rPr>
            <w:spacing w:val="-2"/>
            <w:w w:val="105"/>
            <w:sz w:val="16"/>
          </w:rPr>
          <w:delText>3</w:delText>
        </w:r>
        <w:r w:rsidDel="00182F1E">
          <w:rPr>
            <w:rFonts w:ascii="Trebuchet MS" w:hAnsi="Trebuchet MS"/>
            <w:i/>
            <w:spacing w:val="-2"/>
            <w:w w:val="105"/>
            <w:sz w:val="16"/>
          </w:rPr>
          <w:delText>.</w:delText>
        </w:r>
        <w:r w:rsidDel="00182F1E">
          <w:rPr>
            <w:spacing w:val="-2"/>
            <w:w w:val="105"/>
            <w:sz w:val="16"/>
          </w:rPr>
          <w:delText>328***</w:delText>
        </w:r>
        <w:r w:rsidDel="00182F1E">
          <w:rPr>
            <w:spacing w:val="40"/>
            <w:w w:val="105"/>
            <w:sz w:val="16"/>
          </w:rPr>
          <w:delText xml:space="preserve"> </w:delText>
        </w:r>
        <w:r w:rsidDel="00182F1E">
          <w:rPr>
            <w:spacing w:val="-2"/>
            <w:sz w:val="16"/>
          </w:rPr>
          <w:delText>[2</w:delText>
        </w:r>
        <w:r w:rsidDel="00182F1E">
          <w:rPr>
            <w:rFonts w:ascii="Trebuchet MS" w:hAnsi="Trebuchet MS"/>
            <w:i/>
            <w:spacing w:val="-2"/>
            <w:sz w:val="16"/>
          </w:rPr>
          <w:delText>.</w:delText>
        </w:r>
        <w:r w:rsidDel="00182F1E">
          <w:rPr>
            <w:spacing w:val="-2"/>
            <w:sz w:val="16"/>
          </w:rPr>
          <w:delText>454,</w:delText>
        </w:r>
        <w:r w:rsidDel="00182F1E">
          <w:rPr>
            <w:spacing w:val="-5"/>
            <w:sz w:val="16"/>
          </w:rPr>
          <w:delText xml:space="preserve"> </w:delText>
        </w:r>
        <w:r w:rsidDel="00182F1E">
          <w:rPr>
            <w:spacing w:val="-2"/>
            <w:sz w:val="16"/>
          </w:rPr>
          <w:delText>4</w:delText>
        </w:r>
        <w:r w:rsidDel="00182F1E">
          <w:rPr>
            <w:rFonts w:ascii="Trebuchet MS" w:hAnsi="Trebuchet MS"/>
            <w:i/>
            <w:spacing w:val="-2"/>
            <w:sz w:val="16"/>
          </w:rPr>
          <w:delText>.</w:delText>
        </w:r>
        <w:r w:rsidDel="00182F1E">
          <w:rPr>
            <w:spacing w:val="-2"/>
            <w:sz w:val="16"/>
          </w:rPr>
          <w:delText>514]</w:delText>
        </w:r>
      </w:del>
    </w:p>
    <w:p w14:paraId="5696C71B" w14:textId="69A75225" w:rsidR="005D491A" w:rsidDel="00182F1E" w:rsidRDefault="00000000">
      <w:pPr>
        <w:tabs>
          <w:tab w:val="left" w:pos="8811"/>
        </w:tabs>
        <w:spacing w:before="2" w:line="261" w:lineRule="auto"/>
        <w:ind w:left="8811" w:right="329" w:hanging="7193"/>
        <w:rPr>
          <w:del w:id="985" w:author="Héctor Bahamonde" w:date="2026-08-06T16:17:00Z" w16du:dateUtc="2026-08-06T13:17:00Z"/>
          <w:sz w:val="16"/>
        </w:rPr>
      </w:pPr>
      <w:del w:id="986" w:author="Héctor Bahamonde" w:date="2026-08-06T16:17:00Z" w16du:dateUtc="2026-08-06T13:17:00Z">
        <w:r w:rsidDel="00182F1E">
          <w:rPr>
            <w:w w:val="110"/>
            <w:sz w:val="16"/>
          </w:rPr>
          <w:delText>Don’t know vs.</w:delText>
        </w:r>
        <w:r w:rsidDel="00182F1E">
          <w:rPr>
            <w:spacing w:val="40"/>
            <w:w w:val="110"/>
            <w:sz w:val="16"/>
          </w:rPr>
          <w:delText xml:space="preserve"> </w:delText>
        </w:r>
        <w:r w:rsidDel="00182F1E">
          <w:rPr>
            <w:w w:val="110"/>
            <w:sz w:val="16"/>
          </w:rPr>
          <w:delText>reject:</w:delText>
        </w:r>
        <w:r w:rsidDel="00182F1E">
          <w:rPr>
            <w:spacing w:val="40"/>
            <w:w w:val="110"/>
            <w:sz w:val="16"/>
          </w:rPr>
          <w:delText xml:space="preserve"> </w:delText>
        </w:r>
        <w:r w:rsidDel="00182F1E">
          <w:rPr>
            <w:w w:val="110"/>
            <w:sz w:val="16"/>
          </w:rPr>
          <w:delText>Gains (health maximisation) frame (vs.</w:delText>
        </w:r>
        <w:r w:rsidDel="00182F1E">
          <w:rPr>
            <w:spacing w:val="40"/>
            <w:w w:val="110"/>
            <w:sz w:val="16"/>
          </w:rPr>
          <w:delText xml:space="preserve"> </w:delText>
        </w:r>
        <w:r w:rsidDel="00182F1E">
          <w:rPr>
            <w:w w:val="110"/>
            <w:sz w:val="16"/>
          </w:rPr>
          <w:delText>control)</w:delText>
        </w:r>
        <w:r w:rsidDel="00182F1E">
          <w:rPr>
            <w:sz w:val="16"/>
          </w:rPr>
          <w:tab/>
        </w:r>
        <w:r w:rsidDel="00182F1E">
          <w:rPr>
            <w:spacing w:val="-2"/>
            <w:w w:val="110"/>
            <w:sz w:val="16"/>
          </w:rPr>
          <w:delText>1</w:delText>
        </w:r>
        <w:r w:rsidDel="00182F1E">
          <w:rPr>
            <w:rFonts w:ascii="Trebuchet MS" w:hAnsi="Trebuchet MS"/>
            <w:i/>
            <w:spacing w:val="-2"/>
            <w:w w:val="110"/>
            <w:sz w:val="16"/>
          </w:rPr>
          <w:delText>.</w:delText>
        </w:r>
        <w:r w:rsidDel="00182F1E">
          <w:rPr>
            <w:spacing w:val="-2"/>
            <w:w w:val="110"/>
            <w:sz w:val="16"/>
          </w:rPr>
          <w:delText xml:space="preserve">946*** </w:delText>
        </w:r>
        <w:r w:rsidDel="00182F1E">
          <w:rPr>
            <w:spacing w:val="-2"/>
            <w:sz w:val="16"/>
          </w:rPr>
          <w:delText>[1</w:delText>
        </w:r>
        <w:r w:rsidDel="00182F1E">
          <w:rPr>
            <w:rFonts w:ascii="Trebuchet MS" w:hAnsi="Trebuchet MS"/>
            <w:i/>
            <w:spacing w:val="-2"/>
            <w:sz w:val="16"/>
          </w:rPr>
          <w:delText>.</w:delText>
        </w:r>
        <w:r w:rsidDel="00182F1E">
          <w:rPr>
            <w:spacing w:val="-2"/>
            <w:sz w:val="16"/>
          </w:rPr>
          <w:delText>453,</w:delText>
        </w:r>
        <w:r w:rsidDel="00182F1E">
          <w:rPr>
            <w:spacing w:val="-5"/>
            <w:sz w:val="16"/>
          </w:rPr>
          <w:delText xml:space="preserve"> </w:delText>
        </w:r>
        <w:r w:rsidDel="00182F1E">
          <w:rPr>
            <w:spacing w:val="-2"/>
            <w:sz w:val="16"/>
          </w:rPr>
          <w:delText>2</w:delText>
        </w:r>
        <w:r w:rsidDel="00182F1E">
          <w:rPr>
            <w:rFonts w:ascii="Trebuchet MS" w:hAnsi="Trebuchet MS"/>
            <w:i/>
            <w:spacing w:val="-2"/>
            <w:sz w:val="16"/>
          </w:rPr>
          <w:delText>.</w:delText>
        </w:r>
        <w:r w:rsidDel="00182F1E">
          <w:rPr>
            <w:spacing w:val="-2"/>
            <w:sz w:val="16"/>
          </w:rPr>
          <w:delText>607]</w:delText>
        </w:r>
      </w:del>
    </w:p>
    <w:p w14:paraId="716149E5" w14:textId="36873123" w:rsidR="005D491A" w:rsidDel="00182F1E" w:rsidRDefault="00000000">
      <w:pPr>
        <w:tabs>
          <w:tab w:val="left" w:pos="7695"/>
          <w:tab w:val="left" w:pos="8811"/>
        </w:tabs>
        <w:spacing w:before="2"/>
        <w:ind w:left="1619"/>
        <w:rPr>
          <w:del w:id="987" w:author="Héctor Bahamonde" w:date="2026-08-06T16:17:00Z" w16du:dateUtc="2026-08-06T13:17:00Z"/>
          <w:sz w:val="16"/>
        </w:rPr>
      </w:pPr>
      <w:del w:id="988" w:author="Héctor Bahamonde" w:date="2026-08-06T16:17:00Z" w16du:dateUtc="2026-08-06T13:17:00Z">
        <w:r w:rsidDel="00182F1E">
          <w:rPr>
            <w:noProof/>
            <w:sz w:val="16"/>
          </w:rPr>
          <mc:AlternateContent>
            <mc:Choice Requires="wps">
              <w:drawing>
                <wp:anchor distT="0" distB="0" distL="0" distR="0" simplePos="0" relativeHeight="15737856" behindDoc="0" locked="0" layoutInCell="1" allowOverlap="1" wp14:anchorId="64DD0A0F" wp14:editId="0ED7D6F1">
                  <wp:simplePos x="0" y="0"/>
                  <wp:positionH relativeFrom="page">
                    <wp:posOffset>1657350</wp:posOffset>
                  </wp:positionH>
                  <wp:positionV relativeFrom="paragraph">
                    <wp:posOffset>137029</wp:posOffset>
                  </wp:positionV>
                  <wp:extent cx="547497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7856" from="130.5pt,10.7897pt" to="561.5685pt,10.7897pt" stroked="true" strokeweight=".2985pt" strokecolor="#000000">
                  <v:stroke dashstyle="solid"/>
                  <w10:wrap type="none"/>
                </v:line>
              </w:pict>
            </mc:Fallback>
          </mc:AlternateContent>
        </w:r>
        <w:r w:rsidDel="00182F1E">
          <w:rPr>
            <w:spacing w:val="-2"/>
            <w:w w:val="105"/>
            <w:sz w:val="16"/>
          </w:rPr>
          <w:delText>Num.Obs.</w:delText>
        </w:r>
        <w:r w:rsidDel="00182F1E">
          <w:rPr>
            <w:sz w:val="16"/>
          </w:rPr>
          <w:tab/>
        </w:r>
        <w:r w:rsidDel="00182F1E">
          <w:rPr>
            <w:spacing w:val="-2"/>
            <w:w w:val="105"/>
            <w:sz w:val="16"/>
          </w:rPr>
          <w:delText>1,258</w:delText>
        </w:r>
        <w:r w:rsidDel="00182F1E">
          <w:rPr>
            <w:sz w:val="16"/>
          </w:rPr>
          <w:tab/>
        </w:r>
        <w:r w:rsidDel="00182F1E">
          <w:rPr>
            <w:spacing w:val="-2"/>
            <w:w w:val="105"/>
            <w:sz w:val="16"/>
          </w:rPr>
          <w:delText>1,499</w:delText>
        </w:r>
      </w:del>
    </w:p>
    <w:p w14:paraId="6CF2DE09" w14:textId="77777777" w:rsidR="00182F1E" w:rsidRDefault="00182F1E" w:rsidP="007A33EC">
      <w:pPr>
        <w:spacing w:before="60" w:line="256" w:lineRule="auto"/>
        <w:ind w:left="360" w:right="356" w:hanging="12"/>
        <w:jc w:val="both"/>
        <w:rPr>
          <w:ins w:id="989" w:author="Héctor Bahamonde" w:date="2026-08-06T16:17:00Z" w16du:dateUtc="2026-08-06T13:17:00Z"/>
          <w:w w:val="110"/>
          <w:sz w:val="16"/>
        </w:rPr>
      </w:pPr>
    </w:p>
    <w:p w14:paraId="5099B270" w14:textId="451C64F1" w:rsidR="005D491A" w:rsidRPr="00182F1E" w:rsidRDefault="00000000" w:rsidP="007A33EC">
      <w:pPr>
        <w:spacing w:before="60" w:line="256" w:lineRule="auto"/>
        <w:ind w:left="360" w:right="356" w:hanging="12"/>
        <w:jc w:val="both"/>
        <w:rPr>
          <w:rPrChange w:id="990" w:author="Héctor Bahamonde" w:date="2026-08-06T16:19:00Z" w16du:dateUtc="2026-08-06T13:19:00Z">
            <w:rPr>
              <w:rFonts w:ascii="Georgia" w:hAnsi="Georgia"/>
              <w:sz w:val="18"/>
            </w:rPr>
          </w:rPrChange>
        </w:rPr>
      </w:pPr>
      <w:r w:rsidRPr="004C3A86">
        <w:rPr>
          <w:rFonts w:ascii="Arial" w:hAnsi="Arial"/>
          <w:b/>
          <w:bCs/>
          <w:i/>
          <w:sz w:val="18"/>
        </w:rPr>
        <w:t>Notes</w:t>
      </w:r>
      <w:r w:rsidRPr="00182F1E">
        <w:rPr>
          <w:rPrChange w:id="991" w:author="Héctor Bahamonde" w:date="2026-08-06T16:19:00Z" w16du:dateUtc="2026-08-06T13:19:00Z">
            <w:rPr>
              <w:rFonts w:ascii="Arial" w:hAnsi="Arial"/>
              <w:i/>
              <w:sz w:val="18"/>
            </w:rPr>
          </w:rPrChange>
        </w:rPr>
        <w:t>:</w:t>
      </w:r>
      <w:r w:rsidRPr="00182F1E">
        <w:rPr>
          <w:rPrChange w:id="992" w:author="Héctor Bahamonde" w:date="2026-08-06T16:19:00Z" w16du:dateUtc="2026-08-06T13:19:00Z">
            <w:rPr>
              <w:rFonts w:ascii="Arial" w:hAnsi="Arial"/>
              <w:i/>
              <w:spacing w:val="36"/>
              <w:sz w:val="18"/>
            </w:rPr>
          </w:rPrChange>
        </w:rPr>
        <w:t xml:space="preserve"> </w:t>
      </w:r>
      <w:ins w:id="993" w:author="Héctor Bahamonde" w:date="2026-08-06T16:19:00Z" w16du:dateUtc="2026-08-06T13:19:00Z">
        <w:r w:rsidR="00182F1E" w:rsidRPr="00182F1E">
          <w:rPr>
            <w:rPrChange w:id="994" w:author="Héctor Bahamonde" w:date="2026-08-06T16:19:00Z" w16du:dateUtc="2026-08-06T13:19:00Z">
              <w:rPr>
                <w:rFonts w:ascii="Arial" w:hAnsi="Arial"/>
                <w:i/>
                <w:spacing w:val="36"/>
                <w:sz w:val="18"/>
              </w:rPr>
            </w:rPrChange>
          </w:rPr>
          <w:t>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w:t>
        </w:r>
      </w:ins>
      <w:ins w:id="995" w:author="Héctor Bahamonde" w:date="2026-08-06T16:40:00Z" w16du:dateUtc="2026-08-06T13:40:00Z">
        <w:r w:rsidR="00546067">
          <w:t>s</w:t>
        </w:r>
      </w:ins>
      <w:ins w:id="996" w:author="Héctor Bahamonde" w:date="2026-08-06T16:19:00Z" w16du:dateUtc="2026-08-06T13:19:00Z">
        <w:r w:rsidR="00182F1E" w:rsidRPr="00182F1E">
          <w:rPr>
            <w:rPrChange w:id="997" w:author="Héctor Bahamonde" w:date="2026-08-06T16:19:00Z" w16du:dateUtc="2026-08-06T13:19:00Z">
              <w:rPr>
                <w:rFonts w:ascii="Arial" w:hAnsi="Arial"/>
                <w:i/>
                <w:spacing w:val="36"/>
                <w:sz w:val="18"/>
              </w:rPr>
            </w:rPrChange>
          </w:rPr>
          <w:t xml:space="preserve">. Brackets contain 95% confidence intervals. Sample sizes, log likelihoods, AIC, and BIC are reported at the bottom of the table; because the models use different outcomes and samples, their coefficients and fit statistics should not be compared directly. </w:t>
        </w:r>
      </w:ins>
      <w:ins w:id="998" w:author="Héctor Bahamonde" w:date="2026-08-06T16:39:00Z" w16du:dateUtc="2026-08-06T13:39:00Z">
        <w:r w:rsidR="00546067">
          <w:br/>
        </w:r>
      </w:ins>
      <w:ins w:id="999" w:author="Héctor Bahamonde" w:date="2026-08-06T16:19:00Z" w16du:dateUtc="2026-08-06T13:19:00Z">
        <w:r w:rsidR="00182F1E" w:rsidRPr="00182F1E">
          <w:rPr>
            <w:rPrChange w:id="1000" w:author="Héctor Bahamonde" w:date="2026-08-06T16:19:00Z" w16du:dateUtc="2026-08-06T13:19:00Z">
              <w:rPr>
                <w:rFonts w:ascii="Arial" w:hAnsi="Arial"/>
                <w:i/>
                <w:spacing w:val="36"/>
                <w:sz w:val="18"/>
              </w:rPr>
            </w:rPrChange>
          </w:rPr>
          <w:t>+ p &lt; 0.10, * p &lt; 0.05, ** p &lt; 0.01, *** p &lt; 0.001.</w:t>
        </w:r>
      </w:ins>
      <w:del w:id="1001" w:author="Héctor Bahamonde" w:date="2026-08-06T16:19:00Z" w16du:dateUtc="2026-08-06T13:19:00Z">
        <w:r w:rsidRPr="00182F1E" w:rsidDel="00182F1E">
          <w:rPr>
            <w:rPrChange w:id="1002" w:author="Héctor Bahamonde" w:date="2026-08-06T16:19:00Z" w16du:dateUtc="2026-08-06T13:19:00Z">
              <w:rPr>
                <w:rFonts w:ascii="Georgia" w:hAnsi="Georgia"/>
                <w:sz w:val="18"/>
              </w:rPr>
            </w:rPrChange>
          </w:rPr>
          <w:delText>The table reports only the coefficients for the experimental framing conditions; the control condition is the omitted reference category in all comparisons.</w:delText>
        </w:r>
        <w:r w:rsidRPr="00182F1E" w:rsidDel="00182F1E">
          <w:rPr>
            <w:rPrChange w:id="1003" w:author="Héctor Bahamonde" w:date="2026-08-06T16:19:00Z" w16du:dateUtc="2026-08-06T13:19:00Z">
              <w:rPr>
                <w:rFonts w:ascii="Georgia" w:hAnsi="Georgia"/>
                <w:spacing w:val="36"/>
                <w:sz w:val="18"/>
              </w:rPr>
            </w:rPrChange>
          </w:rPr>
          <w:delText xml:space="preserve"> </w:delText>
        </w:r>
        <w:r w:rsidRPr="00182F1E" w:rsidDel="00182F1E">
          <w:rPr>
            <w:rPrChange w:id="1004" w:author="Héctor Bahamonde" w:date="2026-08-06T16:19:00Z" w16du:dateUtc="2026-08-06T13:19:00Z">
              <w:rPr>
                <w:rFonts w:ascii="Georgia" w:hAnsi="Georgia"/>
                <w:sz w:val="18"/>
              </w:rPr>
            </w:rPrChange>
          </w:rPr>
          <w:delText xml:space="preserve">Entries in the ordinal logit column are odds ratios from the ordinal logistic model </w:delText>
        </w:r>
        <w:r w:rsidR="005D491A" w:rsidRPr="00182F1E" w:rsidDel="00182F1E">
          <w:fldChar w:fldCharType="begin"/>
        </w:r>
        <w:r w:rsidR="005D491A" w:rsidRPr="00182F1E" w:rsidDel="00182F1E">
          <w:delInstrText>HYPERLINK \l "_bookmark4"</w:delInstrText>
        </w:r>
        <w:r w:rsidR="005D491A" w:rsidRPr="00182F1E" w:rsidDel="00182F1E">
          <w:fldChar w:fldCharType="separate"/>
        </w:r>
        <w:r w:rsidR="005D491A" w:rsidRPr="00182F1E" w:rsidDel="00182F1E">
          <w:rPr>
            <w:rPrChange w:id="1005" w:author="Héctor Bahamonde" w:date="2026-08-06T16:19:00Z" w16du:dateUtc="2026-08-06T13:19:00Z">
              <w:rPr>
                <w:rFonts w:ascii="Georgia" w:hAnsi="Georgia"/>
                <w:sz w:val="18"/>
              </w:rPr>
            </w:rPrChange>
          </w:rPr>
          <w:delText>(Equation</w:delText>
        </w:r>
        <w:r w:rsidR="005D491A" w:rsidRPr="00182F1E" w:rsidDel="00182F1E">
          <w:fldChar w:fldCharType="end"/>
        </w:r>
        <w:r w:rsidRPr="00182F1E" w:rsidDel="00182F1E">
          <w:rPr>
            <w:rPrChange w:id="1006" w:author="Héctor Bahamonde" w:date="2026-08-06T16:19:00Z" w16du:dateUtc="2026-08-06T13:19:00Z">
              <w:rPr>
                <w:rFonts w:ascii="Georgia" w:hAnsi="Georgia"/>
                <w:sz w:val="18"/>
              </w:rPr>
            </w:rPrChange>
          </w:rPr>
          <w:delText xml:space="preserve"> 1).</w:delText>
        </w:r>
        <w:r w:rsidRPr="00182F1E" w:rsidDel="00182F1E">
          <w:rPr>
            <w:rPrChange w:id="1007" w:author="Héctor Bahamonde" w:date="2026-08-06T16:19:00Z" w16du:dateUtc="2026-08-06T13:19:00Z">
              <w:rPr>
                <w:rFonts w:ascii="Georgia" w:hAnsi="Georgia"/>
                <w:spacing w:val="40"/>
                <w:sz w:val="18"/>
              </w:rPr>
            </w:rPrChange>
          </w:rPr>
          <w:delText xml:space="preserve"> </w:delText>
        </w:r>
        <w:r w:rsidRPr="00182F1E" w:rsidDel="00182F1E">
          <w:rPr>
            <w:rPrChange w:id="1008" w:author="Héctor Bahamonde" w:date="2026-08-06T16:19:00Z" w16du:dateUtc="2026-08-06T13:19:00Z">
              <w:rPr>
                <w:rFonts w:ascii="Georgia" w:hAnsi="Georgia"/>
                <w:sz w:val="18"/>
              </w:rPr>
            </w:rPrChange>
          </w:rPr>
          <w:delText>Entries in the multinomial logit column are relative risk ratios from an equivalent multinomial logit model (same covariates), with “Reject public funding” as the baseline outcome.</w:delText>
        </w:r>
        <w:r w:rsidRPr="00182F1E" w:rsidDel="00182F1E">
          <w:rPr>
            <w:rPrChange w:id="1009" w:author="Héctor Bahamonde" w:date="2026-08-06T16:19:00Z" w16du:dateUtc="2026-08-06T13:19:00Z">
              <w:rPr>
                <w:rFonts w:ascii="Georgia" w:hAnsi="Georgia"/>
                <w:spacing w:val="40"/>
                <w:sz w:val="18"/>
              </w:rPr>
            </w:rPrChange>
          </w:rPr>
          <w:delText xml:space="preserve"> </w:delText>
        </w:r>
        <w:r w:rsidRPr="00182F1E" w:rsidDel="00182F1E">
          <w:rPr>
            <w:rPrChange w:id="1010" w:author="Héctor Bahamonde" w:date="2026-08-06T16:19:00Z" w16du:dateUtc="2026-08-06T13:19:00Z">
              <w:rPr>
                <w:rFonts w:ascii="Georgia" w:hAnsi="Georgia"/>
                <w:sz w:val="18"/>
              </w:rPr>
            </w:rPrChange>
          </w:rPr>
          <w:delText>The coefficients should not be compared directly in magnitude across columns, because the ordinal model summarizes shifts over the ordered response scale as a whole, whereas the multinomial model estimates outcome-specific contrasts against the baseline category.</w:delText>
        </w:r>
        <w:r w:rsidRPr="00182F1E" w:rsidDel="00182F1E">
          <w:rPr>
            <w:rPrChange w:id="1011" w:author="Héctor Bahamonde" w:date="2026-08-06T16:19:00Z" w16du:dateUtc="2026-08-06T13:19:00Z">
              <w:rPr>
                <w:rFonts w:ascii="Georgia" w:hAnsi="Georgia"/>
                <w:spacing w:val="37"/>
                <w:sz w:val="18"/>
              </w:rPr>
            </w:rPrChange>
          </w:rPr>
          <w:delText xml:space="preserve"> </w:delText>
        </w:r>
        <w:r w:rsidRPr="00182F1E" w:rsidDel="00182F1E">
          <w:rPr>
            <w:rPrChange w:id="1012" w:author="Héctor Bahamonde" w:date="2026-08-06T16:19:00Z" w16du:dateUtc="2026-08-06T13:19:00Z">
              <w:rPr>
                <w:rFonts w:ascii="Georgia" w:hAnsi="Georgia"/>
                <w:sz w:val="18"/>
              </w:rPr>
            </w:rPrChange>
          </w:rPr>
          <w:delText>All models include controls for gender, age, income group, region, eligibility for Kela medicine reimbursement,</w:delText>
        </w:r>
        <w:r w:rsidRPr="00182F1E" w:rsidDel="00182F1E">
          <w:rPr>
            <w:rPrChange w:id="1013" w:author="Héctor Bahamonde" w:date="2026-08-06T16:19:00Z" w16du:dateUtc="2026-08-06T13:19:00Z">
              <w:rPr>
                <w:rFonts w:ascii="Georgia" w:hAnsi="Georgia"/>
                <w:spacing w:val="-2"/>
                <w:sz w:val="18"/>
              </w:rPr>
            </w:rPrChange>
          </w:rPr>
          <w:delText xml:space="preserve"> </w:delText>
        </w:r>
        <w:r w:rsidRPr="00182F1E" w:rsidDel="00182F1E">
          <w:rPr>
            <w:rPrChange w:id="1014" w:author="Héctor Bahamonde" w:date="2026-08-06T16:19:00Z" w16du:dateUtc="2026-08-06T13:19:00Z">
              <w:rPr>
                <w:rFonts w:ascii="Georgia" w:hAnsi="Georgia"/>
                <w:sz w:val="18"/>
              </w:rPr>
            </w:rPrChange>
          </w:rPr>
          <w:delText>and</w:delText>
        </w:r>
        <w:r w:rsidRPr="00182F1E" w:rsidDel="00182F1E">
          <w:rPr>
            <w:rPrChange w:id="1015" w:author="Héctor Bahamonde" w:date="2026-08-06T16:19:00Z" w16du:dateUtc="2026-08-06T13:19:00Z">
              <w:rPr>
                <w:rFonts w:ascii="Georgia" w:hAnsi="Georgia"/>
                <w:spacing w:val="-1"/>
                <w:sz w:val="18"/>
              </w:rPr>
            </w:rPrChange>
          </w:rPr>
          <w:delText xml:space="preserve"> </w:delText>
        </w:r>
        <w:r w:rsidRPr="00182F1E" w:rsidDel="00182F1E">
          <w:rPr>
            <w:rPrChange w:id="1016" w:author="Héctor Bahamonde" w:date="2026-08-06T16:19:00Z" w16du:dateUtc="2026-08-06T13:19:00Z">
              <w:rPr>
                <w:rFonts w:ascii="Georgia" w:hAnsi="Georgia"/>
                <w:sz w:val="18"/>
              </w:rPr>
            </w:rPrChange>
          </w:rPr>
          <w:delText>self-reported</w:delText>
        </w:r>
        <w:r w:rsidRPr="00182F1E" w:rsidDel="00182F1E">
          <w:rPr>
            <w:rPrChange w:id="1017" w:author="Héctor Bahamonde" w:date="2026-08-06T16:19:00Z" w16du:dateUtc="2026-08-06T13:19:00Z">
              <w:rPr>
                <w:rFonts w:ascii="Georgia" w:hAnsi="Georgia"/>
                <w:spacing w:val="-1"/>
                <w:sz w:val="18"/>
              </w:rPr>
            </w:rPrChange>
          </w:rPr>
          <w:delText xml:space="preserve"> </w:delText>
        </w:r>
        <w:r w:rsidRPr="00182F1E" w:rsidDel="00182F1E">
          <w:rPr>
            <w:rPrChange w:id="1018" w:author="Héctor Bahamonde" w:date="2026-08-06T16:19:00Z" w16du:dateUtc="2026-08-06T13:19:00Z">
              <w:rPr>
                <w:rFonts w:ascii="Georgia" w:hAnsi="Georgia"/>
                <w:sz w:val="18"/>
              </w:rPr>
            </w:rPrChange>
          </w:rPr>
          <w:delText>medicine</w:delText>
        </w:r>
        <w:r w:rsidRPr="00182F1E" w:rsidDel="00182F1E">
          <w:rPr>
            <w:rPrChange w:id="1019" w:author="Héctor Bahamonde" w:date="2026-08-06T16:19:00Z" w16du:dateUtc="2026-08-06T13:19:00Z">
              <w:rPr>
                <w:rFonts w:ascii="Georgia" w:hAnsi="Georgia"/>
                <w:spacing w:val="-1"/>
                <w:sz w:val="18"/>
              </w:rPr>
            </w:rPrChange>
          </w:rPr>
          <w:delText xml:space="preserve"> </w:delText>
        </w:r>
        <w:r w:rsidRPr="00182F1E" w:rsidDel="00182F1E">
          <w:rPr>
            <w:rPrChange w:id="1020" w:author="Héctor Bahamonde" w:date="2026-08-06T16:19:00Z" w16du:dateUtc="2026-08-06T13:19:00Z">
              <w:rPr>
                <w:rFonts w:ascii="Georgia" w:hAnsi="Georgia"/>
                <w:sz w:val="18"/>
              </w:rPr>
            </w:rPrChange>
          </w:rPr>
          <w:delText>expenditure.</w:delText>
        </w:r>
        <w:r w:rsidRPr="00182F1E" w:rsidDel="00182F1E">
          <w:rPr>
            <w:rPrChange w:id="1021" w:author="Héctor Bahamonde" w:date="2026-08-06T16:19:00Z" w16du:dateUtc="2026-08-06T13:19:00Z">
              <w:rPr>
                <w:rFonts w:ascii="Georgia" w:hAnsi="Georgia"/>
                <w:spacing w:val="12"/>
                <w:sz w:val="18"/>
              </w:rPr>
            </w:rPrChange>
          </w:rPr>
          <w:delText xml:space="preserve"> </w:delText>
        </w:r>
        <w:r w:rsidRPr="00182F1E" w:rsidDel="00182F1E">
          <w:rPr>
            <w:rPrChange w:id="1022" w:author="Héctor Bahamonde" w:date="2026-08-06T16:19:00Z" w16du:dateUtc="2026-08-06T13:19:00Z">
              <w:rPr>
                <w:rFonts w:ascii="Georgia" w:hAnsi="Georgia"/>
                <w:sz w:val="18"/>
              </w:rPr>
            </w:rPrChange>
          </w:rPr>
          <w:delText>Models</w:delText>
        </w:r>
        <w:r w:rsidRPr="00182F1E" w:rsidDel="00182F1E">
          <w:rPr>
            <w:rPrChange w:id="1023" w:author="Héctor Bahamonde" w:date="2026-08-06T16:19:00Z" w16du:dateUtc="2026-08-06T13:19:00Z">
              <w:rPr>
                <w:rFonts w:ascii="Georgia" w:hAnsi="Georgia"/>
                <w:spacing w:val="-1"/>
                <w:sz w:val="18"/>
              </w:rPr>
            </w:rPrChange>
          </w:rPr>
          <w:delText xml:space="preserve"> </w:delText>
        </w:r>
        <w:r w:rsidRPr="00182F1E" w:rsidDel="00182F1E">
          <w:rPr>
            <w:rPrChange w:id="1024" w:author="Héctor Bahamonde" w:date="2026-08-06T16:19:00Z" w16du:dateUtc="2026-08-06T13:19:00Z">
              <w:rPr>
                <w:rFonts w:ascii="Georgia" w:hAnsi="Georgia"/>
                <w:sz w:val="18"/>
              </w:rPr>
            </w:rPrChange>
          </w:rPr>
          <w:delText>are</w:delText>
        </w:r>
        <w:r w:rsidRPr="00182F1E" w:rsidDel="00182F1E">
          <w:rPr>
            <w:rPrChange w:id="1025" w:author="Héctor Bahamonde" w:date="2026-08-06T16:19:00Z" w16du:dateUtc="2026-08-06T13:19:00Z">
              <w:rPr>
                <w:rFonts w:ascii="Georgia" w:hAnsi="Georgia"/>
                <w:spacing w:val="-2"/>
                <w:sz w:val="18"/>
              </w:rPr>
            </w:rPrChange>
          </w:rPr>
          <w:delText xml:space="preserve"> </w:delText>
        </w:r>
        <w:r w:rsidRPr="00182F1E" w:rsidDel="00182F1E">
          <w:rPr>
            <w:rPrChange w:id="1026" w:author="Héctor Bahamonde" w:date="2026-08-06T16:19:00Z" w16du:dateUtc="2026-08-06T13:19:00Z">
              <w:rPr>
                <w:rFonts w:ascii="Georgia" w:hAnsi="Georgia"/>
                <w:sz w:val="18"/>
              </w:rPr>
            </w:rPrChange>
          </w:rPr>
          <w:delText>estimated</w:delText>
        </w:r>
        <w:r w:rsidRPr="00182F1E" w:rsidDel="00182F1E">
          <w:rPr>
            <w:rPrChange w:id="1027" w:author="Héctor Bahamonde" w:date="2026-08-06T16:19:00Z" w16du:dateUtc="2026-08-06T13:19:00Z">
              <w:rPr>
                <w:rFonts w:ascii="Georgia" w:hAnsi="Georgia"/>
                <w:spacing w:val="-1"/>
                <w:sz w:val="18"/>
              </w:rPr>
            </w:rPrChange>
          </w:rPr>
          <w:delText xml:space="preserve"> </w:delText>
        </w:r>
        <w:r w:rsidRPr="00182F1E" w:rsidDel="00182F1E">
          <w:rPr>
            <w:rPrChange w:id="1028" w:author="Héctor Bahamonde" w:date="2026-08-06T16:19:00Z" w16du:dateUtc="2026-08-06T13:19:00Z">
              <w:rPr>
                <w:rFonts w:ascii="Georgia" w:hAnsi="Georgia"/>
                <w:sz w:val="18"/>
              </w:rPr>
            </w:rPrChange>
          </w:rPr>
          <w:delText>using</w:delText>
        </w:r>
        <w:r w:rsidRPr="00182F1E" w:rsidDel="00182F1E">
          <w:rPr>
            <w:rPrChange w:id="1029" w:author="Héctor Bahamonde" w:date="2026-08-06T16:19:00Z" w16du:dateUtc="2026-08-06T13:19:00Z">
              <w:rPr>
                <w:rFonts w:ascii="Georgia" w:hAnsi="Georgia"/>
                <w:spacing w:val="-2"/>
                <w:sz w:val="18"/>
              </w:rPr>
            </w:rPrChange>
          </w:rPr>
          <w:delText xml:space="preserve"> </w:delText>
        </w:r>
        <w:r w:rsidRPr="00182F1E" w:rsidDel="00182F1E">
          <w:rPr>
            <w:rPrChange w:id="1030" w:author="Héctor Bahamonde" w:date="2026-08-06T16:19:00Z" w16du:dateUtc="2026-08-06T13:19:00Z">
              <w:rPr>
                <w:rFonts w:ascii="Georgia" w:hAnsi="Georgia"/>
                <w:sz w:val="18"/>
              </w:rPr>
            </w:rPrChange>
          </w:rPr>
          <w:delText>survey</w:delText>
        </w:r>
        <w:r w:rsidRPr="00182F1E" w:rsidDel="00182F1E">
          <w:rPr>
            <w:rPrChange w:id="1031" w:author="Héctor Bahamonde" w:date="2026-08-06T16:19:00Z" w16du:dateUtc="2026-08-06T13:19:00Z">
              <w:rPr>
                <w:rFonts w:ascii="Georgia" w:hAnsi="Georgia"/>
                <w:spacing w:val="-2"/>
                <w:sz w:val="18"/>
              </w:rPr>
            </w:rPrChange>
          </w:rPr>
          <w:delText xml:space="preserve"> </w:delText>
        </w:r>
        <w:r w:rsidRPr="00182F1E" w:rsidDel="00182F1E">
          <w:rPr>
            <w:rPrChange w:id="1032" w:author="Héctor Bahamonde" w:date="2026-08-06T16:19:00Z" w16du:dateUtc="2026-08-06T13:19:00Z">
              <w:rPr>
                <w:rFonts w:ascii="Georgia" w:hAnsi="Georgia"/>
                <w:sz w:val="18"/>
              </w:rPr>
            </w:rPrChange>
          </w:rPr>
          <w:delText>weights.</w:delText>
        </w:r>
        <w:r w:rsidRPr="00182F1E" w:rsidDel="00182F1E">
          <w:rPr>
            <w:rPrChange w:id="1033" w:author="Héctor Bahamonde" w:date="2026-08-06T16:19:00Z" w16du:dateUtc="2026-08-06T13:19:00Z">
              <w:rPr>
                <w:rFonts w:ascii="Georgia" w:hAnsi="Georgia"/>
                <w:spacing w:val="12"/>
                <w:sz w:val="18"/>
              </w:rPr>
            </w:rPrChange>
          </w:rPr>
          <w:delText xml:space="preserve"> </w:delText>
        </w:r>
        <w:r w:rsidRPr="00182F1E" w:rsidDel="00182F1E">
          <w:rPr>
            <w:rPrChange w:id="1034" w:author="Héctor Bahamonde" w:date="2026-08-06T16:19:00Z" w16du:dateUtc="2026-08-06T13:19:00Z">
              <w:rPr>
                <w:rFonts w:ascii="Georgia" w:hAnsi="Georgia"/>
                <w:sz w:val="18"/>
              </w:rPr>
            </w:rPrChange>
          </w:rPr>
          <w:delText>90%</w:delText>
        </w:r>
        <w:r w:rsidRPr="00182F1E" w:rsidDel="00182F1E">
          <w:rPr>
            <w:rPrChange w:id="1035" w:author="Héctor Bahamonde" w:date="2026-08-06T16:19:00Z" w16du:dateUtc="2026-08-06T13:19:00Z">
              <w:rPr>
                <w:rFonts w:ascii="Georgia" w:hAnsi="Georgia"/>
                <w:spacing w:val="-1"/>
                <w:sz w:val="18"/>
              </w:rPr>
            </w:rPrChange>
          </w:rPr>
          <w:delText xml:space="preserve"> </w:delText>
        </w:r>
        <w:r w:rsidRPr="00182F1E" w:rsidDel="00182F1E">
          <w:rPr>
            <w:rPrChange w:id="1036" w:author="Héctor Bahamonde" w:date="2026-08-06T16:19:00Z" w16du:dateUtc="2026-08-06T13:19:00Z">
              <w:rPr>
                <w:rFonts w:ascii="Georgia" w:hAnsi="Georgia"/>
                <w:sz w:val="18"/>
              </w:rPr>
            </w:rPrChange>
          </w:rPr>
          <w:delText>confidence intervals in parentheses.</w:delText>
        </w:r>
        <w:r w:rsidRPr="00182F1E" w:rsidDel="00182F1E">
          <w:rPr>
            <w:rPrChange w:id="1037" w:author="Héctor Bahamonde" w:date="2026-08-06T16:19:00Z" w16du:dateUtc="2026-08-06T13:19:00Z">
              <w:rPr>
                <w:rFonts w:ascii="Georgia" w:hAnsi="Georgia"/>
                <w:spacing w:val="40"/>
                <w:sz w:val="18"/>
              </w:rPr>
            </w:rPrChange>
          </w:rPr>
          <w:delText xml:space="preserve"> </w:delText>
        </w:r>
        <w:r w:rsidRPr="00182F1E" w:rsidDel="00182F1E">
          <w:rPr>
            <w:rPrChange w:id="1038" w:author="Héctor Bahamonde" w:date="2026-08-06T16:19:00Z" w16du:dateUtc="2026-08-06T13:19:00Z">
              <w:rPr>
                <w:rFonts w:ascii="Georgia" w:hAnsi="Georgia"/>
                <w:sz w:val="18"/>
              </w:rPr>
            </w:rPrChange>
          </w:rPr>
          <w:delText>Statistical significance is evaluated at the 10% level.</w:delText>
        </w:r>
        <w:r w:rsidR="007A33EC" w:rsidRPr="00182F1E" w:rsidDel="00182F1E">
          <w:rPr>
            <w:rPrChange w:id="1039" w:author="Héctor Bahamonde" w:date="2026-08-06T16:19:00Z" w16du:dateUtc="2026-08-06T13:19:00Z">
              <w:rPr>
                <w:rFonts w:ascii="Georgia" w:hAnsi="Georgia"/>
                <w:sz w:val="18"/>
              </w:rPr>
            </w:rPrChange>
          </w:rPr>
          <w:delText xml:space="preserve"> </w:delText>
        </w:r>
        <w:r w:rsidRPr="00182F1E" w:rsidDel="00182F1E">
          <w:rPr>
            <w:rFonts w:ascii="Cambria Math" w:hAnsi="Cambria Math" w:cs="Cambria Math"/>
            <w:rPrChange w:id="1040" w:author="Héctor Bahamonde" w:date="2026-08-06T16:19:00Z" w16du:dateUtc="2026-08-06T13:19:00Z">
              <w:rPr>
                <w:rFonts w:ascii="Lucida Sans Unicode" w:hAnsi="Lucida Sans Unicode"/>
                <w:sz w:val="18"/>
                <w:vertAlign w:val="superscript"/>
              </w:rPr>
            </w:rPrChange>
          </w:rPr>
          <w:delText>∗</w:delText>
        </w:r>
        <w:r w:rsidRPr="00182F1E" w:rsidDel="00182F1E">
          <w:rPr>
            <w:rPrChange w:id="1041" w:author="Héctor Bahamonde" w:date="2026-08-06T16:19:00Z" w16du:dateUtc="2026-08-06T13:19:00Z">
              <w:rPr>
                <w:rFonts w:ascii="Calibri" w:hAnsi="Calibri"/>
                <w:i/>
                <w:sz w:val="18"/>
              </w:rPr>
            </w:rPrChange>
          </w:rPr>
          <w:delText>p</w:delText>
        </w:r>
        <w:r w:rsidRPr="00182F1E" w:rsidDel="00182F1E">
          <w:rPr>
            <w:rPrChange w:id="1042" w:author="Héctor Bahamonde" w:date="2026-08-06T16:19:00Z" w16du:dateUtc="2026-08-06T13:19:00Z">
              <w:rPr>
                <w:rFonts w:ascii="Calibri" w:hAnsi="Calibri"/>
                <w:i/>
                <w:spacing w:val="-12"/>
                <w:w w:val="130"/>
                <w:sz w:val="18"/>
              </w:rPr>
            </w:rPrChange>
          </w:rPr>
          <w:delText xml:space="preserve"> </w:delText>
        </w:r>
        <w:r w:rsidRPr="00182F1E" w:rsidDel="00182F1E">
          <w:rPr>
            <w:rPrChange w:id="1043" w:author="Héctor Bahamonde" w:date="2026-08-06T16:19:00Z" w16du:dateUtc="2026-08-06T13:19:00Z">
              <w:rPr>
                <w:rFonts w:ascii="Calibri" w:hAnsi="Calibri"/>
                <w:i/>
                <w:w w:val="130"/>
                <w:sz w:val="18"/>
              </w:rPr>
            </w:rPrChange>
          </w:rPr>
          <w:delText>&lt;</w:delText>
        </w:r>
        <w:r w:rsidRPr="00182F1E" w:rsidDel="00182F1E">
          <w:rPr>
            <w:rPrChange w:id="1044" w:author="Héctor Bahamonde" w:date="2026-08-06T16:19:00Z" w16du:dateUtc="2026-08-06T13:19:00Z">
              <w:rPr>
                <w:rFonts w:ascii="Calibri" w:hAnsi="Calibri"/>
                <w:i/>
                <w:spacing w:val="-11"/>
                <w:w w:val="130"/>
                <w:sz w:val="18"/>
              </w:rPr>
            </w:rPrChange>
          </w:rPr>
          <w:delText xml:space="preserve"> </w:delText>
        </w:r>
        <w:r w:rsidRPr="00182F1E" w:rsidDel="00182F1E">
          <w:rPr>
            <w:rPrChange w:id="1045" w:author="Héctor Bahamonde" w:date="2026-08-06T16:19:00Z" w16du:dateUtc="2026-08-06T13:19:00Z">
              <w:rPr>
                <w:rFonts w:ascii="Georgia" w:hAnsi="Georgia"/>
                <w:sz w:val="18"/>
              </w:rPr>
            </w:rPrChange>
          </w:rPr>
          <w:delText>0</w:delText>
        </w:r>
        <w:r w:rsidRPr="00182F1E" w:rsidDel="00182F1E">
          <w:rPr>
            <w:rPrChange w:id="1046" w:author="Héctor Bahamonde" w:date="2026-08-06T16:19:00Z" w16du:dateUtc="2026-08-06T13:19:00Z">
              <w:rPr>
                <w:rFonts w:ascii="Calibri" w:hAnsi="Calibri"/>
                <w:i/>
                <w:sz w:val="18"/>
              </w:rPr>
            </w:rPrChange>
          </w:rPr>
          <w:delText>.</w:delText>
        </w:r>
        <w:r w:rsidRPr="00182F1E" w:rsidDel="00182F1E">
          <w:rPr>
            <w:rPrChange w:id="1047" w:author="Héctor Bahamonde" w:date="2026-08-06T16:19:00Z" w16du:dateUtc="2026-08-06T13:19:00Z">
              <w:rPr>
                <w:rFonts w:ascii="Georgia" w:hAnsi="Georgia"/>
                <w:sz w:val="18"/>
              </w:rPr>
            </w:rPrChange>
          </w:rPr>
          <w:delText>10,</w:delText>
        </w:r>
        <w:r w:rsidRPr="00182F1E" w:rsidDel="00182F1E">
          <w:rPr>
            <w:rPrChange w:id="1048" w:author="Héctor Bahamonde" w:date="2026-08-06T16:19:00Z" w16du:dateUtc="2026-08-06T13:19:00Z">
              <w:rPr>
                <w:rFonts w:ascii="Georgia" w:hAnsi="Georgia"/>
                <w:spacing w:val="6"/>
                <w:sz w:val="18"/>
              </w:rPr>
            </w:rPrChange>
          </w:rPr>
          <w:delText xml:space="preserve"> </w:delText>
        </w:r>
        <w:r w:rsidRPr="00182F1E" w:rsidDel="00182F1E">
          <w:rPr>
            <w:rFonts w:ascii="Cambria Math" w:hAnsi="Cambria Math" w:cs="Cambria Math"/>
            <w:rPrChange w:id="1049" w:author="Héctor Bahamonde" w:date="2026-08-06T16:19:00Z" w16du:dateUtc="2026-08-06T13:19:00Z">
              <w:rPr>
                <w:rFonts w:ascii="Lucida Sans Unicode" w:hAnsi="Lucida Sans Unicode"/>
                <w:sz w:val="18"/>
                <w:vertAlign w:val="superscript"/>
              </w:rPr>
            </w:rPrChange>
          </w:rPr>
          <w:delText>∗∗</w:delText>
        </w:r>
        <w:r w:rsidRPr="00182F1E" w:rsidDel="00182F1E">
          <w:rPr>
            <w:rPrChange w:id="1050" w:author="Héctor Bahamonde" w:date="2026-08-06T16:19:00Z" w16du:dateUtc="2026-08-06T13:19:00Z">
              <w:rPr>
                <w:rFonts w:ascii="Calibri" w:hAnsi="Calibri"/>
                <w:i/>
                <w:sz w:val="18"/>
              </w:rPr>
            </w:rPrChange>
          </w:rPr>
          <w:delText>p</w:delText>
        </w:r>
        <w:r w:rsidRPr="00182F1E" w:rsidDel="00182F1E">
          <w:rPr>
            <w:rPrChange w:id="1051" w:author="Héctor Bahamonde" w:date="2026-08-06T16:19:00Z" w16du:dateUtc="2026-08-06T13:19:00Z">
              <w:rPr>
                <w:rFonts w:ascii="Calibri" w:hAnsi="Calibri"/>
                <w:i/>
                <w:spacing w:val="-11"/>
                <w:w w:val="130"/>
                <w:sz w:val="18"/>
              </w:rPr>
            </w:rPrChange>
          </w:rPr>
          <w:delText xml:space="preserve"> </w:delText>
        </w:r>
        <w:r w:rsidRPr="00182F1E" w:rsidDel="00182F1E">
          <w:rPr>
            <w:rPrChange w:id="1052" w:author="Héctor Bahamonde" w:date="2026-08-06T16:19:00Z" w16du:dateUtc="2026-08-06T13:19:00Z">
              <w:rPr>
                <w:rFonts w:ascii="Calibri" w:hAnsi="Calibri"/>
                <w:i/>
                <w:w w:val="130"/>
                <w:sz w:val="18"/>
              </w:rPr>
            </w:rPrChange>
          </w:rPr>
          <w:delText>&lt;</w:delText>
        </w:r>
        <w:r w:rsidRPr="00182F1E" w:rsidDel="00182F1E">
          <w:rPr>
            <w:rPrChange w:id="1053" w:author="Héctor Bahamonde" w:date="2026-08-06T16:19:00Z" w16du:dateUtc="2026-08-06T13:19:00Z">
              <w:rPr>
                <w:rFonts w:ascii="Calibri" w:hAnsi="Calibri"/>
                <w:i/>
                <w:spacing w:val="-11"/>
                <w:w w:val="130"/>
                <w:sz w:val="18"/>
              </w:rPr>
            </w:rPrChange>
          </w:rPr>
          <w:delText xml:space="preserve"> </w:delText>
        </w:r>
        <w:r w:rsidRPr="00182F1E" w:rsidDel="00182F1E">
          <w:rPr>
            <w:rPrChange w:id="1054" w:author="Héctor Bahamonde" w:date="2026-08-06T16:19:00Z" w16du:dateUtc="2026-08-06T13:19:00Z">
              <w:rPr>
                <w:rFonts w:ascii="Georgia" w:hAnsi="Georgia"/>
                <w:sz w:val="18"/>
              </w:rPr>
            </w:rPrChange>
          </w:rPr>
          <w:delText>0</w:delText>
        </w:r>
        <w:r w:rsidRPr="00182F1E" w:rsidDel="00182F1E">
          <w:rPr>
            <w:rPrChange w:id="1055" w:author="Héctor Bahamonde" w:date="2026-08-06T16:19:00Z" w16du:dateUtc="2026-08-06T13:19:00Z">
              <w:rPr>
                <w:rFonts w:ascii="Calibri" w:hAnsi="Calibri"/>
                <w:i/>
                <w:sz w:val="18"/>
              </w:rPr>
            </w:rPrChange>
          </w:rPr>
          <w:delText>.</w:delText>
        </w:r>
        <w:r w:rsidRPr="00182F1E" w:rsidDel="00182F1E">
          <w:rPr>
            <w:rPrChange w:id="1056" w:author="Héctor Bahamonde" w:date="2026-08-06T16:19:00Z" w16du:dateUtc="2026-08-06T13:19:00Z">
              <w:rPr>
                <w:rFonts w:ascii="Georgia" w:hAnsi="Georgia"/>
                <w:sz w:val="18"/>
              </w:rPr>
            </w:rPrChange>
          </w:rPr>
          <w:delText>05,</w:delText>
        </w:r>
        <w:r w:rsidRPr="00182F1E" w:rsidDel="00182F1E">
          <w:rPr>
            <w:rPrChange w:id="1057" w:author="Héctor Bahamonde" w:date="2026-08-06T16:19:00Z" w16du:dateUtc="2026-08-06T13:19:00Z">
              <w:rPr>
                <w:rFonts w:ascii="Georgia" w:hAnsi="Georgia"/>
                <w:spacing w:val="6"/>
                <w:sz w:val="18"/>
              </w:rPr>
            </w:rPrChange>
          </w:rPr>
          <w:delText xml:space="preserve"> </w:delText>
        </w:r>
        <w:r w:rsidRPr="00182F1E" w:rsidDel="00182F1E">
          <w:rPr>
            <w:rFonts w:ascii="Cambria Math" w:hAnsi="Cambria Math" w:cs="Cambria Math"/>
            <w:rPrChange w:id="1058" w:author="Héctor Bahamonde" w:date="2026-08-06T16:19:00Z" w16du:dateUtc="2026-08-06T13:19:00Z">
              <w:rPr>
                <w:rFonts w:ascii="Lucida Sans Unicode" w:hAnsi="Lucida Sans Unicode"/>
                <w:sz w:val="18"/>
                <w:vertAlign w:val="superscript"/>
              </w:rPr>
            </w:rPrChange>
          </w:rPr>
          <w:delText>∗∗∗</w:delText>
        </w:r>
        <w:r w:rsidRPr="00182F1E" w:rsidDel="00182F1E">
          <w:rPr>
            <w:rPrChange w:id="1059" w:author="Héctor Bahamonde" w:date="2026-08-06T16:19:00Z" w16du:dateUtc="2026-08-06T13:19:00Z">
              <w:rPr>
                <w:rFonts w:ascii="Calibri" w:hAnsi="Calibri"/>
                <w:i/>
                <w:sz w:val="18"/>
              </w:rPr>
            </w:rPrChange>
          </w:rPr>
          <w:delText>p</w:delText>
        </w:r>
        <w:r w:rsidRPr="00182F1E" w:rsidDel="00182F1E">
          <w:rPr>
            <w:rPrChange w:id="1060" w:author="Héctor Bahamonde" w:date="2026-08-06T16:19:00Z" w16du:dateUtc="2026-08-06T13:19:00Z">
              <w:rPr>
                <w:rFonts w:ascii="Calibri" w:hAnsi="Calibri"/>
                <w:i/>
                <w:spacing w:val="-11"/>
                <w:w w:val="130"/>
                <w:sz w:val="18"/>
              </w:rPr>
            </w:rPrChange>
          </w:rPr>
          <w:delText xml:space="preserve"> </w:delText>
        </w:r>
        <w:r w:rsidRPr="00182F1E" w:rsidDel="00182F1E">
          <w:rPr>
            <w:rPrChange w:id="1061" w:author="Héctor Bahamonde" w:date="2026-08-06T16:19:00Z" w16du:dateUtc="2026-08-06T13:19:00Z">
              <w:rPr>
                <w:rFonts w:ascii="Calibri" w:hAnsi="Calibri"/>
                <w:i/>
                <w:w w:val="130"/>
                <w:sz w:val="18"/>
              </w:rPr>
            </w:rPrChange>
          </w:rPr>
          <w:delText>&lt;</w:delText>
        </w:r>
        <w:r w:rsidRPr="00182F1E" w:rsidDel="00182F1E">
          <w:rPr>
            <w:rPrChange w:id="1062" w:author="Héctor Bahamonde" w:date="2026-08-06T16:19:00Z" w16du:dateUtc="2026-08-06T13:19:00Z">
              <w:rPr>
                <w:rFonts w:ascii="Calibri" w:hAnsi="Calibri"/>
                <w:i/>
                <w:spacing w:val="-11"/>
                <w:w w:val="130"/>
                <w:sz w:val="18"/>
              </w:rPr>
            </w:rPrChange>
          </w:rPr>
          <w:delText xml:space="preserve"> </w:delText>
        </w:r>
        <w:r w:rsidRPr="00182F1E" w:rsidDel="00182F1E">
          <w:rPr>
            <w:rPrChange w:id="1063" w:author="Héctor Bahamonde" w:date="2026-08-06T16:19:00Z" w16du:dateUtc="2026-08-06T13:19:00Z">
              <w:rPr>
                <w:rFonts w:ascii="Georgia" w:hAnsi="Georgia"/>
                <w:spacing w:val="-4"/>
                <w:sz w:val="18"/>
              </w:rPr>
            </w:rPrChange>
          </w:rPr>
          <w:delText>0</w:delText>
        </w:r>
        <w:r w:rsidRPr="00182F1E" w:rsidDel="00182F1E">
          <w:rPr>
            <w:rPrChange w:id="1064" w:author="Héctor Bahamonde" w:date="2026-08-06T16:19:00Z" w16du:dateUtc="2026-08-06T13:19:00Z">
              <w:rPr>
                <w:rFonts w:ascii="Calibri" w:hAnsi="Calibri"/>
                <w:i/>
                <w:spacing w:val="-4"/>
                <w:sz w:val="18"/>
              </w:rPr>
            </w:rPrChange>
          </w:rPr>
          <w:delText>.</w:delText>
        </w:r>
        <w:r w:rsidRPr="00182F1E" w:rsidDel="00182F1E">
          <w:rPr>
            <w:rPrChange w:id="1065" w:author="Héctor Bahamonde" w:date="2026-08-06T16:19:00Z" w16du:dateUtc="2026-08-06T13:19:00Z">
              <w:rPr>
                <w:rFonts w:ascii="Georgia" w:hAnsi="Georgia"/>
                <w:spacing w:val="-4"/>
                <w:sz w:val="18"/>
              </w:rPr>
            </w:rPrChange>
          </w:rPr>
          <w:delText>01.</w:delText>
        </w:r>
      </w:del>
    </w:p>
    <w:p w14:paraId="4FDB93A5" w14:textId="77777777" w:rsidR="007D1DEE" w:rsidRDefault="007D1DEE">
      <w:pPr>
        <w:pStyle w:val="BodyText"/>
        <w:spacing w:line="256" w:lineRule="auto"/>
        <w:ind w:left="360" w:right="350" w:firstLine="338"/>
        <w:jc w:val="both"/>
        <w:rPr>
          <w:ins w:id="1066" w:author="Héctor Bahamonde" w:date="2026-08-06T16:38:00Z" w16du:dateUtc="2026-08-06T13:38:00Z"/>
          <w:w w:val="110"/>
        </w:rPr>
      </w:pPr>
    </w:p>
    <w:p w14:paraId="6B01BD76" w14:textId="2A490F45" w:rsidR="005D491A" w:rsidRDefault="00000000">
      <w:pPr>
        <w:pStyle w:val="BodyText"/>
        <w:spacing w:line="256" w:lineRule="auto"/>
        <w:ind w:left="360" w:right="350" w:firstLine="338"/>
        <w:jc w:val="both"/>
      </w:pPr>
      <w:r>
        <w:rPr>
          <w:w w:val="110"/>
        </w:rPr>
        <w:t>These</w:t>
      </w:r>
      <w:r>
        <w:rPr>
          <w:spacing w:val="-7"/>
          <w:w w:val="110"/>
        </w:rPr>
        <w:t xml:space="preserve"> </w:t>
      </w:r>
      <w:r>
        <w:rPr>
          <w:w w:val="110"/>
        </w:rPr>
        <w:t>results</w:t>
      </w:r>
      <w:r>
        <w:rPr>
          <w:spacing w:val="-7"/>
          <w:w w:val="110"/>
        </w:rPr>
        <w:t xml:space="preserve"> </w:t>
      </w:r>
      <w:r>
        <w:rPr>
          <w:w w:val="110"/>
        </w:rPr>
        <w:t>align</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expectation</w:t>
      </w:r>
      <w:r>
        <w:rPr>
          <w:spacing w:val="-7"/>
          <w:w w:val="110"/>
        </w:rPr>
        <w:t xml:space="preserve"> </w:t>
      </w:r>
      <w:r>
        <w:rPr>
          <w:w w:val="110"/>
        </w:rPr>
        <w:t>that</w:t>
      </w:r>
      <w:r>
        <w:rPr>
          <w:spacing w:val="-7"/>
          <w:w w:val="110"/>
        </w:rPr>
        <w:t xml:space="preserve"> </w:t>
      </w:r>
      <w:r>
        <w:rPr>
          <w:w w:val="110"/>
        </w:rPr>
        <w:t>citizens</w:t>
      </w:r>
      <w:r>
        <w:rPr>
          <w:spacing w:val="-7"/>
          <w:w w:val="110"/>
        </w:rPr>
        <w:t xml:space="preserve"> </w:t>
      </w:r>
      <w:r>
        <w:rPr>
          <w:w w:val="110"/>
        </w:rPr>
        <w:t>do</w:t>
      </w:r>
      <w:r>
        <w:rPr>
          <w:spacing w:val="-7"/>
          <w:w w:val="110"/>
        </w:rPr>
        <w:t xml:space="preserve"> </w:t>
      </w:r>
      <w:r>
        <w:rPr>
          <w:w w:val="110"/>
        </w:rPr>
        <w:t>not</w:t>
      </w:r>
      <w:r>
        <w:rPr>
          <w:spacing w:val="-7"/>
          <w:w w:val="110"/>
        </w:rPr>
        <w:t xml:space="preserve"> </w:t>
      </w:r>
      <w:r>
        <w:rPr>
          <w:w w:val="110"/>
        </w:rPr>
        <w:t>evaluate</w:t>
      </w:r>
      <w:r>
        <w:rPr>
          <w:spacing w:val="-7"/>
          <w:w w:val="110"/>
        </w:rPr>
        <w:t xml:space="preserve"> </w:t>
      </w:r>
      <w:r>
        <w:rPr>
          <w:w w:val="110"/>
        </w:rPr>
        <w:t>reimbursement</w:t>
      </w:r>
      <w:r>
        <w:rPr>
          <w:spacing w:val="-7"/>
          <w:w w:val="110"/>
        </w:rPr>
        <w:t xml:space="preserve"> </w:t>
      </w:r>
      <w:r>
        <w:rPr>
          <w:w w:val="110"/>
        </w:rPr>
        <w:t xml:space="preserve">decisions </w:t>
      </w:r>
      <w:r>
        <w:t xml:space="preserve">solely in terms of technical information about clinical effectiveness or cost. Instead, preferences vary </w:t>
      </w:r>
      <w:r>
        <w:rPr>
          <w:w w:val="110"/>
        </w:rPr>
        <w:t>systematically</w:t>
      </w:r>
      <w:r>
        <w:rPr>
          <w:spacing w:val="-4"/>
          <w:w w:val="110"/>
        </w:rPr>
        <w:t xml:space="preserve"> </w:t>
      </w:r>
      <w:r>
        <w:rPr>
          <w:w w:val="110"/>
        </w:rPr>
        <w:t>with</w:t>
      </w:r>
      <w:r>
        <w:rPr>
          <w:spacing w:val="-4"/>
          <w:w w:val="110"/>
        </w:rPr>
        <w:t xml:space="preserve"> </w:t>
      </w:r>
      <w:r>
        <w:rPr>
          <w:w w:val="110"/>
        </w:rPr>
        <w:t>the</w:t>
      </w:r>
      <w:r>
        <w:rPr>
          <w:spacing w:val="-4"/>
          <w:w w:val="110"/>
        </w:rPr>
        <w:t xml:space="preserve"> </w:t>
      </w:r>
      <w:r>
        <w:rPr>
          <w:w w:val="110"/>
        </w:rPr>
        <w:t>reference</w:t>
      </w:r>
      <w:r>
        <w:rPr>
          <w:spacing w:val="-4"/>
          <w:w w:val="110"/>
        </w:rPr>
        <w:t xml:space="preserve"> </w:t>
      </w:r>
      <w:r>
        <w:rPr>
          <w:w w:val="110"/>
        </w:rPr>
        <w:t>point</w:t>
      </w:r>
      <w:r>
        <w:rPr>
          <w:spacing w:val="-4"/>
          <w:w w:val="110"/>
        </w:rPr>
        <w:t xml:space="preserve"> </w:t>
      </w:r>
      <w:r>
        <w:rPr>
          <w:w w:val="110"/>
        </w:rPr>
        <w:t>activated</w:t>
      </w:r>
      <w:r>
        <w:rPr>
          <w:spacing w:val="-4"/>
          <w:w w:val="110"/>
        </w:rPr>
        <w:t xml:space="preserve"> </w:t>
      </w:r>
      <w:r>
        <w:rPr>
          <w:w w:val="110"/>
        </w:rPr>
        <w:t>by</w:t>
      </w:r>
      <w:r>
        <w:rPr>
          <w:spacing w:val="-4"/>
          <w:w w:val="110"/>
        </w:rPr>
        <w:t xml:space="preserve"> </w:t>
      </w:r>
      <w:r>
        <w:rPr>
          <w:w w:val="110"/>
        </w:rPr>
        <w:t>communication</w:t>
      </w:r>
      <w:r>
        <w:rPr>
          <w:spacing w:val="-4"/>
          <w:w w:val="110"/>
        </w:rPr>
        <w:t xml:space="preserve"> </w:t>
      </w:r>
      <w:r>
        <w:rPr>
          <w:w w:val="110"/>
        </w:rPr>
        <w:t>(frames). When</w:t>
      </w:r>
      <w:r>
        <w:rPr>
          <w:spacing w:val="-4"/>
          <w:w w:val="110"/>
        </w:rPr>
        <w:t xml:space="preserve"> </w:t>
      </w:r>
      <w:r>
        <w:rPr>
          <w:w w:val="110"/>
        </w:rPr>
        <w:t>the</w:t>
      </w:r>
      <w:r>
        <w:rPr>
          <w:spacing w:val="-4"/>
          <w:w w:val="110"/>
        </w:rPr>
        <w:t xml:space="preserve"> </w:t>
      </w:r>
      <w:r>
        <w:rPr>
          <w:w w:val="110"/>
        </w:rPr>
        <w:t>decision is</w:t>
      </w:r>
      <w:r>
        <w:rPr>
          <w:spacing w:val="-4"/>
          <w:w w:val="110"/>
        </w:rPr>
        <w:t xml:space="preserve"> </w:t>
      </w:r>
      <w:r>
        <w:rPr>
          <w:w w:val="110"/>
        </w:rPr>
        <w:t>presented</w:t>
      </w:r>
      <w:r>
        <w:rPr>
          <w:spacing w:val="-4"/>
          <w:w w:val="110"/>
        </w:rPr>
        <w:t xml:space="preserve"> </w:t>
      </w:r>
      <w:r>
        <w:rPr>
          <w:w w:val="110"/>
        </w:rPr>
        <w:t>as</w:t>
      </w:r>
      <w:r>
        <w:rPr>
          <w:spacing w:val="-4"/>
          <w:w w:val="110"/>
        </w:rPr>
        <w:t xml:space="preserve"> </w:t>
      </w:r>
      <w:r>
        <w:rPr>
          <w:w w:val="110"/>
        </w:rPr>
        <w:t>avoiding</w:t>
      </w:r>
      <w:r>
        <w:rPr>
          <w:spacing w:val="-4"/>
          <w:w w:val="110"/>
        </w:rPr>
        <w:t xml:space="preserve"> </w:t>
      </w:r>
      <w:r>
        <w:rPr>
          <w:w w:val="110"/>
        </w:rPr>
        <w:t>a</w:t>
      </w:r>
      <w:r>
        <w:rPr>
          <w:spacing w:val="-4"/>
          <w:w w:val="110"/>
        </w:rPr>
        <w:t xml:space="preserve"> </w:t>
      </w:r>
      <w:r>
        <w:rPr>
          <w:w w:val="110"/>
        </w:rPr>
        <w:t>salient</w:t>
      </w:r>
      <w:r>
        <w:rPr>
          <w:spacing w:val="-4"/>
          <w:w w:val="110"/>
        </w:rPr>
        <w:t xml:space="preserve"> </w:t>
      </w:r>
      <w:r>
        <w:rPr>
          <w:w w:val="110"/>
        </w:rPr>
        <w:t>loss</w:t>
      </w:r>
      <w:r>
        <w:rPr>
          <w:spacing w:val="-4"/>
          <w:w w:val="110"/>
        </w:rPr>
        <w:t xml:space="preserve"> </w:t>
      </w:r>
      <w:r>
        <w:rPr>
          <w:w w:val="110"/>
        </w:rPr>
        <w:t>to</w:t>
      </w:r>
      <w:r>
        <w:rPr>
          <w:spacing w:val="-4"/>
          <w:w w:val="110"/>
        </w:rPr>
        <w:t xml:space="preserve"> </w:t>
      </w:r>
      <w:r>
        <w:rPr>
          <w:w w:val="110"/>
        </w:rPr>
        <w:t>identifiable</w:t>
      </w:r>
      <w:r>
        <w:rPr>
          <w:spacing w:val="-4"/>
          <w:w w:val="110"/>
        </w:rPr>
        <w:t xml:space="preserve"> </w:t>
      </w:r>
      <w:r>
        <w:rPr>
          <w:w w:val="110"/>
        </w:rPr>
        <w:t>patients,</w:t>
      </w:r>
      <w:r>
        <w:rPr>
          <w:spacing w:val="-4"/>
          <w:w w:val="110"/>
        </w:rPr>
        <w:t xml:space="preserve"> </w:t>
      </w:r>
      <w:r>
        <w:rPr>
          <w:w w:val="110"/>
        </w:rPr>
        <w:t>respondents</w:t>
      </w:r>
      <w:r>
        <w:rPr>
          <w:spacing w:val="-4"/>
          <w:w w:val="110"/>
        </w:rPr>
        <w:t xml:space="preserve"> </w:t>
      </w:r>
      <w:r>
        <w:rPr>
          <w:w w:val="110"/>
        </w:rPr>
        <w:t>appear</w:t>
      </w:r>
      <w:r>
        <w:rPr>
          <w:spacing w:val="-4"/>
          <w:w w:val="110"/>
        </w:rPr>
        <w:t xml:space="preserve"> </w:t>
      </w:r>
      <w:r>
        <w:rPr>
          <w:w w:val="110"/>
        </w:rPr>
        <w:t>more</w:t>
      </w:r>
      <w:r>
        <w:rPr>
          <w:spacing w:val="-4"/>
          <w:w w:val="110"/>
        </w:rPr>
        <w:t xml:space="preserve"> </w:t>
      </w:r>
      <w:r>
        <w:rPr>
          <w:w w:val="110"/>
        </w:rPr>
        <w:t>willing</w:t>
      </w:r>
      <w:r>
        <w:rPr>
          <w:spacing w:val="-4"/>
          <w:w w:val="110"/>
        </w:rPr>
        <w:t xml:space="preserve"> </w:t>
      </w:r>
      <w:r>
        <w:rPr>
          <w:w w:val="110"/>
        </w:rPr>
        <w:t>to accept financial risk and clinical uncertainty. When the same decision is presented as protecting existing</w:t>
      </w:r>
      <w:r>
        <w:rPr>
          <w:spacing w:val="-16"/>
          <w:w w:val="110"/>
        </w:rPr>
        <w:t xml:space="preserve"> </w:t>
      </w:r>
      <w:r>
        <w:rPr>
          <w:w w:val="110"/>
        </w:rPr>
        <w:t>resources</w:t>
      </w:r>
      <w:r>
        <w:rPr>
          <w:spacing w:val="-15"/>
          <w:w w:val="110"/>
        </w:rPr>
        <w:t xml:space="preserve"> </w:t>
      </w:r>
      <w:r>
        <w:rPr>
          <w:w w:val="110"/>
        </w:rPr>
        <w:t>for</w:t>
      </w:r>
      <w:r>
        <w:rPr>
          <w:spacing w:val="-15"/>
          <w:w w:val="110"/>
        </w:rPr>
        <w:t xml:space="preserve"> </w:t>
      </w:r>
      <w:r>
        <w:rPr>
          <w:w w:val="110"/>
        </w:rPr>
        <w:t>the</w:t>
      </w:r>
      <w:r>
        <w:rPr>
          <w:spacing w:val="-15"/>
          <w:w w:val="110"/>
        </w:rPr>
        <w:t xml:space="preserve"> </w:t>
      </w:r>
      <w:r>
        <w:rPr>
          <w:w w:val="110"/>
        </w:rPr>
        <w:t>broader</w:t>
      </w:r>
      <w:r>
        <w:rPr>
          <w:spacing w:val="-15"/>
          <w:w w:val="110"/>
        </w:rPr>
        <w:t xml:space="preserve"> </w:t>
      </w:r>
      <w:r>
        <w:rPr>
          <w:w w:val="110"/>
        </w:rPr>
        <w:t>patient</w:t>
      </w:r>
      <w:r>
        <w:rPr>
          <w:spacing w:val="-15"/>
          <w:w w:val="110"/>
        </w:rPr>
        <w:t xml:space="preserve"> </w:t>
      </w:r>
      <w:r>
        <w:rPr>
          <w:w w:val="110"/>
        </w:rPr>
        <w:t>population,</w:t>
      </w:r>
      <w:r>
        <w:rPr>
          <w:spacing w:val="-15"/>
          <w:w w:val="110"/>
        </w:rPr>
        <w:t xml:space="preserve"> </w:t>
      </w:r>
      <w:r>
        <w:rPr>
          <w:w w:val="110"/>
        </w:rPr>
        <w:t>respondents</w:t>
      </w:r>
      <w:r>
        <w:rPr>
          <w:spacing w:val="-15"/>
          <w:w w:val="110"/>
        </w:rPr>
        <w:t xml:space="preserve"> </w:t>
      </w:r>
      <w:r>
        <w:rPr>
          <w:w w:val="110"/>
        </w:rPr>
        <w:t>become</w:t>
      </w:r>
      <w:r>
        <w:rPr>
          <w:spacing w:val="-16"/>
          <w:w w:val="110"/>
        </w:rPr>
        <w:t xml:space="preserve"> </w:t>
      </w:r>
      <w:r>
        <w:rPr>
          <w:w w:val="110"/>
        </w:rPr>
        <w:t>more</w:t>
      </w:r>
      <w:r>
        <w:rPr>
          <w:spacing w:val="-15"/>
          <w:w w:val="110"/>
        </w:rPr>
        <w:t xml:space="preserve"> </w:t>
      </w:r>
      <w:r>
        <w:rPr>
          <w:w w:val="110"/>
        </w:rPr>
        <w:t>cautious</w:t>
      </w:r>
      <w:r>
        <w:rPr>
          <w:spacing w:val="-15"/>
          <w:w w:val="110"/>
        </w:rPr>
        <w:t xml:space="preserve"> </w:t>
      </w:r>
      <w:r>
        <w:rPr>
          <w:w w:val="110"/>
        </w:rPr>
        <w:t>and</w:t>
      </w:r>
      <w:r>
        <w:rPr>
          <w:spacing w:val="-15"/>
          <w:w w:val="110"/>
        </w:rPr>
        <w:t xml:space="preserve"> </w:t>
      </w:r>
      <w:r>
        <w:rPr>
          <w:w w:val="110"/>
        </w:rPr>
        <w:t>more supportive</w:t>
      </w:r>
      <w:r>
        <w:rPr>
          <w:spacing w:val="-2"/>
          <w:w w:val="110"/>
        </w:rPr>
        <w:t xml:space="preserve"> </w:t>
      </w:r>
      <w:r>
        <w:rPr>
          <w:w w:val="110"/>
        </w:rPr>
        <w:t>of</w:t>
      </w:r>
      <w:r>
        <w:rPr>
          <w:spacing w:val="-2"/>
          <w:w w:val="110"/>
        </w:rPr>
        <w:t xml:space="preserve"> </w:t>
      </w:r>
      <w:r>
        <w:rPr>
          <w:w w:val="110"/>
        </w:rPr>
        <w:t>restraint. The</w:t>
      </w:r>
      <w:r>
        <w:rPr>
          <w:spacing w:val="-2"/>
          <w:w w:val="110"/>
        </w:rPr>
        <w:t xml:space="preserve"> </w:t>
      </w:r>
      <w:r>
        <w:rPr>
          <w:w w:val="110"/>
        </w:rPr>
        <w:t>observed</w:t>
      </w:r>
      <w:r>
        <w:rPr>
          <w:spacing w:val="-2"/>
          <w:w w:val="110"/>
        </w:rPr>
        <w:t xml:space="preserve"> </w:t>
      </w:r>
      <w:r>
        <w:rPr>
          <w:w w:val="110"/>
        </w:rPr>
        <w:t>shifts</w:t>
      </w:r>
      <w:r>
        <w:rPr>
          <w:spacing w:val="-2"/>
          <w:w w:val="110"/>
        </w:rPr>
        <w:t xml:space="preserve"> </w:t>
      </w:r>
      <w:r>
        <w:rPr>
          <w:w w:val="110"/>
        </w:rPr>
        <w:t>are</w:t>
      </w:r>
      <w:r>
        <w:rPr>
          <w:spacing w:val="-2"/>
          <w:w w:val="110"/>
        </w:rPr>
        <w:t xml:space="preserve"> </w:t>
      </w:r>
      <w:r>
        <w:rPr>
          <w:w w:val="110"/>
        </w:rPr>
        <w:t>therefore</w:t>
      </w:r>
      <w:r>
        <w:rPr>
          <w:spacing w:val="-2"/>
          <w:w w:val="110"/>
        </w:rPr>
        <w:t xml:space="preserve"> </w:t>
      </w:r>
      <w:r>
        <w:rPr>
          <w:w w:val="110"/>
        </w:rPr>
        <w:t>consistent</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reflection</w:t>
      </w:r>
      <w:r>
        <w:rPr>
          <w:spacing w:val="-2"/>
          <w:w w:val="110"/>
        </w:rPr>
        <w:t xml:space="preserve"> </w:t>
      </w:r>
      <w:r>
        <w:rPr>
          <w:w w:val="110"/>
        </w:rPr>
        <w:t>effect</w:t>
      </w:r>
      <w:r>
        <w:rPr>
          <w:spacing w:val="-2"/>
          <w:w w:val="110"/>
        </w:rPr>
        <w:t xml:space="preserve"> </w:t>
      </w:r>
      <w:r>
        <w:rPr>
          <w:w w:val="110"/>
        </w:rPr>
        <w:t>and loss</w:t>
      </w:r>
      <w:r>
        <w:rPr>
          <w:spacing w:val="-1"/>
          <w:w w:val="110"/>
        </w:rPr>
        <w:t xml:space="preserve"> </w:t>
      </w:r>
      <w:r>
        <w:rPr>
          <w:w w:val="110"/>
        </w:rPr>
        <w:t>aversion</w:t>
      </w:r>
      <w:r>
        <w:rPr>
          <w:spacing w:val="-1"/>
          <w:w w:val="110"/>
        </w:rPr>
        <w:t xml:space="preserve"> </w:t>
      </w:r>
      <w:r>
        <w:rPr>
          <w:w w:val="110"/>
        </w:rPr>
        <w:t>predicted</w:t>
      </w:r>
      <w:r>
        <w:rPr>
          <w:spacing w:val="-1"/>
          <w:w w:val="110"/>
        </w:rPr>
        <w:t xml:space="preserve"> </w:t>
      </w:r>
      <w:r>
        <w:rPr>
          <w:w w:val="110"/>
        </w:rPr>
        <w:t>by</w:t>
      </w:r>
      <w:r>
        <w:rPr>
          <w:spacing w:val="-1"/>
          <w:w w:val="110"/>
        </w:rPr>
        <w:t xml:space="preserve"> </w:t>
      </w:r>
      <w:r>
        <w:rPr>
          <w:w w:val="110"/>
        </w:rPr>
        <w:t>prospect</w:t>
      </w:r>
      <w:r>
        <w:rPr>
          <w:spacing w:val="-1"/>
          <w:w w:val="110"/>
        </w:rPr>
        <w:t xml:space="preserve"> </w:t>
      </w:r>
      <w:r>
        <w:rPr>
          <w:w w:val="110"/>
        </w:rPr>
        <w:t>theory,</w:t>
      </w:r>
      <w:r>
        <w:rPr>
          <w:spacing w:val="-1"/>
          <w:w w:val="110"/>
        </w:rPr>
        <w:t xml:space="preserve"> </w:t>
      </w:r>
      <w:r>
        <w:rPr>
          <w:w w:val="110"/>
        </w:rPr>
        <w:t>as</w:t>
      </w:r>
      <w:r>
        <w:rPr>
          <w:spacing w:val="-1"/>
          <w:w w:val="110"/>
        </w:rPr>
        <w:t xml:space="preserve"> </w:t>
      </w:r>
      <w:r>
        <w:rPr>
          <w:w w:val="110"/>
        </w:rPr>
        <w:t>well</w:t>
      </w:r>
      <w:r>
        <w:rPr>
          <w:spacing w:val="-1"/>
          <w:w w:val="110"/>
        </w:rPr>
        <w:t xml:space="preserve"> </w:t>
      </w:r>
      <w:r>
        <w:rPr>
          <w:w w:val="110"/>
        </w:rPr>
        <w:t>as</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moral</w:t>
      </w:r>
      <w:r>
        <w:rPr>
          <w:spacing w:val="-1"/>
          <w:w w:val="110"/>
        </w:rPr>
        <w:t xml:space="preserve"> </w:t>
      </w:r>
      <w:r>
        <w:rPr>
          <w:w w:val="110"/>
        </w:rPr>
        <w:t>psychology</w:t>
      </w:r>
      <w:r>
        <w:rPr>
          <w:spacing w:val="-1"/>
          <w:w w:val="110"/>
        </w:rPr>
        <w:t xml:space="preserve"> </w:t>
      </w:r>
      <w:r>
        <w:rPr>
          <w:w w:val="110"/>
        </w:rPr>
        <w:t>captured</w:t>
      </w:r>
      <w:r>
        <w:rPr>
          <w:spacing w:val="-1"/>
          <w:w w:val="110"/>
        </w:rPr>
        <w:t xml:space="preserve"> </w:t>
      </w:r>
      <w:r>
        <w:rPr>
          <w:w w:val="110"/>
        </w:rPr>
        <w:t>by</w:t>
      </w:r>
      <w:r>
        <w:rPr>
          <w:spacing w:val="-1"/>
          <w:w w:val="110"/>
        </w:rPr>
        <w:t xml:space="preserve"> </w:t>
      </w:r>
      <w:r>
        <w:rPr>
          <w:w w:val="110"/>
        </w:rPr>
        <w:t>the rule of rescue.</w:t>
      </w:r>
    </w:p>
    <w:p w14:paraId="3CCE4A5C" w14:textId="77777777" w:rsidR="005D491A" w:rsidRDefault="005D491A">
      <w:pPr>
        <w:pStyle w:val="BodyText"/>
        <w:spacing w:before="115"/>
      </w:pPr>
    </w:p>
    <w:p w14:paraId="510773E0" w14:textId="77777777" w:rsidR="005D491A" w:rsidRDefault="00000000">
      <w:pPr>
        <w:pStyle w:val="Heading1"/>
        <w:numPr>
          <w:ilvl w:val="0"/>
          <w:numId w:val="2"/>
        </w:numPr>
        <w:tabs>
          <w:tab w:val="left" w:pos="844"/>
        </w:tabs>
        <w:ind w:hanging="484"/>
      </w:pPr>
      <w:bookmarkStart w:id="1067" w:name="Discussion"/>
      <w:bookmarkStart w:id="1068" w:name="_bookmark10"/>
      <w:bookmarkEnd w:id="1067"/>
      <w:bookmarkEnd w:id="1068"/>
      <w:r>
        <w:rPr>
          <w:spacing w:val="-2"/>
        </w:rPr>
        <w:t>Discussion</w:t>
      </w:r>
    </w:p>
    <w:p w14:paraId="487F7EDE" w14:textId="4EB3EEAB" w:rsidR="005D491A" w:rsidRDefault="00000000" w:rsidP="00914815">
      <w:pPr>
        <w:pStyle w:val="BodyText"/>
        <w:spacing w:before="220" w:line="256" w:lineRule="auto"/>
        <w:ind w:left="352" w:right="314"/>
        <w:jc w:val="both"/>
      </w:pPr>
      <w:r>
        <w:rPr>
          <w:spacing w:val="-2"/>
          <w:w w:val="110"/>
        </w:rPr>
        <w:t>This</w:t>
      </w:r>
      <w:r>
        <w:rPr>
          <w:spacing w:val="-6"/>
          <w:w w:val="110"/>
        </w:rPr>
        <w:t xml:space="preserve"> </w:t>
      </w:r>
      <w:r>
        <w:rPr>
          <w:spacing w:val="-2"/>
          <w:w w:val="110"/>
        </w:rPr>
        <w:t>article</w:t>
      </w:r>
      <w:r>
        <w:rPr>
          <w:spacing w:val="-6"/>
          <w:w w:val="110"/>
        </w:rPr>
        <w:t xml:space="preserve"> </w:t>
      </w:r>
      <w:r>
        <w:rPr>
          <w:spacing w:val="-2"/>
          <w:w w:val="110"/>
        </w:rPr>
        <w:t>examined</w:t>
      </w:r>
      <w:r>
        <w:rPr>
          <w:spacing w:val="-6"/>
          <w:w w:val="110"/>
        </w:rPr>
        <w:t xml:space="preserve"> </w:t>
      </w:r>
      <w:r>
        <w:rPr>
          <w:spacing w:val="-2"/>
          <w:w w:val="110"/>
        </w:rPr>
        <w:t>whether</w:t>
      </w:r>
      <w:r>
        <w:rPr>
          <w:spacing w:val="-6"/>
          <w:w w:val="110"/>
        </w:rPr>
        <w:t xml:space="preserve"> </w:t>
      </w:r>
      <w:r>
        <w:rPr>
          <w:spacing w:val="-2"/>
          <w:w w:val="110"/>
        </w:rPr>
        <w:t>framing</w:t>
      </w:r>
      <w:r>
        <w:rPr>
          <w:spacing w:val="-6"/>
          <w:w w:val="110"/>
        </w:rPr>
        <w:t xml:space="preserve"> </w:t>
      </w:r>
      <w:r>
        <w:rPr>
          <w:spacing w:val="-2"/>
          <w:w w:val="110"/>
        </w:rPr>
        <w:t>effects</w:t>
      </w:r>
      <w:r>
        <w:rPr>
          <w:spacing w:val="-6"/>
          <w:w w:val="110"/>
        </w:rPr>
        <w:t xml:space="preserve"> </w:t>
      </w:r>
      <w:r>
        <w:rPr>
          <w:spacing w:val="-2"/>
          <w:w w:val="110"/>
        </w:rPr>
        <w:t>emerge</w:t>
      </w:r>
      <w:r>
        <w:rPr>
          <w:spacing w:val="-6"/>
          <w:w w:val="110"/>
        </w:rPr>
        <w:t xml:space="preserve"> </w:t>
      </w:r>
      <w:r>
        <w:rPr>
          <w:spacing w:val="-2"/>
          <w:w w:val="110"/>
        </w:rPr>
        <w:t>in</w:t>
      </w:r>
      <w:r>
        <w:rPr>
          <w:spacing w:val="-6"/>
          <w:w w:val="110"/>
        </w:rPr>
        <w:t xml:space="preserve"> </w:t>
      </w:r>
      <w:r>
        <w:rPr>
          <w:spacing w:val="-2"/>
          <w:w w:val="110"/>
        </w:rPr>
        <w:t>mass</w:t>
      </w:r>
      <w:r>
        <w:rPr>
          <w:spacing w:val="-6"/>
          <w:w w:val="110"/>
        </w:rPr>
        <w:t xml:space="preserve"> </w:t>
      </w:r>
      <w:r>
        <w:rPr>
          <w:spacing w:val="-2"/>
          <w:w w:val="110"/>
        </w:rPr>
        <w:t>evaluations</w:t>
      </w:r>
      <w:r>
        <w:rPr>
          <w:spacing w:val="-6"/>
          <w:w w:val="110"/>
        </w:rPr>
        <w:t xml:space="preserve"> </w:t>
      </w:r>
      <w:r>
        <w:rPr>
          <w:spacing w:val="-2"/>
          <w:w w:val="110"/>
        </w:rPr>
        <w:t>of</w:t>
      </w:r>
      <w:r>
        <w:rPr>
          <w:spacing w:val="-6"/>
          <w:w w:val="110"/>
        </w:rPr>
        <w:t xml:space="preserve"> </w:t>
      </w:r>
      <w:r>
        <w:rPr>
          <w:spacing w:val="-2"/>
          <w:w w:val="110"/>
        </w:rPr>
        <w:t>costly</w:t>
      </w:r>
      <w:r>
        <w:rPr>
          <w:spacing w:val="-6"/>
          <w:w w:val="110"/>
        </w:rPr>
        <w:t xml:space="preserve"> </w:t>
      </w:r>
      <w:r>
        <w:rPr>
          <w:spacing w:val="-2"/>
          <w:w w:val="110"/>
        </w:rPr>
        <w:t xml:space="preserve">reimbursement </w:t>
      </w:r>
      <w:r>
        <w:rPr>
          <w:w w:val="110"/>
        </w:rPr>
        <w:t>decisions when those decisions are presented in a technocratic, expert-justified setting—that is, whether citizens’ preferences remain reference-point dependent even when the choice context is insulated from electoral politics.</w:t>
      </w:r>
      <w:r>
        <w:rPr>
          <w:spacing w:val="40"/>
          <w:w w:val="110"/>
        </w:rPr>
        <w:t xml:space="preserve"> </w:t>
      </w:r>
      <w:r>
        <w:rPr>
          <w:w w:val="110"/>
        </w:rPr>
        <w:t>Using a population-based survey experiment embedded in the 2021 Finnish Medicines Barometer, we held constant the clinical vignette, uncertainty, and cost information</w:t>
      </w:r>
      <w:r>
        <w:rPr>
          <w:spacing w:val="-4"/>
          <w:w w:val="110"/>
        </w:rPr>
        <w:t xml:space="preserve"> </w:t>
      </w:r>
      <w:r>
        <w:rPr>
          <w:w w:val="110"/>
        </w:rPr>
        <w:t>while</w:t>
      </w:r>
      <w:r>
        <w:rPr>
          <w:spacing w:val="-4"/>
          <w:w w:val="110"/>
        </w:rPr>
        <w:t xml:space="preserve"> </w:t>
      </w:r>
      <w:r>
        <w:rPr>
          <w:w w:val="110"/>
        </w:rPr>
        <w:t>varying</w:t>
      </w:r>
      <w:r>
        <w:rPr>
          <w:spacing w:val="-4"/>
          <w:w w:val="110"/>
        </w:rPr>
        <w:t xml:space="preserve"> </w:t>
      </w:r>
      <w:r>
        <w:rPr>
          <w:w w:val="110"/>
        </w:rPr>
        <w:t>only</w:t>
      </w:r>
      <w:r>
        <w:rPr>
          <w:spacing w:val="-4"/>
          <w:w w:val="110"/>
        </w:rPr>
        <w:t xml:space="preserve"> </w:t>
      </w:r>
      <w:r>
        <w:rPr>
          <w:w w:val="110"/>
        </w:rPr>
        <w:t>the</w:t>
      </w:r>
      <w:r>
        <w:rPr>
          <w:spacing w:val="-4"/>
          <w:w w:val="110"/>
        </w:rPr>
        <w:t xml:space="preserve"> </w:t>
      </w:r>
      <w:r>
        <w:rPr>
          <w:w w:val="110"/>
        </w:rPr>
        <w:t>interpretive</w:t>
      </w:r>
      <w:r>
        <w:rPr>
          <w:spacing w:val="-3"/>
          <w:w w:val="110"/>
        </w:rPr>
        <w:t xml:space="preserve"> </w:t>
      </w:r>
      <w:r>
        <w:rPr>
          <w:w w:val="110"/>
        </w:rPr>
        <w:t>frame</w:t>
      </w:r>
      <w:r>
        <w:rPr>
          <w:spacing w:val="-3"/>
          <w:w w:val="110"/>
        </w:rPr>
        <w:t xml:space="preserve"> </w:t>
      </w:r>
      <w:r>
        <w:rPr>
          <w:w w:val="110"/>
        </w:rPr>
        <w:t>attached</w:t>
      </w:r>
      <w:r>
        <w:rPr>
          <w:spacing w:val="-4"/>
          <w:w w:val="110"/>
        </w:rPr>
        <w:t xml:space="preserve"> </w:t>
      </w:r>
      <w:r>
        <w:rPr>
          <w:w w:val="110"/>
        </w:rPr>
        <w:t>to</w:t>
      </w:r>
      <w:r>
        <w:rPr>
          <w:spacing w:val="-4"/>
          <w:w w:val="110"/>
        </w:rPr>
        <w:t xml:space="preserve"> </w:t>
      </w:r>
      <w:r>
        <w:rPr>
          <w:w w:val="110"/>
        </w:rPr>
        <w:t>an</w:t>
      </w:r>
      <w:r>
        <w:rPr>
          <w:spacing w:val="-4"/>
          <w:w w:val="110"/>
        </w:rPr>
        <w:t xml:space="preserve"> </w:t>
      </w:r>
      <w:r>
        <w:rPr>
          <w:w w:val="110"/>
        </w:rPr>
        <w:t>otherwise</w:t>
      </w:r>
      <w:r>
        <w:rPr>
          <w:spacing w:val="-3"/>
          <w:w w:val="110"/>
        </w:rPr>
        <w:t xml:space="preserve"> </w:t>
      </w:r>
      <w:r>
        <w:rPr>
          <w:w w:val="110"/>
        </w:rPr>
        <w:t>identical</w:t>
      </w:r>
      <w:r>
        <w:rPr>
          <w:spacing w:val="-4"/>
          <w:w w:val="110"/>
        </w:rPr>
        <w:t xml:space="preserve"> </w:t>
      </w:r>
      <w:r>
        <w:rPr>
          <w:w w:val="110"/>
        </w:rPr>
        <w:t xml:space="preserve">decision. The results indicate substantial and systematic framing effects. Relative to the control condition, </w:t>
      </w:r>
      <w:r>
        <w:t>the loss (rule-of-rescue) frame shifts respondents toward unconditional public funding and away from outright</w:t>
      </w:r>
      <w:r>
        <w:rPr>
          <w:spacing w:val="40"/>
        </w:rPr>
        <w:t xml:space="preserve"> </w:t>
      </w:r>
      <w:r>
        <w:t>rejection,</w:t>
      </w:r>
      <w:r>
        <w:rPr>
          <w:spacing w:val="40"/>
        </w:rPr>
        <w:t xml:space="preserve"> </w:t>
      </w:r>
      <w:r>
        <w:t>whereas</w:t>
      </w:r>
      <w:r>
        <w:rPr>
          <w:spacing w:val="40"/>
        </w:rPr>
        <w:t xml:space="preserve"> </w:t>
      </w:r>
      <w:r>
        <w:t>the</w:t>
      </w:r>
      <w:r>
        <w:rPr>
          <w:spacing w:val="40"/>
        </w:rPr>
        <w:t xml:space="preserve"> </w:t>
      </w:r>
      <w:r>
        <w:t>gains</w:t>
      </w:r>
      <w:r>
        <w:rPr>
          <w:spacing w:val="40"/>
        </w:rPr>
        <w:t xml:space="preserve"> </w:t>
      </w:r>
      <w:r>
        <w:t>(health</w:t>
      </w:r>
      <w:r>
        <w:rPr>
          <w:spacing w:val="40"/>
        </w:rPr>
        <w:t xml:space="preserve"> </w:t>
      </w:r>
      <w:proofErr w:type="spellStart"/>
      <w:r>
        <w:t>maximisation</w:t>
      </w:r>
      <w:proofErr w:type="spellEnd"/>
      <w:r>
        <w:t>)</w:t>
      </w:r>
      <w:r>
        <w:rPr>
          <w:spacing w:val="40"/>
        </w:rPr>
        <w:t xml:space="preserve"> </w:t>
      </w:r>
      <w:r>
        <w:t>frame</w:t>
      </w:r>
      <w:r>
        <w:rPr>
          <w:spacing w:val="40"/>
        </w:rPr>
        <w:t xml:space="preserve"> </w:t>
      </w:r>
      <w:r>
        <w:t>increases</w:t>
      </w:r>
      <w:r>
        <w:rPr>
          <w:spacing w:val="40"/>
        </w:rPr>
        <w:t xml:space="preserve"> </w:t>
      </w:r>
      <w:r>
        <w:t>support</w:t>
      </w:r>
      <w:r>
        <w:rPr>
          <w:spacing w:val="40"/>
        </w:rPr>
        <w:t xml:space="preserve"> </w:t>
      </w:r>
      <w:r>
        <w:t>for</w:t>
      </w:r>
      <w:r>
        <w:rPr>
          <w:spacing w:val="40"/>
        </w:rPr>
        <w:t xml:space="preserve"> </w:t>
      </w:r>
      <w:r>
        <w:t xml:space="preserve">conditionality </w:t>
      </w:r>
      <w:r>
        <w:rPr>
          <w:w w:val="110"/>
        </w:rPr>
        <w:t>and rejection.</w:t>
      </w:r>
      <w:r>
        <w:rPr>
          <w:spacing w:val="40"/>
          <w:w w:val="110"/>
        </w:rPr>
        <w:t xml:space="preserve"> </w:t>
      </w:r>
      <w:r>
        <w:rPr>
          <w:w w:val="110"/>
        </w:rPr>
        <w:t>Randomization performed as intended,</w:t>
      </w:r>
      <w:r>
        <w:rPr>
          <w:spacing w:val="29"/>
          <w:w w:val="110"/>
        </w:rPr>
        <w:t xml:space="preserve"> </w:t>
      </w:r>
      <w:r>
        <w:rPr>
          <w:w w:val="110"/>
        </w:rPr>
        <w:t>and model-based predicted probabilities</w:t>
      </w:r>
      <w:r w:rsidR="00914815">
        <w:rPr>
          <w:w w:val="110"/>
        </w:rPr>
        <w:t xml:space="preserve"> </w:t>
      </w:r>
      <w:r>
        <w:rPr>
          <w:w w:val="105"/>
        </w:rPr>
        <w:t xml:space="preserve">provide a substantively interpretable account of how frames redistribute support across policy </w:t>
      </w:r>
      <w:r>
        <w:rPr>
          <w:spacing w:val="-2"/>
          <w:w w:val="105"/>
        </w:rPr>
        <w:t>options.</w:t>
      </w:r>
      <w:ins w:id="1069" w:author="Héctor Bahamonde" w:date="2026-08-06T15:18:00Z" w16du:dateUtc="2026-08-06T12:18:00Z">
        <w:r w:rsidR="00AF583C">
          <w:rPr>
            <w:spacing w:val="-2"/>
            <w:w w:val="105"/>
          </w:rPr>
          <w:t xml:space="preserve"> </w:t>
        </w:r>
      </w:ins>
      <w:ins w:id="1070" w:author="Héctor Bahamonde" w:date="2026-08-06T15:32:00Z" w16du:dateUtc="2026-08-06T12:32:00Z">
        <w:r w:rsidR="00DC4AC2" w:rsidRPr="00DC4AC2">
          <w:rPr>
            <w:spacing w:val="-2"/>
            <w:w w:val="105"/>
          </w:rPr>
          <w:t xml:space="preserve">Both frames increased “I don’t know” responses, a substantive pattern consistent with lower </w:t>
        </w:r>
        <w:r w:rsidR="00DC4AC2" w:rsidRPr="00DC4AC2">
          <w:rPr>
            <w:spacing w:val="-2"/>
            <w:w w:val="105"/>
          </w:rPr>
          <w:lastRenderedPageBreak/>
          <w:t>response confidence rather than unusable data (Graham 2021). This may reflect the additional complexity introduced by the framing information; future research should test this mechanism using length-matched conditions and direct measures of response confidence.</w:t>
        </w:r>
      </w:ins>
    </w:p>
    <w:p w14:paraId="5E32E1CA" w14:textId="77777777" w:rsidR="005D491A" w:rsidRDefault="00000000">
      <w:pPr>
        <w:pStyle w:val="BodyText"/>
        <w:spacing w:before="1" w:line="256" w:lineRule="auto"/>
        <w:ind w:left="352" w:right="315" w:firstLine="346"/>
        <w:jc w:val="both"/>
      </w:pPr>
      <w:r>
        <w:rPr>
          <w:w w:val="105"/>
        </w:rPr>
        <w:t>These findings support our theoretical claim that technocratic delegation does not neutralize framing effects because framing operates through cognitive evaluation and public interpretation</w:t>
      </w:r>
      <w:r>
        <w:rPr>
          <w:spacing w:val="40"/>
          <w:w w:val="105"/>
        </w:rPr>
        <w:t xml:space="preserve"> </w:t>
      </w:r>
      <w:r>
        <w:rPr>
          <w:w w:val="105"/>
        </w:rPr>
        <w:t>rather than through formal responsibility:</w:t>
      </w:r>
      <w:r>
        <w:rPr>
          <w:spacing w:val="40"/>
          <w:w w:val="105"/>
        </w:rPr>
        <w:t xml:space="preserve"> </w:t>
      </w:r>
      <w:r>
        <w:rPr>
          <w:w w:val="105"/>
        </w:rPr>
        <w:t>even when decisions are presented in technical language and without identifiable patient narratives, citizens’ judgments remain elastic to how the distributive trade-off is framed, so contestation lies in interpretive processes (how decisions are explained and which reference points are made salient).</w:t>
      </w:r>
      <w:r>
        <w:rPr>
          <w:spacing w:val="40"/>
          <w:w w:val="105"/>
        </w:rPr>
        <w:t xml:space="preserve"> </w:t>
      </w:r>
      <w:r>
        <w:rPr>
          <w:w w:val="105"/>
        </w:rPr>
        <w:t>The implications extend to democratic theory, where tensions between expertise and popular sovereignty have long been recognized (Gaus, Landwehr,</w:t>
      </w:r>
      <w:r>
        <w:rPr>
          <w:spacing w:val="80"/>
          <w:w w:val="105"/>
        </w:rPr>
        <w:t xml:space="preserve"> </w:t>
      </w:r>
      <w:r>
        <w:rPr>
          <w:w w:val="105"/>
        </w:rPr>
        <w:t xml:space="preserve">and Schmalz-Bruns </w:t>
      </w:r>
      <w:hyperlink w:anchor="_bookmark47" w:history="1">
        <w:r w:rsidR="005D491A">
          <w:rPr>
            <w:w w:val="105"/>
          </w:rPr>
          <w:t>2020):</w:t>
        </w:r>
      </w:hyperlink>
      <w:r>
        <w:rPr>
          <w:spacing w:val="40"/>
          <w:w w:val="105"/>
        </w:rPr>
        <w:t xml:space="preserve"> </w:t>
      </w:r>
      <w:r>
        <w:rPr>
          <w:w w:val="105"/>
        </w:rPr>
        <w:t>although delegation is often defended as a means of depoliticizing contentious distributive decisions by placing them in the hands of insulated experts, an alternative perspective suggests that insulation relocates politics from formal arenas of electoral accountability</w:t>
      </w:r>
      <w:r>
        <w:rPr>
          <w:spacing w:val="40"/>
          <w:w w:val="105"/>
        </w:rPr>
        <w:t xml:space="preserve"> </w:t>
      </w:r>
      <w:r>
        <w:rPr>
          <w:w w:val="105"/>
        </w:rPr>
        <w:t>to</w:t>
      </w:r>
      <w:r>
        <w:rPr>
          <w:spacing w:val="40"/>
          <w:w w:val="105"/>
        </w:rPr>
        <w:t xml:space="preserve"> </w:t>
      </w:r>
      <w:r>
        <w:rPr>
          <w:w w:val="105"/>
        </w:rPr>
        <w:t>informal</w:t>
      </w:r>
      <w:r>
        <w:rPr>
          <w:spacing w:val="40"/>
          <w:w w:val="105"/>
        </w:rPr>
        <w:t xml:space="preserve"> </w:t>
      </w:r>
      <w:r>
        <w:rPr>
          <w:w w:val="105"/>
        </w:rPr>
        <w:t>arenas</w:t>
      </w:r>
      <w:r>
        <w:rPr>
          <w:spacing w:val="40"/>
          <w:w w:val="105"/>
        </w:rPr>
        <w:t xml:space="preserve"> </w:t>
      </w:r>
      <w:r>
        <w:rPr>
          <w:w w:val="105"/>
        </w:rPr>
        <w:t>of</w:t>
      </w:r>
      <w:r>
        <w:rPr>
          <w:spacing w:val="40"/>
          <w:w w:val="105"/>
        </w:rPr>
        <w:t xml:space="preserve"> </w:t>
      </w:r>
      <w:r>
        <w:rPr>
          <w:w w:val="105"/>
        </w:rPr>
        <w:t>interpretation.</w:t>
      </w:r>
      <w:r>
        <w:rPr>
          <w:spacing w:val="80"/>
          <w:w w:val="105"/>
        </w:rPr>
        <w:t xml:space="preserve"> </w:t>
      </w:r>
      <w:r>
        <w:rPr>
          <w:w w:val="105"/>
        </w:rPr>
        <w:t>Our</w:t>
      </w:r>
      <w:r>
        <w:rPr>
          <w:spacing w:val="40"/>
          <w:w w:val="105"/>
        </w:rPr>
        <w:t xml:space="preserve"> </w:t>
      </w:r>
      <w:r>
        <w:rPr>
          <w:w w:val="105"/>
        </w:rPr>
        <w:t>results</w:t>
      </w:r>
      <w:r>
        <w:rPr>
          <w:spacing w:val="40"/>
          <w:w w:val="105"/>
        </w:rPr>
        <w:t xml:space="preserve"> </w:t>
      </w:r>
      <w:r>
        <w:rPr>
          <w:w w:val="105"/>
        </w:rPr>
        <w:t>align</w:t>
      </w:r>
      <w:r>
        <w:rPr>
          <w:spacing w:val="40"/>
          <w:w w:val="105"/>
        </w:rPr>
        <w:t xml:space="preserve"> </w:t>
      </w:r>
      <w:r>
        <w:rPr>
          <w:w w:val="105"/>
        </w:rPr>
        <w:t>with</w:t>
      </w:r>
      <w:r>
        <w:rPr>
          <w:spacing w:val="40"/>
          <w:w w:val="105"/>
        </w:rPr>
        <w:t xml:space="preserve"> </w:t>
      </w:r>
      <w:r>
        <w:rPr>
          <w:w w:val="105"/>
        </w:rPr>
        <w:t>this</w:t>
      </w:r>
      <w:r>
        <w:rPr>
          <w:spacing w:val="40"/>
          <w:w w:val="105"/>
        </w:rPr>
        <w:t xml:space="preserve"> </w:t>
      </w:r>
      <w:r>
        <w:rPr>
          <w:w w:val="105"/>
        </w:rPr>
        <w:t>view</w:t>
      </w:r>
      <w:r>
        <w:rPr>
          <w:spacing w:val="40"/>
          <w:w w:val="105"/>
        </w:rPr>
        <w:t xml:space="preserve"> </w:t>
      </w:r>
      <w:r>
        <w:rPr>
          <w:w w:val="105"/>
        </w:rPr>
        <w:t>by</w:t>
      </w:r>
      <w:r>
        <w:rPr>
          <w:spacing w:val="40"/>
          <w:w w:val="105"/>
        </w:rPr>
        <w:t xml:space="preserve"> </w:t>
      </w:r>
      <w:r>
        <w:rPr>
          <w:w w:val="105"/>
        </w:rPr>
        <w:t>indicating</w:t>
      </w:r>
      <w:r>
        <w:rPr>
          <w:spacing w:val="40"/>
          <w:w w:val="105"/>
        </w:rPr>
        <w:t xml:space="preserve"> </w:t>
      </w:r>
      <w:r>
        <w:rPr>
          <w:w w:val="105"/>
        </w:rPr>
        <w:t>that</w:t>
      </w:r>
      <w:r>
        <w:rPr>
          <w:spacing w:val="40"/>
          <w:w w:val="105"/>
        </w:rPr>
        <w:t xml:space="preserve"> </w:t>
      </w:r>
      <w:r>
        <w:rPr>
          <w:w w:val="105"/>
        </w:rPr>
        <w:t>even modest variations in framing generate meaningful shifts in support.</w:t>
      </w:r>
      <w:r>
        <w:rPr>
          <w:spacing w:val="40"/>
          <w:w w:val="105"/>
        </w:rPr>
        <w:t xml:space="preserve"> </w:t>
      </w:r>
      <w:r>
        <w:rPr>
          <w:w w:val="105"/>
        </w:rPr>
        <w:t>Institutional insulation therefore displaces contestation to the communicative domain, where asymmetries in expertise and resources may advantage organized actors over dispersed publics (</w:t>
      </w:r>
      <w:proofErr w:type="spellStart"/>
      <w:r>
        <w:rPr>
          <w:w w:val="105"/>
        </w:rPr>
        <w:t>Langvatn</w:t>
      </w:r>
      <w:proofErr w:type="spellEnd"/>
      <w:r>
        <w:rPr>
          <w:w w:val="105"/>
        </w:rPr>
        <w:t xml:space="preserve"> and Holst </w:t>
      </w:r>
      <w:hyperlink w:anchor="_bookmark68" w:history="1">
        <w:r w:rsidR="005D491A">
          <w:rPr>
            <w:w w:val="105"/>
          </w:rPr>
          <w:t>2022;</w:t>
        </w:r>
      </w:hyperlink>
      <w:r>
        <w:rPr>
          <w:w w:val="105"/>
        </w:rPr>
        <w:t xml:space="preserve"> Eriksen </w:t>
      </w:r>
      <w:hyperlink w:anchor="_bookmark38" w:history="1">
        <w:r w:rsidR="005D491A">
          <w:rPr>
            <w:w w:val="105"/>
          </w:rPr>
          <w:t>2020).</w:t>
        </w:r>
      </w:hyperlink>
      <w:r>
        <w:rPr>
          <w:w w:val="105"/>
        </w:rPr>
        <w:t xml:space="preserve"> This dynamic also intersects with scholarship on expert decision-making in contested policy areas, where governance research emphasizes the importance of “political literacy”—recognition that technically justified decisions inevitably embed normative judgments (Eriksen </w:t>
      </w:r>
      <w:hyperlink w:anchor="_bookmark38" w:history="1">
        <w:r w:rsidR="005D491A">
          <w:rPr>
            <w:w w:val="105"/>
          </w:rPr>
          <w:t>2020):</w:t>
        </w:r>
      </w:hyperlink>
      <w:r>
        <w:rPr>
          <w:spacing w:val="40"/>
          <w:w w:val="105"/>
        </w:rPr>
        <w:t xml:space="preserve"> </w:t>
      </w:r>
      <w:r>
        <w:rPr>
          <w:w w:val="105"/>
        </w:rPr>
        <w:t xml:space="preserve">political literacy does not imply partisanship but awareness that regulation frames problems and relies on contestable interpretive concepts (Eriksen </w:t>
      </w:r>
      <w:hyperlink w:anchor="_bookmark38" w:history="1">
        <w:r w:rsidR="005D491A">
          <w:rPr>
            <w:w w:val="105"/>
          </w:rPr>
          <w:t>2020).</w:t>
        </w:r>
      </w:hyperlink>
      <w:r>
        <w:rPr>
          <w:w w:val="105"/>
        </w:rPr>
        <w:t xml:space="preserve"> In healthcare, where funding decisions necessarily reflect judgments about risk, fairness, and distributive priorities, our findings suggest that expert agencies cannot rely on claims of neutrality alone because legitimacy depends in part on explaining the value commitments implicit in technical reasoning.</w:t>
      </w:r>
    </w:p>
    <w:p w14:paraId="610CE5BC" w14:textId="77777777" w:rsidR="005D491A" w:rsidRDefault="00000000">
      <w:pPr>
        <w:pStyle w:val="BodyText"/>
        <w:spacing w:before="7" w:line="256" w:lineRule="auto"/>
        <w:ind w:left="334" w:right="319" w:firstLine="364"/>
        <w:jc w:val="both"/>
      </w:pPr>
      <w:r>
        <w:rPr>
          <w:w w:val="110"/>
        </w:rPr>
        <w:t>Our findings also speak to debates about whether, and to what extent, commonly used priori-</w:t>
      </w:r>
      <w:proofErr w:type="spellStart"/>
      <w:r>
        <w:rPr>
          <w:w w:val="110"/>
        </w:rPr>
        <w:t>tisation</w:t>
      </w:r>
      <w:proofErr w:type="spellEnd"/>
      <w:r>
        <w:rPr>
          <w:w w:val="110"/>
        </w:rPr>
        <w:t xml:space="preserve"> criteria align with mass preferences, and how far public preferences should in turn guide </w:t>
      </w:r>
      <w:proofErr w:type="spellStart"/>
      <w:r>
        <w:rPr>
          <w:w w:val="110"/>
        </w:rPr>
        <w:t>prioritisation</w:t>
      </w:r>
      <w:proofErr w:type="spellEnd"/>
      <w:r>
        <w:rPr>
          <w:w w:val="110"/>
        </w:rPr>
        <w:t xml:space="preserve"> decisions.</w:t>
      </w:r>
      <w:r>
        <w:rPr>
          <w:spacing w:val="40"/>
          <w:w w:val="110"/>
        </w:rPr>
        <w:t xml:space="preserve"> </w:t>
      </w:r>
      <w:r>
        <w:rPr>
          <w:w w:val="110"/>
        </w:rPr>
        <w:t xml:space="preserve">First, previous studies suggest substantial plurality in mass preferences, </w:t>
      </w:r>
      <w:r>
        <w:rPr>
          <w:spacing w:val="-2"/>
          <w:w w:val="110"/>
        </w:rPr>
        <w:t>including</w:t>
      </w:r>
      <w:r>
        <w:rPr>
          <w:spacing w:val="-7"/>
          <w:w w:val="110"/>
        </w:rPr>
        <w:t xml:space="preserve"> </w:t>
      </w:r>
      <w:r>
        <w:rPr>
          <w:spacing w:val="-2"/>
          <w:w w:val="110"/>
        </w:rPr>
        <w:t>conflicting</w:t>
      </w:r>
      <w:r>
        <w:rPr>
          <w:spacing w:val="-7"/>
          <w:w w:val="110"/>
        </w:rPr>
        <w:t xml:space="preserve"> </w:t>
      </w:r>
      <w:r>
        <w:rPr>
          <w:spacing w:val="-2"/>
          <w:w w:val="110"/>
        </w:rPr>
        <w:t>views</w:t>
      </w:r>
      <w:r>
        <w:rPr>
          <w:spacing w:val="-7"/>
          <w:w w:val="110"/>
        </w:rPr>
        <w:t xml:space="preserve"> </w:t>
      </w:r>
      <w:r>
        <w:rPr>
          <w:spacing w:val="-2"/>
          <w:w w:val="110"/>
        </w:rPr>
        <w:t>and</w:t>
      </w:r>
      <w:r>
        <w:rPr>
          <w:spacing w:val="-7"/>
          <w:w w:val="110"/>
        </w:rPr>
        <w:t xml:space="preserve"> </w:t>
      </w:r>
      <w:r>
        <w:rPr>
          <w:spacing w:val="-2"/>
          <w:w w:val="110"/>
        </w:rPr>
        <w:t>shifts</w:t>
      </w:r>
      <w:r>
        <w:rPr>
          <w:spacing w:val="-7"/>
          <w:w w:val="110"/>
        </w:rPr>
        <w:t xml:space="preserve"> </w:t>
      </w:r>
      <w:r>
        <w:rPr>
          <w:spacing w:val="-2"/>
          <w:w w:val="110"/>
        </w:rPr>
        <w:t>in</w:t>
      </w:r>
      <w:r>
        <w:rPr>
          <w:spacing w:val="-7"/>
          <w:w w:val="110"/>
        </w:rPr>
        <w:t xml:space="preserve"> </w:t>
      </w:r>
      <w:r>
        <w:rPr>
          <w:spacing w:val="-2"/>
          <w:w w:val="110"/>
        </w:rPr>
        <w:t>opinions</w:t>
      </w:r>
      <w:r>
        <w:rPr>
          <w:spacing w:val="-7"/>
          <w:w w:val="110"/>
        </w:rPr>
        <w:t xml:space="preserve"> </w:t>
      </w:r>
      <w:r>
        <w:rPr>
          <w:spacing w:val="-2"/>
          <w:w w:val="110"/>
        </w:rPr>
        <w:t>following</w:t>
      </w:r>
      <w:r>
        <w:rPr>
          <w:spacing w:val="-7"/>
          <w:w w:val="110"/>
        </w:rPr>
        <w:t xml:space="preserve"> </w:t>
      </w:r>
      <w:r>
        <w:rPr>
          <w:spacing w:val="-2"/>
          <w:w w:val="110"/>
        </w:rPr>
        <w:t>deliberation</w:t>
      </w:r>
      <w:r>
        <w:rPr>
          <w:spacing w:val="-7"/>
          <w:w w:val="110"/>
        </w:rPr>
        <w:t xml:space="preserve"> </w:t>
      </w:r>
      <w:r>
        <w:rPr>
          <w:spacing w:val="-2"/>
          <w:w w:val="110"/>
        </w:rPr>
        <w:t>(</w:t>
      </w:r>
      <w:proofErr w:type="spellStart"/>
      <w:r>
        <w:rPr>
          <w:spacing w:val="-2"/>
          <w:w w:val="110"/>
        </w:rPr>
        <w:t>Exel</w:t>
      </w:r>
      <w:proofErr w:type="spellEnd"/>
      <w:r>
        <w:rPr>
          <w:spacing w:val="-7"/>
          <w:w w:val="110"/>
        </w:rPr>
        <w:t xml:space="preserve"> </w:t>
      </w:r>
      <w:r>
        <w:rPr>
          <w:spacing w:val="-2"/>
          <w:w w:val="110"/>
        </w:rPr>
        <w:t>et</w:t>
      </w:r>
      <w:r>
        <w:rPr>
          <w:spacing w:val="-7"/>
          <w:w w:val="110"/>
        </w:rPr>
        <w:t xml:space="preserve"> </w:t>
      </w:r>
      <w:r>
        <w:rPr>
          <w:spacing w:val="-2"/>
          <w:w w:val="110"/>
        </w:rPr>
        <w:t>al.</w:t>
      </w:r>
      <w:r>
        <w:rPr>
          <w:spacing w:val="-7"/>
          <w:w w:val="110"/>
        </w:rPr>
        <w:t xml:space="preserve"> </w:t>
      </w:r>
      <w:hyperlink w:anchor="_bookmark40" w:history="1">
        <w:r w:rsidR="005D491A">
          <w:rPr>
            <w:spacing w:val="-2"/>
            <w:w w:val="110"/>
          </w:rPr>
          <w:t>2015;</w:t>
        </w:r>
      </w:hyperlink>
      <w:r>
        <w:rPr>
          <w:spacing w:val="-7"/>
          <w:w w:val="110"/>
        </w:rPr>
        <w:t xml:space="preserve"> </w:t>
      </w:r>
      <w:r>
        <w:rPr>
          <w:spacing w:val="-2"/>
          <w:w w:val="110"/>
        </w:rPr>
        <w:t>Reckers-</w:t>
      </w:r>
      <w:r>
        <w:rPr>
          <w:w w:val="110"/>
        </w:rPr>
        <w:t>Droog</w:t>
      </w:r>
      <w:r>
        <w:rPr>
          <w:spacing w:val="-1"/>
          <w:w w:val="110"/>
        </w:rPr>
        <w:t xml:space="preserve"> </w:t>
      </w:r>
      <w:r>
        <w:rPr>
          <w:w w:val="110"/>
        </w:rPr>
        <w:t>et</w:t>
      </w:r>
      <w:r>
        <w:rPr>
          <w:spacing w:val="-1"/>
          <w:w w:val="110"/>
        </w:rPr>
        <w:t xml:space="preserve"> </w:t>
      </w:r>
      <w:r>
        <w:rPr>
          <w:w w:val="110"/>
        </w:rPr>
        <w:t>al.</w:t>
      </w:r>
      <w:r>
        <w:rPr>
          <w:spacing w:val="-1"/>
          <w:w w:val="110"/>
        </w:rPr>
        <w:t xml:space="preserve"> </w:t>
      </w:r>
      <w:hyperlink w:anchor="_bookmark87" w:history="1">
        <w:r w:rsidR="005D491A">
          <w:rPr>
            <w:w w:val="110"/>
          </w:rPr>
          <w:t>2020).</w:t>
        </w:r>
      </w:hyperlink>
      <w:r>
        <w:rPr>
          <w:w w:val="110"/>
        </w:rPr>
        <w:t xml:space="preserve"> Our</w:t>
      </w:r>
      <w:r>
        <w:rPr>
          <w:spacing w:val="-1"/>
          <w:w w:val="110"/>
        </w:rPr>
        <w:t xml:space="preserve"> </w:t>
      </w:r>
      <w:r>
        <w:rPr>
          <w:w w:val="110"/>
        </w:rPr>
        <w:t>results</w:t>
      </w:r>
      <w:r>
        <w:rPr>
          <w:spacing w:val="-1"/>
          <w:w w:val="110"/>
        </w:rPr>
        <w:t xml:space="preserve"> </w:t>
      </w:r>
      <w:r>
        <w:rPr>
          <w:w w:val="110"/>
        </w:rPr>
        <w:t>align</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view</w:t>
      </w:r>
      <w:r>
        <w:rPr>
          <w:spacing w:val="-1"/>
          <w:w w:val="110"/>
        </w:rPr>
        <w:t xml:space="preserve"> </w:t>
      </w:r>
      <w:r>
        <w:rPr>
          <w:w w:val="110"/>
        </w:rPr>
        <w:t>that</w:t>
      </w:r>
      <w:r>
        <w:rPr>
          <w:spacing w:val="-1"/>
          <w:w w:val="110"/>
        </w:rPr>
        <w:t xml:space="preserve"> </w:t>
      </w:r>
      <w:r>
        <w:rPr>
          <w:w w:val="110"/>
        </w:rPr>
        <w:t>mass</w:t>
      </w:r>
      <w:r>
        <w:rPr>
          <w:spacing w:val="-1"/>
          <w:w w:val="110"/>
        </w:rPr>
        <w:t xml:space="preserve"> </w:t>
      </w:r>
      <w:r>
        <w:rPr>
          <w:w w:val="110"/>
        </w:rPr>
        <w:t>preferences</w:t>
      </w:r>
      <w:r>
        <w:rPr>
          <w:spacing w:val="-1"/>
          <w:w w:val="110"/>
        </w:rPr>
        <w:t xml:space="preserve"> </w:t>
      </w:r>
      <w:r>
        <w:rPr>
          <w:w w:val="110"/>
        </w:rPr>
        <w:t>are</w:t>
      </w:r>
      <w:r>
        <w:rPr>
          <w:spacing w:val="-1"/>
          <w:w w:val="110"/>
        </w:rPr>
        <w:t xml:space="preserve"> </w:t>
      </w:r>
      <w:r>
        <w:rPr>
          <w:w w:val="110"/>
        </w:rPr>
        <w:t>sensitive</w:t>
      </w:r>
      <w:r>
        <w:rPr>
          <w:spacing w:val="-1"/>
          <w:w w:val="110"/>
        </w:rPr>
        <w:t xml:space="preserve"> </w:t>
      </w:r>
      <w:r>
        <w:rPr>
          <w:w w:val="110"/>
        </w:rPr>
        <w:t>to</w:t>
      </w:r>
      <w:r>
        <w:rPr>
          <w:spacing w:val="-1"/>
          <w:w w:val="110"/>
        </w:rPr>
        <w:t xml:space="preserve"> </w:t>
      </w:r>
      <w:r>
        <w:rPr>
          <w:w w:val="110"/>
        </w:rPr>
        <w:t xml:space="preserve">framing (Desser, Olsen, and </w:t>
      </w:r>
      <w:proofErr w:type="spellStart"/>
      <w:r>
        <w:rPr>
          <w:w w:val="110"/>
        </w:rPr>
        <w:t>Grepperud</w:t>
      </w:r>
      <w:proofErr w:type="spellEnd"/>
      <w:r>
        <w:rPr>
          <w:w w:val="110"/>
        </w:rPr>
        <w:t xml:space="preserve"> </w:t>
      </w:r>
      <w:hyperlink w:anchor="_bookmark35" w:history="1">
        <w:r w:rsidR="005D491A">
          <w:rPr>
            <w:w w:val="110"/>
          </w:rPr>
          <w:t>2013;</w:t>
        </w:r>
      </w:hyperlink>
      <w:r>
        <w:rPr>
          <w:w w:val="110"/>
        </w:rPr>
        <w:t xml:space="preserve"> Kangas, Niemelä, and Varjonen </w:t>
      </w:r>
      <w:hyperlink w:anchor="_bookmark63" w:history="1">
        <w:r w:rsidR="005D491A">
          <w:rPr>
            <w:w w:val="110"/>
          </w:rPr>
          <w:t>2014),</w:t>
        </w:r>
      </w:hyperlink>
      <w:r>
        <w:rPr>
          <w:w w:val="110"/>
        </w:rPr>
        <w:t xml:space="preserve"> which complicates the question of how they should guide decision-making when assessed through standard survey </w:t>
      </w:r>
      <w:r>
        <w:rPr>
          <w:spacing w:val="-2"/>
          <w:w w:val="110"/>
        </w:rPr>
        <w:t>instruments.</w:t>
      </w:r>
    </w:p>
    <w:p w14:paraId="26BC2223" w14:textId="77777777" w:rsidR="009D0733" w:rsidRDefault="00000000" w:rsidP="009D0733">
      <w:pPr>
        <w:pStyle w:val="BodyText"/>
        <w:spacing w:before="2" w:line="256" w:lineRule="auto"/>
        <w:ind w:left="329" w:right="354" w:firstLine="369"/>
        <w:jc w:val="both"/>
      </w:pPr>
      <w:r>
        <w:rPr>
          <w:w w:val="105"/>
        </w:rPr>
        <w:t xml:space="preserve">Second, earlier work suggests considerable public opposition to </w:t>
      </w:r>
      <w:proofErr w:type="spellStart"/>
      <w:r>
        <w:rPr>
          <w:w w:val="105"/>
        </w:rPr>
        <w:t>prioritisation</w:t>
      </w:r>
      <w:proofErr w:type="spellEnd"/>
      <w:r>
        <w:rPr>
          <w:w w:val="105"/>
        </w:rPr>
        <w:t xml:space="preserve"> when decisions are explicitly cost-based (Blendon et al. </w:t>
      </w:r>
      <w:hyperlink w:anchor="_bookmark23" w:history="1">
        <w:r w:rsidR="009D0733">
          <w:rPr>
            <w:w w:val="105"/>
          </w:rPr>
          <w:t>2012).</w:t>
        </w:r>
      </w:hyperlink>
      <w:r>
        <w:rPr>
          <w:spacing w:val="38"/>
          <w:w w:val="105"/>
        </w:rPr>
        <w:t xml:space="preserve"> </w:t>
      </w:r>
      <w:r>
        <w:rPr>
          <w:w w:val="105"/>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Pr>
          <w:spacing w:val="40"/>
          <w:w w:val="105"/>
        </w:rPr>
        <w:t xml:space="preserve"> </w:t>
      </w:r>
      <w:r>
        <w:rPr>
          <w:w w:val="105"/>
        </w:rPr>
        <w:t xml:space="preserve">A complementary interpretation is that it reflects a form of status quo bias toward “conditional” compromise positions when choices are uncertain and politically charged (Samuelson and </w:t>
      </w:r>
      <w:proofErr w:type="spellStart"/>
      <w:r>
        <w:rPr>
          <w:w w:val="105"/>
        </w:rPr>
        <w:t>Zeckhauser</w:t>
      </w:r>
      <w:proofErr w:type="spellEnd"/>
      <w:r>
        <w:rPr>
          <w:w w:val="105"/>
        </w:rPr>
        <w:t xml:space="preserve"> </w:t>
      </w:r>
      <w:hyperlink w:anchor="_bookmark90" w:history="1">
        <w:r w:rsidR="009D0733">
          <w:rPr>
            <w:w w:val="105"/>
          </w:rPr>
          <w:t>1988)</w:t>
        </w:r>
      </w:hyperlink>
    </w:p>
    <w:p w14:paraId="4DD9E018" w14:textId="1C9BF96A" w:rsidR="005D491A" w:rsidRPr="009D0733" w:rsidRDefault="00000000" w:rsidP="009D0733">
      <w:pPr>
        <w:pStyle w:val="BodyText"/>
        <w:spacing w:before="2" w:line="256" w:lineRule="auto"/>
        <w:ind w:left="329" w:right="354" w:firstLine="369"/>
        <w:jc w:val="both"/>
      </w:pPr>
      <w:r>
        <w:rPr>
          <w:w w:val="105"/>
        </w:rPr>
        <w:t>This</w:t>
      </w:r>
      <w:r>
        <w:rPr>
          <w:spacing w:val="-3"/>
          <w:w w:val="105"/>
        </w:rPr>
        <w:t xml:space="preserve"> </w:t>
      </w:r>
      <w:r>
        <w:rPr>
          <w:w w:val="105"/>
        </w:rPr>
        <w:t>normative</w:t>
      </w:r>
      <w:r>
        <w:rPr>
          <w:spacing w:val="-3"/>
          <w:w w:val="105"/>
        </w:rPr>
        <w:t xml:space="preserve"> </w:t>
      </w:r>
      <w:r>
        <w:rPr>
          <w:w w:val="105"/>
        </w:rPr>
        <w:t>appeal</w:t>
      </w:r>
      <w:r>
        <w:rPr>
          <w:spacing w:val="-3"/>
          <w:w w:val="105"/>
        </w:rPr>
        <w:t xml:space="preserve"> </w:t>
      </w:r>
      <w:r>
        <w:rPr>
          <w:w w:val="105"/>
        </w:rPr>
        <w:t>of</w:t>
      </w:r>
      <w:r>
        <w:rPr>
          <w:spacing w:val="-3"/>
          <w:w w:val="105"/>
        </w:rPr>
        <w:t xml:space="preserve"> </w:t>
      </w:r>
      <w:r>
        <w:rPr>
          <w:w w:val="105"/>
        </w:rPr>
        <w:t>conditionality</w:t>
      </w:r>
      <w:r>
        <w:rPr>
          <w:spacing w:val="-3"/>
          <w:w w:val="105"/>
        </w:rPr>
        <w:t xml:space="preserve"> </w:t>
      </w:r>
      <w:r>
        <w:rPr>
          <w:w w:val="105"/>
        </w:rPr>
        <w:t>may</w:t>
      </w:r>
      <w:r>
        <w:rPr>
          <w:spacing w:val="-3"/>
          <w:w w:val="105"/>
        </w:rPr>
        <w:t xml:space="preserve"> </w:t>
      </w:r>
      <w:r>
        <w:rPr>
          <w:w w:val="105"/>
        </w:rPr>
        <w:t>reflect</w:t>
      </w:r>
      <w:r>
        <w:rPr>
          <w:spacing w:val="-3"/>
          <w:w w:val="105"/>
        </w:rPr>
        <w:t xml:space="preserve"> </w:t>
      </w:r>
      <w:r>
        <w:rPr>
          <w:w w:val="105"/>
        </w:rPr>
        <w:t>framing</w:t>
      </w:r>
      <w:r>
        <w:rPr>
          <w:spacing w:val="-3"/>
          <w:w w:val="105"/>
        </w:rPr>
        <w:t xml:space="preserve"> </w:t>
      </w:r>
      <w:r>
        <w:rPr>
          <w:w w:val="105"/>
        </w:rPr>
        <w:t>dynamics</w:t>
      </w:r>
      <w:r>
        <w:rPr>
          <w:spacing w:val="-3"/>
          <w:w w:val="105"/>
        </w:rPr>
        <w:t xml:space="preserve"> </w:t>
      </w:r>
      <w:r>
        <w:rPr>
          <w:w w:val="105"/>
        </w:rPr>
        <w:t>identified</w:t>
      </w:r>
      <w:r>
        <w:rPr>
          <w:spacing w:val="-3"/>
          <w:w w:val="105"/>
        </w:rPr>
        <w:t xml:space="preserve"> </w:t>
      </w:r>
      <w:r>
        <w:rPr>
          <w:w w:val="105"/>
        </w:rPr>
        <w:t>in</w:t>
      </w:r>
      <w:r>
        <w:rPr>
          <w:spacing w:val="-3"/>
          <w:w w:val="105"/>
        </w:rPr>
        <w:t xml:space="preserve"> </w:t>
      </w:r>
      <w:r>
        <w:rPr>
          <w:w w:val="105"/>
        </w:rPr>
        <w:t>prior</w:t>
      </w:r>
      <w:r>
        <w:rPr>
          <w:spacing w:val="-3"/>
          <w:w w:val="105"/>
        </w:rPr>
        <w:t xml:space="preserve"> </w:t>
      </w:r>
      <w:r>
        <w:rPr>
          <w:w w:val="105"/>
        </w:rPr>
        <w:t xml:space="preserve">research. Experimental evidence demonstrates that abstract frames invoking moral sentiments—such as fairness, equity, and solidarity—are substantially more effective at shaping public opinion than frames centered on factual considerations or costs (Kangas, Niemelä, and Varjonen </w:t>
      </w:r>
      <w:hyperlink w:anchor="_bookmark63" w:history="1">
        <w:r w:rsidR="005D491A">
          <w:rPr>
            <w:w w:val="105"/>
          </w:rPr>
          <w:t>2014</w:t>
        </w:r>
      </w:hyperlink>
      <w:r>
        <w:rPr>
          <w:w w:val="105"/>
        </w:rPr>
        <w:t xml:space="preserve">). Moral frames possess what has been termed wider “valence,” a measure of emotional attractiveness, such that there is considerably broader agreement on abstract moral principles than on precise factual statements (Cox and </w:t>
      </w:r>
      <w:proofErr w:type="spellStart"/>
      <w:r>
        <w:rPr>
          <w:w w:val="105"/>
        </w:rPr>
        <w:t>Béland</w:t>
      </w:r>
      <w:proofErr w:type="spellEnd"/>
      <w:r>
        <w:rPr>
          <w:w w:val="105"/>
        </w:rPr>
        <w:t xml:space="preserve"> </w:t>
      </w:r>
      <w:hyperlink w:anchor="_bookmark31" w:history="1">
        <w:r w:rsidR="005D491A">
          <w:rPr>
            <w:w w:val="105"/>
          </w:rPr>
          <w:t>2013).</w:t>
        </w:r>
      </w:hyperlink>
      <w:r>
        <w:rPr>
          <w:spacing w:val="40"/>
          <w:w w:val="105"/>
        </w:rPr>
        <w:t xml:space="preserve"> </w:t>
      </w:r>
      <w:r>
        <w:rPr>
          <w:w w:val="105"/>
        </w:rPr>
        <w:t>Conditional public funding can be framed to invoke these</w:t>
      </w:r>
      <w:r>
        <w:rPr>
          <w:spacing w:val="80"/>
          <w:w w:val="105"/>
        </w:rPr>
        <w:t xml:space="preserve"> </w:t>
      </w:r>
      <w:r>
        <w:rPr>
          <w:w w:val="105"/>
        </w:rPr>
        <w:t>higher-valence moral sentiments while simultaneously addressing fiscal constraints, thereby creating</w:t>
      </w:r>
      <w:r w:rsidR="009D0733">
        <w:rPr>
          <w:w w:val="105"/>
        </w:rPr>
        <w:t xml:space="preserve"> </w:t>
      </w:r>
      <w:r>
        <w:rPr>
          <w:w w:val="105"/>
        </w:rPr>
        <w:t xml:space="preserve">an intellectually and emotionally compelling middle position. Beyond framing effects, institutional feedback mechanisms may further entrench conditional arrangements as normatively appropriate. </w:t>
      </w:r>
      <w:r>
        <w:rPr>
          <w:w w:val="105"/>
        </w:rPr>
        <w:lastRenderedPageBreak/>
        <w:t xml:space="preserve">Citizens’ normative beliefs about policy legitimacy are shaped by the institutional contexts and existing policy designs they experience (Lindh </w:t>
      </w:r>
      <w:hyperlink w:anchor="_bookmark69" w:history="1">
        <w:r w:rsidR="005D491A">
          <w:rPr>
            <w:w w:val="105"/>
          </w:rPr>
          <w:t>2015),</w:t>
        </w:r>
      </w:hyperlink>
      <w:r>
        <w:rPr>
          <w:w w:val="105"/>
        </w:rPr>
        <w:t xml:space="preserve"> through processes whereby welfare institutions themselves constitute and reinforce normative commitments about what counts as just or sustainable (</w:t>
      </w:r>
      <w:proofErr w:type="spellStart"/>
      <w:r>
        <w:rPr>
          <w:w w:val="105"/>
        </w:rPr>
        <w:t>Svallfors</w:t>
      </w:r>
      <w:proofErr w:type="spellEnd"/>
      <w:r>
        <w:rPr>
          <w:w w:val="105"/>
        </w:rPr>
        <w:t xml:space="preserve"> </w:t>
      </w:r>
      <w:hyperlink w:anchor="_bookmark97" w:history="1">
        <w:r w:rsidR="005D491A">
          <w:rPr>
            <w:w w:val="105"/>
          </w:rPr>
          <w:t>1997).</w:t>
        </w:r>
      </w:hyperlink>
      <w:r>
        <w:rPr>
          <w:w w:val="105"/>
        </w:rPr>
        <w:t xml:space="preserve"> Where conditional mechanisms are institutionally embedded, this policy feedback effect may render such conditional compromise positions not merely strategically appealing but genuinely</w:t>
      </w:r>
      <w:r>
        <w:rPr>
          <w:spacing w:val="36"/>
          <w:w w:val="105"/>
        </w:rPr>
        <w:t xml:space="preserve"> </w:t>
      </w:r>
      <w:r>
        <w:rPr>
          <w:w w:val="105"/>
        </w:rPr>
        <w:t>normatively</w:t>
      </w:r>
      <w:r>
        <w:rPr>
          <w:spacing w:val="36"/>
          <w:w w:val="105"/>
        </w:rPr>
        <w:t xml:space="preserve"> </w:t>
      </w:r>
      <w:r>
        <w:rPr>
          <w:w w:val="105"/>
        </w:rPr>
        <w:t>resonant</w:t>
      </w:r>
      <w:r>
        <w:rPr>
          <w:spacing w:val="36"/>
          <w:w w:val="105"/>
        </w:rPr>
        <w:t xml:space="preserve"> </w:t>
      </w:r>
      <w:r>
        <w:rPr>
          <w:w w:val="105"/>
        </w:rPr>
        <w:t>with</w:t>
      </w:r>
      <w:r>
        <w:rPr>
          <w:spacing w:val="36"/>
          <w:w w:val="105"/>
        </w:rPr>
        <w:t xml:space="preserve"> </w:t>
      </w:r>
      <w:r>
        <w:rPr>
          <w:w w:val="105"/>
        </w:rPr>
        <w:t>public</w:t>
      </w:r>
      <w:r>
        <w:rPr>
          <w:spacing w:val="36"/>
          <w:w w:val="105"/>
        </w:rPr>
        <w:t xml:space="preserve"> </w:t>
      </w:r>
      <w:r>
        <w:rPr>
          <w:w w:val="105"/>
        </w:rPr>
        <w:t>expectations</w:t>
      </w:r>
      <w:r>
        <w:rPr>
          <w:spacing w:val="36"/>
          <w:w w:val="105"/>
        </w:rPr>
        <w:t xml:space="preserve"> </w:t>
      </w:r>
      <w:r>
        <w:rPr>
          <w:w w:val="105"/>
        </w:rPr>
        <w:t>about</w:t>
      </w:r>
      <w:r>
        <w:rPr>
          <w:spacing w:val="36"/>
          <w:w w:val="105"/>
        </w:rPr>
        <w:t xml:space="preserve"> </w:t>
      </w:r>
      <w:r>
        <w:rPr>
          <w:w w:val="105"/>
        </w:rPr>
        <w:t>how</w:t>
      </w:r>
      <w:r>
        <w:rPr>
          <w:spacing w:val="36"/>
          <w:w w:val="105"/>
        </w:rPr>
        <w:t xml:space="preserve"> </w:t>
      </w:r>
      <w:r>
        <w:rPr>
          <w:w w:val="105"/>
        </w:rPr>
        <w:t>policy</w:t>
      </w:r>
      <w:r>
        <w:rPr>
          <w:spacing w:val="36"/>
          <w:w w:val="105"/>
        </w:rPr>
        <w:t xml:space="preserve"> </w:t>
      </w:r>
      <w:r>
        <w:rPr>
          <w:w w:val="105"/>
        </w:rPr>
        <w:t>should</w:t>
      </w:r>
      <w:r>
        <w:rPr>
          <w:spacing w:val="36"/>
          <w:w w:val="105"/>
        </w:rPr>
        <w:t xml:space="preserve"> </w:t>
      </w:r>
      <w:r>
        <w:rPr>
          <w:w w:val="105"/>
        </w:rPr>
        <w:t>function.</w:t>
      </w:r>
    </w:p>
    <w:p w14:paraId="3A76E2E5" w14:textId="77777777" w:rsidR="005D491A" w:rsidRDefault="00000000">
      <w:pPr>
        <w:pStyle w:val="BodyText"/>
        <w:spacing w:before="3" w:line="256" w:lineRule="auto"/>
        <w:ind w:left="360" w:right="326" w:firstLine="338"/>
        <w:jc w:val="both"/>
      </w:pPr>
      <w:r>
        <w:rPr>
          <w:w w:val="105"/>
        </w:rPr>
        <w:t>Evidence from citizen forum designs is consistent with this reading, suggesting that participants may be willing to reject coverage of extremely expensive medicines with limited evidence and may also</w:t>
      </w:r>
      <w:r>
        <w:rPr>
          <w:spacing w:val="-10"/>
          <w:w w:val="105"/>
        </w:rPr>
        <w:t xml:space="preserve"> </w:t>
      </w:r>
      <w:r>
        <w:rPr>
          <w:w w:val="105"/>
        </w:rPr>
        <w:t>expect</w:t>
      </w:r>
      <w:r>
        <w:rPr>
          <w:spacing w:val="-10"/>
          <w:w w:val="105"/>
        </w:rPr>
        <w:t xml:space="preserve"> </w:t>
      </w:r>
      <w:r>
        <w:rPr>
          <w:w w:val="105"/>
        </w:rPr>
        <w:t>more</w:t>
      </w:r>
      <w:r>
        <w:rPr>
          <w:spacing w:val="-10"/>
          <w:w w:val="105"/>
        </w:rPr>
        <w:t xml:space="preserve"> </w:t>
      </w:r>
      <w:r>
        <w:rPr>
          <w:w w:val="105"/>
        </w:rPr>
        <w:t>socially</w:t>
      </w:r>
      <w:r>
        <w:rPr>
          <w:spacing w:val="-10"/>
          <w:w w:val="105"/>
        </w:rPr>
        <w:t xml:space="preserve"> </w:t>
      </w:r>
      <w:r>
        <w:rPr>
          <w:w w:val="105"/>
        </w:rPr>
        <w:t>accountable</w:t>
      </w:r>
      <w:r>
        <w:rPr>
          <w:spacing w:val="-10"/>
          <w:w w:val="105"/>
        </w:rPr>
        <w:t xml:space="preserve"> </w:t>
      </w:r>
      <w:r>
        <w:rPr>
          <w:w w:val="105"/>
        </w:rPr>
        <w:t>pricing</w:t>
      </w:r>
      <w:r>
        <w:rPr>
          <w:spacing w:val="-10"/>
          <w:w w:val="105"/>
        </w:rPr>
        <w:t xml:space="preserve"> </w:t>
      </w:r>
      <w:r>
        <w:rPr>
          <w:w w:val="105"/>
        </w:rPr>
        <w:t>from</w:t>
      </w:r>
      <w:r>
        <w:rPr>
          <w:spacing w:val="-10"/>
          <w:w w:val="105"/>
        </w:rPr>
        <w:t xml:space="preserve"> </w:t>
      </w:r>
      <w:r>
        <w:rPr>
          <w:w w:val="105"/>
        </w:rPr>
        <w:t>companies</w:t>
      </w:r>
      <w:r>
        <w:rPr>
          <w:spacing w:val="-10"/>
          <w:w w:val="105"/>
        </w:rPr>
        <w:t xml:space="preserve"> </w:t>
      </w:r>
      <w:r>
        <w:rPr>
          <w:w w:val="105"/>
        </w:rPr>
        <w:t>(</w:t>
      </w:r>
      <w:proofErr w:type="spellStart"/>
      <w:r>
        <w:rPr>
          <w:w w:val="105"/>
        </w:rPr>
        <w:t>Bijlmakers</w:t>
      </w:r>
      <w:proofErr w:type="spellEnd"/>
      <w:r>
        <w:rPr>
          <w:spacing w:val="-10"/>
          <w:w w:val="105"/>
        </w:rPr>
        <w:t xml:space="preserve"> </w:t>
      </w:r>
      <w:r>
        <w:rPr>
          <w:w w:val="105"/>
        </w:rPr>
        <w:t>et</w:t>
      </w:r>
      <w:r>
        <w:rPr>
          <w:spacing w:val="-10"/>
          <w:w w:val="105"/>
        </w:rPr>
        <w:t xml:space="preserve"> </w:t>
      </w:r>
      <w:r>
        <w:rPr>
          <w:w w:val="105"/>
        </w:rPr>
        <w:t>al.</w:t>
      </w:r>
      <w:r>
        <w:rPr>
          <w:spacing w:val="-10"/>
          <w:w w:val="105"/>
        </w:rPr>
        <w:t xml:space="preserve"> </w:t>
      </w:r>
      <w:hyperlink w:anchor="_bookmark22" w:history="1">
        <w:r w:rsidR="005D491A">
          <w:rPr>
            <w:w w:val="105"/>
          </w:rPr>
          <w:t>2020).</w:t>
        </w:r>
      </w:hyperlink>
      <w:r>
        <w:rPr>
          <w:spacing w:val="14"/>
          <w:w w:val="105"/>
        </w:rPr>
        <w:t xml:space="preserve"> </w:t>
      </w:r>
      <w:r>
        <w:rPr>
          <w:w w:val="105"/>
        </w:rPr>
        <w:t>More</w:t>
      </w:r>
      <w:r>
        <w:rPr>
          <w:spacing w:val="-10"/>
          <w:w w:val="105"/>
        </w:rPr>
        <w:t xml:space="preserve"> </w:t>
      </w:r>
      <w:r>
        <w:rPr>
          <w:w w:val="105"/>
        </w:rPr>
        <w:t>broadly, citizen</w:t>
      </w:r>
      <w:r>
        <w:rPr>
          <w:spacing w:val="38"/>
          <w:w w:val="105"/>
        </w:rPr>
        <w:t xml:space="preserve"> </w:t>
      </w:r>
      <w:r>
        <w:rPr>
          <w:w w:val="105"/>
        </w:rPr>
        <w:t>participation</w:t>
      </w:r>
      <w:r>
        <w:rPr>
          <w:spacing w:val="38"/>
          <w:w w:val="105"/>
        </w:rPr>
        <w:t xml:space="preserve"> </w:t>
      </w:r>
      <w:r>
        <w:rPr>
          <w:w w:val="105"/>
        </w:rPr>
        <w:t>in</w:t>
      </w:r>
      <w:r>
        <w:rPr>
          <w:spacing w:val="38"/>
          <w:w w:val="105"/>
        </w:rPr>
        <w:t xml:space="preserve"> </w:t>
      </w:r>
      <w:r>
        <w:rPr>
          <w:w w:val="105"/>
        </w:rPr>
        <w:t>priority-setting</w:t>
      </w:r>
      <w:r>
        <w:rPr>
          <w:spacing w:val="38"/>
          <w:w w:val="105"/>
        </w:rPr>
        <w:t xml:space="preserve"> </w:t>
      </w:r>
      <w:r>
        <w:rPr>
          <w:w w:val="105"/>
        </w:rPr>
        <w:t>has</w:t>
      </w:r>
      <w:r>
        <w:rPr>
          <w:spacing w:val="38"/>
          <w:w w:val="105"/>
        </w:rPr>
        <w:t xml:space="preserve"> </w:t>
      </w:r>
      <w:r>
        <w:rPr>
          <w:w w:val="105"/>
        </w:rPr>
        <w:t>been</w:t>
      </w:r>
      <w:r>
        <w:rPr>
          <w:spacing w:val="38"/>
          <w:w w:val="105"/>
        </w:rPr>
        <w:t xml:space="preserve"> </w:t>
      </w:r>
      <w:r>
        <w:rPr>
          <w:w w:val="105"/>
        </w:rPr>
        <w:t>increasingly</w:t>
      </w:r>
      <w:r>
        <w:rPr>
          <w:spacing w:val="38"/>
          <w:w w:val="105"/>
        </w:rPr>
        <w:t xml:space="preserve"> </w:t>
      </w:r>
      <w:r>
        <w:rPr>
          <w:w w:val="105"/>
        </w:rPr>
        <w:t>pursued,</w:t>
      </w:r>
      <w:r>
        <w:rPr>
          <w:spacing w:val="38"/>
          <w:w w:val="105"/>
        </w:rPr>
        <w:t xml:space="preserve"> </w:t>
      </w:r>
      <w:r>
        <w:rPr>
          <w:w w:val="105"/>
        </w:rPr>
        <w:t>but</w:t>
      </w:r>
      <w:r>
        <w:rPr>
          <w:spacing w:val="38"/>
          <w:w w:val="105"/>
        </w:rPr>
        <w:t xml:space="preserve"> </w:t>
      </w:r>
      <w:r>
        <w:rPr>
          <w:w w:val="105"/>
        </w:rPr>
        <w:t>in</w:t>
      </w:r>
      <w:r>
        <w:rPr>
          <w:spacing w:val="38"/>
          <w:w w:val="105"/>
        </w:rPr>
        <w:t xml:space="preserve"> </w:t>
      </w:r>
      <w:r>
        <w:rPr>
          <w:w w:val="105"/>
        </w:rPr>
        <w:t>heterogeneous</w:t>
      </w:r>
      <w:r>
        <w:rPr>
          <w:spacing w:val="38"/>
          <w:w w:val="105"/>
        </w:rPr>
        <w:t xml:space="preserve"> </w:t>
      </w:r>
      <w:r>
        <w:rPr>
          <w:w w:val="105"/>
        </w:rPr>
        <w:t xml:space="preserve">ways and with limited evidence on the impact of these initiatives (Mitton et al. </w:t>
      </w:r>
      <w:hyperlink w:anchor="_bookmark76" w:history="1">
        <w:r w:rsidR="005D491A">
          <w:rPr>
            <w:w w:val="105"/>
          </w:rPr>
          <w:t>2009;</w:t>
        </w:r>
      </w:hyperlink>
      <w:r>
        <w:rPr>
          <w:w w:val="105"/>
        </w:rPr>
        <w:t xml:space="preserve"> </w:t>
      </w:r>
      <w:proofErr w:type="spellStart"/>
      <w:r>
        <w:rPr>
          <w:w w:val="105"/>
        </w:rPr>
        <w:t>Manafò</w:t>
      </w:r>
      <w:proofErr w:type="spellEnd"/>
      <w:r>
        <w:rPr>
          <w:w w:val="105"/>
        </w:rPr>
        <w:t xml:space="preserve"> et al. </w:t>
      </w:r>
      <w:hyperlink w:anchor="_bookmark74" w:history="1">
        <w:r w:rsidR="005D491A">
          <w:rPr>
            <w:w w:val="105"/>
          </w:rPr>
          <w:t>2018;</w:t>
        </w:r>
      </w:hyperlink>
      <w:r>
        <w:rPr>
          <w:w w:val="105"/>
        </w:rPr>
        <w:t xml:space="preserve"> Razavi et al. </w:t>
      </w:r>
      <w:hyperlink w:anchor="_bookmark86" w:history="1">
        <w:r w:rsidR="005D491A">
          <w:rPr>
            <w:w w:val="105"/>
          </w:rPr>
          <w:t>2020;</w:t>
        </w:r>
      </w:hyperlink>
      <w:r>
        <w:rPr>
          <w:w w:val="105"/>
        </w:rPr>
        <w:t xml:space="preserve"> </w:t>
      </w:r>
      <w:proofErr w:type="spellStart"/>
      <w:r>
        <w:rPr>
          <w:w w:val="105"/>
        </w:rPr>
        <w:t>Oortwijn</w:t>
      </w:r>
      <w:proofErr w:type="spellEnd"/>
      <w:r>
        <w:rPr>
          <w:w w:val="105"/>
        </w:rPr>
        <w:t xml:space="preserve">, Jansen, and Baltussen </w:t>
      </w:r>
      <w:hyperlink w:anchor="_bookmark83" w:history="1">
        <w:r w:rsidR="005D491A">
          <w:rPr>
            <w:w w:val="105"/>
          </w:rPr>
          <w:t>2021).</w:t>
        </w:r>
      </w:hyperlink>
      <w:r>
        <w:rPr>
          <w:w w:val="105"/>
        </w:rPr>
        <w:t xml:space="preserve"> Systematic evidence also suggests that meaningful participation requires genuine influence, adequate deliberative conditions, and accessible information (Arthur, Saha, and </w:t>
      </w:r>
      <w:proofErr w:type="spellStart"/>
      <w:r>
        <w:rPr>
          <w:w w:val="105"/>
        </w:rPr>
        <w:t>Kapilashrami</w:t>
      </w:r>
      <w:proofErr w:type="spellEnd"/>
      <w:r>
        <w:rPr>
          <w:w w:val="105"/>
        </w:rPr>
        <w:t xml:space="preserve"> </w:t>
      </w:r>
      <w:hyperlink w:anchor="_bookmark15" w:history="1">
        <w:r w:rsidR="005D491A">
          <w:rPr>
            <w:w w:val="105"/>
          </w:rPr>
          <w:t>2023).</w:t>
        </w:r>
      </w:hyperlink>
    </w:p>
    <w:p w14:paraId="7DEB2D6D" w14:textId="77777777" w:rsidR="005D491A" w:rsidRDefault="00000000">
      <w:pPr>
        <w:pStyle w:val="BodyText"/>
        <w:spacing w:before="2" w:line="256" w:lineRule="auto"/>
        <w:ind w:left="354" w:right="351" w:firstLine="344"/>
        <w:jc w:val="both"/>
      </w:pPr>
      <w:r>
        <w:rPr>
          <w:w w:val="105"/>
        </w:rPr>
        <w:t xml:space="preserve">Relatedly, patient and citizen involvement in </w:t>
      </w:r>
      <w:proofErr w:type="spellStart"/>
      <w:r>
        <w:rPr>
          <w:w w:val="105"/>
        </w:rPr>
        <w:t>prioritisation</w:t>
      </w:r>
      <w:proofErr w:type="spellEnd"/>
      <w:r>
        <w:rPr>
          <w:w w:val="105"/>
        </w:rPr>
        <w:t xml:space="preserve"> processes is often motivated by</w:t>
      </w:r>
      <w:r>
        <w:rPr>
          <w:spacing w:val="80"/>
          <w:w w:val="105"/>
        </w:rPr>
        <w:t xml:space="preserve"> </w:t>
      </w:r>
      <w:r>
        <w:rPr>
          <w:w w:val="105"/>
        </w:rPr>
        <w:t>efforts</w:t>
      </w:r>
      <w:r>
        <w:rPr>
          <w:spacing w:val="40"/>
          <w:w w:val="105"/>
        </w:rPr>
        <w:t xml:space="preserve"> </w:t>
      </w:r>
      <w:r>
        <w:rPr>
          <w:w w:val="105"/>
        </w:rPr>
        <w:t>to</w:t>
      </w:r>
      <w:r>
        <w:rPr>
          <w:spacing w:val="40"/>
          <w:w w:val="105"/>
        </w:rPr>
        <w:t xml:space="preserve"> </w:t>
      </w:r>
      <w:r>
        <w:rPr>
          <w:w w:val="105"/>
        </w:rPr>
        <w:t>enhance</w:t>
      </w:r>
      <w:r>
        <w:rPr>
          <w:spacing w:val="40"/>
          <w:w w:val="105"/>
        </w:rPr>
        <w:t xml:space="preserve"> </w:t>
      </w:r>
      <w:r>
        <w:rPr>
          <w:w w:val="105"/>
        </w:rPr>
        <w:t>procedural</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content</w:t>
      </w:r>
      <w:r>
        <w:rPr>
          <w:spacing w:val="40"/>
          <w:w w:val="105"/>
        </w:rPr>
        <w:t xml:space="preserve"> </w:t>
      </w:r>
      <w:r>
        <w:rPr>
          <w:w w:val="105"/>
        </w:rPr>
        <w:t>legitimacy</w:t>
      </w:r>
      <w:r>
        <w:rPr>
          <w:spacing w:val="40"/>
          <w:w w:val="105"/>
        </w:rPr>
        <w:t xml:space="preserve"> </w:t>
      </w:r>
      <w:r>
        <w:rPr>
          <w:w w:val="105"/>
        </w:rPr>
        <w:t>(Baltussen,</w:t>
      </w:r>
      <w:r>
        <w:rPr>
          <w:spacing w:val="40"/>
          <w:w w:val="105"/>
        </w:rPr>
        <w:t xml:space="preserve"> </w:t>
      </w:r>
      <w:r>
        <w:rPr>
          <w:w w:val="105"/>
        </w:rPr>
        <w:t>Jansen,</w:t>
      </w:r>
      <w:r>
        <w:rPr>
          <w:spacing w:val="40"/>
          <w:w w:val="105"/>
        </w:rPr>
        <w:t xml:space="preserve"> </w:t>
      </w:r>
      <w:r>
        <w:rPr>
          <w:w w:val="105"/>
        </w:rPr>
        <w:t>and</w:t>
      </w:r>
      <w:r>
        <w:rPr>
          <w:spacing w:val="40"/>
          <w:w w:val="105"/>
        </w:rPr>
        <w:t xml:space="preserve"> </w:t>
      </w:r>
      <w:proofErr w:type="spellStart"/>
      <w:r>
        <w:rPr>
          <w:w w:val="105"/>
        </w:rPr>
        <w:t>Oortwijn</w:t>
      </w:r>
      <w:proofErr w:type="spellEnd"/>
      <w:r>
        <w:rPr>
          <w:w w:val="105"/>
        </w:rPr>
        <w:t xml:space="preserve"> </w:t>
      </w:r>
      <w:hyperlink w:anchor="_bookmark17" w:history="1">
        <w:r w:rsidR="005D491A">
          <w:rPr>
            <w:w w:val="105"/>
          </w:rPr>
          <w:t>2021;</w:t>
        </w:r>
      </w:hyperlink>
      <w:r>
        <w:rPr>
          <w:w w:val="105"/>
        </w:rPr>
        <w:t xml:space="preserve"> </w:t>
      </w:r>
      <w:proofErr w:type="spellStart"/>
      <w:r>
        <w:rPr>
          <w:w w:val="105"/>
        </w:rPr>
        <w:t>Oortwijn</w:t>
      </w:r>
      <w:proofErr w:type="spellEnd"/>
      <w:r>
        <w:rPr>
          <w:w w:val="105"/>
        </w:rPr>
        <w:t xml:space="preserve">, Jansen, and Baltussen </w:t>
      </w:r>
      <w:hyperlink w:anchor="_bookmark83" w:history="1">
        <w:r w:rsidR="005D491A">
          <w:rPr>
            <w:w w:val="105"/>
          </w:rPr>
          <w:t>2021).</w:t>
        </w:r>
      </w:hyperlink>
      <w:r>
        <w:rPr>
          <w:spacing w:val="40"/>
          <w:w w:val="105"/>
        </w:rPr>
        <w:t xml:space="preserve"> </w:t>
      </w:r>
      <w:r>
        <w:rPr>
          <w:w w:val="105"/>
        </w:rPr>
        <w:t xml:space="preserve">The core rationale is that, because consensus on </w:t>
      </w:r>
      <w:proofErr w:type="spellStart"/>
      <w:r>
        <w:rPr>
          <w:w w:val="105"/>
        </w:rPr>
        <w:t>prioritisation</w:t>
      </w:r>
      <w:proofErr w:type="spellEnd"/>
      <w:r>
        <w:rPr>
          <w:spacing w:val="-4"/>
          <w:w w:val="105"/>
        </w:rPr>
        <w:t xml:space="preserve"> </w:t>
      </w:r>
      <w:r>
        <w:rPr>
          <w:w w:val="105"/>
        </w:rPr>
        <w:t>criteria</w:t>
      </w:r>
      <w:r>
        <w:rPr>
          <w:spacing w:val="-4"/>
          <w:w w:val="105"/>
        </w:rPr>
        <w:t xml:space="preserve"> </w:t>
      </w:r>
      <w:r>
        <w:rPr>
          <w:w w:val="105"/>
        </w:rPr>
        <w:t>is</w:t>
      </w:r>
      <w:r>
        <w:rPr>
          <w:spacing w:val="-4"/>
          <w:w w:val="105"/>
        </w:rPr>
        <w:t xml:space="preserve"> </w:t>
      </w:r>
      <w:r>
        <w:rPr>
          <w:w w:val="105"/>
        </w:rPr>
        <w:t>unlikely,</w:t>
      </w:r>
      <w:r>
        <w:rPr>
          <w:spacing w:val="-3"/>
          <w:w w:val="105"/>
        </w:rPr>
        <w:t xml:space="preserve"> </w:t>
      </w:r>
      <w:r>
        <w:rPr>
          <w:w w:val="105"/>
        </w:rPr>
        <w:t>decisions</w:t>
      </w:r>
      <w:r>
        <w:rPr>
          <w:spacing w:val="-4"/>
          <w:w w:val="105"/>
        </w:rPr>
        <w:t xml:space="preserve"> </w:t>
      </w:r>
      <w:r>
        <w:rPr>
          <w:w w:val="105"/>
        </w:rPr>
        <w:t>may</w:t>
      </w:r>
      <w:r>
        <w:rPr>
          <w:spacing w:val="-4"/>
          <w:w w:val="105"/>
        </w:rPr>
        <w:t xml:space="preserve"> </w:t>
      </w:r>
      <w:r>
        <w:rPr>
          <w:w w:val="105"/>
        </w:rPr>
        <w:t>still</w:t>
      </w:r>
      <w:r>
        <w:rPr>
          <w:spacing w:val="-4"/>
          <w:w w:val="105"/>
        </w:rPr>
        <w:t xml:space="preserve"> </w:t>
      </w:r>
      <w:r>
        <w:rPr>
          <w:w w:val="105"/>
        </w:rPr>
        <w:t>be</w:t>
      </w:r>
      <w:r>
        <w:rPr>
          <w:spacing w:val="-4"/>
          <w:w w:val="105"/>
        </w:rPr>
        <w:t xml:space="preserve"> </w:t>
      </w:r>
      <w:r>
        <w:rPr>
          <w:w w:val="105"/>
        </w:rPr>
        <w:t>accepted</w:t>
      </w:r>
      <w:r>
        <w:rPr>
          <w:spacing w:val="-4"/>
          <w:w w:val="105"/>
        </w:rPr>
        <w:t xml:space="preserve"> </w:t>
      </w:r>
      <w:r>
        <w:rPr>
          <w:w w:val="105"/>
        </w:rPr>
        <w:t>if</w:t>
      </w:r>
      <w:r>
        <w:rPr>
          <w:spacing w:val="-4"/>
          <w:w w:val="105"/>
        </w:rPr>
        <w:t xml:space="preserve"> </w:t>
      </w:r>
      <w:r>
        <w:rPr>
          <w:w w:val="105"/>
        </w:rPr>
        <w:t>the</w:t>
      </w:r>
      <w:r>
        <w:rPr>
          <w:spacing w:val="-4"/>
          <w:w w:val="105"/>
        </w:rPr>
        <w:t xml:space="preserve"> </w:t>
      </w:r>
      <w:r>
        <w:rPr>
          <w:w w:val="105"/>
        </w:rPr>
        <w:t>process</w:t>
      </w:r>
      <w:r>
        <w:rPr>
          <w:spacing w:val="-4"/>
          <w:w w:val="105"/>
        </w:rPr>
        <w:t xml:space="preserve"> </w:t>
      </w:r>
      <w:r>
        <w:rPr>
          <w:w w:val="105"/>
        </w:rPr>
        <w:t>is</w:t>
      </w:r>
      <w:r>
        <w:rPr>
          <w:spacing w:val="-4"/>
          <w:w w:val="105"/>
        </w:rPr>
        <w:t xml:space="preserve"> </w:t>
      </w:r>
      <w:r>
        <w:rPr>
          <w:w w:val="105"/>
        </w:rPr>
        <w:t>perceived</w:t>
      </w:r>
      <w:r>
        <w:rPr>
          <w:spacing w:val="-4"/>
          <w:w w:val="105"/>
        </w:rPr>
        <w:t xml:space="preserve"> </w:t>
      </w:r>
      <w:r>
        <w:rPr>
          <w:w w:val="105"/>
        </w:rPr>
        <w:t>as</w:t>
      </w:r>
      <w:r>
        <w:rPr>
          <w:spacing w:val="-4"/>
          <w:w w:val="105"/>
        </w:rPr>
        <w:t xml:space="preserve"> </w:t>
      </w:r>
      <w:r>
        <w:rPr>
          <w:w w:val="105"/>
        </w:rPr>
        <w:t>fair</w:t>
      </w:r>
      <w:r>
        <w:rPr>
          <w:spacing w:val="-4"/>
          <w:w w:val="105"/>
        </w:rPr>
        <w:t xml:space="preserve"> </w:t>
      </w:r>
      <w:r>
        <w:rPr>
          <w:w w:val="105"/>
        </w:rPr>
        <w:t xml:space="preserve">and legitimate (Daniels </w:t>
      </w:r>
      <w:hyperlink w:anchor="_bookmark32" w:history="1">
        <w:r w:rsidR="005D491A">
          <w:rPr>
            <w:w w:val="105"/>
          </w:rPr>
          <w:t>2000;</w:t>
        </w:r>
      </w:hyperlink>
      <w:r>
        <w:rPr>
          <w:w w:val="105"/>
        </w:rPr>
        <w:t xml:space="preserve"> Daniels and Wilt </w:t>
      </w:r>
      <w:hyperlink w:anchor="_bookmark33" w:history="1">
        <w:r w:rsidR="005D491A">
          <w:rPr>
            <w:w w:val="105"/>
          </w:rPr>
          <w:t>2016;</w:t>
        </w:r>
      </w:hyperlink>
      <w:r>
        <w:rPr>
          <w:w w:val="105"/>
        </w:rPr>
        <w:t xml:space="preserve"> Bærøe and Baltussen </w:t>
      </w:r>
      <w:hyperlink w:anchor="_bookmark16" w:history="1">
        <w:r w:rsidR="005D491A">
          <w:rPr>
            <w:w w:val="105"/>
          </w:rPr>
          <w:t>2014).</w:t>
        </w:r>
      </w:hyperlink>
      <w:r>
        <w:rPr>
          <w:w w:val="105"/>
        </w:rPr>
        <w:t xml:space="preserve"> Yet empiric evidence on these mechanisms remains limited. Experimental studies on transparency and legitimacy suggest that the relationship is context-bound and can yield both positive and negative effects (Fine Licht </w:t>
      </w:r>
      <w:hyperlink w:anchor="_bookmark42" w:history="1">
        <w:r w:rsidR="005D491A">
          <w:rPr>
            <w:w w:val="105"/>
          </w:rPr>
          <w:t>2014;</w:t>
        </w:r>
      </w:hyperlink>
      <w:r>
        <w:rPr>
          <w:w w:val="105"/>
        </w:rPr>
        <w:t xml:space="preserve"> Fine Licht et al. </w:t>
      </w:r>
      <w:hyperlink w:anchor="_bookmark44" w:history="1">
        <w:r w:rsidR="005D491A">
          <w:rPr>
            <w:w w:val="105"/>
          </w:rPr>
          <w:t>2014;</w:t>
        </w:r>
      </w:hyperlink>
      <w:r>
        <w:rPr>
          <w:w w:val="105"/>
        </w:rPr>
        <w:t xml:space="preserve"> Fine Licht </w:t>
      </w:r>
      <w:hyperlink w:anchor="_bookmark43" w:history="1">
        <w:r w:rsidR="005D491A">
          <w:rPr>
            <w:w w:val="105"/>
          </w:rPr>
          <w:t>2020).</w:t>
        </w:r>
      </w:hyperlink>
    </w:p>
    <w:p w14:paraId="423A9E51" w14:textId="77777777" w:rsidR="005D491A" w:rsidRDefault="00000000">
      <w:pPr>
        <w:pStyle w:val="BodyText"/>
        <w:spacing w:before="3" w:line="256" w:lineRule="auto"/>
        <w:ind w:left="360" w:right="320" w:firstLine="338"/>
        <w:jc w:val="both"/>
      </w:pPr>
      <w:r>
        <w:t>Moreover, real-world rationing debates rarely occur under neutral framing conditions.</w:t>
      </w:r>
      <w:r>
        <w:rPr>
          <w:spacing w:val="40"/>
        </w:rPr>
        <w:t xml:space="preserve"> </w:t>
      </w:r>
      <w:r>
        <w:t>Competing narratives are advanced by organized interests with unequal communicative resources.</w:t>
      </w:r>
      <w:r>
        <w:rPr>
          <w:spacing w:val="40"/>
        </w:rPr>
        <w:t xml:space="preserve"> </w:t>
      </w:r>
      <w:r>
        <w:t>The pharma-</w:t>
      </w:r>
      <w:proofErr w:type="spellStart"/>
      <w:r>
        <w:rPr>
          <w:w w:val="110"/>
        </w:rPr>
        <w:t>ceutical</w:t>
      </w:r>
      <w:proofErr w:type="spellEnd"/>
      <w:r>
        <w:rPr>
          <w:spacing w:val="-14"/>
          <w:w w:val="110"/>
        </w:rPr>
        <w:t xml:space="preserve"> </w:t>
      </w:r>
      <w:r>
        <w:rPr>
          <w:w w:val="110"/>
        </w:rPr>
        <w:t>industry,</w:t>
      </w:r>
      <w:r>
        <w:rPr>
          <w:spacing w:val="-14"/>
          <w:w w:val="110"/>
        </w:rPr>
        <w:t xml:space="preserve"> </w:t>
      </w:r>
      <w:r>
        <w:rPr>
          <w:w w:val="110"/>
        </w:rPr>
        <w:t>patient</w:t>
      </w:r>
      <w:r>
        <w:rPr>
          <w:spacing w:val="-13"/>
          <w:w w:val="110"/>
        </w:rPr>
        <w:t xml:space="preserve"> </w:t>
      </w:r>
      <w:r>
        <w:rPr>
          <w:w w:val="110"/>
        </w:rPr>
        <w:t>advocacy</w:t>
      </w:r>
      <w:r>
        <w:rPr>
          <w:spacing w:val="-14"/>
          <w:w w:val="110"/>
        </w:rPr>
        <w:t xml:space="preserve"> </w:t>
      </w:r>
      <w:r>
        <w:rPr>
          <w:w w:val="110"/>
        </w:rPr>
        <w:t>organizations,</w:t>
      </w:r>
      <w:r>
        <w:rPr>
          <w:spacing w:val="-13"/>
          <w:w w:val="110"/>
        </w:rPr>
        <w:t xml:space="preserve"> </w:t>
      </w:r>
      <w:r>
        <w:rPr>
          <w:w w:val="110"/>
        </w:rPr>
        <w:t>professional</w:t>
      </w:r>
      <w:r>
        <w:rPr>
          <w:spacing w:val="-14"/>
          <w:w w:val="110"/>
        </w:rPr>
        <w:t xml:space="preserve"> </w:t>
      </w:r>
      <w:r>
        <w:rPr>
          <w:w w:val="110"/>
        </w:rPr>
        <w:t>associations,</w:t>
      </w:r>
      <w:r>
        <w:rPr>
          <w:spacing w:val="-14"/>
          <w:w w:val="110"/>
        </w:rPr>
        <w:t xml:space="preserve"> </w:t>
      </w:r>
      <w:r>
        <w:rPr>
          <w:w w:val="110"/>
        </w:rPr>
        <w:t>and</w:t>
      </w:r>
      <w:r>
        <w:rPr>
          <w:spacing w:val="-14"/>
          <w:w w:val="110"/>
        </w:rPr>
        <w:t xml:space="preserve"> </w:t>
      </w:r>
      <w:r>
        <w:rPr>
          <w:w w:val="110"/>
        </w:rPr>
        <w:t>public</w:t>
      </w:r>
      <w:r>
        <w:rPr>
          <w:spacing w:val="-13"/>
          <w:w w:val="110"/>
        </w:rPr>
        <w:t xml:space="preserve"> </w:t>
      </w:r>
      <w:r>
        <w:rPr>
          <w:w w:val="110"/>
        </w:rPr>
        <w:t xml:space="preserve">authorities deploy frames strategically to shape interpretation (Sell and Prakash </w:t>
      </w:r>
      <w:hyperlink w:anchor="_bookmark93" w:history="1">
        <w:r w:rsidR="005D491A">
          <w:rPr>
            <w:w w:val="110"/>
          </w:rPr>
          <w:t>2004).</w:t>
        </w:r>
      </w:hyperlink>
      <w:r>
        <w:rPr>
          <w:spacing w:val="40"/>
          <w:w w:val="110"/>
        </w:rPr>
        <w:t xml:space="preserve"> </w:t>
      </w:r>
      <w:r>
        <w:rPr>
          <w:w w:val="110"/>
        </w:rPr>
        <w:t>Industry lobbying exceeds</w:t>
      </w:r>
      <w:r>
        <w:rPr>
          <w:spacing w:val="-7"/>
          <w:w w:val="110"/>
        </w:rPr>
        <w:t xml:space="preserve"> </w:t>
      </w:r>
      <w:r>
        <w:rPr>
          <w:w w:val="110"/>
        </w:rPr>
        <w:t>$233</w:t>
      </w:r>
      <w:r>
        <w:rPr>
          <w:spacing w:val="-7"/>
          <w:w w:val="110"/>
        </w:rPr>
        <w:t xml:space="preserve"> </w:t>
      </w:r>
      <w:r>
        <w:rPr>
          <w:w w:val="110"/>
        </w:rPr>
        <w:t>million</w:t>
      </w:r>
      <w:r>
        <w:rPr>
          <w:spacing w:val="-7"/>
          <w:w w:val="110"/>
        </w:rPr>
        <w:t xml:space="preserve"> </w:t>
      </w:r>
      <w:r>
        <w:rPr>
          <w:w w:val="110"/>
        </w:rPr>
        <w:t>annually</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United</w:t>
      </w:r>
      <w:r>
        <w:rPr>
          <w:spacing w:val="-7"/>
          <w:w w:val="110"/>
        </w:rPr>
        <w:t xml:space="preserve"> </w:t>
      </w:r>
      <w:r>
        <w:rPr>
          <w:w w:val="110"/>
        </w:rPr>
        <w:t>States,</w:t>
      </w:r>
      <w:r>
        <w:rPr>
          <w:spacing w:val="-7"/>
          <w:w w:val="110"/>
        </w:rPr>
        <w:t xml:space="preserve"> </w:t>
      </w:r>
      <w:r>
        <w:rPr>
          <w:w w:val="110"/>
        </w:rPr>
        <w:t>alongside</w:t>
      </w:r>
      <w:r>
        <w:rPr>
          <w:spacing w:val="-7"/>
          <w:w w:val="110"/>
        </w:rPr>
        <w:t xml:space="preserve"> </w:t>
      </w:r>
      <w:r>
        <w:rPr>
          <w:w w:val="110"/>
        </w:rPr>
        <w:t>political</w:t>
      </w:r>
      <w:r>
        <w:rPr>
          <w:spacing w:val="-7"/>
          <w:w w:val="110"/>
        </w:rPr>
        <w:t xml:space="preserve"> </w:t>
      </w:r>
      <w:r>
        <w:rPr>
          <w:w w:val="110"/>
        </w:rPr>
        <w:t>engagement</w:t>
      </w:r>
      <w:r>
        <w:rPr>
          <w:spacing w:val="-7"/>
          <w:w w:val="110"/>
        </w:rPr>
        <w:t xml:space="preserve"> </w:t>
      </w:r>
      <w:r>
        <w:rPr>
          <w:w w:val="110"/>
        </w:rPr>
        <w:t>and</w:t>
      </w:r>
      <w:r>
        <w:rPr>
          <w:spacing w:val="-7"/>
          <w:w w:val="110"/>
        </w:rPr>
        <w:t xml:space="preserve"> </w:t>
      </w:r>
      <w:r>
        <w:rPr>
          <w:w w:val="110"/>
        </w:rPr>
        <w:t xml:space="preserve">advocacy funding (Steinbrook </w:t>
      </w:r>
      <w:hyperlink w:anchor="_bookmark96" w:history="1">
        <w:r w:rsidR="005D491A">
          <w:rPr>
            <w:w w:val="110"/>
          </w:rPr>
          <w:t>2020).</w:t>
        </w:r>
      </w:hyperlink>
      <w:r>
        <w:rPr>
          <w:spacing w:val="40"/>
          <w:w w:val="110"/>
        </w:rPr>
        <w:t xml:space="preserve"> </w:t>
      </w:r>
      <w:r>
        <w:rPr>
          <w:w w:val="110"/>
        </w:rPr>
        <w:t xml:space="preserve">Funded patient organizations frequently participate in coordinated campaigns amplifying rescue-oriented narratives (Parker et al. </w:t>
      </w:r>
      <w:hyperlink w:anchor="_bookmark84" w:history="1">
        <w:r w:rsidR="005D491A">
          <w:rPr>
            <w:w w:val="110"/>
          </w:rPr>
          <w:t>2019),</w:t>
        </w:r>
      </w:hyperlink>
      <w:r>
        <w:rPr>
          <w:w w:val="110"/>
        </w:rPr>
        <w:t xml:space="preserve"> within broader patterns of industry</w:t>
      </w:r>
      <w:r>
        <w:rPr>
          <w:spacing w:val="25"/>
          <w:w w:val="110"/>
        </w:rPr>
        <w:t xml:space="preserve"> </w:t>
      </w:r>
      <w:r>
        <w:rPr>
          <w:w w:val="110"/>
        </w:rPr>
        <w:t>support</w:t>
      </w:r>
      <w:r>
        <w:rPr>
          <w:spacing w:val="25"/>
          <w:w w:val="110"/>
        </w:rPr>
        <w:t xml:space="preserve"> </w:t>
      </w:r>
      <w:r>
        <w:rPr>
          <w:w w:val="110"/>
        </w:rPr>
        <w:t>documented</w:t>
      </w:r>
      <w:r>
        <w:rPr>
          <w:spacing w:val="25"/>
          <w:w w:val="110"/>
        </w:rPr>
        <w:t xml:space="preserve"> </w:t>
      </w:r>
      <w:r>
        <w:rPr>
          <w:w w:val="110"/>
        </w:rPr>
        <w:t>across</w:t>
      </w:r>
      <w:r>
        <w:rPr>
          <w:spacing w:val="25"/>
          <w:w w:val="110"/>
        </w:rPr>
        <w:t xml:space="preserve"> </w:t>
      </w:r>
      <w:r>
        <w:rPr>
          <w:w w:val="110"/>
        </w:rPr>
        <w:t>contexts</w:t>
      </w:r>
      <w:r>
        <w:rPr>
          <w:spacing w:val="25"/>
          <w:w w:val="110"/>
        </w:rPr>
        <w:t xml:space="preserve"> </w:t>
      </w:r>
      <w:r>
        <w:rPr>
          <w:w w:val="110"/>
        </w:rPr>
        <w:t>(Parker</w:t>
      </w:r>
      <w:r>
        <w:rPr>
          <w:spacing w:val="25"/>
          <w:w w:val="110"/>
        </w:rPr>
        <w:t xml:space="preserve"> </w:t>
      </w:r>
      <w:r>
        <w:rPr>
          <w:w w:val="110"/>
        </w:rPr>
        <w:t>et</w:t>
      </w:r>
      <w:r>
        <w:rPr>
          <w:spacing w:val="25"/>
          <w:w w:val="110"/>
        </w:rPr>
        <w:t xml:space="preserve"> </w:t>
      </w:r>
      <w:r>
        <w:rPr>
          <w:w w:val="110"/>
        </w:rPr>
        <w:t>al.</w:t>
      </w:r>
      <w:r>
        <w:rPr>
          <w:spacing w:val="25"/>
          <w:w w:val="110"/>
        </w:rPr>
        <w:t xml:space="preserve"> </w:t>
      </w:r>
      <w:hyperlink w:anchor="_bookmark84" w:history="1">
        <w:r w:rsidR="005D491A">
          <w:rPr>
            <w:w w:val="110"/>
          </w:rPr>
          <w:t>2019;</w:t>
        </w:r>
      </w:hyperlink>
      <w:r>
        <w:rPr>
          <w:spacing w:val="34"/>
          <w:w w:val="110"/>
        </w:rPr>
        <w:t xml:space="preserve"> </w:t>
      </w:r>
      <w:r>
        <w:rPr>
          <w:w w:val="110"/>
        </w:rPr>
        <w:t>Fabbri</w:t>
      </w:r>
      <w:r>
        <w:rPr>
          <w:spacing w:val="25"/>
          <w:w w:val="110"/>
        </w:rPr>
        <w:t xml:space="preserve"> </w:t>
      </w:r>
      <w:r>
        <w:rPr>
          <w:w w:val="110"/>
        </w:rPr>
        <w:t>et</w:t>
      </w:r>
      <w:r>
        <w:rPr>
          <w:spacing w:val="25"/>
          <w:w w:val="110"/>
        </w:rPr>
        <w:t xml:space="preserve"> </w:t>
      </w:r>
      <w:r>
        <w:rPr>
          <w:w w:val="110"/>
        </w:rPr>
        <w:t>al.</w:t>
      </w:r>
      <w:r>
        <w:rPr>
          <w:spacing w:val="25"/>
          <w:w w:val="110"/>
        </w:rPr>
        <w:t xml:space="preserve"> </w:t>
      </w:r>
      <w:hyperlink w:anchor="_bookmark41" w:history="1">
        <w:r w:rsidR="005D491A">
          <w:rPr>
            <w:w w:val="110"/>
          </w:rPr>
          <w:t>2020;</w:t>
        </w:r>
      </w:hyperlink>
      <w:r>
        <w:rPr>
          <w:spacing w:val="34"/>
          <w:w w:val="110"/>
        </w:rPr>
        <w:t xml:space="preserve"> </w:t>
      </w:r>
      <w:proofErr w:type="spellStart"/>
      <w:r>
        <w:rPr>
          <w:w w:val="110"/>
        </w:rPr>
        <w:t>Mulinari</w:t>
      </w:r>
      <w:proofErr w:type="spellEnd"/>
      <w:r>
        <w:rPr>
          <w:w w:val="110"/>
        </w:rPr>
        <w:t xml:space="preserve"> et al. </w:t>
      </w:r>
      <w:hyperlink w:anchor="_bookmark79" w:history="1">
        <w:r w:rsidR="005D491A">
          <w:rPr>
            <w:w w:val="110"/>
          </w:rPr>
          <w:t>2020).</w:t>
        </w:r>
      </w:hyperlink>
      <w:r>
        <w:rPr>
          <w:spacing w:val="40"/>
          <w:w w:val="110"/>
        </w:rPr>
        <w:t xml:space="preserve"> </w:t>
      </w:r>
      <w:r>
        <w:rPr>
          <w:w w:val="110"/>
        </w:rPr>
        <w:t>Given the emotional salience of rescue frames in life-threatening conditions, such asymmetries may influence public evaluations of identical evidence.</w:t>
      </w:r>
      <w:r>
        <w:rPr>
          <w:spacing w:val="40"/>
          <w:w w:val="110"/>
        </w:rPr>
        <w:t xml:space="preserve"> </w:t>
      </w:r>
      <w:r>
        <w:rPr>
          <w:w w:val="110"/>
        </w:rPr>
        <w:t xml:space="preserve">This does not imply that </w:t>
      </w:r>
      <w:r>
        <w:t xml:space="preserve">framing is inherently manipulative; rather, it underscores that delegated governance operates within </w:t>
      </w:r>
      <w:r>
        <w:rPr>
          <w:w w:val="110"/>
        </w:rPr>
        <w:t>competitive interpretive environments.</w:t>
      </w:r>
      <w:r>
        <w:rPr>
          <w:spacing w:val="40"/>
          <w:w w:val="110"/>
        </w:rPr>
        <w:t xml:space="preserve"> </w:t>
      </w:r>
      <w:r>
        <w:rPr>
          <w:w w:val="110"/>
        </w:rPr>
        <w:t xml:space="preserve">Institutional safeguards may therefore need to address communicative balance in addition to procedural rigor (Gabe et al. </w:t>
      </w:r>
      <w:hyperlink w:anchor="_bookmark46" w:history="1">
        <w:r w:rsidR="005D491A">
          <w:rPr>
            <w:w w:val="110"/>
          </w:rPr>
          <w:t>2012).</w:t>
        </w:r>
      </w:hyperlink>
    </w:p>
    <w:p w14:paraId="41022231" w14:textId="77777777" w:rsidR="00026A4E" w:rsidRDefault="00026A4E">
      <w:pPr>
        <w:pStyle w:val="BodyText"/>
        <w:spacing w:before="3" w:line="256" w:lineRule="auto"/>
        <w:ind w:left="360" w:right="320" w:firstLine="338"/>
        <w:jc w:val="both"/>
      </w:pPr>
    </w:p>
    <w:p w14:paraId="418B4AE3" w14:textId="24F5A441" w:rsidR="005D491A" w:rsidRDefault="00000000" w:rsidP="00612C0E">
      <w:pPr>
        <w:pStyle w:val="BodyText"/>
        <w:spacing w:before="3" w:line="256" w:lineRule="auto"/>
        <w:ind w:left="334" w:right="352" w:firstLine="364"/>
        <w:jc w:val="both"/>
      </w:pPr>
      <w:r>
        <w:rPr>
          <w:w w:val="105"/>
        </w:rPr>
        <w:t>Several limitations qualify these conclusions.</w:t>
      </w:r>
      <w:r>
        <w:rPr>
          <w:spacing w:val="40"/>
          <w:w w:val="105"/>
        </w:rPr>
        <w:t xml:space="preserve"> </w:t>
      </w:r>
      <w:r>
        <w:rPr>
          <w:w w:val="105"/>
        </w:rPr>
        <w:t>First, the study relies on a single-country sample and</w:t>
      </w:r>
      <w:r>
        <w:rPr>
          <w:spacing w:val="40"/>
          <w:w w:val="105"/>
        </w:rPr>
        <w:t xml:space="preserve"> </w:t>
      </w:r>
      <w:r>
        <w:rPr>
          <w:w w:val="105"/>
        </w:rPr>
        <w:t>a</w:t>
      </w:r>
      <w:r>
        <w:rPr>
          <w:spacing w:val="40"/>
          <w:w w:val="105"/>
        </w:rPr>
        <w:t xml:space="preserve"> </w:t>
      </w:r>
      <w:r>
        <w:rPr>
          <w:w w:val="105"/>
        </w:rPr>
        <w:t>single</w:t>
      </w:r>
      <w:r>
        <w:rPr>
          <w:spacing w:val="40"/>
          <w:w w:val="105"/>
        </w:rPr>
        <w:t xml:space="preserve"> </w:t>
      </w:r>
      <w:r>
        <w:rPr>
          <w:w w:val="105"/>
        </w:rPr>
        <w:t>policy</w:t>
      </w:r>
      <w:r>
        <w:rPr>
          <w:spacing w:val="40"/>
          <w:w w:val="105"/>
        </w:rPr>
        <w:t xml:space="preserve"> </w:t>
      </w:r>
      <w:r>
        <w:rPr>
          <w:w w:val="105"/>
        </w:rPr>
        <w:t>domain,</w:t>
      </w:r>
      <w:r>
        <w:rPr>
          <w:spacing w:val="40"/>
          <w:w w:val="105"/>
        </w:rPr>
        <w:t xml:space="preserve"> </w:t>
      </w:r>
      <w:r>
        <w:rPr>
          <w:w w:val="105"/>
        </w:rPr>
        <w:t>limiting</w:t>
      </w:r>
      <w:r>
        <w:rPr>
          <w:spacing w:val="40"/>
          <w:w w:val="105"/>
        </w:rPr>
        <w:t xml:space="preserve"> </w:t>
      </w:r>
      <w:r>
        <w:rPr>
          <w:w w:val="105"/>
        </w:rPr>
        <w:t>external</w:t>
      </w:r>
      <w:r>
        <w:rPr>
          <w:spacing w:val="40"/>
          <w:w w:val="105"/>
        </w:rPr>
        <w:t xml:space="preserve"> </w:t>
      </w:r>
      <w:r>
        <w:rPr>
          <w:w w:val="105"/>
        </w:rPr>
        <w:t>validity</w:t>
      </w:r>
      <w:r>
        <w:rPr>
          <w:spacing w:val="40"/>
          <w:w w:val="105"/>
        </w:rPr>
        <w:t xml:space="preserve"> </w:t>
      </w:r>
      <w:r>
        <w:rPr>
          <w:w w:val="105"/>
        </w:rPr>
        <w:t>across</w:t>
      </w:r>
      <w:r>
        <w:rPr>
          <w:spacing w:val="40"/>
          <w:w w:val="105"/>
        </w:rPr>
        <w:t xml:space="preserve"> </w:t>
      </w:r>
      <w:r>
        <w:rPr>
          <w:w w:val="105"/>
        </w:rPr>
        <w:t>institutional</w:t>
      </w:r>
      <w:r>
        <w:rPr>
          <w:spacing w:val="40"/>
          <w:w w:val="105"/>
        </w:rPr>
        <w:t xml:space="preserve"> </w:t>
      </w:r>
      <w:r>
        <w:rPr>
          <w:w w:val="105"/>
        </w:rPr>
        <w:t>contexts</w:t>
      </w:r>
      <w:r>
        <w:rPr>
          <w:spacing w:val="40"/>
          <w:w w:val="105"/>
        </w:rPr>
        <w:t xml:space="preserve"> </w:t>
      </w:r>
      <w:r>
        <w:rPr>
          <w:w w:val="105"/>
        </w:rPr>
        <w:t>and</w:t>
      </w:r>
      <w:r>
        <w:rPr>
          <w:spacing w:val="40"/>
          <w:w w:val="105"/>
        </w:rPr>
        <w:t xml:space="preserve"> </w:t>
      </w:r>
      <w:r>
        <w:rPr>
          <w:w w:val="105"/>
        </w:rPr>
        <w:t>disease areas. Cross-national work suggests similar plurality of views across European publics, albeit with differences</w:t>
      </w:r>
      <w:r>
        <w:rPr>
          <w:spacing w:val="-8"/>
          <w:w w:val="105"/>
        </w:rPr>
        <w:t xml:space="preserve"> </w:t>
      </w:r>
      <w:r>
        <w:rPr>
          <w:w w:val="105"/>
        </w:rPr>
        <w:t>in</w:t>
      </w:r>
      <w:r>
        <w:rPr>
          <w:spacing w:val="-8"/>
          <w:w w:val="105"/>
        </w:rPr>
        <w:t xml:space="preserve"> </w:t>
      </w:r>
      <w:r>
        <w:rPr>
          <w:w w:val="105"/>
        </w:rPr>
        <w:t>the</w:t>
      </w:r>
      <w:r>
        <w:rPr>
          <w:spacing w:val="-8"/>
          <w:w w:val="105"/>
        </w:rPr>
        <w:t xml:space="preserve"> </w:t>
      </w:r>
      <w:r>
        <w:rPr>
          <w:w w:val="105"/>
        </w:rPr>
        <w:t>specific</w:t>
      </w:r>
      <w:r>
        <w:rPr>
          <w:spacing w:val="-8"/>
          <w:w w:val="105"/>
        </w:rPr>
        <w:t xml:space="preserve"> </w:t>
      </w:r>
      <w:r>
        <w:rPr>
          <w:w w:val="105"/>
        </w:rPr>
        <w:t>positions</w:t>
      </w:r>
      <w:r>
        <w:rPr>
          <w:spacing w:val="-8"/>
          <w:w w:val="105"/>
        </w:rPr>
        <w:t xml:space="preserve"> </w:t>
      </w:r>
      <w:r>
        <w:rPr>
          <w:w w:val="105"/>
        </w:rPr>
        <w:t>expressed</w:t>
      </w:r>
      <w:r>
        <w:rPr>
          <w:spacing w:val="-8"/>
          <w:w w:val="105"/>
        </w:rPr>
        <w:t xml:space="preserve"> </w:t>
      </w:r>
      <w:r>
        <w:rPr>
          <w:w w:val="105"/>
        </w:rPr>
        <w:t>(</w:t>
      </w:r>
      <w:proofErr w:type="spellStart"/>
      <w:r>
        <w:rPr>
          <w:w w:val="105"/>
        </w:rPr>
        <w:t>Exel</w:t>
      </w:r>
      <w:proofErr w:type="spellEnd"/>
      <w:r>
        <w:rPr>
          <w:spacing w:val="-8"/>
          <w:w w:val="105"/>
        </w:rPr>
        <w:t xml:space="preserve"> </w:t>
      </w:r>
      <w:r>
        <w:rPr>
          <w:w w:val="105"/>
        </w:rPr>
        <w:t>et</w:t>
      </w:r>
      <w:r>
        <w:rPr>
          <w:spacing w:val="-8"/>
          <w:w w:val="105"/>
        </w:rPr>
        <w:t xml:space="preserve"> </w:t>
      </w:r>
      <w:r>
        <w:rPr>
          <w:w w:val="105"/>
        </w:rPr>
        <w:t>al.</w:t>
      </w:r>
      <w:r>
        <w:rPr>
          <w:spacing w:val="-8"/>
          <w:w w:val="105"/>
        </w:rPr>
        <w:t xml:space="preserve"> </w:t>
      </w:r>
      <w:hyperlink w:anchor="_bookmark40" w:history="1">
        <w:r w:rsidR="005D491A">
          <w:rPr>
            <w:w w:val="105"/>
          </w:rPr>
          <w:t>2015).</w:t>
        </w:r>
      </w:hyperlink>
      <w:r>
        <w:rPr>
          <w:spacing w:val="19"/>
          <w:w w:val="105"/>
        </w:rPr>
        <w:t xml:space="preserve"> </w:t>
      </w:r>
      <w:r>
        <w:rPr>
          <w:w w:val="105"/>
        </w:rPr>
        <w:t>Finland</w:t>
      </w:r>
      <w:r>
        <w:rPr>
          <w:spacing w:val="-8"/>
          <w:w w:val="105"/>
        </w:rPr>
        <w:t xml:space="preserve"> </w:t>
      </w:r>
      <w:r>
        <w:rPr>
          <w:w w:val="105"/>
        </w:rPr>
        <w:t>has</w:t>
      </w:r>
      <w:r>
        <w:rPr>
          <w:spacing w:val="-8"/>
          <w:w w:val="105"/>
        </w:rPr>
        <w:t xml:space="preserve"> </w:t>
      </w:r>
      <w:r>
        <w:rPr>
          <w:w w:val="105"/>
        </w:rPr>
        <w:t>also</w:t>
      </w:r>
      <w:r>
        <w:rPr>
          <w:spacing w:val="-8"/>
          <w:w w:val="105"/>
        </w:rPr>
        <w:t xml:space="preserve"> </w:t>
      </w:r>
      <w:r>
        <w:rPr>
          <w:w w:val="105"/>
        </w:rPr>
        <w:t>been</w:t>
      </w:r>
      <w:r>
        <w:rPr>
          <w:spacing w:val="-8"/>
          <w:w w:val="105"/>
        </w:rPr>
        <w:t xml:space="preserve"> </w:t>
      </w:r>
      <w:r>
        <w:rPr>
          <w:w w:val="105"/>
        </w:rPr>
        <w:t>criticized</w:t>
      </w:r>
      <w:r>
        <w:rPr>
          <w:spacing w:val="-8"/>
          <w:w w:val="105"/>
        </w:rPr>
        <w:t xml:space="preserve"> </w:t>
      </w:r>
      <w:r>
        <w:rPr>
          <w:w w:val="105"/>
        </w:rPr>
        <w:t xml:space="preserve">from within for the lack of explicit </w:t>
      </w:r>
      <w:proofErr w:type="spellStart"/>
      <w:r>
        <w:rPr>
          <w:w w:val="105"/>
        </w:rPr>
        <w:t>prioritisation</w:t>
      </w:r>
      <w:proofErr w:type="spellEnd"/>
      <w:r>
        <w:rPr>
          <w:w w:val="105"/>
        </w:rPr>
        <w:t>, while neighboring Nordic countries</w:t>
      </w:r>
      <w:r w:rsidR="00026A4E">
        <w:rPr>
          <w:w w:val="105"/>
        </w:rPr>
        <w:t xml:space="preserve"> </w:t>
      </w:r>
      <w:r>
        <w:rPr>
          <w:w w:val="105"/>
        </w:rPr>
        <w:t xml:space="preserve"> (notably Sweden</w:t>
      </w:r>
      <w:r>
        <w:rPr>
          <w:spacing w:val="80"/>
          <w:w w:val="105"/>
        </w:rPr>
        <w:t xml:space="preserve"> </w:t>
      </w:r>
      <w:r>
        <w:rPr>
          <w:w w:val="105"/>
        </w:rPr>
        <w:t xml:space="preserve">and Norway) are more often described as pioneers in articulating national </w:t>
      </w:r>
      <w:proofErr w:type="spellStart"/>
      <w:r>
        <w:rPr>
          <w:w w:val="105"/>
        </w:rPr>
        <w:t>prioritisation</w:t>
      </w:r>
      <w:proofErr w:type="spellEnd"/>
      <w:r>
        <w:rPr>
          <w:w w:val="105"/>
        </w:rPr>
        <w:t xml:space="preserve"> principles (Cappelen, Midtbø, and Bærøe </w:t>
      </w:r>
      <w:hyperlink w:anchor="_bookmark25" w:history="1">
        <w:r w:rsidR="005D491A">
          <w:rPr>
            <w:w w:val="105"/>
          </w:rPr>
          <w:t>2022;</w:t>
        </w:r>
      </w:hyperlink>
      <w:r>
        <w:rPr>
          <w:w w:val="105"/>
        </w:rPr>
        <w:t xml:space="preserve"> </w:t>
      </w:r>
      <w:proofErr w:type="spellStart"/>
      <w:r>
        <w:rPr>
          <w:w w:val="105"/>
        </w:rPr>
        <w:t>Torkki</w:t>
      </w:r>
      <w:proofErr w:type="spellEnd"/>
      <w:r>
        <w:rPr>
          <w:w w:val="105"/>
        </w:rPr>
        <w:t xml:space="preserve"> et al. </w:t>
      </w:r>
      <w:hyperlink w:anchor="_bookmark99" w:history="1">
        <w:r w:rsidR="005D491A">
          <w:rPr>
            <w:w w:val="105"/>
          </w:rPr>
          <w:t>2022).</w:t>
        </w:r>
      </w:hyperlink>
      <w:r>
        <w:rPr>
          <w:w w:val="105"/>
        </w:rPr>
        <w:t xml:space="preserve"> Future research could therefore examine whether framing effects are comparable across these institutional settings and assess whether more explicit </w:t>
      </w:r>
      <w:proofErr w:type="spellStart"/>
      <w:r>
        <w:rPr>
          <w:w w:val="105"/>
        </w:rPr>
        <w:t>prioritisation</w:t>
      </w:r>
      <w:proofErr w:type="spellEnd"/>
      <w:r>
        <w:rPr>
          <w:w w:val="105"/>
        </w:rPr>
        <w:t xml:space="preserve"> criteria condition perceived legitimacy.</w:t>
      </w:r>
      <w:r>
        <w:rPr>
          <w:spacing w:val="40"/>
          <w:w w:val="105"/>
        </w:rPr>
        <w:t xml:space="preserve"> </w:t>
      </w:r>
      <w:r>
        <w:rPr>
          <w:w w:val="105"/>
        </w:rPr>
        <w:t>Second, the experiment employs a single vignette configuration; framing effects may vary with uncertainty type, budget impact, or perceived</w:t>
      </w:r>
      <w:r>
        <w:rPr>
          <w:spacing w:val="21"/>
          <w:w w:val="105"/>
        </w:rPr>
        <w:t xml:space="preserve"> </w:t>
      </w:r>
      <w:r>
        <w:rPr>
          <w:w w:val="105"/>
        </w:rPr>
        <w:t>deservingness.</w:t>
      </w:r>
      <w:r>
        <w:rPr>
          <w:spacing w:val="40"/>
          <w:w w:val="105"/>
        </w:rPr>
        <w:t xml:space="preserve"> </w:t>
      </w:r>
      <w:ins w:id="1071" w:author="Héctor Bahamonde" w:date="2026-08-05T17:05:00Z" w16du:dateUtc="2026-08-05T14:05:00Z">
        <w:r w:rsidR="00D3445B" w:rsidRPr="00D3445B">
          <w:rPr>
            <w:w w:val="105"/>
          </w:rPr>
          <w:t>Third, because both treatments added text while the control did not, we cannot separate framing effects from additional information or processing demands. Future studies should employ a length-matched neutral control to distinguish these mechanisms</w:t>
        </w:r>
      </w:ins>
      <w:del w:id="1072" w:author="Héctor Bahamonde" w:date="2026-08-05T17:05:00Z" w16du:dateUtc="2026-08-05T14:05:00Z">
        <w:r w:rsidDel="00D3445B">
          <w:rPr>
            <w:w w:val="105"/>
          </w:rPr>
          <w:delText>Third,</w:delText>
        </w:r>
        <w:r w:rsidDel="00D3445B">
          <w:rPr>
            <w:spacing w:val="21"/>
            <w:w w:val="105"/>
          </w:rPr>
          <w:delText xml:space="preserve"> </w:delText>
        </w:r>
        <w:r w:rsidDel="00D3445B">
          <w:rPr>
            <w:w w:val="105"/>
          </w:rPr>
          <w:delText>treatments</w:delText>
        </w:r>
        <w:r w:rsidDel="00D3445B">
          <w:rPr>
            <w:spacing w:val="21"/>
            <w:w w:val="105"/>
          </w:rPr>
          <w:delText xml:space="preserve"> </w:delText>
        </w:r>
        <w:r w:rsidDel="00D3445B">
          <w:rPr>
            <w:w w:val="105"/>
          </w:rPr>
          <w:delText>are</w:delText>
        </w:r>
        <w:r w:rsidDel="00D3445B">
          <w:rPr>
            <w:spacing w:val="21"/>
            <w:w w:val="105"/>
          </w:rPr>
          <w:delText xml:space="preserve"> </w:delText>
        </w:r>
        <w:r w:rsidDel="00D3445B">
          <w:rPr>
            <w:w w:val="105"/>
          </w:rPr>
          <w:delText>brief,</w:delText>
        </w:r>
        <w:r w:rsidDel="00D3445B">
          <w:rPr>
            <w:spacing w:val="21"/>
            <w:w w:val="105"/>
          </w:rPr>
          <w:delText xml:space="preserve"> </w:delText>
        </w:r>
        <w:r w:rsidDel="00D3445B">
          <w:rPr>
            <w:w w:val="105"/>
          </w:rPr>
          <w:delText>which</w:delText>
        </w:r>
        <w:r w:rsidDel="00D3445B">
          <w:rPr>
            <w:spacing w:val="21"/>
            <w:w w:val="105"/>
          </w:rPr>
          <w:delText xml:space="preserve"> </w:delText>
        </w:r>
        <w:r w:rsidDel="00D3445B">
          <w:rPr>
            <w:w w:val="105"/>
          </w:rPr>
          <w:delText>enhances</w:delText>
        </w:r>
        <w:r w:rsidDel="00D3445B">
          <w:rPr>
            <w:spacing w:val="21"/>
            <w:w w:val="105"/>
          </w:rPr>
          <w:delText xml:space="preserve"> </w:delText>
        </w:r>
        <w:r w:rsidDel="00D3445B">
          <w:rPr>
            <w:w w:val="105"/>
          </w:rPr>
          <w:delText>internal</w:delText>
        </w:r>
        <w:r w:rsidDel="00D3445B">
          <w:rPr>
            <w:spacing w:val="21"/>
            <w:w w:val="105"/>
          </w:rPr>
          <w:delText xml:space="preserve"> </w:delText>
        </w:r>
        <w:r w:rsidDel="00D3445B">
          <w:rPr>
            <w:w w:val="105"/>
          </w:rPr>
          <w:delText>validity</w:delText>
        </w:r>
        <w:r w:rsidDel="00D3445B">
          <w:rPr>
            <w:spacing w:val="21"/>
            <w:w w:val="105"/>
          </w:rPr>
          <w:delText xml:space="preserve"> </w:delText>
        </w:r>
        <w:r w:rsidDel="00D3445B">
          <w:rPr>
            <w:w w:val="105"/>
          </w:rPr>
          <w:delText>but</w:delText>
        </w:r>
        <w:r w:rsidDel="00D3445B">
          <w:rPr>
            <w:spacing w:val="21"/>
            <w:w w:val="105"/>
          </w:rPr>
          <w:delText xml:space="preserve"> </w:delText>
        </w:r>
        <w:r w:rsidDel="00D3445B">
          <w:rPr>
            <w:w w:val="105"/>
          </w:rPr>
          <w:delText>may</w:delText>
        </w:r>
        <w:r w:rsidDel="00D3445B">
          <w:rPr>
            <w:spacing w:val="21"/>
            <w:w w:val="105"/>
          </w:rPr>
          <w:delText xml:space="preserve"> </w:delText>
        </w:r>
        <w:r w:rsidDel="00D3445B">
          <w:rPr>
            <w:w w:val="105"/>
          </w:rPr>
          <w:delText>not</w:delText>
        </w:r>
        <w:r w:rsidR="00026A4E" w:rsidDel="00D3445B">
          <w:rPr>
            <w:w w:val="105"/>
          </w:rPr>
          <w:delText xml:space="preserve"> </w:delText>
        </w:r>
        <w:r w:rsidR="00612C0E" w:rsidDel="00D3445B">
          <w:rPr>
            <w:w w:val="105"/>
          </w:rPr>
          <w:delText xml:space="preserve"> </w:delText>
        </w:r>
        <w:r w:rsidDel="00D3445B">
          <w:rPr>
            <w:w w:val="105"/>
          </w:rPr>
          <w:delText>capture repeated exposure to emotionally saturated messaging or elite cues</w:delText>
        </w:r>
      </w:del>
      <w:r>
        <w:rPr>
          <w:w w:val="105"/>
        </w:rPr>
        <w:t>. Fourth, the outcome is attitudinal rather than behavioral, so downstream political consequences are inferred rather than observed.</w:t>
      </w:r>
      <w:r>
        <w:rPr>
          <w:spacing w:val="40"/>
          <w:w w:val="105"/>
        </w:rPr>
        <w:t xml:space="preserve"> </w:t>
      </w:r>
      <w:r>
        <w:rPr>
          <w:w w:val="105"/>
        </w:rPr>
        <w:t xml:space="preserve">Finally, although the ordinal logit framework appropriately models ordered </w:t>
      </w:r>
      <w:r>
        <w:rPr>
          <w:w w:val="105"/>
        </w:rPr>
        <w:lastRenderedPageBreak/>
        <w:t xml:space="preserve">responses, psychological mediators such as perceived loss magnitude or moral obligation were not directly </w:t>
      </w:r>
      <w:r>
        <w:rPr>
          <w:spacing w:val="-2"/>
          <w:w w:val="105"/>
        </w:rPr>
        <w:t>measured.</w:t>
      </w:r>
    </w:p>
    <w:p w14:paraId="17C4BA16" w14:textId="77777777" w:rsidR="005D491A" w:rsidRDefault="00000000">
      <w:pPr>
        <w:pStyle w:val="BodyText"/>
        <w:spacing w:before="2" w:line="256" w:lineRule="auto"/>
        <w:ind w:left="360" w:right="320" w:firstLine="338"/>
        <w:jc w:val="both"/>
      </w:pPr>
      <w:r>
        <w:rPr>
          <w:w w:val="105"/>
        </w:rPr>
        <w:t>These</w:t>
      </w:r>
      <w:r>
        <w:rPr>
          <w:spacing w:val="-7"/>
          <w:w w:val="105"/>
        </w:rPr>
        <w:t xml:space="preserve"> </w:t>
      </w:r>
      <w:r>
        <w:rPr>
          <w:w w:val="105"/>
        </w:rPr>
        <w:t>limitations</w:t>
      </w:r>
      <w:r>
        <w:rPr>
          <w:spacing w:val="-7"/>
          <w:w w:val="105"/>
        </w:rPr>
        <w:t xml:space="preserve"> </w:t>
      </w:r>
      <w:r>
        <w:rPr>
          <w:w w:val="105"/>
        </w:rPr>
        <w:t>suggest</w:t>
      </w:r>
      <w:r>
        <w:rPr>
          <w:spacing w:val="-8"/>
          <w:w w:val="105"/>
        </w:rPr>
        <w:t xml:space="preserve"> </w:t>
      </w:r>
      <w:r>
        <w:rPr>
          <w:w w:val="105"/>
        </w:rPr>
        <w:t>a</w:t>
      </w:r>
      <w:r>
        <w:rPr>
          <w:spacing w:val="-7"/>
          <w:w w:val="105"/>
        </w:rPr>
        <w:t xml:space="preserve"> </w:t>
      </w:r>
      <w:r>
        <w:rPr>
          <w:w w:val="105"/>
        </w:rPr>
        <w:t>focused</w:t>
      </w:r>
      <w:r>
        <w:rPr>
          <w:spacing w:val="-8"/>
          <w:w w:val="105"/>
        </w:rPr>
        <w:t xml:space="preserve"> </w:t>
      </w:r>
      <w:r>
        <w:rPr>
          <w:w w:val="105"/>
        </w:rPr>
        <w:t>research</w:t>
      </w:r>
      <w:r>
        <w:rPr>
          <w:spacing w:val="-8"/>
          <w:w w:val="105"/>
        </w:rPr>
        <w:t xml:space="preserve"> </w:t>
      </w:r>
      <w:r>
        <w:rPr>
          <w:w w:val="105"/>
        </w:rPr>
        <w:t>agenda.</w:t>
      </w:r>
      <w:r>
        <w:rPr>
          <w:spacing w:val="24"/>
          <w:w w:val="105"/>
        </w:rPr>
        <w:t xml:space="preserve"> </w:t>
      </w:r>
      <w:r>
        <w:rPr>
          <w:w w:val="105"/>
        </w:rPr>
        <w:t>Future</w:t>
      </w:r>
      <w:r>
        <w:rPr>
          <w:spacing w:val="-7"/>
          <w:w w:val="105"/>
        </w:rPr>
        <w:t xml:space="preserve"> </w:t>
      </w:r>
      <w:r>
        <w:rPr>
          <w:w w:val="105"/>
        </w:rPr>
        <w:t>studies</w:t>
      </w:r>
      <w:r>
        <w:rPr>
          <w:spacing w:val="-7"/>
          <w:w w:val="105"/>
        </w:rPr>
        <w:t xml:space="preserve"> </w:t>
      </w:r>
      <w:r>
        <w:rPr>
          <w:w w:val="105"/>
        </w:rPr>
        <w:t>should</w:t>
      </w:r>
      <w:r>
        <w:rPr>
          <w:spacing w:val="-8"/>
          <w:w w:val="105"/>
        </w:rPr>
        <w:t xml:space="preserve"> </w:t>
      </w:r>
      <w:r>
        <w:rPr>
          <w:w w:val="105"/>
        </w:rPr>
        <w:t>examine</w:t>
      </w:r>
      <w:r>
        <w:rPr>
          <w:spacing w:val="-7"/>
          <w:w w:val="105"/>
        </w:rPr>
        <w:t xml:space="preserve"> </w:t>
      </w:r>
      <w:r>
        <w:rPr>
          <w:w w:val="105"/>
        </w:rPr>
        <w:t>heterogeneity in framing sensitivity, given that reference points may vary with political trust, system satisfaction, illness exposure, redistribution attitudes, or policy knowledge.</w:t>
      </w:r>
      <w:r>
        <w:rPr>
          <w:spacing w:val="40"/>
          <w:w w:val="105"/>
        </w:rPr>
        <w:t xml:space="preserve"> </w:t>
      </w:r>
      <w:r>
        <w:rPr>
          <w:w w:val="105"/>
        </w:rPr>
        <w:t>Attribution and accountability mechanisms should also be manipulated directly, varying who is said to decide and what procedural safeguards are emphasized.</w:t>
      </w:r>
      <w:r>
        <w:rPr>
          <w:spacing w:val="35"/>
          <w:w w:val="105"/>
        </w:rPr>
        <w:t xml:space="preserve"> </w:t>
      </w:r>
      <w:r>
        <w:rPr>
          <w:w w:val="105"/>
        </w:rPr>
        <w:t>Comparative experiments contrasting technocratic framing with patient-story framing would clarify whether delegation dampens or merely displaces the persuasive force of identifiable beneficiaries. Finally, longitudinal and field designs could assess persistence, learning, and real-world political consequences.</w:t>
      </w:r>
    </w:p>
    <w:p w14:paraId="7123ACBD" w14:textId="77777777" w:rsidR="005D491A" w:rsidRDefault="00000000">
      <w:pPr>
        <w:pStyle w:val="BodyText"/>
        <w:spacing w:before="2" w:line="256" w:lineRule="auto"/>
        <w:ind w:left="360" w:right="352" w:firstLine="338"/>
        <w:jc w:val="both"/>
      </w:pPr>
      <w:r>
        <w:rPr>
          <w:w w:val="110"/>
        </w:rPr>
        <w:t>Overall,</w:t>
      </w:r>
      <w:r>
        <w:rPr>
          <w:spacing w:val="-10"/>
          <w:w w:val="110"/>
        </w:rPr>
        <w:t xml:space="preserve"> </w:t>
      </w:r>
      <w:r>
        <w:rPr>
          <w:w w:val="110"/>
        </w:rPr>
        <w:t>the</w:t>
      </w:r>
      <w:r>
        <w:rPr>
          <w:spacing w:val="-10"/>
          <w:w w:val="110"/>
        </w:rPr>
        <w:t xml:space="preserve"> </w:t>
      </w:r>
      <w:r>
        <w:rPr>
          <w:w w:val="110"/>
        </w:rPr>
        <w:t>evidence</w:t>
      </w:r>
      <w:r>
        <w:rPr>
          <w:spacing w:val="-10"/>
          <w:w w:val="110"/>
        </w:rPr>
        <w:t xml:space="preserve"> </w:t>
      </w:r>
      <w:r>
        <w:rPr>
          <w:w w:val="110"/>
        </w:rPr>
        <w:t>suggests</w:t>
      </w:r>
      <w:r>
        <w:rPr>
          <w:spacing w:val="-10"/>
          <w:w w:val="110"/>
        </w:rPr>
        <w:t xml:space="preserve"> </w:t>
      </w:r>
      <w:r>
        <w:rPr>
          <w:w w:val="110"/>
        </w:rPr>
        <w:t>that</w:t>
      </w:r>
      <w:r>
        <w:rPr>
          <w:spacing w:val="-10"/>
          <w:w w:val="110"/>
        </w:rPr>
        <w:t xml:space="preserve"> </w:t>
      </w:r>
      <w:r>
        <w:rPr>
          <w:w w:val="110"/>
        </w:rPr>
        <w:t>even</w:t>
      </w:r>
      <w:r>
        <w:rPr>
          <w:spacing w:val="-10"/>
          <w:w w:val="110"/>
        </w:rPr>
        <w:t xml:space="preserve"> </w:t>
      </w:r>
      <w:r>
        <w:rPr>
          <w:w w:val="110"/>
        </w:rPr>
        <w:t>under</w:t>
      </w:r>
      <w:r>
        <w:rPr>
          <w:spacing w:val="-10"/>
          <w:w w:val="110"/>
        </w:rPr>
        <w:t xml:space="preserve"> </w:t>
      </w:r>
      <w:r>
        <w:rPr>
          <w:w w:val="110"/>
        </w:rPr>
        <w:t>technocratic</w:t>
      </w:r>
      <w:r>
        <w:rPr>
          <w:spacing w:val="-10"/>
          <w:w w:val="110"/>
        </w:rPr>
        <w:t xml:space="preserve"> </w:t>
      </w:r>
      <w:r>
        <w:rPr>
          <w:w w:val="110"/>
        </w:rPr>
        <w:t>delegation,</w:t>
      </w:r>
      <w:r>
        <w:rPr>
          <w:spacing w:val="-10"/>
          <w:w w:val="110"/>
        </w:rPr>
        <w:t xml:space="preserve"> </w:t>
      </w:r>
      <w:r>
        <w:rPr>
          <w:w w:val="110"/>
        </w:rPr>
        <w:t>distributive</w:t>
      </w:r>
      <w:r>
        <w:rPr>
          <w:spacing w:val="-10"/>
          <w:w w:val="110"/>
        </w:rPr>
        <w:t xml:space="preserve"> </w:t>
      </w:r>
      <w:r>
        <w:rPr>
          <w:w w:val="110"/>
        </w:rPr>
        <w:t xml:space="preserve">healthcare </w:t>
      </w:r>
      <w:r>
        <w:t xml:space="preserve">decisions remain politically consequential because citizens evaluate them through reference-dependent </w:t>
      </w:r>
      <w:r>
        <w:rPr>
          <w:w w:val="110"/>
        </w:rPr>
        <w:t>interpretive</w:t>
      </w:r>
      <w:r>
        <w:rPr>
          <w:spacing w:val="-7"/>
          <w:w w:val="110"/>
        </w:rPr>
        <w:t xml:space="preserve"> </w:t>
      </w:r>
      <w:r>
        <w:rPr>
          <w:w w:val="110"/>
        </w:rPr>
        <w:t>frames. Delegation</w:t>
      </w:r>
      <w:r>
        <w:rPr>
          <w:spacing w:val="-7"/>
          <w:w w:val="110"/>
        </w:rPr>
        <w:t xml:space="preserve"> </w:t>
      </w:r>
      <w:r>
        <w:rPr>
          <w:w w:val="110"/>
        </w:rPr>
        <w:t>may</w:t>
      </w:r>
      <w:r>
        <w:rPr>
          <w:spacing w:val="-7"/>
          <w:w w:val="110"/>
        </w:rPr>
        <w:t xml:space="preserve"> </w:t>
      </w:r>
      <w:r>
        <w:rPr>
          <w:w w:val="110"/>
        </w:rPr>
        <w:t>reduce</w:t>
      </w:r>
      <w:r>
        <w:rPr>
          <w:spacing w:val="-7"/>
          <w:w w:val="110"/>
        </w:rPr>
        <w:t xml:space="preserve"> </w:t>
      </w:r>
      <w:r>
        <w:rPr>
          <w:w w:val="110"/>
        </w:rPr>
        <w:t>overt</w:t>
      </w:r>
      <w:r>
        <w:rPr>
          <w:spacing w:val="-7"/>
          <w:w w:val="110"/>
        </w:rPr>
        <w:t xml:space="preserve"> </w:t>
      </w:r>
      <w:r>
        <w:rPr>
          <w:w w:val="110"/>
        </w:rPr>
        <w:t>partisan</w:t>
      </w:r>
      <w:r>
        <w:rPr>
          <w:spacing w:val="-7"/>
          <w:w w:val="110"/>
        </w:rPr>
        <w:t xml:space="preserve"> </w:t>
      </w:r>
      <w:r>
        <w:rPr>
          <w:w w:val="110"/>
        </w:rPr>
        <w:t>conflict</w:t>
      </w:r>
      <w:r>
        <w:rPr>
          <w:spacing w:val="-7"/>
          <w:w w:val="110"/>
        </w:rPr>
        <w:t xml:space="preserve"> </w:t>
      </w:r>
      <w:r>
        <w:rPr>
          <w:w w:val="110"/>
        </w:rPr>
        <w:t>over</w:t>
      </w:r>
      <w:r>
        <w:rPr>
          <w:spacing w:val="-7"/>
          <w:w w:val="110"/>
        </w:rPr>
        <w:t xml:space="preserve"> </w:t>
      </w:r>
      <w:r>
        <w:rPr>
          <w:w w:val="110"/>
        </w:rPr>
        <w:t>particular</w:t>
      </w:r>
      <w:r>
        <w:rPr>
          <w:spacing w:val="-7"/>
          <w:w w:val="110"/>
        </w:rPr>
        <w:t xml:space="preserve"> </w:t>
      </w:r>
      <w:r>
        <w:rPr>
          <w:w w:val="110"/>
        </w:rPr>
        <w:t>reimbursement decisions, but it does not eliminate the cognitive and moral structures through which rationing</w:t>
      </w:r>
      <w:r>
        <w:rPr>
          <w:spacing w:val="80"/>
          <w:w w:val="110"/>
        </w:rPr>
        <w:t xml:space="preserve"> </w:t>
      </w:r>
      <w:r>
        <w:rPr>
          <w:w w:val="110"/>
        </w:rPr>
        <w:t>is judged.</w:t>
      </w:r>
      <w:r>
        <w:rPr>
          <w:spacing w:val="40"/>
          <w:w w:val="110"/>
        </w:rPr>
        <w:t xml:space="preserve"> </w:t>
      </w:r>
      <w:r>
        <w:rPr>
          <w:w w:val="110"/>
        </w:rPr>
        <w:t>Rather, it shifts contestation toward how expert justifications are framed and which reference points communication renders salient.</w:t>
      </w:r>
    </w:p>
    <w:p w14:paraId="00A6CB32" w14:textId="77777777" w:rsidR="005D491A" w:rsidRDefault="005D491A">
      <w:pPr>
        <w:pStyle w:val="BodyText"/>
        <w:spacing w:line="256" w:lineRule="auto"/>
        <w:jc w:val="both"/>
        <w:sectPr w:rsidR="005D491A">
          <w:pgSz w:w="12240" w:h="15840"/>
          <w:pgMar w:top="1340" w:right="1080" w:bottom="1080" w:left="1080" w:header="0" w:footer="888" w:gutter="0"/>
          <w:cols w:space="720"/>
        </w:sectPr>
      </w:pPr>
    </w:p>
    <w:p w14:paraId="19CDEC4C" w14:textId="77777777" w:rsidR="005D491A" w:rsidRDefault="00000000">
      <w:pPr>
        <w:pStyle w:val="Heading1"/>
        <w:spacing w:before="142"/>
        <w:ind w:left="360" w:firstLine="0"/>
      </w:pPr>
      <w:r>
        <w:rPr>
          <w:spacing w:val="-2"/>
        </w:rPr>
        <w:lastRenderedPageBreak/>
        <w:t>References</w:t>
      </w:r>
    </w:p>
    <w:p w14:paraId="0BEEDCC1" w14:textId="105B705E" w:rsidR="005D491A" w:rsidRDefault="00000000">
      <w:pPr>
        <w:pStyle w:val="BodyText"/>
        <w:spacing w:before="220" w:line="256" w:lineRule="auto"/>
        <w:ind w:left="693" w:right="329" w:hanging="334"/>
        <w:jc w:val="both"/>
      </w:pPr>
      <w:bookmarkStart w:id="1073" w:name="_bookmark11"/>
      <w:bookmarkEnd w:id="1073"/>
      <w:r>
        <w:rPr>
          <w:w w:val="105"/>
        </w:rPr>
        <w:t xml:space="preserve">Abelson, J. and P. A. Collins (2009). “Media Hyping and the "Herceptin Access Story": An Analysis of Canadian and UK Newspaper Coverage.” In: </w:t>
      </w:r>
      <w:r w:rsidR="00A640B7">
        <w:rPr>
          <w:i/>
          <w:w w:val="105"/>
        </w:rPr>
        <w:t>Health</w:t>
      </w:r>
      <w:r>
        <w:rPr>
          <w:i/>
          <w:w w:val="105"/>
        </w:rPr>
        <w:t xml:space="preserve"> Policy. </w:t>
      </w:r>
      <w:r>
        <w:rPr>
          <w:w w:val="105"/>
        </w:rPr>
        <w:t xml:space="preserve">4.3. Accessed September 17, </w:t>
      </w:r>
      <w:bookmarkStart w:id="1074" w:name="_bookmark12"/>
      <w:bookmarkEnd w:id="1074"/>
      <w:r>
        <w:rPr>
          <w:w w:val="105"/>
        </w:rPr>
        <w:t>2023, e113–e128.</w:t>
      </w:r>
    </w:p>
    <w:p w14:paraId="65979F7B" w14:textId="77777777" w:rsidR="005D491A" w:rsidRDefault="00000000">
      <w:pPr>
        <w:pStyle w:val="BodyText"/>
        <w:spacing w:before="1" w:line="256" w:lineRule="auto"/>
        <w:ind w:left="360" w:right="317"/>
        <w:jc w:val="center"/>
      </w:pPr>
      <w:bookmarkStart w:id="1075" w:name="_bookmark13"/>
      <w:bookmarkEnd w:id="1075"/>
      <w:r>
        <w:rPr>
          <w:w w:val="105"/>
        </w:rPr>
        <w:t>Adler,</w:t>
      </w:r>
      <w:r>
        <w:rPr>
          <w:spacing w:val="-13"/>
          <w:w w:val="105"/>
        </w:rPr>
        <w:t xml:space="preserve"> </w:t>
      </w:r>
      <w:r>
        <w:rPr>
          <w:w w:val="105"/>
        </w:rPr>
        <w:t>M.</w:t>
      </w:r>
      <w:r>
        <w:rPr>
          <w:spacing w:val="-13"/>
          <w:w w:val="105"/>
        </w:rPr>
        <w:t xml:space="preserve"> </w:t>
      </w:r>
      <w:r>
        <w:rPr>
          <w:w w:val="105"/>
        </w:rPr>
        <w:t>D.</w:t>
      </w:r>
      <w:r>
        <w:rPr>
          <w:spacing w:val="-13"/>
          <w:w w:val="105"/>
        </w:rPr>
        <w:t xml:space="preserve"> </w:t>
      </w:r>
      <w:r>
        <w:rPr>
          <w:w w:val="105"/>
        </w:rPr>
        <w:t>et</w:t>
      </w:r>
      <w:r>
        <w:rPr>
          <w:spacing w:val="-13"/>
          <w:w w:val="105"/>
        </w:rPr>
        <w:t xml:space="preserve"> </w:t>
      </w:r>
      <w:r>
        <w:rPr>
          <w:w w:val="105"/>
        </w:rPr>
        <w:t>al.</w:t>
      </w:r>
      <w:r>
        <w:rPr>
          <w:spacing w:val="-13"/>
          <w:w w:val="105"/>
        </w:rPr>
        <w:t xml:space="preserve"> </w:t>
      </w:r>
      <w:r>
        <w:rPr>
          <w:w w:val="105"/>
        </w:rPr>
        <w:t>(2025).</w:t>
      </w:r>
      <w:r>
        <w:rPr>
          <w:spacing w:val="-13"/>
          <w:w w:val="105"/>
        </w:rPr>
        <w:t xml:space="preserve"> </w:t>
      </w:r>
      <w:r>
        <w:rPr>
          <w:w w:val="105"/>
        </w:rPr>
        <w:t>“Fair</w:t>
      </w:r>
      <w:r>
        <w:rPr>
          <w:spacing w:val="-13"/>
          <w:w w:val="105"/>
        </w:rPr>
        <w:t xml:space="preserve"> </w:t>
      </w:r>
      <w:r>
        <w:rPr>
          <w:w w:val="105"/>
        </w:rPr>
        <w:t>innings:</w:t>
      </w:r>
      <w:r>
        <w:rPr>
          <w:spacing w:val="-13"/>
          <w:w w:val="105"/>
        </w:rPr>
        <w:t xml:space="preserve"> </w:t>
      </w:r>
      <w:r>
        <w:rPr>
          <w:w w:val="105"/>
        </w:rPr>
        <w:t>an</w:t>
      </w:r>
      <w:r>
        <w:rPr>
          <w:spacing w:val="-13"/>
          <w:w w:val="105"/>
        </w:rPr>
        <w:t xml:space="preserve"> </w:t>
      </w:r>
      <w:r>
        <w:rPr>
          <w:w w:val="105"/>
        </w:rPr>
        <w:t>empirical</w:t>
      </w:r>
      <w:r>
        <w:rPr>
          <w:spacing w:val="-13"/>
          <w:w w:val="105"/>
        </w:rPr>
        <w:t xml:space="preserve"> </w:t>
      </w:r>
      <w:r>
        <w:rPr>
          <w:w w:val="105"/>
        </w:rPr>
        <w:t>test.”</w:t>
      </w:r>
      <w:r>
        <w:rPr>
          <w:spacing w:val="-13"/>
          <w:w w:val="105"/>
        </w:rPr>
        <w:t xml:space="preserve"> </w:t>
      </w:r>
      <w:r>
        <w:rPr>
          <w:w w:val="105"/>
        </w:rPr>
        <w:t>In:</w:t>
      </w:r>
      <w:r>
        <w:rPr>
          <w:spacing w:val="-13"/>
          <w:w w:val="105"/>
        </w:rPr>
        <w:t xml:space="preserve"> </w:t>
      </w:r>
      <w:r>
        <w:rPr>
          <w:i/>
          <w:w w:val="105"/>
        </w:rPr>
        <w:t>Health</w:t>
      </w:r>
      <w:r>
        <w:rPr>
          <w:i/>
          <w:spacing w:val="-9"/>
          <w:w w:val="105"/>
        </w:rPr>
        <w:t xml:space="preserve"> </w:t>
      </w:r>
      <w:r>
        <w:rPr>
          <w:i/>
          <w:w w:val="105"/>
        </w:rPr>
        <w:t>economics</w:t>
      </w:r>
      <w:r>
        <w:rPr>
          <w:i/>
          <w:spacing w:val="-8"/>
          <w:w w:val="105"/>
        </w:rPr>
        <w:t xml:space="preserve"> </w:t>
      </w:r>
      <w:r>
        <w:rPr>
          <w:w w:val="105"/>
        </w:rPr>
        <w:t>34.7,</w:t>
      </w:r>
      <w:r>
        <w:rPr>
          <w:spacing w:val="-13"/>
          <w:w w:val="105"/>
        </w:rPr>
        <w:t xml:space="preserve"> </w:t>
      </w:r>
      <w:r>
        <w:rPr>
          <w:w w:val="105"/>
        </w:rPr>
        <w:t>pp.</w:t>
      </w:r>
      <w:r>
        <w:rPr>
          <w:spacing w:val="-13"/>
          <w:w w:val="105"/>
        </w:rPr>
        <w:t xml:space="preserve"> </w:t>
      </w:r>
      <w:r>
        <w:rPr>
          <w:w w:val="105"/>
        </w:rPr>
        <w:t>1350–1364. Aggarwal, A. et al. (2017). “Do patient access schemes for high-cost cancer drugs deliver value to</w:t>
      </w:r>
      <w:r>
        <w:rPr>
          <w:spacing w:val="40"/>
          <w:w w:val="105"/>
        </w:rPr>
        <w:t xml:space="preserve"> </w:t>
      </w:r>
      <w:bookmarkStart w:id="1076" w:name="_bookmark14"/>
      <w:bookmarkEnd w:id="1076"/>
      <w:r>
        <w:rPr>
          <w:w w:val="105"/>
        </w:rPr>
        <w:t xml:space="preserve">society?—lessons from the NHS Cancer Drugs Fund.” In: </w:t>
      </w:r>
      <w:r>
        <w:rPr>
          <w:i/>
          <w:w w:val="105"/>
        </w:rPr>
        <w:t xml:space="preserve">Ann Oncol. </w:t>
      </w:r>
      <w:r>
        <w:rPr>
          <w:w w:val="105"/>
        </w:rPr>
        <w:t>28.8, pp. 1738–1750.</w:t>
      </w:r>
    </w:p>
    <w:p w14:paraId="04CE1F32" w14:textId="77777777" w:rsidR="005D491A" w:rsidRDefault="00000000">
      <w:pPr>
        <w:spacing w:before="1" w:line="256" w:lineRule="auto"/>
        <w:ind w:left="698" w:right="354" w:hanging="339"/>
        <w:jc w:val="both"/>
      </w:pPr>
      <w:r>
        <w:rPr>
          <w:w w:val="105"/>
        </w:rPr>
        <w:t xml:space="preserve">Andrade, G. (2025). “Ethical Shortcomings of QALY: Discrimination Against Minorities in Public </w:t>
      </w:r>
      <w:bookmarkStart w:id="1077" w:name="_bookmark15"/>
      <w:bookmarkEnd w:id="1077"/>
      <w:r>
        <w:rPr>
          <w:w w:val="105"/>
        </w:rPr>
        <w:t xml:space="preserve">Health.” In: </w:t>
      </w:r>
      <w:r>
        <w:rPr>
          <w:i/>
          <w:w w:val="105"/>
        </w:rPr>
        <w:t xml:space="preserve">Cambridge Quarterly of Healthcare Ethics </w:t>
      </w:r>
      <w:r>
        <w:rPr>
          <w:w w:val="105"/>
        </w:rPr>
        <w:t>34.1, pp. 109–116.</w:t>
      </w:r>
    </w:p>
    <w:p w14:paraId="728F7370" w14:textId="77777777" w:rsidR="005D491A" w:rsidRDefault="00000000">
      <w:pPr>
        <w:pStyle w:val="BodyText"/>
        <w:spacing w:before="1" w:line="256" w:lineRule="auto"/>
        <w:ind w:left="698" w:right="355" w:hanging="339"/>
        <w:jc w:val="both"/>
      </w:pPr>
      <w:r>
        <w:rPr>
          <w:w w:val="105"/>
        </w:rPr>
        <w:t xml:space="preserve">Arthur, Megan, Ria Saha, and Anuj </w:t>
      </w:r>
      <w:proofErr w:type="spellStart"/>
      <w:r>
        <w:rPr>
          <w:w w:val="105"/>
        </w:rPr>
        <w:t>Kapilashrami</w:t>
      </w:r>
      <w:proofErr w:type="spellEnd"/>
      <w:r>
        <w:rPr>
          <w:w w:val="105"/>
        </w:rPr>
        <w:t xml:space="preserve"> (2023). “Community participation and stakeholder engagement</w:t>
      </w:r>
      <w:r>
        <w:rPr>
          <w:spacing w:val="-13"/>
          <w:w w:val="105"/>
        </w:rPr>
        <w:t xml:space="preserve"> </w:t>
      </w:r>
      <w:r>
        <w:rPr>
          <w:w w:val="105"/>
        </w:rPr>
        <w:t>in</w:t>
      </w:r>
      <w:r>
        <w:rPr>
          <w:spacing w:val="-13"/>
          <w:w w:val="105"/>
        </w:rPr>
        <w:t xml:space="preserve"> </w:t>
      </w:r>
      <w:r>
        <w:rPr>
          <w:w w:val="105"/>
        </w:rPr>
        <w:t>determining</w:t>
      </w:r>
      <w:r>
        <w:rPr>
          <w:spacing w:val="-13"/>
          <w:w w:val="105"/>
        </w:rPr>
        <w:t xml:space="preserve"> </w:t>
      </w:r>
      <w:r>
        <w:rPr>
          <w:w w:val="105"/>
        </w:rPr>
        <w:t>health</w:t>
      </w:r>
      <w:r>
        <w:rPr>
          <w:spacing w:val="-13"/>
          <w:w w:val="105"/>
        </w:rPr>
        <w:t xml:space="preserve"> </w:t>
      </w:r>
      <w:r>
        <w:rPr>
          <w:w w:val="105"/>
        </w:rPr>
        <w:t>service</w:t>
      </w:r>
      <w:r>
        <w:rPr>
          <w:spacing w:val="-13"/>
          <w:w w:val="105"/>
        </w:rPr>
        <w:t xml:space="preserve"> </w:t>
      </w:r>
      <w:r>
        <w:rPr>
          <w:w w:val="105"/>
        </w:rPr>
        <w:t>coverage:</w:t>
      </w:r>
      <w:r>
        <w:rPr>
          <w:spacing w:val="-13"/>
          <w:w w:val="105"/>
        </w:rPr>
        <w:t xml:space="preserve"> </w:t>
      </w:r>
      <w:r>
        <w:rPr>
          <w:w w:val="105"/>
        </w:rPr>
        <w:t>A</w:t>
      </w:r>
      <w:r>
        <w:rPr>
          <w:spacing w:val="-13"/>
          <w:w w:val="105"/>
        </w:rPr>
        <w:t xml:space="preserve"> </w:t>
      </w:r>
      <w:r>
        <w:rPr>
          <w:w w:val="105"/>
        </w:rPr>
        <w:t>systematic</w:t>
      </w:r>
      <w:r>
        <w:rPr>
          <w:spacing w:val="-13"/>
          <w:w w:val="105"/>
        </w:rPr>
        <w:t xml:space="preserve"> </w:t>
      </w:r>
      <w:r>
        <w:rPr>
          <w:w w:val="105"/>
        </w:rPr>
        <w:t>review</w:t>
      </w:r>
      <w:r>
        <w:rPr>
          <w:spacing w:val="-13"/>
          <w:w w:val="105"/>
        </w:rPr>
        <w:t xml:space="preserve"> </w:t>
      </w:r>
      <w:r>
        <w:rPr>
          <w:w w:val="105"/>
        </w:rPr>
        <w:t>and</w:t>
      </w:r>
      <w:r>
        <w:rPr>
          <w:spacing w:val="-13"/>
          <w:w w:val="105"/>
        </w:rPr>
        <w:t xml:space="preserve"> </w:t>
      </w:r>
      <w:r>
        <w:rPr>
          <w:w w:val="105"/>
        </w:rPr>
        <w:t>framework</w:t>
      </w:r>
      <w:r>
        <w:rPr>
          <w:spacing w:val="-13"/>
          <w:w w:val="105"/>
        </w:rPr>
        <w:t xml:space="preserve"> </w:t>
      </w:r>
      <w:r>
        <w:rPr>
          <w:w w:val="105"/>
        </w:rPr>
        <w:t xml:space="preserve">synthesis </w:t>
      </w:r>
      <w:bookmarkStart w:id="1078" w:name="_bookmark16"/>
      <w:bookmarkEnd w:id="1078"/>
      <w:r>
        <w:rPr>
          <w:w w:val="105"/>
        </w:rPr>
        <w:t xml:space="preserve">to assess effectiveness.” In: </w:t>
      </w:r>
      <w:r>
        <w:rPr>
          <w:i/>
          <w:w w:val="105"/>
        </w:rPr>
        <w:t xml:space="preserve">Journal of Global Health </w:t>
      </w:r>
      <w:r>
        <w:rPr>
          <w:w w:val="105"/>
        </w:rPr>
        <w:t>13, p. 04034.</w:t>
      </w:r>
    </w:p>
    <w:p w14:paraId="044C8B53" w14:textId="77777777" w:rsidR="005D491A" w:rsidRDefault="00000000">
      <w:pPr>
        <w:pStyle w:val="BodyText"/>
        <w:spacing w:before="1" w:line="256" w:lineRule="auto"/>
        <w:ind w:left="686" w:right="327" w:hanging="327"/>
        <w:jc w:val="both"/>
      </w:pPr>
      <w:r>
        <w:rPr>
          <w:w w:val="105"/>
        </w:rPr>
        <w:t xml:space="preserve">Bærøe, K. and R. Baltussen (2014). “Legitimate healthcare limit setting in a real-world setting: integrating accountability for reasonableness and multi-criteria decision analysis.” In: </w:t>
      </w:r>
      <w:r>
        <w:rPr>
          <w:i/>
          <w:w w:val="105"/>
        </w:rPr>
        <w:t xml:space="preserve">Public </w:t>
      </w:r>
      <w:bookmarkStart w:id="1079" w:name="_bookmark17"/>
      <w:bookmarkEnd w:id="1079"/>
      <w:r>
        <w:rPr>
          <w:i/>
          <w:w w:val="105"/>
        </w:rPr>
        <w:t xml:space="preserve">Health Ethics </w:t>
      </w:r>
      <w:r>
        <w:rPr>
          <w:w w:val="105"/>
        </w:rPr>
        <w:t>7.2, pp. 98–111.</w:t>
      </w:r>
    </w:p>
    <w:p w14:paraId="07899765" w14:textId="77777777" w:rsidR="005D491A" w:rsidRDefault="00000000">
      <w:pPr>
        <w:spacing w:before="1" w:line="256" w:lineRule="auto"/>
        <w:ind w:left="683" w:right="354" w:hanging="324"/>
        <w:jc w:val="both"/>
      </w:pPr>
      <w:r>
        <w:rPr>
          <w:w w:val="105"/>
        </w:rPr>
        <w:t xml:space="preserve">Baltussen, R., M. Jansen, and W. </w:t>
      </w:r>
      <w:proofErr w:type="spellStart"/>
      <w:r>
        <w:rPr>
          <w:w w:val="105"/>
        </w:rPr>
        <w:t>Oortwijn</w:t>
      </w:r>
      <w:proofErr w:type="spellEnd"/>
      <w:r>
        <w:rPr>
          <w:w w:val="105"/>
        </w:rPr>
        <w:t xml:space="preserve"> (2021). “Evidence-Informed Deliberative Processes for Legitimate Health Benefit Package Design—Part I: Conceptual Framework.” In: </w:t>
      </w:r>
      <w:r>
        <w:rPr>
          <w:i/>
          <w:w w:val="105"/>
        </w:rPr>
        <w:t xml:space="preserve">International </w:t>
      </w:r>
      <w:bookmarkStart w:id="1080" w:name="_bookmark18"/>
      <w:bookmarkEnd w:id="1080"/>
      <w:r>
        <w:rPr>
          <w:i/>
          <w:w w:val="105"/>
        </w:rPr>
        <w:t xml:space="preserve">Journal of Health Policy and Management </w:t>
      </w:r>
      <w:r>
        <w:rPr>
          <w:w w:val="105"/>
        </w:rPr>
        <w:t>11.10, pp. 2319–2326.</w:t>
      </w:r>
    </w:p>
    <w:p w14:paraId="44819F8F" w14:textId="77777777" w:rsidR="005D491A" w:rsidRDefault="00000000">
      <w:pPr>
        <w:pStyle w:val="BodyText"/>
        <w:spacing w:line="256" w:lineRule="auto"/>
        <w:ind w:left="690" w:right="329" w:hanging="331"/>
        <w:jc w:val="both"/>
      </w:pPr>
      <w:r>
        <w:rPr>
          <w:w w:val="105"/>
        </w:rPr>
        <w:t>Baltussen,</w:t>
      </w:r>
      <w:r>
        <w:rPr>
          <w:spacing w:val="-11"/>
          <w:w w:val="105"/>
        </w:rPr>
        <w:t xml:space="preserve"> </w:t>
      </w:r>
      <w:r>
        <w:rPr>
          <w:w w:val="105"/>
        </w:rPr>
        <w:t>R.,</w:t>
      </w:r>
      <w:r>
        <w:rPr>
          <w:spacing w:val="-11"/>
          <w:w w:val="105"/>
        </w:rPr>
        <w:t xml:space="preserve"> </w:t>
      </w:r>
      <w:r>
        <w:rPr>
          <w:w w:val="105"/>
        </w:rPr>
        <w:t>M.</w:t>
      </w:r>
      <w:r>
        <w:rPr>
          <w:spacing w:val="-11"/>
          <w:w w:val="105"/>
        </w:rPr>
        <w:t xml:space="preserve"> </w:t>
      </w:r>
      <w:r>
        <w:rPr>
          <w:w w:val="105"/>
        </w:rPr>
        <w:t>P.</w:t>
      </w:r>
      <w:r>
        <w:rPr>
          <w:spacing w:val="-11"/>
          <w:w w:val="105"/>
        </w:rPr>
        <w:t xml:space="preserve"> </w:t>
      </w:r>
      <w:r>
        <w:rPr>
          <w:w w:val="105"/>
        </w:rPr>
        <w:t>Jansen,</w:t>
      </w:r>
      <w:r>
        <w:rPr>
          <w:spacing w:val="-11"/>
          <w:w w:val="105"/>
        </w:rPr>
        <w:t xml:space="preserve"> </w:t>
      </w:r>
      <w:r>
        <w:rPr>
          <w:w w:val="105"/>
        </w:rPr>
        <w:t>E.</w:t>
      </w:r>
      <w:r>
        <w:rPr>
          <w:spacing w:val="-11"/>
          <w:w w:val="105"/>
        </w:rPr>
        <w:t xml:space="preserve"> </w:t>
      </w:r>
      <w:r>
        <w:rPr>
          <w:w w:val="105"/>
        </w:rPr>
        <w:t>Mikkelsen,</w:t>
      </w:r>
      <w:r>
        <w:rPr>
          <w:spacing w:val="-11"/>
          <w:w w:val="105"/>
        </w:rPr>
        <w:t xml:space="preserve"> </w:t>
      </w:r>
      <w:r>
        <w:rPr>
          <w:w w:val="105"/>
        </w:rPr>
        <w:t>et</w:t>
      </w:r>
      <w:r>
        <w:rPr>
          <w:spacing w:val="-11"/>
          <w:w w:val="105"/>
        </w:rPr>
        <w:t xml:space="preserve"> </w:t>
      </w:r>
      <w:r>
        <w:rPr>
          <w:w w:val="105"/>
        </w:rPr>
        <w:t>al.</w:t>
      </w:r>
      <w:r>
        <w:rPr>
          <w:spacing w:val="-11"/>
          <w:w w:val="105"/>
        </w:rPr>
        <w:t xml:space="preserve"> </w:t>
      </w:r>
      <w:r>
        <w:rPr>
          <w:w w:val="105"/>
        </w:rPr>
        <w:t>(2016).</w:t>
      </w:r>
      <w:r>
        <w:rPr>
          <w:spacing w:val="-11"/>
          <w:w w:val="105"/>
        </w:rPr>
        <w:t xml:space="preserve"> </w:t>
      </w:r>
      <w:r>
        <w:rPr>
          <w:w w:val="105"/>
        </w:rPr>
        <w:t>“Priority</w:t>
      </w:r>
      <w:r>
        <w:rPr>
          <w:spacing w:val="-11"/>
          <w:w w:val="105"/>
        </w:rPr>
        <w:t xml:space="preserve"> </w:t>
      </w:r>
      <w:r>
        <w:rPr>
          <w:w w:val="105"/>
        </w:rPr>
        <w:t>setting</w:t>
      </w:r>
      <w:r>
        <w:rPr>
          <w:spacing w:val="-11"/>
          <w:w w:val="105"/>
        </w:rPr>
        <w:t xml:space="preserve"> </w:t>
      </w:r>
      <w:r>
        <w:rPr>
          <w:w w:val="105"/>
        </w:rPr>
        <w:t>for</w:t>
      </w:r>
      <w:r>
        <w:rPr>
          <w:spacing w:val="-11"/>
          <w:w w:val="105"/>
        </w:rPr>
        <w:t xml:space="preserve"> </w:t>
      </w:r>
      <w:r>
        <w:rPr>
          <w:w w:val="105"/>
        </w:rPr>
        <w:t>universal</w:t>
      </w:r>
      <w:r>
        <w:rPr>
          <w:spacing w:val="-11"/>
          <w:w w:val="105"/>
        </w:rPr>
        <w:t xml:space="preserve"> </w:t>
      </w:r>
      <w:r>
        <w:rPr>
          <w:w w:val="105"/>
        </w:rPr>
        <w:t>health</w:t>
      </w:r>
      <w:r>
        <w:rPr>
          <w:spacing w:val="-11"/>
          <w:w w:val="105"/>
        </w:rPr>
        <w:t xml:space="preserve"> </w:t>
      </w:r>
      <w:r>
        <w:rPr>
          <w:w w:val="105"/>
        </w:rPr>
        <w:t>coverage: we</w:t>
      </w:r>
      <w:r>
        <w:rPr>
          <w:spacing w:val="-1"/>
          <w:w w:val="105"/>
        </w:rPr>
        <w:t xml:space="preserve"> </w:t>
      </w:r>
      <w:r>
        <w:rPr>
          <w:w w:val="105"/>
        </w:rPr>
        <w:t>need</w:t>
      </w:r>
      <w:r>
        <w:rPr>
          <w:spacing w:val="-2"/>
          <w:w w:val="105"/>
        </w:rPr>
        <w:t xml:space="preserve"> </w:t>
      </w:r>
      <w:r>
        <w:rPr>
          <w:w w:val="105"/>
        </w:rPr>
        <w:t>evidence-informed</w:t>
      </w:r>
      <w:r>
        <w:rPr>
          <w:spacing w:val="-1"/>
          <w:w w:val="105"/>
        </w:rPr>
        <w:t xml:space="preserve"> </w:t>
      </w:r>
      <w:r>
        <w:rPr>
          <w:w w:val="105"/>
        </w:rPr>
        <w:t>deliberative</w:t>
      </w:r>
      <w:r>
        <w:rPr>
          <w:spacing w:val="-1"/>
          <w:w w:val="105"/>
        </w:rPr>
        <w:t xml:space="preserve"> </w:t>
      </w:r>
      <w:r>
        <w:rPr>
          <w:w w:val="105"/>
        </w:rPr>
        <w:t>processes,</w:t>
      </w:r>
      <w:r>
        <w:rPr>
          <w:spacing w:val="-1"/>
          <w:w w:val="105"/>
        </w:rPr>
        <w:t xml:space="preserve"> </w:t>
      </w:r>
      <w:r>
        <w:rPr>
          <w:w w:val="105"/>
        </w:rPr>
        <w:t>not</w:t>
      </w:r>
      <w:r>
        <w:rPr>
          <w:spacing w:val="-2"/>
          <w:w w:val="105"/>
        </w:rPr>
        <w:t xml:space="preserve"> </w:t>
      </w:r>
      <w:r>
        <w:rPr>
          <w:w w:val="105"/>
        </w:rPr>
        <w:t>just</w:t>
      </w:r>
      <w:r>
        <w:rPr>
          <w:spacing w:val="-2"/>
          <w:w w:val="105"/>
        </w:rPr>
        <w:t xml:space="preserve"> </w:t>
      </w:r>
      <w:r>
        <w:rPr>
          <w:w w:val="105"/>
        </w:rPr>
        <w:t>more</w:t>
      </w:r>
      <w:r>
        <w:rPr>
          <w:spacing w:val="-1"/>
          <w:w w:val="105"/>
        </w:rPr>
        <w:t xml:space="preserve"> </w:t>
      </w:r>
      <w:r>
        <w:rPr>
          <w:w w:val="105"/>
        </w:rPr>
        <w:t>evidence</w:t>
      </w:r>
      <w:r>
        <w:rPr>
          <w:spacing w:val="-1"/>
          <w:w w:val="105"/>
        </w:rPr>
        <w:t xml:space="preserve"> </w:t>
      </w:r>
      <w:r>
        <w:rPr>
          <w:w w:val="105"/>
        </w:rPr>
        <w:t>on</w:t>
      </w:r>
      <w:r>
        <w:rPr>
          <w:spacing w:val="-2"/>
          <w:w w:val="105"/>
        </w:rPr>
        <w:t xml:space="preserve"> </w:t>
      </w:r>
      <w:r>
        <w:rPr>
          <w:w w:val="105"/>
        </w:rPr>
        <w:t xml:space="preserve">cost-effectiveness.” </w:t>
      </w:r>
      <w:bookmarkStart w:id="1081" w:name="_bookmark19"/>
      <w:bookmarkEnd w:id="1081"/>
      <w:r>
        <w:rPr>
          <w:w w:val="105"/>
        </w:rPr>
        <w:t xml:space="preserve">In: </w:t>
      </w:r>
      <w:r>
        <w:rPr>
          <w:i/>
          <w:w w:val="105"/>
        </w:rPr>
        <w:t xml:space="preserve">International journal of health policy and management </w:t>
      </w:r>
      <w:r>
        <w:rPr>
          <w:w w:val="105"/>
        </w:rPr>
        <w:t>5.11, p. 615.</w:t>
      </w:r>
    </w:p>
    <w:p w14:paraId="3BD30EAF" w14:textId="77777777" w:rsidR="005D491A" w:rsidRDefault="00000000">
      <w:pPr>
        <w:spacing w:before="1" w:line="256" w:lineRule="auto"/>
        <w:ind w:left="690" w:right="358" w:hanging="331"/>
        <w:jc w:val="both"/>
      </w:pPr>
      <w:r>
        <w:rPr>
          <w:w w:val="105"/>
        </w:rPr>
        <w:t xml:space="preserve">Barberis, Nicholas (Feb. 2013). “Thirty Years of Prospect Theory in Economics: A Review and </w:t>
      </w:r>
      <w:bookmarkStart w:id="1082" w:name="_bookmark20"/>
      <w:bookmarkEnd w:id="1082"/>
      <w:r>
        <w:rPr>
          <w:w w:val="105"/>
        </w:rPr>
        <w:t xml:space="preserve">Assessment.” In: </w:t>
      </w:r>
      <w:r>
        <w:rPr>
          <w:i/>
          <w:w w:val="105"/>
        </w:rPr>
        <w:t xml:space="preserve">Journal of Economic Perspectives </w:t>
      </w:r>
      <w:r>
        <w:rPr>
          <w:w w:val="105"/>
        </w:rPr>
        <w:t>27.1, pp. 173–196.</w:t>
      </w:r>
    </w:p>
    <w:p w14:paraId="2AE73255" w14:textId="77777777" w:rsidR="005D491A" w:rsidRDefault="00000000">
      <w:pPr>
        <w:pStyle w:val="BodyText"/>
        <w:spacing w:before="1" w:line="256" w:lineRule="auto"/>
        <w:ind w:left="686" w:right="357" w:hanging="327"/>
        <w:jc w:val="both"/>
      </w:pPr>
      <w:r>
        <w:rPr>
          <w:w w:val="105"/>
        </w:rPr>
        <w:t xml:space="preserve">Baute, S. and L. Bellani (2025). “Healthcare deservingness: how risk factors and income shape responsibility attribution for health outcomes and healthcare costs.” In: </w:t>
      </w:r>
      <w:r>
        <w:rPr>
          <w:i/>
          <w:w w:val="105"/>
        </w:rPr>
        <w:t xml:space="preserve">European Sociological </w:t>
      </w:r>
      <w:bookmarkStart w:id="1083" w:name="_bookmark21"/>
      <w:bookmarkEnd w:id="1083"/>
      <w:r>
        <w:rPr>
          <w:i/>
          <w:w w:val="105"/>
        </w:rPr>
        <w:t xml:space="preserve">Review </w:t>
      </w:r>
      <w:r>
        <w:rPr>
          <w:w w:val="105"/>
        </w:rPr>
        <w:t>41.3, pp. 457–471.</w:t>
      </w:r>
    </w:p>
    <w:p w14:paraId="0282A9CB" w14:textId="77777777" w:rsidR="005D491A" w:rsidRDefault="00000000">
      <w:pPr>
        <w:pStyle w:val="BodyText"/>
        <w:spacing w:before="1" w:line="256" w:lineRule="auto"/>
        <w:ind w:left="691" w:right="327" w:hanging="332"/>
        <w:jc w:val="both"/>
      </w:pPr>
      <w:proofErr w:type="spellStart"/>
      <w:r>
        <w:rPr>
          <w:w w:val="105"/>
        </w:rPr>
        <w:t>Béland</w:t>
      </w:r>
      <w:proofErr w:type="spellEnd"/>
      <w:r>
        <w:rPr>
          <w:w w:val="105"/>
        </w:rPr>
        <w:t xml:space="preserve">, Daniel and Robert Henry Cox (Mar. 2016). “Ideas as coalition magnets: coalition building, policy entrepreneurs, and power relations.” In: </w:t>
      </w:r>
      <w:r>
        <w:rPr>
          <w:i/>
          <w:w w:val="105"/>
        </w:rPr>
        <w:t xml:space="preserve">Journal of European Public Policy </w:t>
      </w:r>
      <w:r>
        <w:rPr>
          <w:w w:val="105"/>
        </w:rPr>
        <w:t>23.3, pp. 428–</w:t>
      </w:r>
      <w:bookmarkStart w:id="1084" w:name="_bookmark22"/>
      <w:bookmarkEnd w:id="1084"/>
      <w:r>
        <w:rPr>
          <w:spacing w:val="-4"/>
          <w:w w:val="105"/>
        </w:rPr>
        <w:t>445.</w:t>
      </w:r>
    </w:p>
    <w:p w14:paraId="69B88C16" w14:textId="77777777" w:rsidR="005D491A" w:rsidRDefault="00000000">
      <w:pPr>
        <w:pStyle w:val="BodyText"/>
        <w:spacing w:before="1" w:line="256" w:lineRule="auto"/>
        <w:ind w:left="698" w:right="321" w:hanging="339"/>
        <w:jc w:val="both"/>
      </w:pPr>
      <w:proofErr w:type="spellStart"/>
      <w:r>
        <w:rPr>
          <w:w w:val="105"/>
        </w:rPr>
        <w:t>Bijlmakers</w:t>
      </w:r>
      <w:proofErr w:type="spellEnd"/>
      <w:r>
        <w:rPr>
          <w:w w:val="105"/>
        </w:rPr>
        <w:t>, L. et al. (2020). “Increasing the Legitimacy of Tough Choices in Healthcare Reimburse-</w:t>
      </w:r>
      <w:proofErr w:type="spellStart"/>
      <w:r>
        <w:rPr>
          <w:w w:val="105"/>
        </w:rPr>
        <w:t>ment</w:t>
      </w:r>
      <w:proofErr w:type="spellEnd"/>
      <w:r>
        <w:rPr>
          <w:w w:val="105"/>
        </w:rPr>
        <w:t>:</w:t>
      </w:r>
      <w:r>
        <w:rPr>
          <w:spacing w:val="14"/>
          <w:w w:val="105"/>
        </w:rPr>
        <w:t xml:space="preserve"> </w:t>
      </w:r>
      <w:r>
        <w:rPr>
          <w:w w:val="105"/>
        </w:rPr>
        <w:t>Approach</w:t>
      </w:r>
      <w:r>
        <w:rPr>
          <w:spacing w:val="14"/>
          <w:w w:val="105"/>
        </w:rPr>
        <w:t xml:space="preserve"> </w:t>
      </w:r>
      <w:r>
        <w:rPr>
          <w:w w:val="105"/>
        </w:rPr>
        <w:t>and</w:t>
      </w:r>
      <w:r>
        <w:rPr>
          <w:spacing w:val="14"/>
          <w:w w:val="105"/>
        </w:rPr>
        <w:t xml:space="preserve"> </w:t>
      </w:r>
      <w:r>
        <w:rPr>
          <w:w w:val="105"/>
        </w:rPr>
        <w:t>Results</w:t>
      </w:r>
      <w:r>
        <w:rPr>
          <w:spacing w:val="14"/>
          <w:w w:val="105"/>
        </w:rPr>
        <w:t xml:space="preserve"> </w:t>
      </w:r>
      <w:r>
        <w:rPr>
          <w:w w:val="105"/>
        </w:rPr>
        <w:t>of</w:t>
      </w:r>
      <w:r>
        <w:rPr>
          <w:spacing w:val="14"/>
          <w:w w:val="105"/>
        </w:rPr>
        <w:t xml:space="preserve"> </w:t>
      </w:r>
      <w:r>
        <w:rPr>
          <w:w w:val="105"/>
        </w:rPr>
        <w:t>a</w:t>
      </w:r>
      <w:r>
        <w:rPr>
          <w:spacing w:val="14"/>
          <w:w w:val="105"/>
        </w:rPr>
        <w:t xml:space="preserve"> </w:t>
      </w:r>
      <w:r>
        <w:rPr>
          <w:w w:val="105"/>
        </w:rPr>
        <w:t>Citizen</w:t>
      </w:r>
      <w:r>
        <w:rPr>
          <w:spacing w:val="14"/>
          <w:w w:val="105"/>
        </w:rPr>
        <w:t xml:space="preserve"> </w:t>
      </w:r>
      <w:r>
        <w:rPr>
          <w:w w:val="105"/>
        </w:rPr>
        <w:t>Forum</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Netherlands.”</w:t>
      </w:r>
      <w:r>
        <w:rPr>
          <w:spacing w:val="14"/>
          <w:w w:val="105"/>
        </w:rPr>
        <w:t xml:space="preserve"> </w:t>
      </w:r>
      <w:r>
        <w:rPr>
          <w:w w:val="105"/>
        </w:rPr>
        <w:t>In:</w:t>
      </w:r>
      <w:r>
        <w:rPr>
          <w:spacing w:val="14"/>
          <w:w w:val="105"/>
        </w:rPr>
        <w:t xml:space="preserve"> </w:t>
      </w:r>
      <w:r>
        <w:rPr>
          <w:i/>
          <w:w w:val="105"/>
        </w:rPr>
        <w:t>Value</w:t>
      </w:r>
      <w:r>
        <w:rPr>
          <w:i/>
          <w:spacing w:val="20"/>
          <w:w w:val="105"/>
        </w:rPr>
        <w:t xml:space="preserve"> </w:t>
      </w:r>
      <w:r>
        <w:rPr>
          <w:i/>
          <w:w w:val="105"/>
        </w:rPr>
        <w:t>in</w:t>
      </w:r>
      <w:r>
        <w:rPr>
          <w:i/>
          <w:spacing w:val="19"/>
          <w:w w:val="105"/>
        </w:rPr>
        <w:t xml:space="preserve"> </w:t>
      </w:r>
      <w:r>
        <w:rPr>
          <w:i/>
          <w:w w:val="105"/>
        </w:rPr>
        <w:t>Health</w:t>
      </w:r>
      <w:r>
        <w:rPr>
          <w:i/>
          <w:spacing w:val="25"/>
          <w:w w:val="105"/>
        </w:rPr>
        <w:t xml:space="preserve"> </w:t>
      </w:r>
      <w:r>
        <w:rPr>
          <w:w w:val="105"/>
        </w:rPr>
        <w:t>23.1,</w:t>
      </w:r>
    </w:p>
    <w:p w14:paraId="67E322CD" w14:textId="77777777" w:rsidR="005D491A" w:rsidRDefault="00000000">
      <w:pPr>
        <w:pStyle w:val="BodyText"/>
        <w:ind w:left="698"/>
        <w:jc w:val="both"/>
      </w:pPr>
      <w:bookmarkStart w:id="1085" w:name="_bookmark23"/>
      <w:bookmarkEnd w:id="1085"/>
      <w:r>
        <w:t>pp.</w:t>
      </w:r>
      <w:r>
        <w:rPr>
          <w:spacing w:val="39"/>
        </w:rPr>
        <w:t xml:space="preserve"> </w:t>
      </w:r>
      <w:r>
        <w:t>32–</w:t>
      </w:r>
      <w:r>
        <w:rPr>
          <w:spacing w:val="-5"/>
        </w:rPr>
        <w:t>38.</w:t>
      </w:r>
    </w:p>
    <w:p w14:paraId="0FBAF827" w14:textId="77777777" w:rsidR="005D491A" w:rsidRDefault="00000000">
      <w:pPr>
        <w:pStyle w:val="BodyText"/>
        <w:spacing w:before="18" w:line="256" w:lineRule="auto"/>
        <w:ind w:left="698" w:right="326" w:hanging="339"/>
        <w:jc w:val="both"/>
      </w:pPr>
      <w:r>
        <w:rPr>
          <w:spacing w:val="-2"/>
          <w:w w:val="110"/>
        </w:rPr>
        <w:t>Blendon,</w:t>
      </w:r>
      <w:r>
        <w:rPr>
          <w:spacing w:val="-7"/>
          <w:w w:val="110"/>
        </w:rPr>
        <w:t xml:space="preserve"> </w:t>
      </w:r>
      <w:r>
        <w:rPr>
          <w:spacing w:val="-2"/>
          <w:w w:val="110"/>
        </w:rPr>
        <w:t>Robert</w:t>
      </w:r>
      <w:r>
        <w:rPr>
          <w:spacing w:val="-7"/>
          <w:w w:val="110"/>
        </w:rPr>
        <w:t xml:space="preserve"> </w:t>
      </w:r>
      <w:r>
        <w:rPr>
          <w:spacing w:val="-2"/>
          <w:w w:val="110"/>
        </w:rPr>
        <w:t>J.</w:t>
      </w:r>
      <w:r>
        <w:rPr>
          <w:spacing w:val="-7"/>
          <w:w w:val="110"/>
        </w:rPr>
        <w:t xml:space="preserve"> </w:t>
      </w:r>
      <w:r>
        <w:rPr>
          <w:spacing w:val="-2"/>
          <w:w w:val="110"/>
        </w:rPr>
        <w:t>et</w:t>
      </w:r>
      <w:r>
        <w:rPr>
          <w:spacing w:val="-7"/>
          <w:w w:val="110"/>
        </w:rPr>
        <w:t xml:space="preserve"> </w:t>
      </w:r>
      <w:r>
        <w:rPr>
          <w:spacing w:val="-2"/>
          <w:w w:val="110"/>
        </w:rPr>
        <w:t>al.</w:t>
      </w:r>
      <w:r>
        <w:rPr>
          <w:spacing w:val="-7"/>
          <w:w w:val="110"/>
        </w:rPr>
        <w:t xml:space="preserve"> </w:t>
      </w:r>
      <w:r>
        <w:rPr>
          <w:spacing w:val="-2"/>
          <w:w w:val="110"/>
        </w:rPr>
        <w:t>(May</w:t>
      </w:r>
      <w:r>
        <w:rPr>
          <w:spacing w:val="-7"/>
          <w:w w:val="110"/>
        </w:rPr>
        <w:t xml:space="preserve"> </w:t>
      </w:r>
      <w:r>
        <w:rPr>
          <w:spacing w:val="-2"/>
          <w:w w:val="110"/>
        </w:rPr>
        <w:t>2012).</w:t>
      </w:r>
      <w:r>
        <w:rPr>
          <w:spacing w:val="-7"/>
          <w:w w:val="110"/>
        </w:rPr>
        <w:t xml:space="preserve"> </w:t>
      </w:r>
      <w:r>
        <w:rPr>
          <w:spacing w:val="-2"/>
          <w:w w:val="110"/>
        </w:rPr>
        <w:t>“A</w:t>
      </w:r>
      <w:r>
        <w:rPr>
          <w:spacing w:val="-7"/>
          <w:w w:val="110"/>
        </w:rPr>
        <w:t xml:space="preserve"> </w:t>
      </w:r>
      <w:r>
        <w:rPr>
          <w:spacing w:val="-2"/>
          <w:w w:val="110"/>
        </w:rPr>
        <w:t>four-country</w:t>
      </w:r>
      <w:r>
        <w:rPr>
          <w:spacing w:val="-7"/>
          <w:w w:val="110"/>
        </w:rPr>
        <w:t xml:space="preserve"> </w:t>
      </w:r>
      <w:r>
        <w:rPr>
          <w:spacing w:val="-2"/>
          <w:w w:val="110"/>
        </w:rPr>
        <w:t>survey</w:t>
      </w:r>
      <w:r>
        <w:rPr>
          <w:spacing w:val="-7"/>
          <w:w w:val="110"/>
        </w:rPr>
        <w:t xml:space="preserve"> </w:t>
      </w:r>
      <w:r>
        <w:rPr>
          <w:spacing w:val="-2"/>
          <w:w w:val="110"/>
        </w:rPr>
        <w:t>of</w:t>
      </w:r>
      <w:r>
        <w:rPr>
          <w:spacing w:val="-8"/>
          <w:w w:val="110"/>
        </w:rPr>
        <w:t xml:space="preserve"> </w:t>
      </w:r>
      <w:r>
        <w:rPr>
          <w:spacing w:val="-2"/>
          <w:w w:val="110"/>
        </w:rPr>
        <w:t>public</w:t>
      </w:r>
      <w:r>
        <w:rPr>
          <w:spacing w:val="-7"/>
          <w:w w:val="110"/>
        </w:rPr>
        <w:t xml:space="preserve"> </w:t>
      </w:r>
      <w:r>
        <w:rPr>
          <w:spacing w:val="-2"/>
          <w:w w:val="110"/>
        </w:rPr>
        <w:t>attitudes</w:t>
      </w:r>
      <w:r>
        <w:rPr>
          <w:spacing w:val="-7"/>
          <w:w w:val="110"/>
        </w:rPr>
        <w:t xml:space="preserve"> </w:t>
      </w:r>
      <w:r>
        <w:rPr>
          <w:spacing w:val="-2"/>
          <w:w w:val="110"/>
        </w:rPr>
        <w:t>towards</w:t>
      </w:r>
      <w:r>
        <w:rPr>
          <w:spacing w:val="-7"/>
          <w:w w:val="110"/>
        </w:rPr>
        <w:t xml:space="preserve"> </w:t>
      </w:r>
      <w:r>
        <w:rPr>
          <w:spacing w:val="-2"/>
          <w:w w:val="110"/>
        </w:rPr>
        <w:t xml:space="preserve">restricting </w:t>
      </w:r>
      <w:r>
        <w:rPr>
          <w:w w:val="110"/>
        </w:rPr>
        <w:t xml:space="preserve">healthcare costs by limiting the use of high-cost medical interventions.” In: </w:t>
      </w:r>
      <w:r>
        <w:rPr>
          <w:i/>
          <w:w w:val="110"/>
        </w:rPr>
        <w:t xml:space="preserve">BMJ Open </w:t>
      </w:r>
      <w:r>
        <w:rPr>
          <w:w w:val="110"/>
        </w:rPr>
        <w:t xml:space="preserve">2.3, </w:t>
      </w:r>
      <w:bookmarkStart w:id="1086" w:name="_bookmark24"/>
      <w:bookmarkEnd w:id="1086"/>
      <w:r>
        <w:rPr>
          <w:spacing w:val="-2"/>
          <w:w w:val="110"/>
        </w:rPr>
        <w:t>e001087.</w:t>
      </w:r>
    </w:p>
    <w:p w14:paraId="12CEB64E" w14:textId="77777777" w:rsidR="005D491A" w:rsidRDefault="00000000">
      <w:pPr>
        <w:pStyle w:val="BodyText"/>
        <w:spacing w:before="1" w:line="256" w:lineRule="auto"/>
        <w:ind w:left="698" w:right="358" w:hanging="339"/>
        <w:jc w:val="both"/>
      </w:pPr>
      <w:proofErr w:type="spellStart"/>
      <w:r>
        <w:rPr>
          <w:w w:val="105"/>
        </w:rPr>
        <w:t>Brinkhuis</w:t>
      </w:r>
      <w:proofErr w:type="spellEnd"/>
      <w:r>
        <w:rPr>
          <w:w w:val="105"/>
        </w:rPr>
        <w:t>,</w:t>
      </w:r>
      <w:r>
        <w:rPr>
          <w:spacing w:val="-7"/>
          <w:w w:val="105"/>
        </w:rPr>
        <w:t xml:space="preserve"> </w:t>
      </w:r>
      <w:r>
        <w:rPr>
          <w:w w:val="105"/>
        </w:rPr>
        <w:t>F.</w:t>
      </w:r>
      <w:r>
        <w:rPr>
          <w:spacing w:val="-7"/>
          <w:w w:val="105"/>
        </w:rPr>
        <w:t xml:space="preserve"> </w:t>
      </w:r>
      <w:r>
        <w:rPr>
          <w:w w:val="105"/>
        </w:rPr>
        <w:t>et</w:t>
      </w:r>
      <w:r>
        <w:rPr>
          <w:spacing w:val="-7"/>
          <w:w w:val="105"/>
        </w:rPr>
        <w:t xml:space="preserve"> </w:t>
      </w:r>
      <w:r>
        <w:rPr>
          <w:w w:val="105"/>
        </w:rPr>
        <w:t>al.</w:t>
      </w:r>
      <w:r>
        <w:rPr>
          <w:spacing w:val="-7"/>
          <w:w w:val="105"/>
        </w:rPr>
        <w:t xml:space="preserve"> </w:t>
      </w:r>
      <w:r>
        <w:rPr>
          <w:w w:val="105"/>
        </w:rPr>
        <w:t>(2024).</w:t>
      </w:r>
      <w:r>
        <w:rPr>
          <w:spacing w:val="-7"/>
          <w:w w:val="105"/>
        </w:rPr>
        <w:t xml:space="preserve"> </w:t>
      </w:r>
      <w:r>
        <w:rPr>
          <w:w w:val="105"/>
        </w:rPr>
        <w:t>“Added</w:t>
      </w:r>
      <w:r>
        <w:rPr>
          <w:spacing w:val="-7"/>
          <w:w w:val="105"/>
        </w:rPr>
        <w:t xml:space="preserve"> </w:t>
      </w:r>
      <w:r>
        <w:rPr>
          <w:w w:val="105"/>
        </w:rPr>
        <w:t>benefit</w:t>
      </w:r>
      <w:r>
        <w:rPr>
          <w:spacing w:val="-7"/>
          <w:w w:val="105"/>
        </w:rPr>
        <w:t xml:space="preserve"> </w:t>
      </w:r>
      <w:r>
        <w:rPr>
          <w:w w:val="105"/>
        </w:rPr>
        <w:t>and</w:t>
      </w:r>
      <w:r>
        <w:rPr>
          <w:spacing w:val="-7"/>
          <w:w w:val="105"/>
        </w:rPr>
        <w:t xml:space="preserve"> </w:t>
      </w:r>
      <w:r>
        <w:rPr>
          <w:w w:val="105"/>
        </w:rPr>
        <w:t>revenues</w:t>
      </w:r>
      <w:r>
        <w:rPr>
          <w:spacing w:val="-7"/>
          <w:w w:val="105"/>
        </w:rPr>
        <w:t xml:space="preserve"> </w:t>
      </w:r>
      <w:r>
        <w:rPr>
          <w:w w:val="105"/>
        </w:rPr>
        <w:t>of</w:t>
      </w:r>
      <w:r>
        <w:rPr>
          <w:spacing w:val="-7"/>
          <w:w w:val="105"/>
        </w:rPr>
        <w:t xml:space="preserve"> </w:t>
      </w:r>
      <w:r>
        <w:rPr>
          <w:w w:val="105"/>
        </w:rPr>
        <w:t>oncology</w:t>
      </w:r>
      <w:r>
        <w:rPr>
          <w:spacing w:val="-7"/>
          <w:w w:val="105"/>
        </w:rPr>
        <w:t xml:space="preserve"> </w:t>
      </w:r>
      <w:r>
        <w:rPr>
          <w:w w:val="105"/>
        </w:rPr>
        <w:t>drugs</w:t>
      </w:r>
      <w:r>
        <w:rPr>
          <w:spacing w:val="-7"/>
          <w:w w:val="105"/>
        </w:rPr>
        <w:t xml:space="preserve"> </w:t>
      </w:r>
      <w:r>
        <w:rPr>
          <w:w w:val="105"/>
        </w:rPr>
        <w:t>approved</w:t>
      </w:r>
      <w:r>
        <w:rPr>
          <w:spacing w:val="-7"/>
          <w:w w:val="105"/>
        </w:rPr>
        <w:t xml:space="preserve"> </w:t>
      </w:r>
      <w:r>
        <w:rPr>
          <w:w w:val="105"/>
        </w:rPr>
        <w:t>by</w:t>
      </w:r>
      <w:r>
        <w:rPr>
          <w:spacing w:val="-7"/>
          <w:w w:val="105"/>
        </w:rPr>
        <w:t xml:space="preserve"> </w:t>
      </w:r>
      <w:r>
        <w:rPr>
          <w:w w:val="105"/>
        </w:rPr>
        <w:t>the</w:t>
      </w:r>
      <w:r>
        <w:rPr>
          <w:spacing w:val="-7"/>
          <w:w w:val="105"/>
        </w:rPr>
        <w:t xml:space="preserve"> </w:t>
      </w:r>
      <w:r>
        <w:rPr>
          <w:w w:val="105"/>
        </w:rPr>
        <w:t xml:space="preserve">European </w:t>
      </w:r>
      <w:bookmarkStart w:id="1087" w:name="_bookmark25"/>
      <w:bookmarkEnd w:id="1087"/>
      <w:r>
        <w:rPr>
          <w:w w:val="105"/>
        </w:rPr>
        <w:t xml:space="preserve">Medicines Agency between 1995 and 2020: retrospective cohort study.” In: </w:t>
      </w:r>
      <w:proofErr w:type="spellStart"/>
      <w:r>
        <w:rPr>
          <w:i/>
          <w:w w:val="105"/>
        </w:rPr>
        <w:t>bmj</w:t>
      </w:r>
      <w:proofErr w:type="spellEnd"/>
      <w:r>
        <w:rPr>
          <w:i/>
          <w:spacing w:val="39"/>
          <w:w w:val="105"/>
        </w:rPr>
        <w:t xml:space="preserve"> </w:t>
      </w:r>
      <w:r>
        <w:rPr>
          <w:w w:val="105"/>
        </w:rPr>
        <w:t>384.</w:t>
      </w:r>
    </w:p>
    <w:p w14:paraId="1F34826A" w14:textId="77777777" w:rsidR="005D491A" w:rsidRDefault="00000000">
      <w:pPr>
        <w:pStyle w:val="BodyText"/>
        <w:spacing w:before="1" w:line="256" w:lineRule="auto"/>
        <w:ind w:left="698" w:right="328" w:hanging="339"/>
        <w:jc w:val="both"/>
      </w:pPr>
      <w:r>
        <w:rPr>
          <w:w w:val="105"/>
        </w:rPr>
        <w:t>Cappelen,</w:t>
      </w:r>
      <w:r>
        <w:rPr>
          <w:spacing w:val="40"/>
          <w:w w:val="105"/>
        </w:rPr>
        <w:t xml:space="preserve"> </w:t>
      </w:r>
      <w:r>
        <w:rPr>
          <w:w w:val="105"/>
        </w:rPr>
        <w:t>C.,</w:t>
      </w:r>
      <w:r>
        <w:rPr>
          <w:spacing w:val="40"/>
          <w:w w:val="105"/>
        </w:rPr>
        <w:t xml:space="preserve"> </w:t>
      </w:r>
      <w:r>
        <w:rPr>
          <w:w w:val="105"/>
        </w:rPr>
        <w:t>T.</w:t>
      </w:r>
      <w:r>
        <w:rPr>
          <w:spacing w:val="40"/>
          <w:w w:val="105"/>
        </w:rPr>
        <w:t xml:space="preserve"> </w:t>
      </w:r>
      <w:r>
        <w:rPr>
          <w:w w:val="105"/>
        </w:rPr>
        <w:t>Midtbø,</w:t>
      </w:r>
      <w:r>
        <w:rPr>
          <w:spacing w:val="40"/>
          <w:w w:val="105"/>
        </w:rPr>
        <w:t xml:space="preserve"> </w:t>
      </w:r>
      <w:r>
        <w:rPr>
          <w:w w:val="105"/>
        </w:rPr>
        <w:t>and</w:t>
      </w:r>
      <w:r>
        <w:rPr>
          <w:spacing w:val="40"/>
          <w:w w:val="105"/>
        </w:rPr>
        <w:t xml:space="preserve"> </w:t>
      </w:r>
      <w:r>
        <w:rPr>
          <w:w w:val="105"/>
        </w:rPr>
        <w:t>K.</w:t>
      </w:r>
      <w:r>
        <w:rPr>
          <w:spacing w:val="40"/>
          <w:w w:val="105"/>
        </w:rPr>
        <w:t xml:space="preserve"> </w:t>
      </w:r>
      <w:r>
        <w:rPr>
          <w:w w:val="105"/>
        </w:rPr>
        <w:t>Bærøe</w:t>
      </w:r>
      <w:r>
        <w:rPr>
          <w:spacing w:val="40"/>
          <w:w w:val="105"/>
        </w:rPr>
        <w:t xml:space="preserve"> </w:t>
      </w:r>
      <w:r>
        <w:rPr>
          <w:w w:val="105"/>
        </w:rPr>
        <w:t>(2022).</w:t>
      </w:r>
      <w:r>
        <w:rPr>
          <w:spacing w:val="40"/>
          <w:w w:val="105"/>
        </w:rPr>
        <w:t xml:space="preserve"> </w:t>
      </w:r>
      <w:r>
        <w:rPr>
          <w:w w:val="105"/>
        </w:rPr>
        <w:t>“Responsibility</w:t>
      </w:r>
      <w:r>
        <w:rPr>
          <w:spacing w:val="40"/>
          <w:w w:val="105"/>
        </w:rPr>
        <w:t xml:space="preserve"> </w:t>
      </w:r>
      <w:r>
        <w:rPr>
          <w:w w:val="105"/>
        </w:rPr>
        <w:t>Considerations</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Design of</w:t>
      </w:r>
      <w:r>
        <w:rPr>
          <w:spacing w:val="35"/>
          <w:w w:val="105"/>
        </w:rPr>
        <w:t xml:space="preserve"> </w:t>
      </w:r>
      <w:r>
        <w:rPr>
          <w:w w:val="105"/>
        </w:rPr>
        <w:t>Health</w:t>
      </w:r>
      <w:r>
        <w:rPr>
          <w:spacing w:val="35"/>
          <w:w w:val="105"/>
        </w:rPr>
        <w:t xml:space="preserve"> </w:t>
      </w:r>
      <w:r>
        <w:rPr>
          <w:w w:val="105"/>
        </w:rPr>
        <w:t>Care</w:t>
      </w:r>
      <w:r>
        <w:rPr>
          <w:spacing w:val="35"/>
          <w:w w:val="105"/>
        </w:rPr>
        <w:t xml:space="preserve"> </w:t>
      </w:r>
      <w:r>
        <w:rPr>
          <w:w w:val="105"/>
        </w:rPr>
        <w:t>Policies:</w:t>
      </w:r>
      <w:r>
        <w:rPr>
          <w:spacing w:val="35"/>
          <w:w w:val="105"/>
        </w:rPr>
        <w:t xml:space="preserve"> </w:t>
      </w:r>
      <w:r>
        <w:rPr>
          <w:w w:val="105"/>
        </w:rPr>
        <w:t>A</w:t>
      </w:r>
      <w:r>
        <w:rPr>
          <w:spacing w:val="35"/>
          <w:w w:val="105"/>
        </w:rPr>
        <w:t xml:space="preserve"> </w:t>
      </w:r>
      <w:r>
        <w:rPr>
          <w:w w:val="105"/>
        </w:rPr>
        <w:t>Survey</w:t>
      </w:r>
      <w:r>
        <w:rPr>
          <w:spacing w:val="35"/>
          <w:w w:val="105"/>
        </w:rPr>
        <w:t xml:space="preserve"> </w:t>
      </w:r>
      <w:r>
        <w:rPr>
          <w:w w:val="105"/>
        </w:rPr>
        <w:t>Study</w:t>
      </w:r>
      <w:r>
        <w:rPr>
          <w:spacing w:val="35"/>
          <w:w w:val="105"/>
        </w:rPr>
        <w:t xml:space="preserve"> </w:t>
      </w:r>
      <w:r>
        <w:rPr>
          <w:w w:val="105"/>
        </w:rPr>
        <w:t>of</w:t>
      </w:r>
      <w:r>
        <w:rPr>
          <w:spacing w:val="35"/>
          <w:w w:val="105"/>
        </w:rPr>
        <w:t xml:space="preserve"> </w:t>
      </w:r>
      <w:r>
        <w:rPr>
          <w:w w:val="105"/>
        </w:rPr>
        <w:t>the</w:t>
      </w:r>
      <w:r>
        <w:rPr>
          <w:spacing w:val="35"/>
          <w:w w:val="105"/>
        </w:rPr>
        <w:t xml:space="preserve"> </w:t>
      </w:r>
      <w:r>
        <w:rPr>
          <w:w w:val="105"/>
        </w:rPr>
        <w:t>Norwegian</w:t>
      </w:r>
      <w:r>
        <w:rPr>
          <w:spacing w:val="35"/>
          <w:w w:val="105"/>
        </w:rPr>
        <w:t xml:space="preserve"> </w:t>
      </w:r>
      <w:r>
        <w:rPr>
          <w:w w:val="105"/>
        </w:rPr>
        <w:t>Population.”</w:t>
      </w:r>
      <w:r>
        <w:rPr>
          <w:spacing w:val="35"/>
          <w:w w:val="105"/>
        </w:rPr>
        <w:t xml:space="preserve"> </w:t>
      </w:r>
      <w:r>
        <w:rPr>
          <w:w w:val="105"/>
        </w:rPr>
        <w:t>In:</w:t>
      </w:r>
      <w:r>
        <w:rPr>
          <w:spacing w:val="35"/>
          <w:w w:val="105"/>
        </w:rPr>
        <w:t xml:space="preserve"> </w:t>
      </w:r>
      <w:r>
        <w:rPr>
          <w:i/>
          <w:w w:val="105"/>
        </w:rPr>
        <w:t>HEC</w:t>
      </w:r>
      <w:r>
        <w:rPr>
          <w:i/>
          <w:spacing w:val="39"/>
          <w:w w:val="105"/>
        </w:rPr>
        <w:t xml:space="preserve"> </w:t>
      </w:r>
      <w:r>
        <w:rPr>
          <w:i/>
          <w:w w:val="105"/>
        </w:rPr>
        <w:t>Forum</w:t>
      </w:r>
      <w:r>
        <w:rPr>
          <w:i/>
          <w:spacing w:val="40"/>
          <w:w w:val="105"/>
        </w:rPr>
        <w:t xml:space="preserve"> </w:t>
      </w:r>
      <w:r>
        <w:rPr>
          <w:w w:val="105"/>
        </w:rPr>
        <w:t>34,</w:t>
      </w:r>
    </w:p>
    <w:p w14:paraId="3C7BD933" w14:textId="77777777" w:rsidR="005D491A" w:rsidRDefault="00000000">
      <w:pPr>
        <w:pStyle w:val="BodyText"/>
        <w:ind w:left="698"/>
        <w:jc w:val="both"/>
      </w:pPr>
      <w:bookmarkStart w:id="1088" w:name="_bookmark26"/>
      <w:bookmarkEnd w:id="1088"/>
      <w:r>
        <w:t>pp.</w:t>
      </w:r>
      <w:r>
        <w:rPr>
          <w:spacing w:val="34"/>
        </w:rPr>
        <w:t xml:space="preserve"> </w:t>
      </w:r>
      <w:r>
        <w:t>115–</w:t>
      </w:r>
      <w:r>
        <w:rPr>
          <w:spacing w:val="-4"/>
        </w:rPr>
        <w:t>138.</w:t>
      </w:r>
    </w:p>
    <w:p w14:paraId="7648584F" w14:textId="77777777" w:rsidR="005D491A" w:rsidRDefault="00000000">
      <w:pPr>
        <w:spacing w:before="18" w:line="256" w:lineRule="auto"/>
        <w:ind w:left="698" w:right="357" w:hanging="339"/>
        <w:jc w:val="both"/>
      </w:pPr>
      <w:r>
        <w:rPr>
          <w:w w:val="105"/>
        </w:rPr>
        <w:t>Clark, S. and A. Weale (2012). “Social values in health priority setting: a conceptual framework.”</w:t>
      </w:r>
      <w:r>
        <w:rPr>
          <w:spacing w:val="40"/>
          <w:w w:val="105"/>
        </w:rPr>
        <w:t xml:space="preserve"> </w:t>
      </w:r>
      <w:bookmarkStart w:id="1089" w:name="_bookmark27"/>
      <w:bookmarkEnd w:id="1089"/>
      <w:r>
        <w:rPr>
          <w:w w:val="105"/>
        </w:rPr>
        <w:t xml:space="preserve">In: </w:t>
      </w:r>
      <w:r>
        <w:rPr>
          <w:i/>
          <w:w w:val="105"/>
        </w:rPr>
        <w:t xml:space="preserve">Journal of health organization and management </w:t>
      </w:r>
      <w:r>
        <w:rPr>
          <w:w w:val="105"/>
        </w:rPr>
        <w:t>26.3, pp. 293–316.</w:t>
      </w:r>
    </w:p>
    <w:p w14:paraId="5070C649" w14:textId="77777777" w:rsidR="005D491A" w:rsidRDefault="00000000">
      <w:pPr>
        <w:pStyle w:val="BodyText"/>
        <w:spacing w:before="1"/>
        <w:ind w:left="360"/>
        <w:jc w:val="both"/>
      </w:pPr>
      <w:bookmarkStart w:id="1090" w:name="_bookmark28"/>
      <w:bookmarkEnd w:id="1090"/>
      <w:r>
        <w:rPr>
          <w:w w:val="105"/>
        </w:rPr>
        <w:t>Cohen,</w:t>
      </w:r>
      <w:r>
        <w:rPr>
          <w:spacing w:val="10"/>
          <w:w w:val="105"/>
        </w:rPr>
        <w:t xml:space="preserve"> </w:t>
      </w:r>
      <w:r>
        <w:rPr>
          <w:w w:val="105"/>
        </w:rPr>
        <w:t>D.</w:t>
      </w:r>
      <w:r>
        <w:rPr>
          <w:spacing w:val="10"/>
          <w:w w:val="105"/>
        </w:rPr>
        <w:t xml:space="preserve"> </w:t>
      </w:r>
      <w:r>
        <w:rPr>
          <w:w w:val="105"/>
        </w:rPr>
        <w:t>(2017).</w:t>
      </w:r>
      <w:r>
        <w:rPr>
          <w:spacing w:val="11"/>
          <w:w w:val="105"/>
        </w:rPr>
        <w:t xml:space="preserve"> </w:t>
      </w:r>
      <w:r>
        <w:rPr>
          <w:w w:val="105"/>
        </w:rPr>
        <w:t>“Cancer</w:t>
      </w:r>
      <w:r>
        <w:rPr>
          <w:spacing w:val="10"/>
          <w:w w:val="105"/>
        </w:rPr>
        <w:t xml:space="preserve"> </w:t>
      </w:r>
      <w:r>
        <w:rPr>
          <w:w w:val="105"/>
        </w:rPr>
        <w:t>drugs:</w:t>
      </w:r>
      <w:r>
        <w:rPr>
          <w:spacing w:val="11"/>
          <w:w w:val="105"/>
        </w:rPr>
        <w:t xml:space="preserve"> </w:t>
      </w:r>
      <w:r>
        <w:rPr>
          <w:w w:val="105"/>
        </w:rPr>
        <w:t>high</w:t>
      </w:r>
      <w:r>
        <w:rPr>
          <w:spacing w:val="10"/>
          <w:w w:val="105"/>
        </w:rPr>
        <w:t xml:space="preserve"> </w:t>
      </w:r>
      <w:r>
        <w:rPr>
          <w:w w:val="105"/>
        </w:rPr>
        <w:t>price,</w:t>
      </w:r>
      <w:r>
        <w:rPr>
          <w:spacing w:val="10"/>
          <w:w w:val="105"/>
        </w:rPr>
        <w:t xml:space="preserve"> </w:t>
      </w:r>
      <w:r>
        <w:rPr>
          <w:w w:val="105"/>
        </w:rPr>
        <w:t>uncertain</w:t>
      </w:r>
      <w:r>
        <w:rPr>
          <w:spacing w:val="11"/>
          <w:w w:val="105"/>
        </w:rPr>
        <w:t xml:space="preserve"> </w:t>
      </w:r>
      <w:r>
        <w:rPr>
          <w:w w:val="105"/>
        </w:rPr>
        <w:t>value.”</w:t>
      </w:r>
      <w:r>
        <w:rPr>
          <w:spacing w:val="10"/>
          <w:w w:val="105"/>
        </w:rPr>
        <w:t xml:space="preserve"> </w:t>
      </w:r>
      <w:r>
        <w:rPr>
          <w:w w:val="105"/>
        </w:rPr>
        <w:t>In:</w:t>
      </w:r>
      <w:r>
        <w:rPr>
          <w:spacing w:val="11"/>
          <w:w w:val="105"/>
        </w:rPr>
        <w:t xml:space="preserve"> </w:t>
      </w:r>
      <w:r>
        <w:rPr>
          <w:i/>
          <w:w w:val="105"/>
        </w:rPr>
        <w:t>BMJ</w:t>
      </w:r>
      <w:r>
        <w:rPr>
          <w:i/>
          <w:spacing w:val="36"/>
          <w:w w:val="105"/>
        </w:rPr>
        <w:t xml:space="preserve"> </w:t>
      </w:r>
      <w:r>
        <w:rPr>
          <w:w w:val="105"/>
        </w:rPr>
        <w:t>359,</w:t>
      </w:r>
      <w:r>
        <w:rPr>
          <w:spacing w:val="10"/>
          <w:w w:val="105"/>
        </w:rPr>
        <w:t xml:space="preserve"> </w:t>
      </w:r>
      <w:r>
        <w:rPr>
          <w:spacing w:val="-2"/>
          <w:w w:val="105"/>
        </w:rPr>
        <w:t>j4543.</w:t>
      </w:r>
    </w:p>
    <w:p w14:paraId="1173B477" w14:textId="77777777" w:rsidR="005D491A" w:rsidRDefault="00000000">
      <w:pPr>
        <w:pStyle w:val="BodyText"/>
        <w:spacing w:before="18" w:line="256" w:lineRule="auto"/>
        <w:ind w:left="698" w:right="356" w:hanging="339"/>
        <w:jc w:val="both"/>
      </w:pPr>
      <w:r>
        <w:rPr>
          <w:w w:val="105"/>
        </w:rPr>
        <w:t xml:space="preserve">Cookson, R., C. McCabe, and A. Tsuchiya (2008). “Public healthcare resource allocation and the </w:t>
      </w:r>
      <w:bookmarkStart w:id="1091" w:name="_bookmark29"/>
      <w:bookmarkEnd w:id="1091"/>
      <w:r>
        <w:rPr>
          <w:w w:val="105"/>
        </w:rPr>
        <w:t xml:space="preserve">Rule of Rescue.” In: </w:t>
      </w:r>
      <w:r>
        <w:rPr>
          <w:i/>
          <w:w w:val="105"/>
        </w:rPr>
        <w:t xml:space="preserve">Journal of Medical Ethics </w:t>
      </w:r>
      <w:r>
        <w:rPr>
          <w:w w:val="105"/>
        </w:rPr>
        <w:t>34, pp. 540–544.</w:t>
      </w:r>
    </w:p>
    <w:p w14:paraId="1EDEF9D2" w14:textId="77777777" w:rsidR="005D491A" w:rsidRDefault="00000000">
      <w:pPr>
        <w:pStyle w:val="BodyText"/>
        <w:spacing w:before="1" w:line="256" w:lineRule="auto"/>
        <w:ind w:left="698" w:right="353" w:hanging="339"/>
        <w:jc w:val="both"/>
      </w:pPr>
      <w:r>
        <w:rPr>
          <w:w w:val="105"/>
        </w:rPr>
        <w:t xml:space="preserve">Corbett, J. B. and M. Mori (1999). “Medicine, Media, and Celebrities: News Coverage of Breast Cancer, 1960–1995.” In: </w:t>
      </w:r>
      <w:r>
        <w:rPr>
          <w:i/>
          <w:w w:val="105"/>
        </w:rPr>
        <w:t xml:space="preserve">Journal Mass Commun Q. </w:t>
      </w:r>
      <w:r>
        <w:rPr>
          <w:w w:val="105"/>
        </w:rPr>
        <w:t>76.2, pp. 229–249.</w:t>
      </w:r>
    </w:p>
    <w:p w14:paraId="2DCB6ADB" w14:textId="77777777" w:rsidR="005D491A" w:rsidRDefault="00000000">
      <w:pPr>
        <w:pStyle w:val="BodyText"/>
        <w:spacing w:before="113" w:line="256" w:lineRule="auto"/>
        <w:ind w:left="698" w:right="321" w:hanging="339"/>
      </w:pPr>
      <w:bookmarkStart w:id="1092" w:name="_bookmark31"/>
      <w:bookmarkEnd w:id="1092"/>
      <w:r>
        <w:rPr>
          <w:w w:val="105"/>
        </w:rPr>
        <w:lastRenderedPageBreak/>
        <w:t xml:space="preserve">Cox, Robert Henry and Daniel </w:t>
      </w:r>
      <w:proofErr w:type="spellStart"/>
      <w:r>
        <w:rPr>
          <w:w w:val="105"/>
        </w:rPr>
        <w:t>Béland</w:t>
      </w:r>
      <w:proofErr w:type="spellEnd"/>
      <w:r>
        <w:rPr>
          <w:w w:val="105"/>
        </w:rPr>
        <w:t xml:space="preserve"> (Apr. 2013). “Valence, Policy Ideas, and the Rise of Sustain-</w:t>
      </w:r>
      <w:bookmarkStart w:id="1093" w:name="_bookmark30"/>
      <w:bookmarkEnd w:id="1093"/>
      <w:r>
        <w:rPr>
          <w:w w:val="105"/>
        </w:rPr>
        <w:t xml:space="preserve">ability.” In: </w:t>
      </w:r>
      <w:r>
        <w:rPr>
          <w:i/>
          <w:w w:val="105"/>
        </w:rPr>
        <w:t xml:space="preserve">Governance </w:t>
      </w:r>
      <w:r>
        <w:rPr>
          <w:w w:val="105"/>
        </w:rPr>
        <w:t>26.2, pp. 307–328.</w:t>
      </w:r>
    </w:p>
    <w:p w14:paraId="6FCF169E" w14:textId="77777777" w:rsidR="005D491A" w:rsidRDefault="00000000">
      <w:pPr>
        <w:pStyle w:val="BodyText"/>
        <w:spacing w:before="1" w:line="256" w:lineRule="auto"/>
        <w:ind w:left="698" w:right="307" w:hanging="339"/>
      </w:pPr>
      <w:r>
        <w:rPr>
          <w:w w:val="105"/>
        </w:rPr>
        <w:t>Crum,</w:t>
      </w:r>
      <w:r>
        <w:rPr>
          <w:spacing w:val="-6"/>
          <w:w w:val="105"/>
        </w:rPr>
        <w:t xml:space="preserve"> </w:t>
      </w:r>
      <w:r>
        <w:rPr>
          <w:w w:val="105"/>
        </w:rPr>
        <w:t>Ben</w:t>
      </w:r>
      <w:r>
        <w:rPr>
          <w:spacing w:val="-6"/>
          <w:w w:val="105"/>
        </w:rPr>
        <w:t xml:space="preserve"> </w:t>
      </w:r>
      <w:r>
        <w:rPr>
          <w:w w:val="105"/>
        </w:rPr>
        <w:t>(2017).</w:t>
      </w:r>
      <w:r>
        <w:rPr>
          <w:spacing w:val="-6"/>
          <w:w w:val="105"/>
        </w:rPr>
        <w:t xml:space="preserve"> </w:t>
      </w:r>
      <w:r>
        <w:rPr>
          <w:w w:val="105"/>
        </w:rPr>
        <w:t>“Parliamentary</w:t>
      </w:r>
      <w:r>
        <w:rPr>
          <w:spacing w:val="-6"/>
          <w:w w:val="105"/>
        </w:rPr>
        <w:t xml:space="preserve"> </w:t>
      </w:r>
      <w:r>
        <w:rPr>
          <w:w w:val="105"/>
        </w:rPr>
        <w:t>accountability</w:t>
      </w:r>
      <w:r>
        <w:rPr>
          <w:spacing w:val="-6"/>
          <w:w w:val="105"/>
        </w:rPr>
        <w:t xml:space="preserve"> </w:t>
      </w:r>
      <w:r>
        <w:rPr>
          <w:w w:val="105"/>
        </w:rPr>
        <w:t>in</w:t>
      </w:r>
      <w:r>
        <w:rPr>
          <w:spacing w:val="-6"/>
          <w:w w:val="105"/>
        </w:rPr>
        <w:t xml:space="preserve"> </w:t>
      </w:r>
      <w:r>
        <w:rPr>
          <w:w w:val="105"/>
        </w:rPr>
        <w:t>multilevel</w:t>
      </w:r>
      <w:r>
        <w:rPr>
          <w:spacing w:val="-6"/>
          <w:w w:val="105"/>
        </w:rPr>
        <w:t xml:space="preserve"> </w:t>
      </w:r>
      <w:r>
        <w:rPr>
          <w:w w:val="105"/>
        </w:rPr>
        <w:t>governance:</w:t>
      </w:r>
      <w:r>
        <w:rPr>
          <w:spacing w:val="-6"/>
          <w:w w:val="105"/>
        </w:rPr>
        <w:t xml:space="preserve"> </w:t>
      </w:r>
      <w:r>
        <w:rPr>
          <w:w w:val="105"/>
        </w:rPr>
        <w:t>What</w:t>
      </w:r>
      <w:r>
        <w:rPr>
          <w:spacing w:val="-6"/>
          <w:w w:val="105"/>
        </w:rPr>
        <w:t xml:space="preserve"> </w:t>
      </w:r>
      <w:r>
        <w:rPr>
          <w:w w:val="105"/>
        </w:rPr>
        <w:t>role</w:t>
      </w:r>
      <w:r>
        <w:rPr>
          <w:spacing w:val="-6"/>
          <w:w w:val="105"/>
        </w:rPr>
        <w:t xml:space="preserve"> </w:t>
      </w:r>
      <w:r>
        <w:rPr>
          <w:w w:val="105"/>
        </w:rPr>
        <w:t>for</w:t>
      </w:r>
      <w:r>
        <w:rPr>
          <w:spacing w:val="-6"/>
          <w:w w:val="105"/>
        </w:rPr>
        <w:t xml:space="preserve"> </w:t>
      </w:r>
      <w:r>
        <w:rPr>
          <w:w w:val="105"/>
        </w:rPr>
        <w:t xml:space="preserve">parliaments </w:t>
      </w:r>
      <w:bookmarkStart w:id="1094" w:name="_bookmark32"/>
      <w:bookmarkEnd w:id="1094"/>
      <w:r>
        <w:rPr>
          <w:w w:val="105"/>
        </w:rPr>
        <w:t>in</w:t>
      </w:r>
      <w:r>
        <w:rPr>
          <w:spacing w:val="-15"/>
          <w:w w:val="105"/>
        </w:rPr>
        <w:t xml:space="preserve"> </w:t>
      </w:r>
      <w:r>
        <w:rPr>
          <w:w w:val="105"/>
        </w:rPr>
        <w:t>post-crisis</w:t>
      </w:r>
      <w:r>
        <w:rPr>
          <w:spacing w:val="-14"/>
          <w:w w:val="105"/>
        </w:rPr>
        <w:t xml:space="preserve"> </w:t>
      </w:r>
      <w:r>
        <w:rPr>
          <w:w w:val="105"/>
        </w:rPr>
        <w:t>EU</w:t>
      </w:r>
      <w:r>
        <w:rPr>
          <w:spacing w:val="-15"/>
          <w:w w:val="105"/>
        </w:rPr>
        <w:t xml:space="preserve"> </w:t>
      </w:r>
      <w:r>
        <w:rPr>
          <w:w w:val="105"/>
        </w:rPr>
        <w:t>economic</w:t>
      </w:r>
      <w:r>
        <w:rPr>
          <w:spacing w:val="-14"/>
          <w:w w:val="105"/>
        </w:rPr>
        <w:t xml:space="preserve"> </w:t>
      </w:r>
      <w:r>
        <w:rPr>
          <w:w w:val="105"/>
        </w:rPr>
        <w:t>governance?”</w:t>
      </w:r>
      <w:r>
        <w:rPr>
          <w:spacing w:val="-15"/>
          <w:w w:val="105"/>
        </w:rPr>
        <w:t xml:space="preserve"> </w:t>
      </w:r>
      <w:r>
        <w:rPr>
          <w:w w:val="105"/>
        </w:rPr>
        <w:t>In:</w:t>
      </w:r>
      <w:r>
        <w:rPr>
          <w:spacing w:val="-14"/>
          <w:w w:val="105"/>
        </w:rPr>
        <w:t xml:space="preserve"> </w:t>
      </w:r>
      <w:r>
        <w:rPr>
          <w:i/>
          <w:w w:val="105"/>
        </w:rPr>
        <w:t>Journal</w:t>
      </w:r>
      <w:r>
        <w:rPr>
          <w:i/>
          <w:spacing w:val="-13"/>
          <w:w w:val="105"/>
        </w:rPr>
        <w:t xml:space="preserve"> </w:t>
      </w:r>
      <w:r>
        <w:rPr>
          <w:i/>
          <w:w w:val="105"/>
        </w:rPr>
        <w:t>of</w:t>
      </w:r>
      <w:r>
        <w:rPr>
          <w:i/>
          <w:spacing w:val="-13"/>
          <w:w w:val="105"/>
        </w:rPr>
        <w:t xml:space="preserve"> </w:t>
      </w:r>
      <w:r>
        <w:rPr>
          <w:i/>
          <w:w w:val="105"/>
        </w:rPr>
        <w:t>European</w:t>
      </w:r>
      <w:r>
        <w:rPr>
          <w:i/>
          <w:spacing w:val="-13"/>
          <w:w w:val="105"/>
        </w:rPr>
        <w:t xml:space="preserve"> </w:t>
      </w:r>
      <w:r>
        <w:rPr>
          <w:i/>
          <w:w w:val="105"/>
        </w:rPr>
        <w:t>Public</w:t>
      </w:r>
      <w:r>
        <w:rPr>
          <w:i/>
          <w:spacing w:val="-13"/>
          <w:w w:val="105"/>
        </w:rPr>
        <w:t xml:space="preserve"> </w:t>
      </w:r>
      <w:r>
        <w:rPr>
          <w:i/>
          <w:w w:val="105"/>
        </w:rPr>
        <w:t>Policy</w:t>
      </w:r>
      <w:r>
        <w:rPr>
          <w:i/>
          <w:spacing w:val="-9"/>
          <w:w w:val="105"/>
        </w:rPr>
        <w:t xml:space="preserve"> </w:t>
      </w:r>
      <w:r>
        <w:rPr>
          <w:w w:val="105"/>
        </w:rPr>
        <w:t>24.3,</w:t>
      </w:r>
      <w:r>
        <w:rPr>
          <w:spacing w:val="-14"/>
          <w:w w:val="105"/>
        </w:rPr>
        <w:t xml:space="preserve"> </w:t>
      </w:r>
      <w:r>
        <w:rPr>
          <w:w w:val="105"/>
        </w:rPr>
        <w:t>pp.</w:t>
      </w:r>
      <w:r>
        <w:rPr>
          <w:spacing w:val="-15"/>
          <w:w w:val="105"/>
        </w:rPr>
        <w:t xml:space="preserve"> </w:t>
      </w:r>
      <w:r>
        <w:rPr>
          <w:w w:val="105"/>
        </w:rPr>
        <w:t>455–475.</w:t>
      </w:r>
    </w:p>
    <w:p w14:paraId="76A39B0A" w14:textId="77777777" w:rsidR="005D491A" w:rsidRDefault="00000000">
      <w:pPr>
        <w:pStyle w:val="BodyText"/>
        <w:spacing w:before="1"/>
        <w:ind w:left="360"/>
      </w:pPr>
      <w:bookmarkStart w:id="1095" w:name="_bookmark33"/>
      <w:bookmarkEnd w:id="1095"/>
      <w:r>
        <w:rPr>
          <w:w w:val="105"/>
        </w:rPr>
        <w:t>Daniels, N. (2000).</w:t>
      </w:r>
      <w:r>
        <w:rPr>
          <w:spacing w:val="1"/>
          <w:w w:val="105"/>
        </w:rPr>
        <w:t xml:space="preserve"> </w:t>
      </w:r>
      <w:r>
        <w:rPr>
          <w:w w:val="105"/>
        </w:rPr>
        <w:t>“Accountability for reasonableness.”</w:t>
      </w:r>
      <w:r>
        <w:rPr>
          <w:spacing w:val="1"/>
          <w:w w:val="105"/>
        </w:rPr>
        <w:t xml:space="preserve"> </w:t>
      </w:r>
      <w:r>
        <w:rPr>
          <w:w w:val="105"/>
        </w:rPr>
        <w:t xml:space="preserve">In: </w:t>
      </w:r>
      <w:r>
        <w:rPr>
          <w:i/>
          <w:w w:val="105"/>
        </w:rPr>
        <w:t>BMJ</w:t>
      </w:r>
      <w:r>
        <w:rPr>
          <w:i/>
          <w:spacing w:val="22"/>
          <w:w w:val="105"/>
        </w:rPr>
        <w:t xml:space="preserve"> </w:t>
      </w:r>
      <w:r>
        <w:rPr>
          <w:w w:val="105"/>
        </w:rPr>
        <w:t>321.7272,</w:t>
      </w:r>
      <w:r>
        <w:rPr>
          <w:spacing w:val="1"/>
          <w:w w:val="105"/>
        </w:rPr>
        <w:t xml:space="preserve"> </w:t>
      </w:r>
      <w:r>
        <w:rPr>
          <w:w w:val="105"/>
        </w:rPr>
        <w:t>pp. 1300–</w:t>
      </w:r>
      <w:r>
        <w:rPr>
          <w:spacing w:val="-5"/>
          <w:w w:val="105"/>
        </w:rPr>
        <w:t>1.</w:t>
      </w:r>
    </w:p>
    <w:p w14:paraId="7D7FC132" w14:textId="77777777" w:rsidR="005D491A" w:rsidRDefault="00000000">
      <w:pPr>
        <w:spacing w:before="18" w:line="256" w:lineRule="auto"/>
        <w:ind w:left="693" w:right="361" w:hanging="334"/>
        <w:jc w:val="both"/>
      </w:pPr>
      <w:r>
        <w:rPr>
          <w:w w:val="105"/>
        </w:rPr>
        <w:t xml:space="preserve">Daniels, N. and G. J. van der Wilt (2016). “Health technology assessment, deliberative process, and ethically contested issues.” In: </w:t>
      </w:r>
      <w:r>
        <w:rPr>
          <w:i/>
          <w:w w:val="105"/>
        </w:rPr>
        <w:t xml:space="preserve">International Journal of Technology Assessment in Health Care </w:t>
      </w:r>
      <w:bookmarkStart w:id="1096" w:name="_bookmark34"/>
      <w:bookmarkEnd w:id="1096"/>
      <w:r>
        <w:rPr>
          <w:w w:val="105"/>
        </w:rPr>
        <w:t>32.1-2, pp. 10–15.</w:t>
      </w:r>
    </w:p>
    <w:p w14:paraId="29239107" w14:textId="77777777" w:rsidR="005D491A" w:rsidRDefault="00000000">
      <w:pPr>
        <w:pStyle w:val="BodyText"/>
        <w:spacing w:before="1" w:line="256" w:lineRule="auto"/>
        <w:ind w:left="698" w:right="356" w:hanging="339"/>
        <w:jc w:val="both"/>
      </w:pPr>
      <w:r>
        <w:rPr>
          <w:w w:val="110"/>
        </w:rPr>
        <w:t>Davis,</w:t>
      </w:r>
      <w:r>
        <w:rPr>
          <w:spacing w:val="-9"/>
          <w:w w:val="110"/>
        </w:rPr>
        <w:t xml:space="preserve"> </w:t>
      </w:r>
      <w:r>
        <w:rPr>
          <w:w w:val="110"/>
        </w:rPr>
        <w:t>C.</w:t>
      </w:r>
      <w:r>
        <w:rPr>
          <w:spacing w:val="-9"/>
          <w:w w:val="110"/>
        </w:rPr>
        <w:t xml:space="preserve"> </w:t>
      </w:r>
      <w:r>
        <w:rPr>
          <w:w w:val="110"/>
        </w:rPr>
        <w:t>et</w:t>
      </w:r>
      <w:r>
        <w:rPr>
          <w:spacing w:val="-9"/>
          <w:w w:val="110"/>
        </w:rPr>
        <w:t xml:space="preserve"> </w:t>
      </w:r>
      <w:r>
        <w:rPr>
          <w:w w:val="110"/>
        </w:rPr>
        <w:t>al.</w:t>
      </w:r>
      <w:r>
        <w:rPr>
          <w:spacing w:val="-9"/>
          <w:w w:val="110"/>
        </w:rPr>
        <w:t xml:space="preserve"> </w:t>
      </w:r>
      <w:r>
        <w:rPr>
          <w:w w:val="110"/>
        </w:rPr>
        <w:t>(2017).</w:t>
      </w:r>
      <w:r>
        <w:rPr>
          <w:spacing w:val="-9"/>
          <w:w w:val="110"/>
        </w:rPr>
        <w:t xml:space="preserve"> </w:t>
      </w:r>
      <w:r>
        <w:rPr>
          <w:w w:val="110"/>
        </w:rPr>
        <w:t>“Availability</w:t>
      </w:r>
      <w:r>
        <w:rPr>
          <w:spacing w:val="-9"/>
          <w:w w:val="110"/>
        </w:rPr>
        <w:t xml:space="preserve"> </w:t>
      </w:r>
      <w:r>
        <w:rPr>
          <w:w w:val="110"/>
        </w:rPr>
        <w:t>of</w:t>
      </w:r>
      <w:r>
        <w:rPr>
          <w:spacing w:val="-9"/>
          <w:w w:val="110"/>
        </w:rPr>
        <w:t xml:space="preserve"> </w:t>
      </w:r>
      <w:r>
        <w:rPr>
          <w:w w:val="110"/>
        </w:rPr>
        <w:t>evidence</w:t>
      </w:r>
      <w:r>
        <w:rPr>
          <w:spacing w:val="-9"/>
          <w:w w:val="110"/>
        </w:rPr>
        <w:t xml:space="preserve"> </w:t>
      </w:r>
      <w:r>
        <w:rPr>
          <w:w w:val="110"/>
        </w:rPr>
        <w:t>of</w:t>
      </w:r>
      <w:r>
        <w:rPr>
          <w:spacing w:val="-9"/>
          <w:w w:val="110"/>
        </w:rPr>
        <w:t xml:space="preserve"> </w:t>
      </w:r>
      <w:r>
        <w:rPr>
          <w:w w:val="110"/>
        </w:rPr>
        <w:t>benefits</w:t>
      </w:r>
      <w:r>
        <w:rPr>
          <w:spacing w:val="-9"/>
          <w:w w:val="110"/>
        </w:rPr>
        <w:t xml:space="preserve"> </w:t>
      </w:r>
      <w:r>
        <w:rPr>
          <w:w w:val="110"/>
        </w:rPr>
        <w:t>on</w:t>
      </w:r>
      <w:r>
        <w:rPr>
          <w:spacing w:val="-9"/>
          <w:w w:val="110"/>
        </w:rPr>
        <w:t xml:space="preserve"> </w:t>
      </w:r>
      <w:r>
        <w:rPr>
          <w:w w:val="110"/>
        </w:rPr>
        <w:t>overall</w:t>
      </w:r>
      <w:r>
        <w:rPr>
          <w:spacing w:val="-9"/>
          <w:w w:val="110"/>
        </w:rPr>
        <w:t xml:space="preserve"> </w:t>
      </w:r>
      <w:r>
        <w:rPr>
          <w:w w:val="110"/>
        </w:rPr>
        <w:t>survival</w:t>
      </w:r>
      <w:r>
        <w:rPr>
          <w:spacing w:val="-9"/>
          <w:w w:val="110"/>
        </w:rPr>
        <w:t xml:space="preserve"> </w:t>
      </w:r>
      <w:r>
        <w:rPr>
          <w:w w:val="110"/>
        </w:rPr>
        <w:t>and</w:t>
      </w:r>
      <w:r>
        <w:rPr>
          <w:spacing w:val="-9"/>
          <w:w w:val="110"/>
        </w:rPr>
        <w:t xml:space="preserve"> </w:t>
      </w:r>
      <w:r>
        <w:rPr>
          <w:w w:val="110"/>
        </w:rPr>
        <w:t>quality</w:t>
      </w:r>
      <w:r>
        <w:rPr>
          <w:spacing w:val="-9"/>
          <w:w w:val="110"/>
        </w:rPr>
        <w:t xml:space="preserve"> </w:t>
      </w:r>
      <w:r>
        <w:rPr>
          <w:w w:val="110"/>
        </w:rPr>
        <w:t>of</w:t>
      </w:r>
      <w:r>
        <w:rPr>
          <w:spacing w:val="-9"/>
          <w:w w:val="110"/>
        </w:rPr>
        <w:t xml:space="preserve"> </w:t>
      </w:r>
      <w:r>
        <w:rPr>
          <w:w w:val="110"/>
        </w:rPr>
        <w:t>life of</w:t>
      </w:r>
      <w:r>
        <w:rPr>
          <w:spacing w:val="-4"/>
          <w:w w:val="110"/>
        </w:rPr>
        <w:t xml:space="preserve"> </w:t>
      </w:r>
      <w:r>
        <w:rPr>
          <w:w w:val="110"/>
        </w:rPr>
        <w:t>cancer</w:t>
      </w:r>
      <w:r>
        <w:rPr>
          <w:spacing w:val="-4"/>
          <w:w w:val="110"/>
        </w:rPr>
        <w:t xml:space="preserve"> </w:t>
      </w:r>
      <w:r>
        <w:rPr>
          <w:w w:val="110"/>
        </w:rPr>
        <w:t>drugs</w:t>
      </w:r>
      <w:r>
        <w:rPr>
          <w:spacing w:val="-4"/>
          <w:w w:val="110"/>
        </w:rPr>
        <w:t xml:space="preserve"> </w:t>
      </w:r>
      <w:r>
        <w:rPr>
          <w:w w:val="110"/>
        </w:rPr>
        <w:t>approved</w:t>
      </w:r>
      <w:r>
        <w:rPr>
          <w:spacing w:val="-4"/>
          <w:w w:val="110"/>
        </w:rPr>
        <w:t xml:space="preserve"> </w:t>
      </w:r>
      <w:r>
        <w:rPr>
          <w:w w:val="110"/>
        </w:rPr>
        <w:t>by</w:t>
      </w:r>
      <w:r>
        <w:rPr>
          <w:spacing w:val="-4"/>
          <w:w w:val="110"/>
        </w:rPr>
        <w:t xml:space="preserve"> </w:t>
      </w:r>
      <w:r>
        <w:rPr>
          <w:w w:val="110"/>
        </w:rPr>
        <w:t>European</w:t>
      </w:r>
      <w:r>
        <w:rPr>
          <w:spacing w:val="-4"/>
          <w:w w:val="110"/>
        </w:rPr>
        <w:t xml:space="preserve"> </w:t>
      </w:r>
      <w:r>
        <w:rPr>
          <w:w w:val="110"/>
        </w:rPr>
        <w:t>Medicines</w:t>
      </w:r>
      <w:r>
        <w:rPr>
          <w:spacing w:val="-4"/>
          <w:w w:val="110"/>
        </w:rPr>
        <w:t xml:space="preserve"> </w:t>
      </w:r>
      <w:r>
        <w:rPr>
          <w:w w:val="110"/>
        </w:rPr>
        <w:t>Agency:</w:t>
      </w:r>
      <w:r>
        <w:rPr>
          <w:spacing w:val="-4"/>
          <w:w w:val="110"/>
        </w:rPr>
        <w:t xml:space="preserve"> </w:t>
      </w:r>
      <w:r>
        <w:rPr>
          <w:w w:val="110"/>
        </w:rPr>
        <w:t>retrospective</w:t>
      </w:r>
      <w:r>
        <w:rPr>
          <w:spacing w:val="-4"/>
          <w:w w:val="110"/>
        </w:rPr>
        <w:t xml:space="preserve"> </w:t>
      </w:r>
      <w:r>
        <w:rPr>
          <w:w w:val="110"/>
        </w:rPr>
        <w:t>cohort</w:t>
      </w:r>
      <w:r>
        <w:rPr>
          <w:spacing w:val="-4"/>
          <w:w w:val="110"/>
        </w:rPr>
        <w:t xml:space="preserve"> </w:t>
      </w:r>
      <w:r>
        <w:rPr>
          <w:w w:val="110"/>
        </w:rPr>
        <w:t>study</w:t>
      </w:r>
      <w:r>
        <w:rPr>
          <w:spacing w:val="-4"/>
          <w:w w:val="110"/>
        </w:rPr>
        <w:t xml:space="preserve"> </w:t>
      </w:r>
      <w:r>
        <w:rPr>
          <w:w w:val="110"/>
        </w:rPr>
        <w:t>of</w:t>
      </w:r>
      <w:r>
        <w:rPr>
          <w:spacing w:val="-4"/>
          <w:w w:val="110"/>
        </w:rPr>
        <w:t xml:space="preserve"> </w:t>
      </w:r>
      <w:r>
        <w:rPr>
          <w:w w:val="110"/>
        </w:rPr>
        <w:t xml:space="preserve">drug </w:t>
      </w:r>
      <w:bookmarkStart w:id="1097" w:name="_bookmark35"/>
      <w:bookmarkEnd w:id="1097"/>
      <w:r>
        <w:rPr>
          <w:w w:val="110"/>
        </w:rPr>
        <w:t>approvals</w:t>
      </w:r>
      <w:r>
        <w:rPr>
          <w:spacing w:val="-8"/>
          <w:w w:val="110"/>
        </w:rPr>
        <w:t xml:space="preserve"> </w:t>
      </w:r>
      <w:r>
        <w:rPr>
          <w:w w:val="110"/>
        </w:rPr>
        <w:t>2009-13.”</w:t>
      </w:r>
      <w:r>
        <w:rPr>
          <w:spacing w:val="-8"/>
          <w:w w:val="110"/>
        </w:rPr>
        <w:t xml:space="preserve"> </w:t>
      </w:r>
      <w:r>
        <w:rPr>
          <w:w w:val="110"/>
        </w:rPr>
        <w:t>In:</w:t>
      </w:r>
      <w:r>
        <w:rPr>
          <w:spacing w:val="-8"/>
          <w:w w:val="110"/>
        </w:rPr>
        <w:t xml:space="preserve"> </w:t>
      </w:r>
      <w:r>
        <w:rPr>
          <w:i/>
          <w:w w:val="110"/>
        </w:rPr>
        <w:t>BMJ</w:t>
      </w:r>
      <w:r>
        <w:rPr>
          <w:i/>
          <w:spacing w:val="12"/>
          <w:w w:val="110"/>
        </w:rPr>
        <w:t xml:space="preserve"> </w:t>
      </w:r>
      <w:r>
        <w:rPr>
          <w:w w:val="110"/>
        </w:rPr>
        <w:t>359,</w:t>
      </w:r>
      <w:r>
        <w:rPr>
          <w:spacing w:val="-8"/>
          <w:w w:val="110"/>
        </w:rPr>
        <w:t xml:space="preserve"> </w:t>
      </w:r>
      <w:r>
        <w:rPr>
          <w:w w:val="110"/>
        </w:rPr>
        <w:t>j4530.</w:t>
      </w:r>
    </w:p>
    <w:p w14:paraId="547F88BE" w14:textId="77777777" w:rsidR="005D491A" w:rsidRDefault="00000000">
      <w:pPr>
        <w:pStyle w:val="BodyText"/>
        <w:spacing w:line="256" w:lineRule="auto"/>
        <w:ind w:left="693" w:right="352" w:hanging="334"/>
        <w:jc w:val="both"/>
      </w:pPr>
      <w:r>
        <w:rPr>
          <w:w w:val="105"/>
        </w:rPr>
        <w:t>Desser,</w:t>
      </w:r>
      <w:r>
        <w:rPr>
          <w:spacing w:val="-3"/>
          <w:w w:val="105"/>
        </w:rPr>
        <w:t xml:space="preserve"> </w:t>
      </w:r>
      <w:r>
        <w:rPr>
          <w:w w:val="105"/>
        </w:rPr>
        <w:t>A.</w:t>
      </w:r>
      <w:r>
        <w:rPr>
          <w:spacing w:val="-3"/>
          <w:w w:val="105"/>
        </w:rPr>
        <w:t xml:space="preserve"> </w:t>
      </w:r>
      <w:r>
        <w:rPr>
          <w:w w:val="105"/>
        </w:rPr>
        <w:t>S.,</w:t>
      </w:r>
      <w:r>
        <w:rPr>
          <w:spacing w:val="-3"/>
          <w:w w:val="105"/>
        </w:rPr>
        <w:t xml:space="preserve"> </w:t>
      </w:r>
      <w:r>
        <w:rPr>
          <w:w w:val="105"/>
        </w:rPr>
        <w:t>J.</w:t>
      </w:r>
      <w:r>
        <w:rPr>
          <w:spacing w:val="-3"/>
          <w:w w:val="105"/>
        </w:rPr>
        <w:t xml:space="preserve"> </w:t>
      </w:r>
      <w:r>
        <w:rPr>
          <w:w w:val="105"/>
        </w:rPr>
        <w:t>A.</w:t>
      </w:r>
      <w:r>
        <w:rPr>
          <w:spacing w:val="-3"/>
          <w:w w:val="105"/>
        </w:rPr>
        <w:t xml:space="preserve"> </w:t>
      </w:r>
      <w:r>
        <w:rPr>
          <w:w w:val="105"/>
        </w:rPr>
        <w:t>Olsen,</w:t>
      </w:r>
      <w:r>
        <w:rPr>
          <w:spacing w:val="-3"/>
          <w:w w:val="105"/>
        </w:rPr>
        <w:t xml:space="preserve"> </w:t>
      </w:r>
      <w:r>
        <w:rPr>
          <w:w w:val="105"/>
        </w:rPr>
        <w:t>and</w:t>
      </w:r>
      <w:r>
        <w:rPr>
          <w:spacing w:val="-3"/>
          <w:w w:val="105"/>
        </w:rPr>
        <w:t xml:space="preserve"> </w:t>
      </w:r>
      <w:r>
        <w:rPr>
          <w:w w:val="105"/>
        </w:rPr>
        <w:t>S.</w:t>
      </w:r>
      <w:r>
        <w:rPr>
          <w:spacing w:val="-3"/>
          <w:w w:val="105"/>
        </w:rPr>
        <w:t xml:space="preserve"> </w:t>
      </w:r>
      <w:proofErr w:type="spellStart"/>
      <w:r>
        <w:rPr>
          <w:w w:val="105"/>
        </w:rPr>
        <w:t>Grepperud</w:t>
      </w:r>
      <w:proofErr w:type="spellEnd"/>
      <w:r>
        <w:rPr>
          <w:spacing w:val="-3"/>
          <w:w w:val="105"/>
        </w:rPr>
        <w:t xml:space="preserve"> </w:t>
      </w:r>
      <w:r>
        <w:rPr>
          <w:w w:val="105"/>
        </w:rPr>
        <w:t>(2013).</w:t>
      </w:r>
      <w:r>
        <w:rPr>
          <w:spacing w:val="-3"/>
          <w:w w:val="105"/>
        </w:rPr>
        <w:t xml:space="preserve"> </w:t>
      </w:r>
      <w:r>
        <w:rPr>
          <w:w w:val="105"/>
        </w:rPr>
        <w:t>“Eliciting</w:t>
      </w:r>
      <w:r>
        <w:rPr>
          <w:spacing w:val="-3"/>
          <w:w w:val="105"/>
        </w:rPr>
        <w:t xml:space="preserve"> </w:t>
      </w:r>
      <w:r>
        <w:rPr>
          <w:w w:val="105"/>
        </w:rPr>
        <w:t>Preferences</w:t>
      </w:r>
      <w:r>
        <w:rPr>
          <w:spacing w:val="-2"/>
          <w:w w:val="105"/>
        </w:rPr>
        <w:t xml:space="preserve"> </w:t>
      </w:r>
      <w:r>
        <w:rPr>
          <w:w w:val="105"/>
        </w:rPr>
        <w:t>for</w:t>
      </w:r>
      <w:r>
        <w:rPr>
          <w:spacing w:val="-3"/>
          <w:w w:val="105"/>
        </w:rPr>
        <w:t xml:space="preserve"> </w:t>
      </w:r>
      <w:r>
        <w:rPr>
          <w:w w:val="105"/>
        </w:rPr>
        <w:t>Prioritizing</w:t>
      </w:r>
      <w:r>
        <w:rPr>
          <w:spacing w:val="-3"/>
          <w:w w:val="105"/>
        </w:rPr>
        <w:t xml:space="preserve"> </w:t>
      </w:r>
      <w:r>
        <w:rPr>
          <w:w w:val="105"/>
        </w:rPr>
        <w:t>Treatment of Rare Diseases: The Role of</w:t>
      </w:r>
      <w:r>
        <w:rPr>
          <w:spacing w:val="-1"/>
          <w:w w:val="105"/>
        </w:rPr>
        <w:t xml:space="preserve"> </w:t>
      </w:r>
      <w:r>
        <w:rPr>
          <w:w w:val="105"/>
        </w:rPr>
        <w:t xml:space="preserve">Opportunity Costs and Framing Effects.” In: </w:t>
      </w:r>
      <w:proofErr w:type="spellStart"/>
      <w:r>
        <w:rPr>
          <w:i/>
          <w:w w:val="105"/>
        </w:rPr>
        <w:t>PharmacoEconomics</w:t>
      </w:r>
      <w:proofErr w:type="spellEnd"/>
      <w:r>
        <w:rPr>
          <w:i/>
          <w:w w:val="105"/>
        </w:rPr>
        <w:t xml:space="preserve"> </w:t>
      </w:r>
      <w:bookmarkStart w:id="1098" w:name="_bookmark36"/>
      <w:bookmarkEnd w:id="1098"/>
      <w:r>
        <w:rPr>
          <w:w w:val="105"/>
        </w:rPr>
        <w:t>31, pp. 1051–1061.</w:t>
      </w:r>
    </w:p>
    <w:p w14:paraId="3BADBAA3" w14:textId="77777777" w:rsidR="005D491A" w:rsidRDefault="00000000">
      <w:pPr>
        <w:pStyle w:val="BodyText"/>
        <w:spacing w:before="1" w:line="256" w:lineRule="auto"/>
        <w:ind w:left="698" w:right="356" w:hanging="339"/>
        <w:jc w:val="both"/>
      </w:pPr>
      <w:proofErr w:type="spellStart"/>
      <w:r>
        <w:rPr>
          <w:w w:val="105"/>
        </w:rPr>
        <w:t>Dukhanin</w:t>
      </w:r>
      <w:proofErr w:type="spellEnd"/>
      <w:r>
        <w:rPr>
          <w:w w:val="105"/>
        </w:rPr>
        <w:t>,</w:t>
      </w:r>
      <w:r>
        <w:rPr>
          <w:spacing w:val="-15"/>
          <w:w w:val="105"/>
        </w:rPr>
        <w:t xml:space="preserve"> </w:t>
      </w:r>
      <w:r>
        <w:rPr>
          <w:w w:val="105"/>
        </w:rPr>
        <w:t>V.</w:t>
      </w:r>
      <w:r>
        <w:rPr>
          <w:spacing w:val="-14"/>
          <w:w w:val="105"/>
        </w:rPr>
        <w:t xml:space="preserve"> </w:t>
      </w:r>
      <w:r>
        <w:rPr>
          <w:w w:val="105"/>
        </w:rPr>
        <w:t>et</w:t>
      </w:r>
      <w:r>
        <w:rPr>
          <w:spacing w:val="-15"/>
          <w:w w:val="105"/>
        </w:rPr>
        <w:t xml:space="preserve"> </w:t>
      </w:r>
      <w:r>
        <w:rPr>
          <w:w w:val="105"/>
        </w:rPr>
        <w:t>al.</w:t>
      </w:r>
      <w:r>
        <w:rPr>
          <w:spacing w:val="-14"/>
          <w:w w:val="105"/>
        </w:rPr>
        <w:t xml:space="preserve"> </w:t>
      </w:r>
      <w:r>
        <w:rPr>
          <w:w w:val="105"/>
        </w:rPr>
        <w:t>(2018).</w:t>
      </w:r>
      <w:r>
        <w:rPr>
          <w:spacing w:val="-15"/>
          <w:w w:val="105"/>
        </w:rPr>
        <w:t xml:space="preserve"> </w:t>
      </w:r>
      <w:r>
        <w:rPr>
          <w:w w:val="105"/>
        </w:rPr>
        <w:t>“Integrating</w:t>
      </w:r>
      <w:r>
        <w:rPr>
          <w:spacing w:val="-14"/>
          <w:w w:val="105"/>
        </w:rPr>
        <w:t xml:space="preserve"> </w:t>
      </w:r>
      <w:r>
        <w:rPr>
          <w:w w:val="105"/>
        </w:rPr>
        <w:t>social</w:t>
      </w:r>
      <w:r>
        <w:rPr>
          <w:spacing w:val="-15"/>
          <w:w w:val="105"/>
        </w:rPr>
        <w:t xml:space="preserve"> </w:t>
      </w:r>
      <w:r>
        <w:rPr>
          <w:w w:val="105"/>
        </w:rPr>
        <w:t>justice</w:t>
      </w:r>
      <w:r>
        <w:rPr>
          <w:spacing w:val="-14"/>
          <w:w w:val="105"/>
        </w:rPr>
        <w:t xml:space="preserve"> </w:t>
      </w:r>
      <w:r>
        <w:rPr>
          <w:w w:val="105"/>
        </w:rPr>
        <w:t>concerns</w:t>
      </w:r>
      <w:r>
        <w:rPr>
          <w:spacing w:val="-14"/>
          <w:w w:val="105"/>
        </w:rPr>
        <w:t xml:space="preserve"> </w:t>
      </w:r>
      <w:r>
        <w:rPr>
          <w:w w:val="105"/>
        </w:rPr>
        <w:t>into</w:t>
      </w:r>
      <w:r>
        <w:rPr>
          <w:spacing w:val="-15"/>
          <w:w w:val="105"/>
        </w:rPr>
        <w:t xml:space="preserve"> </w:t>
      </w:r>
      <w:r>
        <w:rPr>
          <w:w w:val="105"/>
        </w:rPr>
        <w:t>economic</w:t>
      </w:r>
      <w:r>
        <w:rPr>
          <w:spacing w:val="-14"/>
          <w:w w:val="105"/>
        </w:rPr>
        <w:t xml:space="preserve"> </w:t>
      </w:r>
      <w:r>
        <w:rPr>
          <w:w w:val="105"/>
        </w:rPr>
        <w:t>evaluation</w:t>
      </w:r>
      <w:r>
        <w:rPr>
          <w:spacing w:val="-15"/>
          <w:w w:val="105"/>
        </w:rPr>
        <w:t xml:space="preserve"> </w:t>
      </w:r>
      <w:r>
        <w:rPr>
          <w:w w:val="105"/>
        </w:rPr>
        <w:t>for</w:t>
      </w:r>
      <w:r>
        <w:rPr>
          <w:spacing w:val="-14"/>
          <w:w w:val="105"/>
        </w:rPr>
        <w:t xml:space="preserve"> </w:t>
      </w:r>
      <w:r>
        <w:rPr>
          <w:w w:val="105"/>
        </w:rPr>
        <w:t xml:space="preserve">healthcare </w:t>
      </w:r>
      <w:bookmarkStart w:id="1099" w:name="_bookmark37"/>
      <w:bookmarkEnd w:id="1099"/>
      <w:r>
        <w:rPr>
          <w:w w:val="105"/>
        </w:rPr>
        <w:t xml:space="preserve">and public health: A systematic review.” In: </w:t>
      </w:r>
      <w:r>
        <w:rPr>
          <w:i/>
          <w:w w:val="105"/>
        </w:rPr>
        <w:t xml:space="preserve">Soc Sci Med. </w:t>
      </w:r>
      <w:r>
        <w:rPr>
          <w:w w:val="105"/>
        </w:rPr>
        <w:t>198, pp. 27–35.</w:t>
      </w:r>
    </w:p>
    <w:p w14:paraId="12DDE259" w14:textId="77777777" w:rsidR="005D491A" w:rsidRDefault="00000000">
      <w:pPr>
        <w:pStyle w:val="BodyText"/>
        <w:spacing w:before="1" w:line="256" w:lineRule="auto"/>
        <w:ind w:left="690" w:right="357" w:hanging="331"/>
        <w:jc w:val="both"/>
      </w:pPr>
      <w:r>
        <w:rPr>
          <w:w w:val="105"/>
        </w:rPr>
        <w:t xml:space="preserve">Egeberg, M. and J. Trondal (2009). “Political Leadership and Bureaucratic Autonomy: Effects of </w:t>
      </w:r>
      <w:bookmarkStart w:id="1100" w:name="_bookmark38"/>
      <w:bookmarkEnd w:id="1100"/>
      <w:proofErr w:type="spellStart"/>
      <w:r>
        <w:rPr>
          <w:w w:val="105"/>
        </w:rPr>
        <w:t>Agencification</w:t>
      </w:r>
      <w:proofErr w:type="spellEnd"/>
      <w:r>
        <w:rPr>
          <w:w w:val="105"/>
        </w:rPr>
        <w:t xml:space="preserve">.” In: </w:t>
      </w:r>
      <w:r>
        <w:rPr>
          <w:i/>
          <w:w w:val="105"/>
        </w:rPr>
        <w:t xml:space="preserve">Governance </w:t>
      </w:r>
      <w:r>
        <w:rPr>
          <w:w w:val="105"/>
        </w:rPr>
        <w:t>22.4, pp. 673–688.</w:t>
      </w:r>
    </w:p>
    <w:p w14:paraId="65412FB8" w14:textId="77777777" w:rsidR="005D491A" w:rsidRDefault="00000000">
      <w:pPr>
        <w:pStyle w:val="BodyText"/>
        <w:spacing w:before="1" w:line="256" w:lineRule="auto"/>
        <w:ind w:left="360" w:right="329"/>
      </w:pPr>
      <w:bookmarkStart w:id="1101" w:name="_bookmark39"/>
      <w:bookmarkEnd w:id="1101"/>
      <w:r>
        <w:rPr>
          <w:w w:val="105"/>
        </w:rPr>
        <w:t xml:space="preserve">Eriksen, Andreas (2020). “The Political Literacy of Experts.” In: </w:t>
      </w:r>
      <w:r>
        <w:rPr>
          <w:i/>
          <w:w w:val="105"/>
        </w:rPr>
        <w:t xml:space="preserve">Ratio Juris </w:t>
      </w:r>
      <w:r>
        <w:rPr>
          <w:w w:val="105"/>
        </w:rPr>
        <w:t>33.1, pp. 82–97. European</w:t>
      </w:r>
      <w:r>
        <w:rPr>
          <w:spacing w:val="40"/>
          <w:w w:val="105"/>
        </w:rPr>
        <w:t xml:space="preserve"> </w:t>
      </w:r>
      <w:r>
        <w:rPr>
          <w:w w:val="105"/>
        </w:rPr>
        <w:t>Commission</w:t>
      </w:r>
      <w:r>
        <w:rPr>
          <w:spacing w:val="40"/>
          <w:w w:val="105"/>
        </w:rPr>
        <w:t xml:space="preserve"> </w:t>
      </w:r>
      <w:r>
        <w:rPr>
          <w:w w:val="105"/>
        </w:rPr>
        <w:t>Expert</w:t>
      </w:r>
      <w:r>
        <w:rPr>
          <w:spacing w:val="40"/>
          <w:w w:val="105"/>
        </w:rPr>
        <w:t xml:space="preserve"> </w:t>
      </w:r>
      <w:r>
        <w:rPr>
          <w:w w:val="105"/>
        </w:rPr>
        <w:t>Panel</w:t>
      </w:r>
      <w:r>
        <w:rPr>
          <w:spacing w:val="40"/>
          <w:w w:val="105"/>
        </w:rPr>
        <w:t xml:space="preserve"> </w:t>
      </w:r>
      <w:r>
        <w:rPr>
          <w:w w:val="105"/>
        </w:rPr>
        <w:t>on</w:t>
      </w:r>
      <w:r>
        <w:rPr>
          <w:spacing w:val="40"/>
          <w:w w:val="105"/>
        </w:rPr>
        <w:t xml:space="preserve"> </w:t>
      </w:r>
      <w:r>
        <w:rPr>
          <w:w w:val="105"/>
        </w:rPr>
        <w:t>Effective</w:t>
      </w:r>
      <w:r>
        <w:rPr>
          <w:spacing w:val="40"/>
          <w:w w:val="105"/>
        </w:rPr>
        <w:t xml:space="preserve"> </w:t>
      </w:r>
      <w:r>
        <w:rPr>
          <w:w w:val="105"/>
        </w:rPr>
        <w:t>Ways</w:t>
      </w:r>
      <w:r>
        <w:rPr>
          <w:spacing w:val="40"/>
          <w:w w:val="105"/>
        </w:rPr>
        <w:t xml:space="preserve"> </w:t>
      </w:r>
      <w:r>
        <w:rPr>
          <w:w w:val="105"/>
        </w:rPr>
        <w:t>of</w:t>
      </w:r>
      <w:r>
        <w:rPr>
          <w:spacing w:val="40"/>
          <w:w w:val="105"/>
        </w:rPr>
        <w:t xml:space="preserve"> </w:t>
      </w:r>
      <w:r>
        <w:rPr>
          <w:w w:val="105"/>
        </w:rPr>
        <w:t>Investing</w:t>
      </w:r>
      <w:r>
        <w:rPr>
          <w:spacing w:val="40"/>
          <w:w w:val="105"/>
        </w:rPr>
        <w:t xml:space="preserve"> </w:t>
      </w:r>
      <w:r>
        <w:rPr>
          <w:w w:val="105"/>
        </w:rPr>
        <w:t>in</w:t>
      </w:r>
      <w:r>
        <w:rPr>
          <w:spacing w:val="40"/>
          <w:w w:val="105"/>
        </w:rPr>
        <w:t xml:space="preserve"> </w:t>
      </w:r>
      <w:r>
        <w:rPr>
          <w:w w:val="105"/>
        </w:rPr>
        <w:t>Health</w:t>
      </w:r>
      <w:r>
        <w:rPr>
          <w:spacing w:val="40"/>
          <w:w w:val="105"/>
        </w:rPr>
        <w:t xml:space="preserve"> </w:t>
      </w:r>
      <w:r>
        <w:rPr>
          <w:w w:val="105"/>
        </w:rPr>
        <w:t>(EXPH)</w:t>
      </w:r>
      <w:r>
        <w:rPr>
          <w:spacing w:val="40"/>
          <w:w w:val="105"/>
        </w:rPr>
        <w:t xml:space="preserve"> </w:t>
      </w:r>
      <w:r>
        <w:rPr>
          <w:w w:val="105"/>
        </w:rPr>
        <w:t>(2019).</w:t>
      </w:r>
    </w:p>
    <w:p w14:paraId="10D09950" w14:textId="77777777" w:rsidR="005D491A" w:rsidRDefault="00000000">
      <w:pPr>
        <w:ind w:left="686"/>
      </w:pPr>
      <w:bookmarkStart w:id="1102" w:name="_bookmark40"/>
      <w:bookmarkEnd w:id="1102"/>
      <w:r>
        <w:rPr>
          <w:i/>
          <w:w w:val="105"/>
        </w:rPr>
        <w:t>Defining</w:t>
      </w:r>
      <w:r>
        <w:rPr>
          <w:i/>
          <w:spacing w:val="2"/>
          <w:w w:val="105"/>
        </w:rPr>
        <w:t xml:space="preserve"> </w:t>
      </w:r>
      <w:r>
        <w:rPr>
          <w:i/>
          <w:w w:val="105"/>
        </w:rPr>
        <w:t>value</w:t>
      </w:r>
      <w:r>
        <w:rPr>
          <w:i/>
          <w:spacing w:val="2"/>
          <w:w w:val="105"/>
        </w:rPr>
        <w:t xml:space="preserve"> </w:t>
      </w:r>
      <w:r>
        <w:rPr>
          <w:i/>
          <w:w w:val="105"/>
        </w:rPr>
        <w:t>in</w:t>
      </w:r>
      <w:r>
        <w:rPr>
          <w:i/>
          <w:spacing w:val="2"/>
          <w:w w:val="105"/>
        </w:rPr>
        <w:t xml:space="preserve"> </w:t>
      </w:r>
      <w:r>
        <w:rPr>
          <w:i/>
          <w:w w:val="105"/>
        </w:rPr>
        <w:t>"value-based</w:t>
      </w:r>
      <w:r>
        <w:rPr>
          <w:i/>
          <w:spacing w:val="2"/>
          <w:w w:val="105"/>
        </w:rPr>
        <w:t xml:space="preserve"> </w:t>
      </w:r>
      <w:r>
        <w:rPr>
          <w:i/>
          <w:w w:val="105"/>
        </w:rPr>
        <w:t>healthcare"</w:t>
      </w:r>
      <w:r>
        <w:rPr>
          <w:w w:val="105"/>
        </w:rPr>
        <w:t>.</w:t>
      </w:r>
      <w:r>
        <w:rPr>
          <w:spacing w:val="-2"/>
          <w:w w:val="105"/>
        </w:rPr>
        <w:t xml:space="preserve"> </w:t>
      </w:r>
      <w:r>
        <w:rPr>
          <w:w w:val="105"/>
        </w:rPr>
        <w:t>Publications</w:t>
      </w:r>
      <w:r>
        <w:rPr>
          <w:spacing w:val="-2"/>
          <w:w w:val="105"/>
        </w:rPr>
        <w:t xml:space="preserve"> </w:t>
      </w:r>
      <w:r>
        <w:rPr>
          <w:w w:val="105"/>
        </w:rPr>
        <w:t>Office</w:t>
      </w:r>
      <w:r>
        <w:rPr>
          <w:spacing w:val="-2"/>
          <w:w w:val="105"/>
        </w:rPr>
        <w:t xml:space="preserve"> </w:t>
      </w:r>
      <w:r>
        <w:rPr>
          <w:w w:val="105"/>
        </w:rPr>
        <w:t>of</w:t>
      </w:r>
      <w:r>
        <w:rPr>
          <w:spacing w:val="-2"/>
          <w:w w:val="105"/>
        </w:rPr>
        <w:t xml:space="preserve"> </w:t>
      </w:r>
      <w:r>
        <w:rPr>
          <w:w w:val="105"/>
        </w:rPr>
        <w:t>the</w:t>
      </w:r>
      <w:r>
        <w:rPr>
          <w:spacing w:val="-3"/>
          <w:w w:val="105"/>
        </w:rPr>
        <w:t xml:space="preserve"> </w:t>
      </w:r>
      <w:r>
        <w:rPr>
          <w:w w:val="105"/>
        </w:rPr>
        <w:t>European</w:t>
      </w:r>
      <w:r>
        <w:rPr>
          <w:spacing w:val="-2"/>
          <w:w w:val="105"/>
        </w:rPr>
        <w:t xml:space="preserve"> Union.</w:t>
      </w:r>
    </w:p>
    <w:p w14:paraId="2D964205" w14:textId="77777777" w:rsidR="005D491A" w:rsidRDefault="00000000">
      <w:pPr>
        <w:pStyle w:val="BodyText"/>
        <w:spacing w:before="18" w:line="256" w:lineRule="auto"/>
        <w:ind w:left="698" w:right="329" w:hanging="339"/>
      </w:pPr>
      <w:proofErr w:type="spellStart"/>
      <w:r>
        <w:rPr>
          <w:w w:val="105"/>
        </w:rPr>
        <w:t>Exel</w:t>
      </w:r>
      <w:proofErr w:type="spellEnd"/>
      <w:r>
        <w:rPr>
          <w:w w:val="105"/>
        </w:rPr>
        <w:t>,</w:t>
      </w:r>
      <w:r>
        <w:rPr>
          <w:spacing w:val="40"/>
          <w:w w:val="105"/>
        </w:rPr>
        <w:t xml:space="preserve"> </w:t>
      </w:r>
      <w:r>
        <w:rPr>
          <w:w w:val="105"/>
        </w:rPr>
        <w:t>J.</w:t>
      </w:r>
      <w:r>
        <w:rPr>
          <w:spacing w:val="40"/>
          <w:w w:val="105"/>
        </w:rPr>
        <w:t xml:space="preserve"> </w:t>
      </w:r>
      <w:r>
        <w:rPr>
          <w:w w:val="105"/>
        </w:rPr>
        <w:t>van</w:t>
      </w:r>
      <w:r>
        <w:rPr>
          <w:spacing w:val="40"/>
          <w:w w:val="105"/>
        </w:rPr>
        <w:t xml:space="preserve"> </w:t>
      </w:r>
      <w:r>
        <w:rPr>
          <w:w w:val="105"/>
        </w:rPr>
        <w:t>et</w:t>
      </w:r>
      <w:r>
        <w:rPr>
          <w:spacing w:val="40"/>
          <w:w w:val="105"/>
        </w:rPr>
        <w:t xml:space="preserve"> </w:t>
      </w:r>
      <w:r>
        <w:rPr>
          <w:w w:val="105"/>
        </w:rPr>
        <w:t>al.</w:t>
      </w:r>
      <w:r>
        <w:rPr>
          <w:spacing w:val="40"/>
          <w:w w:val="105"/>
        </w:rPr>
        <w:t xml:space="preserve"> </w:t>
      </w:r>
      <w:r>
        <w:rPr>
          <w:w w:val="105"/>
        </w:rPr>
        <w:t>(2015).</w:t>
      </w:r>
      <w:r>
        <w:rPr>
          <w:spacing w:val="40"/>
          <w:w w:val="105"/>
        </w:rPr>
        <w:t xml:space="preserve"> </w:t>
      </w:r>
      <w:r>
        <w:rPr>
          <w:w w:val="105"/>
        </w:rPr>
        <w:t>“Public</w:t>
      </w:r>
      <w:r>
        <w:rPr>
          <w:spacing w:val="40"/>
          <w:w w:val="105"/>
        </w:rPr>
        <w:t xml:space="preserve"> </w:t>
      </w:r>
      <w:r>
        <w:rPr>
          <w:w w:val="105"/>
        </w:rPr>
        <w:t>views</w:t>
      </w:r>
      <w:r>
        <w:rPr>
          <w:spacing w:val="40"/>
          <w:w w:val="105"/>
        </w:rPr>
        <w:t xml:space="preserve"> </w:t>
      </w:r>
      <w:r>
        <w:rPr>
          <w:w w:val="105"/>
        </w:rPr>
        <w:t>on</w:t>
      </w:r>
      <w:r>
        <w:rPr>
          <w:spacing w:val="40"/>
          <w:w w:val="105"/>
        </w:rPr>
        <w:t xml:space="preserve"> </w:t>
      </w:r>
      <w:r>
        <w:rPr>
          <w:w w:val="105"/>
        </w:rPr>
        <w:t>principles</w:t>
      </w:r>
      <w:r>
        <w:rPr>
          <w:spacing w:val="40"/>
          <w:w w:val="105"/>
        </w:rPr>
        <w:t xml:space="preserve"> </w:t>
      </w:r>
      <w:r>
        <w:rPr>
          <w:w w:val="105"/>
        </w:rPr>
        <w:t>for</w:t>
      </w:r>
      <w:r>
        <w:rPr>
          <w:spacing w:val="40"/>
          <w:w w:val="105"/>
        </w:rPr>
        <w:t xml:space="preserve"> </w:t>
      </w:r>
      <w:r>
        <w:rPr>
          <w:w w:val="105"/>
        </w:rPr>
        <w:t>health</w:t>
      </w:r>
      <w:r>
        <w:rPr>
          <w:spacing w:val="40"/>
          <w:w w:val="105"/>
        </w:rPr>
        <w:t xml:space="preserve"> </w:t>
      </w:r>
      <w:r>
        <w:rPr>
          <w:w w:val="105"/>
        </w:rPr>
        <w:t>care</w:t>
      </w:r>
      <w:r>
        <w:rPr>
          <w:spacing w:val="40"/>
          <w:w w:val="105"/>
        </w:rPr>
        <w:t xml:space="preserve"> </w:t>
      </w:r>
      <w:r>
        <w:rPr>
          <w:w w:val="105"/>
        </w:rPr>
        <w:t>priority</w:t>
      </w:r>
      <w:r>
        <w:rPr>
          <w:spacing w:val="40"/>
          <w:w w:val="105"/>
        </w:rPr>
        <w:t xml:space="preserve"> </w:t>
      </w:r>
      <w:r>
        <w:rPr>
          <w:w w:val="105"/>
        </w:rPr>
        <w:t>setting:</w:t>
      </w:r>
      <w:r>
        <w:rPr>
          <w:spacing w:val="40"/>
          <w:w w:val="105"/>
        </w:rPr>
        <w:t xml:space="preserve"> </w:t>
      </w:r>
      <w:r>
        <w:rPr>
          <w:w w:val="105"/>
        </w:rPr>
        <w:t>Findings of</w:t>
      </w:r>
      <w:r>
        <w:rPr>
          <w:spacing w:val="18"/>
          <w:w w:val="105"/>
        </w:rPr>
        <w:t xml:space="preserve"> </w:t>
      </w:r>
      <w:r>
        <w:rPr>
          <w:w w:val="105"/>
        </w:rPr>
        <w:t>a</w:t>
      </w:r>
      <w:r>
        <w:rPr>
          <w:spacing w:val="19"/>
          <w:w w:val="105"/>
        </w:rPr>
        <w:t xml:space="preserve"> </w:t>
      </w:r>
      <w:r>
        <w:rPr>
          <w:w w:val="105"/>
        </w:rPr>
        <w:t>European</w:t>
      </w:r>
      <w:r>
        <w:rPr>
          <w:spacing w:val="18"/>
          <w:w w:val="105"/>
        </w:rPr>
        <w:t xml:space="preserve"> </w:t>
      </w:r>
      <w:r>
        <w:rPr>
          <w:w w:val="105"/>
        </w:rPr>
        <w:t>cross-country</w:t>
      </w:r>
      <w:r>
        <w:rPr>
          <w:spacing w:val="19"/>
          <w:w w:val="105"/>
        </w:rPr>
        <w:t xml:space="preserve"> </w:t>
      </w:r>
      <w:r>
        <w:rPr>
          <w:w w:val="105"/>
        </w:rPr>
        <w:t>study</w:t>
      </w:r>
      <w:r>
        <w:rPr>
          <w:spacing w:val="18"/>
          <w:w w:val="105"/>
        </w:rPr>
        <w:t xml:space="preserve"> </w:t>
      </w:r>
      <w:r>
        <w:rPr>
          <w:w w:val="105"/>
        </w:rPr>
        <w:t>using</w:t>
      </w:r>
      <w:r>
        <w:rPr>
          <w:spacing w:val="19"/>
          <w:w w:val="105"/>
        </w:rPr>
        <w:t xml:space="preserve"> </w:t>
      </w:r>
      <w:r>
        <w:rPr>
          <w:w w:val="105"/>
        </w:rPr>
        <w:t>Q</w:t>
      </w:r>
      <w:r>
        <w:rPr>
          <w:spacing w:val="19"/>
          <w:w w:val="105"/>
        </w:rPr>
        <w:t xml:space="preserve"> </w:t>
      </w:r>
      <w:r>
        <w:rPr>
          <w:w w:val="105"/>
        </w:rPr>
        <w:t>methodology.”</w:t>
      </w:r>
      <w:r>
        <w:rPr>
          <w:spacing w:val="18"/>
          <w:w w:val="105"/>
        </w:rPr>
        <w:t xml:space="preserve"> </w:t>
      </w:r>
      <w:r>
        <w:rPr>
          <w:w w:val="105"/>
        </w:rPr>
        <w:t>In:</w:t>
      </w:r>
      <w:r>
        <w:rPr>
          <w:spacing w:val="19"/>
          <w:w w:val="105"/>
        </w:rPr>
        <w:t xml:space="preserve"> </w:t>
      </w:r>
      <w:r>
        <w:rPr>
          <w:i/>
          <w:w w:val="105"/>
        </w:rPr>
        <w:t>Social</w:t>
      </w:r>
      <w:r>
        <w:rPr>
          <w:i/>
          <w:spacing w:val="24"/>
          <w:w w:val="105"/>
        </w:rPr>
        <w:t xml:space="preserve"> </w:t>
      </w:r>
      <w:r>
        <w:rPr>
          <w:i/>
          <w:w w:val="105"/>
        </w:rPr>
        <w:t>Science</w:t>
      </w:r>
      <w:r>
        <w:rPr>
          <w:i/>
          <w:spacing w:val="24"/>
          <w:w w:val="105"/>
        </w:rPr>
        <w:t xml:space="preserve"> </w:t>
      </w:r>
      <w:r>
        <w:rPr>
          <w:i/>
          <w:w w:val="105"/>
        </w:rPr>
        <w:t>&amp;</w:t>
      </w:r>
      <w:r>
        <w:rPr>
          <w:i/>
          <w:spacing w:val="23"/>
          <w:w w:val="105"/>
        </w:rPr>
        <w:t xml:space="preserve"> </w:t>
      </w:r>
      <w:r>
        <w:rPr>
          <w:i/>
          <w:w w:val="105"/>
        </w:rPr>
        <w:t>Medicine</w:t>
      </w:r>
      <w:r>
        <w:rPr>
          <w:i/>
          <w:spacing w:val="27"/>
          <w:w w:val="105"/>
        </w:rPr>
        <w:t xml:space="preserve"> </w:t>
      </w:r>
      <w:r>
        <w:rPr>
          <w:spacing w:val="-4"/>
          <w:w w:val="105"/>
        </w:rPr>
        <w:t>126,</w:t>
      </w:r>
    </w:p>
    <w:p w14:paraId="786F76E1" w14:textId="77777777" w:rsidR="005D491A" w:rsidRDefault="00000000">
      <w:pPr>
        <w:pStyle w:val="BodyText"/>
        <w:spacing w:before="1"/>
        <w:ind w:left="698"/>
      </w:pPr>
      <w:bookmarkStart w:id="1103" w:name="_bookmark41"/>
      <w:bookmarkEnd w:id="1103"/>
      <w:r>
        <w:t>pp.</w:t>
      </w:r>
      <w:r>
        <w:rPr>
          <w:spacing w:val="34"/>
        </w:rPr>
        <w:t xml:space="preserve"> </w:t>
      </w:r>
      <w:r>
        <w:t>128–</w:t>
      </w:r>
      <w:r>
        <w:rPr>
          <w:spacing w:val="-4"/>
        </w:rPr>
        <w:t>137.</w:t>
      </w:r>
    </w:p>
    <w:p w14:paraId="6730975D" w14:textId="77777777" w:rsidR="005D491A" w:rsidRDefault="00000000">
      <w:pPr>
        <w:pStyle w:val="BodyText"/>
        <w:spacing w:before="18" w:line="256" w:lineRule="auto"/>
        <w:ind w:left="698" w:hanging="339"/>
      </w:pPr>
      <w:r>
        <w:rPr>
          <w:w w:val="105"/>
        </w:rPr>
        <w:t xml:space="preserve">Fabbri, A. et al. (2020). “Industry funding of patient and health consumer </w:t>
      </w:r>
      <w:proofErr w:type="spellStart"/>
      <w:r>
        <w:rPr>
          <w:w w:val="105"/>
        </w:rPr>
        <w:t>organisations</w:t>
      </w:r>
      <w:proofErr w:type="spellEnd"/>
      <w:r>
        <w:rPr>
          <w:w w:val="105"/>
        </w:rPr>
        <w:t xml:space="preserve">: systematic </w:t>
      </w:r>
      <w:bookmarkStart w:id="1104" w:name="_bookmark42"/>
      <w:bookmarkEnd w:id="1104"/>
      <w:r>
        <w:rPr>
          <w:w w:val="105"/>
        </w:rPr>
        <w:t xml:space="preserve">review with meta-analysis.” In: </w:t>
      </w:r>
      <w:r>
        <w:rPr>
          <w:i/>
          <w:w w:val="105"/>
        </w:rPr>
        <w:t>BMJ</w:t>
      </w:r>
      <w:r>
        <w:rPr>
          <w:i/>
          <w:spacing w:val="40"/>
          <w:w w:val="105"/>
        </w:rPr>
        <w:t xml:space="preserve"> </w:t>
      </w:r>
      <w:r>
        <w:rPr>
          <w:w w:val="105"/>
        </w:rPr>
        <w:t>368, p. l6925.</w:t>
      </w:r>
    </w:p>
    <w:p w14:paraId="4E2BADC4" w14:textId="77777777" w:rsidR="005D491A" w:rsidRDefault="00000000">
      <w:pPr>
        <w:pStyle w:val="BodyText"/>
        <w:spacing w:line="256" w:lineRule="auto"/>
        <w:ind w:left="698" w:hanging="339"/>
      </w:pPr>
      <w:r>
        <w:rPr>
          <w:w w:val="110"/>
        </w:rPr>
        <w:t>Fine</w:t>
      </w:r>
      <w:r>
        <w:rPr>
          <w:spacing w:val="30"/>
          <w:w w:val="110"/>
        </w:rPr>
        <w:t xml:space="preserve"> </w:t>
      </w:r>
      <w:r>
        <w:rPr>
          <w:w w:val="110"/>
        </w:rPr>
        <w:t>Licht,</w:t>
      </w:r>
      <w:r>
        <w:rPr>
          <w:spacing w:val="30"/>
          <w:w w:val="110"/>
        </w:rPr>
        <w:t xml:space="preserve"> </w:t>
      </w:r>
      <w:r>
        <w:rPr>
          <w:w w:val="110"/>
        </w:rPr>
        <w:t>J.</w:t>
      </w:r>
      <w:r>
        <w:rPr>
          <w:spacing w:val="30"/>
          <w:w w:val="110"/>
        </w:rPr>
        <w:t xml:space="preserve"> </w:t>
      </w:r>
      <w:r>
        <w:rPr>
          <w:w w:val="110"/>
        </w:rPr>
        <w:t>de</w:t>
      </w:r>
      <w:r>
        <w:rPr>
          <w:spacing w:val="30"/>
          <w:w w:val="110"/>
        </w:rPr>
        <w:t xml:space="preserve"> </w:t>
      </w:r>
      <w:r>
        <w:rPr>
          <w:w w:val="110"/>
        </w:rPr>
        <w:t>(2014).</w:t>
      </w:r>
      <w:r>
        <w:rPr>
          <w:spacing w:val="30"/>
          <w:w w:val="110"/>
        </w:rPr>
        <w:t xml:space="preserve"> </w:t>
      </w:r>
      <w:r>
        <w:rPr>
          <w:w w:val="110"/>
        </w:rPr>
        <w:t>“Policy</w:t>
      </w:r>
      <w:r>
        <w:rPr>
          <w:spacing w:val="30"/>
          <w:w w:val="110"/>
        </w:rPr>
        <w:t xml:space="preserve"> </w:t>
      </w:r>
      <w:r>
        <w:rPr>
          <w:w w:val="110"/>
        </w:rPr>
        <w:t>Area</w:t>
      </w:r>
      <w:r>
        <w:rPr>
          <w:spacing w:val="30"/>
          <w:w w:val="110"/>
        </w:rPr>
        <w:t xml:space="preserve"> </w:t>
      </w:r>
      <w:r>
        <w:rPr>
          <w:w w:val="110"/>
        </w:rPr>
        <w:t>as</w:t>
      </w:r>
      <w:r>
        <w:rPr>
          <w:spacing w:val="30"/>
          <w:w w:val="110"/>
        </w:rPr>
        <w:t xml:space="preserve"> </w:t>
      </w:r>
      <w:r>
        <w:rPr>
          <w:w w:val="110"/>
        </w:rPr>
        <w:t>a</w:t>
      </w:r>
      <w:r>
        <w:rPr>
          <w:spacing w:val="30"/>
          <w:w w:val="110"/>
        </w:rPr>
        <w:t xml:space="preserve"> </w:t>
      </w:r>
      <w:r>
        <w:rPr>
          <w:w w:val="110"/>
        </w:rPr>
        <w:t>Potential</w:t>
      </w:r>
      <w:r>
        <w:rPr>
          <w:spacing w:val="30"/>
          <w:w w:val="110"/>
        </w:rPr>
        <w:t xml:space="preserve"> </w:t>
      </w:r>
      <w:r>
        <w:rPr>
          <w:w w:val="110"/>
        </w:rPr>
        <w:t>Moderator</w:t>
      </w:r>
      <w:r>
        <w:rPr>
          <w:spacing w:val="30"/>
          <w:w w:val="110"/>
        </w:rPr>
        <w:t xml:space="preserve"> </w:t>
      </w:r>
      <w:r>
        <w:rPr>
          <w:w w:val="110"/>
        </w:rPr>
        <w:t>of</w:t>
      </w:r>
      <w:r>
        <w:rPr>
          <w:spacing w:val="30"/>
          <w:w w:val="110"/>
        </w:rPr>
        <w:t xml:space="preserve"> </w:t>
      </w:r>
      <w:r>
        <w:rPr>
          <w:w w:val="110"/>
        </w:rPr>
        <w:t>Transparency</w:t>
      </w:r>
      <w:r>
        <w:rPr>
          <w:spacing w:val="30"/>
          <w:w w:val="110"/>
        </w:rPr>
        <w:t xml:space="preserve"> </w:t>
      </w:r>
      <w:r>
        <w:rPr>
          <w:w w:val="110"/>
        </w:rPr>
        <w:t>Effects:</w:t>
      </w:r>
      <w:r>
        <w:rPr>
          <w:spacing w:val="30"/>
          <w:w w:val="110"/>
        </w:rPr>
        <w:t xml:space="preserve"> </w:t>
      </w:r>
      <w:r>
        <w:rPr>
          <w:w w:val="110"/>
        </w:rPr>
        <w:t xml:space="preserve">An </w:t>
      </w:r>
      <w:bookmarkStart w:id="1105" w:name="_bookmark43"/>
      <w:bookmarkEnd w:id="1105"/>
      <w:r>
        <w:rPr>
          <w:w w:val="110"/>
        </w:rPr>
        <w:t>Experiment.”</w:t>
      </w:r>
      <w:r>
        <w:rPr>
          <w:spacing w:val="-10"/>
          <w:w w:val="110"/>
        </w:rPr>
        <w:t xml:space="preserve"> </w:t>
      </w:r>
      <w:r>
        <w:rPr>
          <w:w w:val="110"/>
        </w:rPr>
        <w:t>In:</w:t>
      </w:r>
      <w:r>
        <w:rPr>
          <w:spacing w:val="-10"/>
          <w:w w:val="110"/>
        </w:rPr>
        <w:t xml:space="preserve"> </w:t>
      </w:r>
      <w:r>
        <w:rPr>
          <w:i/>
          <w:w w:val="110"/>
        </w:rPr>
        <w:t>Public</w:t>
      </w:r>
      <w:r>
        <w:rPr>
          <w:i/>
          <w:spacing w:val="-6"/>
          <w:w w:val="110"/>
        </w:rPr>
        <w:t xml:space="preserve"> </w:t>
      </w:r>
      <w:r>
        <w:rPr>
          <w:i/>
          <w:w w:val="110"/>
        </w:rPr>
        <w:t>Administration</w:t>
      </w:r>
      <w:r>
        <w:rPr>
          <w:i/>
          <w:spacing w:val="-6"/>
          <w:w w:val="110"/>
        </w:rPr>
        <w:t xml:space="preserve"> </w:t>
      </w:r>
      <w:r>
        <w:rPr>
          <w:i/>
          <w:w w:val="110"/>
        </w:rPr>
        <w:t>Review</w:t>
      </w:r>
      <w:r>
        <w:rPr>
          <w:i/>
          <w:spacing w:val="-1"/>
          <w:w w:val="110"/>
        </w:rPr>
        <w:t xml:space="preserve"> </w:t>
      </w:r>
      <w:r>
        <w:rPr>
          <w:w w:val="110"/>
        </w:rPr>
        <w:t>74.3,</w:t>
      </w:r>
      <w:r>
        <w:rPr>
          <w:spacing w:val="-10"/>
          <w:w w:val="110"/>
        </w:rPr>
        <w:t xml:space="preserve"> </w:t>
      </w:r>
      <w:r>
        <w:rPr>
          <w:w w:val="110"/>
        </w:rPr>
        <w:t>pp.</w:t>
      </w:r>
      <w:r>
        <w:rPr>
          <w:spacing w:val="-10"/>
          <w:w w:val="110"/>
        </w:rPr>
        <w:t xml:space="preserve"> </w:t>
      </w:r>
      <w:r>
        <w:rPr>
          <w:w w:val="110"/>
        </w:rPr>
        <w:t>361–371.</w:t>
      </w:r>
    </w:p>
    <w:p w14:paraId="7CB61004" w14:textId="77777777" w:rsidR="005D491A" w:rsidRDefault="00000000">
      <w:pPr>
        <w:spacing w:before="1" w:line="256" w:lineRule="auto"/>
        <w:ind w:left="698" w:hanging="339"/>
      </w:pPr>
      <w:r>
        <w:rPr>
          <w:w w:val="110"/>
        </w:rPr>
        <w:t xml:space="preserve">Fine Licht, J. de (2020). “The Janus Face of Transparency: Balancing Openness and Secrecy in </w:t>
      </w:r>
      <w:r>
        <w:t>Democratic</w:t>
      </w:r>
      <w:r>
        <w:rPr>
          <w:spacing w:val="-3"/>
        </w:rPr>
        <w:t xml:space="preserve"> </w:t>
      </w:r>
      <w:r>
        <w:t>Decision-Making.”</w:t>
      </w:r>
      <w:r>
        <w:rPr>
          <w:spacing w:val="-2"/>
        </w:rPr>
        <w:t xml:space="preserve"> </w:t>
      </w:r>
      <w:r>
        <w:t>In:</w:t>
      </w:r>
      <w:r>
        <w:rPr>
          <w:spacing w:val="-2"/>
        </w:rPr>
        <w:t xml:space="preserve"> </w:t>
      </w:r>
      <w:r>
        <w:rPr>
          <w:i/>
        </w:rPr>
        <w:t>Transparency</w:t>
      </w:r>
      <w:r>
        <w:rPr>
          <w:i/>
          <w:spacing w:val="4"/>
        </w:rPr>
        <w:t xml:space="preserve"> </w:t>
      </w:r>
      <w:r>
        <w:rPr>
          <w:i/>
        </w:rPr>
        <w:t>and</w:t>
      </w:r>
      <w:r>
        <w:rPr>
          <w:i/>
          <w:spacing w:val="5"/>
        </w:rPr>
        <w:t xml:space="preserve"> </w:t>
      </w:r>
      <w:r>
        <w:rPr>
          <w:i/>
        </w:rPr>
        <w:t>Secrecy</w:t>
      </w:r>
      <w:r>
        <w:rPr>
          <w:i/>
          <w:spacing w:val="5"/>
        </w:rPr>
        <w:t xml:space="preserve"> </w:t>
      </w:r>
      <w:r>
        <w:rPr>
          <w:i/>
        </w:rPr>
        <w:t>in</w:t>
      </w:r>
      <w:r>
        <w:rPr>
          <w:i/>
          <w:spacing w:val="5"/>
        </w:rPr>
        <w:t xml:space="preserve"> </w:t>
      </w:r>
      <w:r>
        <w:rPr>
          <w:i/>
        </w:rPr>
        <w:t>European</w:t>
      </w:r>
      <w:r>
        <w:rPr>
          <w:i/>
          <w:spacing w:val="5"/>
        </w:rPr>
        <w:t xml:space="preserve"> </w:t>
      </w:r>
      <w:r>
        <w:rPr>
          <w:i/>
        </w:rPr>
        <w:t>Democracies</w:t>
      </w:r>
      <w:r>
        <w:t>.</w:t>
      </w:r>
      <w:r>
        <w:rPr>
          <w:spacing w:val="-3"/>
        </w:rPr>
        <w:t xml:space="preserve"> </w:t>
      </w:r>
      <w:r>
        <w:rPr>
          <w:spacing w:val="-2"/>
        </w:rPr>
        <w:t>Routledge,</w:t>
      </w:r>
    </w:p>
    <w:p w14:paraId="6F916528" w14:textId="77777777" w:rsidR="005D491A" w:rsidRDefault="00000000">
      <w:pPr>
        <w:pStyle w:val="BodyText"/>
        <w:spacing w:before="1"/>
        <w:ind w:left="698"/>
      </w:pPr>
      <w:bookmarkStart w:id="1106" w:name="_bookmark44"/>
      <w:bookmarkEnd w:id="1106"/>
      <w:r>
        <w:t>pp.</w:t>
      </w:r>
      <w:r>
        <w:rPr>
          <w:spacing w:val="39"/>
        </w:rPr>
        <w:t xml:space="preserve"> </w:t>
      </w:r>
      <w:r>
        <w:t>17–</w:t>
      </w:r>
      <w:r>
        <w:rPr>
          <w:spacing w:val="-5"/>
        </w:rPr>
        <w:t>35.</w:t>
      </w:r>
    </w:p>
    <w:p w14:paraId="37E2AB8A" w14:textId="77777777" w:rsidR="005D491A" w:rsidRDefault="00000000">
      <w:pPr>
        <w:pStyle w:val="BodyText"/>
        <w:spacing w:before="18" w:line="256" w:lineRule="auto"/>
        <w:ind w:left="698" w:right="329" w:hanging="339"/>
      </w:pPr>
      <w:r>
        <w:rPr>
          <w:w w:val="105"/>
        </w:rPr>
        <w:t>Fine</w:t>
      </w:r>
      <w:r>
        <w:rPr>
          <w:spacing w:val="16"/>
          <w:w w:val="105"/>
        </w:rPr>
        <w:t xml:space="preserve"> </w:t>
      </w:r>
      <w:r>
        <w:rPr>
          <w:w w:val="105"/>
        </w:rPr>
        <w:t>Licht,</w:t>
      </w:r>
      <w:r>
        <w:rPr>
          <w:spacing w:val="16"/>
          <w:w w:val="105"/>
        </w:rPr>
        <w:t xml:space="preserve"> </w:t>
      </w:r>
      <w:r>
        <w:rPr>
          <w:w w:val="105"/>
        </w:rPr>
        <w:t>J.</w:t>
      </w:r>
      <w:r>
        <w:rPr>
          <w:spacing w:val="16"/>
          <w:w w:val="105"/>
        </w:rPr>
        <w:t xml:space="preserve"> </w:t>
      </w:r>
      <w:r>
        <w:rPr>
          <w:w w:val="105"/>
        </w:rPr>
        <w:t>de</w:t>
      </w:r>
      <w:r>
        <w:rPr>
          <w:spacing w:val="16"/>
          <w:w w:val="105"/>
        </w:rPr>
        <w:t xml:space="preserve"> </w:t>
      </w:r>
      <w:r>
        <w:rPr>
          <w:w w:val="105"/>
        </w:rPr>
        <w:t>et</w:t>
      </w:r>
      <w:r>
        <w:rPr>
          <w:spacing w:val="16"/>
          <w:w w:val="105"/>
        </w:rPr>
        <w:t xml:space="preserve"> </w:t>
      </w:r>
      <w:r>
        <w:rPr>
          <w:w w:val="105"/>
        </w:rPr>
        <w:t>al.</w:t>
      </w:r>
      <w:r>
        <w:rPr>
          <w:spacing w:val="16"/>
          <w:w w:val="105"/>
        </w:rPr>
        <w:t xml:space="preserve"> </w:t>
      </w:r>
      <w:r>
        <w:rPr>
          <w:w w:val="105"/>
        </w:rPr>
        <w:t>(2014).</w:t>
      </w:r>
      <w:r>
        <w:rPr>
          <w:spacing w:val="16"/>
          <w:w w:val="105"/>
        </w:rPr>
        <w:t xml:space="preserve"> </w:t>
      </w:r>
      <w:r>
        <w:rPr>
          <w:w w:val="105"/>
        </w:rPr>
        <w:t>“When</w:t>
      </w:r>
      <w:r>
        <w:rPr>
          <w:spacing w:val="16"/>
          <w:w w:val="105"/>
        </w:rPr>
        <w:t xml:space="preserve"> </w:t>
      </w:r>
      <w:r>
        <w:rPr>
          <w:w w:val="105"/>
        </w:rPr>
        <w:t>Does</w:t>
      </w:r>
      <w:r>
        <w:rPr>
          <w:spacing w:val="16"/>
          <w:w w:val="105"/>
        </w:rPr>
        <w:t xml:space="preserve"> </w:t>
      </w:r>
      <w:r>
        <w:rPr>
          <w:w w:val="105"/>
        </w:rPr>
        <w:t>Transparency</w:t>
      </w:r>
      <w:r>
        <w:rPr>
          <w:spacing w:val="16"/>
          <w:w w:val="105"/>
        </w:rPr>
        <w:t xml:space="preserve"> </w:t>
      </w:r>
      <w:r>
        <w:rPr>
          <w:w w:val="105"/>
        </w:rPr>
        <w:t>Generate</w:t>
      </w:r>
      <w:r>
        <w:rPr>
          <w:spacing w:val="16"/>
          <w:w w:val="105"/>
        </w:rPr>
        <w:t xml:space="preserve"> </w:t>
      </w:r>
      <w:r>
        <w:rPr>
          <w:w w:val="105"/>
        </w:rPr>
        <w:t>Legitimacy?</w:t>
      </w:r>
      <w:r>
        <w:rPr>
          <w:spacing w:val="16"/>
          <w:w w:val="105"/>
        </w:rPr>
        <w:t xml:space="preserve"> </w:t>
      </w:r>
      <w:r>
        <w:rPr>
          <w:w w:val="105"/>
        </w:rPr>
        <w:t>Experimenting</w:t>
      </w:r>
      <w:r>
        <w:rPr>
          <w:spacing w:val="16"/>
          <w:w w:val="105"/>
        </w:rPr>
        <w:t xml:space="preserve"> </w:t>
      </w:r>
      <w:r>
        <w:rPr>
          <w:w w:val="105"/>
        </w:rPr>
        <w:t xml:space="preserve">on </w:t>
      </w:r>
      <w:bookmarkStart w:id="1107" w:name="_bookmark45"/>
      <w:bookmarkEnd w:id="1107"/>
      <w:r>
        <w:rPr>
          <w:w w:val="105"/>
        </w:rPr>
        <w:t xml:space="preserve">a Context-Bound Relationship.” In: </w:t>
      </w:r>
      <w:r>
        <w:rPr>
          <w:i/>
          <w:w w:val="105"/>
        </w:rPr>
        <w:t xml:space="preserve">Governance </w:t>
      </w:r>
      <w:r>
        <w:rPr>
          <w:w w:val="105"/>
        </w:rPr>
        <w:t>27.1, pp. 111–134.</w:t>
      </w:r>
    </w:p>
    <w:p w14:paraId="0DDB984A" w14:textId="77777777" w:rsidR="005D491A" w:rsidRDefault="00000000">
      <w:pPr>
        <w:spacing w:line="256" w:lineRule="auto"/>
        <w:ind w:left="698" w:hanging="339"/>
      </w:pPr>
      <w:proofErr w:type="spellStart"/>
      <w:r>
        <w:rPr>
          <w:w w:val="105"/>
        </w:rPr>
        <w:t>Flusberg</w:t>
      </w:r>
      <w:proofErr w:type="spellEnd"/>
      <w:r>
        <w:rPr>
          <w:w w:val="105"/>
        </w:rPr>
        <w:t>,</w:t>
      </w:r>
      <w:r>
        <w:rPr>
          <w:spacing w:val="40"/>
          <w:w w:val="105"/>
        </w:rPr>
        <w:t xml:space="preserve"> </w:t>
      </w:r>
      <w:r>
        <w:rPr>
          <w:w w:val="105"/>
        </w:rPr>
        <w:t>Stephen</w:t>
      </w:r>
      <w:r>
        <w:rPr>
          <w:spacing w:val="40"/>
          <w:w w:val="105"/>
        </w:rPr>
        <w:t xml:space="preserve"> </w:t>
      </w:r>
      <w:r>
        <w:rPr>
          <w:w w:val="105"/>
        </w:rPr>
        <w:t>J.</w:t>
      </w:r>
      <w:r>
        <w:rPr>
          <w:spacing w:val="40"/>
          <w:w w:val="105"/>
        </w:rPr>
        <w:t xml:space="preserve"> </w:t>
      </w:r>
      <w:r>
        <w:rPr>
          <w:w w:val="105"/>
        </w:rPr>
        <w:t>et</w:t>
      </w:r>
      <w:r>
        <w:rPr>
          <w:spacing w:val="40"/>
          <w:w w:val="105"/>
        </w:rPr>
        <w:t xml:space="preserve"> </w:t>
      </w:r>
      <w:r>
        <w:rPr>
          <w:w w:val="105"/>
        </w:rPr>
        <w:t>al.</w:t>
      </w:r>
      <w:r>
        <w:rPr>
          <w:spacing w:val="40"/>
          <w:w w:val="105"/>
        </w:rPr>
        <w:t xml:space="preserve"> </w:t>
      </w:r>
      <w:r>
        <w:rPr>
          <w:w w:val="105"/>
        </w:rPr>
        <w:t>(Dec.</w:t>
      </w:r>
      <w:r>
        <w:rPr>
          <w:spacing w:val="40"/>
          <w:w w:val="105"/>
        </w:rPr>
        <w:t xml:space="preserve"> </w:t>
      </w:r>
      <w:r>
        <w:rPr>
          <w:w w:val="105"/>
        </w:rPr>
        <w:t>2024).</w:t>
      </w:r>
      <w:r>
        <w:rPr>
          <w:spacing w:val="40"/>
          <w:w w:val="105"/>
        </w:rPr>
        <w:t xml:space="preserve"> </w:t>
      </w:r>
      <w:r>
        <w:rPr>
          <w:w w:val="105"/>
        </w:rPr>
        <w:t>“The</w:t>
      </w:r>
      <w:r>
        <w:rPr>
          <w:spacing w:val="40"/>
          <w:w w:val="105"/>
        </w:rPr>
        <w:t xml:space="preserve"> </w:t>
      </w:r>
      <w:r>
        <w:rPr>
          <w:w w:val="105"/>
        </w:rPr>
        <w:t>Psychology</w:t>
      </w:r>
      <w:r>
        <w:rPr>
          <w:spacing w:val="40"/>
          <w:w w:val="105"/>
        </w:rPr>
        <w:t xml:space="preserve"> </w:t>
      </w:r>
      <w:r>
        <w:rPr>
          <w:w w:val="105"/>
        </w:rPr>
        <w:t>of</w:t>
      </w:r>
      <w:r>
        <w:rPr>
          <w:spacing w:val="40"/>
          <w:w w:val="105"/>
        </w:rPr>
        <w:t xml:space="preserve"> </w:t>
      </w:r>
      <w:r>
        <w:rPr>
          <w:w w:val="105"/>
        </w:rPr>
        <w:t>Framing:</w:t>
      </w:r>
      <w:r>
        <w:rPr>
          <w:spacing w:val="40"/>
          <w:w w:val="105"/>
        </w:rPr>
        <w:t xml:space="preserve"> </w:t>
      </w:r>
      <w:r>
        <w:rPr>
          <w:w w:val="105"/>
        </w:rPr>
        <w:t>How</w:t>
      </w:r>
      <w:r>
        <w:rPr>
          <w:spacing w:val="40"/>
          <w:w w:val="105"/>
        </w:rPr>
        <w:t xml:space="preserve"> </w:t>
      </w:r>
      <w:r>
        <w:rPr>
          <w:w w:val="105"/>
        </w:rPr>
        <w:t>Everyday</w:t>
      </w:r>
      <w:r>
        <w:rPr>
          <w:spacing w:val="40"/>
          <w:w w:val="105"/>
        </w:rPr>
        <w:t xml:space="preserve"> </w:t>
      </w:r>
      <w:r>
        <w:rPr>
          <w:w w:val="105"/>
        </w:rPr>
        <w:t xml:space="preserve">Language Shapes the Way We Think, Feel, and Act.” In: </w:t>
      </w:r>
      <w:r>
        <w:rPr>
          <w:i/>
          <w:w w:val="105"/>
        </w:rPr>
        <w:t>Psychological</w:t>
      </w:r>
      <w:r>
        <w:rPr>
          <w:i/>
          <w:spacing w:val="4"/>
          <w:w w:val="105"/>
        </w:rPr>
        <w:t xml:space="preserve"> </w:t>
      </w:r>
      <w:r>
        <w:rPr>
          <w:i/>
          <w:w w:val="105"/>
        </w:rPr>
        <w:t>Science</w:t>
      </w:r>
      <w:r>
        <w:rPr>
          <w:i/>
          <w:spacing w:val="5"/>
          <w:w w:val="105"/>
        </w:rPr>
        <w:t xml:space="preserve"> </w:t>
      </w:r>
      <w:r>
        <w:rPr>
          <w:i/>
          <w:w w:val="105"/>
        </w:rPr>
        <w:t>in</w:t>
      </w:r>
      <w:r>
        <w:rPr>
          <w:i/>
          <w:spacing w:val="4"/>
          <w:w w:val="105"/>
        </w:rPr>
        <w:t xml:space="preserve"> </w:t>
      </w:r>
      <w:r>
        <w:rPr>
          <w:i/>
          <w:w w:val="105"/>
        </w:rPr>
        <w:t>the</w:t>
      </w:r>
      <w:r>
        <w:rPr>
          <w:i/>
          <w:spacing w:val="4"/>
          <w:w w:val="105"/>
        </w:rPr>
        <w:t xml:space="preserve"> </w:t>
      </w:r>
      <w:r>
        <w:rPr>
          <w:i/>
          <w:w w:val="105"/>
        </w:rPr>
        <w:t>Public</w:t>
      </w:r>
      <w:r>
        <w:rPr>
          <w:i/>
          <w:spacing w:val="5"/>
          <w:w w:val="105"/>
        </w:rPr>
        <w:t xml:space="preserve"> </w:t>
      </w:r>
      <w:r>
        <w:rPr>
          <w:i/>
          <w:w w:val="105"/>
        </w:rPr>
        <w:t>Interest</w:t>
      </w:r>
      <w:r>
        <w:rPr>
          <w:i/>
          <w:spacing w:val="12"/>
          <w:w w:val="105"/>
        </w:rPr>
        <w:t xml:space="preserve"> </w:t>
      </w:r>
      <w:r>
        <w:rPr>
          <w:spacing w:val="-2"/>
          <w:w w:val="105"/>
        </w:rPr>
        <w:t>25.3,</w:t>
      </w:r>
    </w:p>
    <w:p w14:paraId="3C6E097A" w14:textId="77777777" w:rsidR="005D491A" w:rsidRDefault="00000000">
      <w:pPr>
        <w:pStyle w:val="BodyText"/>
        <w:spacing w:before="1"/>
        <w:ind w:left="698"/>
      </w:pPr>
      <w:bookmarkStart w:id="1108" w:name="_bookmark46"/>
      <w:bookmarkEnd w:id="1108"/>
      <w:r>
        <w:t>pp.</w:t>
      </w:r>
      <w:r>
        <w:rPr>
          <w:spacing w:val="34"/>
        </w:rPr>
        <w:t xml:space="preserve"> </w:t>
      </w:r>
      <w:r>
        <w:t>105–</w:t>
      </w:r>
      <w:r>
        <w:rPr>
          <w:spacing w:val="-4"/>
        </w:rPr>
        <w:t>161.</w:t>
      </w:r>
    </w:p>
    <w:p w14:paraId="646E68CE" w14:textId="77777777" w:rsidR="005D491A" w:rsidRDefault="00000000">
      <w:pPr>
        <w:pStyle w:val="BodyText"/>
        <w:spacing w:before="18" w:line="256" w:lineRule="auto"/>
        <w:ind w:left="698" w:right="357" w:hanging="339"/>
        <w:jc w:val="both"/>
      </w:pPr>
      <w:r>
        <w:rPr>
          <w:w w:val="105"/>
        </w:rPr>
        <w:t xml:space="preserve">Gabe, J. et al. (2012). “The debate about the funding of Herceptin: a case study of "countervailing </w:t>
      </w:r>
      <w:bookmarkStart w:id="1109" w:name="_bookmark47"/>
      <w:bookmarkEnd w:id="1109"/>
      <w:r>
        <w:rPr>
          <w:w w:val="105"/>
        </w:rPr>
        <w:t xml:space="preserve">powers".” In: </w:t>
      </w:r>
      <w:r>
        <w:rPr>
          <w:i/>
          <w:w w:val="105"/>
        </w:rPr>
        <w:t xml:space="preserve">Soc Sci Med. </w:t>
      </w:r>
      <w:r>
        <w:rPr>
          <w:w w:val="105"/>
        </w:rPr>
        <w:t>75.12, pp. 2353–2361.</w:t>
      </w:r>
    </w:p>
    <w:p w14:paraId="7AB79EB8" w14:textId="77777777" w:rsidR="005D491A" w:rsidRDefault="00000000">
      <w:pPr>
        <w:pStyle w:val="BodyText"/>
        <w:spacing w:line="256" w:lineRule="auto"/>
        <w:ind w:left="693" w:right="351" w:hanging="334"/>
        <w:jc w:val="both"/>
      </w:pPr>
      <w:r>
        <w:rPr>
          <w:w w:val="105"/>
        </w:rPr>
        <w:t>Gaus, Daniel, Claudia Landwehr, and Rainer Schmalz-Bruns (2020). “Defending democracy against technocracy</w:t>
      </w:r>
      <w:r>
        <w:rPr>
          <w:spacing w:val="-13"/>
          <w:w w:val="105"/>
        </w:rPr>
        <w:t xml:space="preserve"> </w:t>
      </w:r>
      <w:r>
        <w:rPr>
          <w:w w:val="105"/>
        </w:rPr>
        <w:t>and</w:t>
      </w:r>
      <w:r>
        <w:rPr>
          <w:spacing w:val="-13"/>
          <w:w w:val="105"/>
        </w:rPr>
        <w:t xml:space="preserve"> </w:t>
      </w:r>
      <w:r>
        <w:rPr>
          <w:w w:val="105"/>
        </w:rPr>
        <w:t>populism:</w:t>
      </w:r>
      <w:r>
        <w:rPr>
          <w:spacing w:val="-13"/>
          <w:w w:val="105"/>
        </w:rPr>
        <w:t xml:space="preserve"> </w:t>
      </w:r>
      <w:r>
        <w:rPr>
          <w:w w:val="105"/>
        </w:rPr>
        <w:t>Deliberative</w:t>
      </w:r>
      <w:r>
        <w:rPr>
          <w:spacing w:val="-13"/>
          <w:w w:val="105"/>
        </w:rPr>
        <w:t xml:space="preserve"> </w:t>
      </w:r>
      <w:r>
        <w:rPr>
          <w:w w:val="105"/>
        </w:rPr>
        <w:t>democracy’s</w:t>
      </w:r>
      <w:r>
        <w:rPr>
          <w:spacing w:val="-13"/>
          <w:w w:val="105"/>
        </w:rPr>
        <w:t xml:space="preserve"> </w:t>
      </w:r>
      <w:r>
        <w:rPr>
          <w:w w:val="105"/>
        </w:rPr>
        <w:t>strengths</w:t>
      </w:r>
      <w:r>
        <w:rPr>
          <w:spacing w:val="-13"/>
          <w:w w:val="105"/>
        </w:rPr>
        <w:t xml:space="preserve"> </w:t>
      </w:r>
      <w:r>
        <w:rPr>
          <w:w w:val="105"/>
        </w:rPr>
        <w:t>and</w:t>
      </w:r>
      <w:r>
        <w:rPr>
          <w:spacing w:val="-13"/>
          <w:w w:val="105"/>
        </w:rPr>
        <w:t xml:space="preserve"> </w:t>
      </w:r>
      <w:r>
        <w:rPr>
          <w:w w:val="105"/>
        </w:rPr>
        <w:t>challenges.”</w:t>
      </w:r>
      <w:r>
        <w:rPr>
          <w:spacing w:val="-13"/>
          <w:w w:val="105"/>
        </w:rPr>
        <w:t xml:space="preserve"> </w:t>
      </w:r>
      <w:r>
        <w:rPr>
          <w:w w:val="105"/>
        </w:rPr>
        <w:t>In:</w:t>
      </w:r>
      <w:r>
        <w:rPr>
          <w:spacing w:val="-13"/>
          <w:w w:val="105"/>
        </w:rPr>
        <w:t xml:space="preserve"> </w:t>
      </w:r>
      <w:r>
        <w:rPr>
          <w:i/>
          <w:w w:val="105"/>
        </w:rPr>
        <w:t xml:space="preserve">Constellations </w:t>
      </w:r>
      <w:bookmarkStart w:id="1110" w:name="_bookmark48"/>
      <w:bookmarkEnd w:id="1110"/>
      <w:r>
        <w:rPr>
          <w:w w:val="105"/>
        </w:rPr>
        <w:t>27.3, pp. 335–347.</w:t>
      </w:r>
    </w:p>
    <w:p w14:paraId="7150EAA8" w14:textId="77777777" w:rsidR="005D491A" w:rsidRDefault="00000000">
      <w:pPr>
        <w:pStyle w:val="BodyText"/>
        <w:spacing w:before="1" w:line="256" w:lineRule="auto"/>
        <w:ind w:left="698" w:right="356" w:hanging="339"/>
        <w:jc w:val="both"/>
      </w:pPr>
      <w:r>
        <w:rPr>
          <w:w w:val="105"/>
        </w:rPr>
        <w:t xml:space="preserve">Ghinea, Narcyz et al. (Mar. 2021). “A survey of Australian public attitudes towards funding of high </w:t>
      </w:r>
      <w:bookmarkStart w:id="1111" w:name="_bookmark49"/>
      <w:bookmarkEnd w:id="1111"/>
      <w:r>
        <w:rPr>
          <w:w w:val="105"/>
        </w:rPr>
        <w:t xml:space="preserve">cost cancer medicines.” In: </w:t>
      </w:r>
      <w:r>
        <w:rPr>
          <w:i/>
          <w:w w:val="105"/>
        </w:rPr>
        <w:t xml:space="preserve">Health Policy </w:t>
      </w:r>
      <w:r>
        <w:rPr>
          <w:w w:val="105"/>
        </w:rPr>
        <w:t>125.3, pp. 327–334.</w:t>
      </w:r>
    </w:p>
    <w:p w14:paraId="349797CB" w14:textId="40616BE5" w:rsidR="00CB41E0" w:rsidRDefault="002D225B">
      <w:pPr>
        <w:spacing w:before="1" w:line="256" w:lineRule="auto"/>
        <w:ind w:left="686" w:right="360" w:hanging="327"/>
        <w:jc w:val="both"/>
        <w:rPr>
          <w:ins w:id="1112" w:author="Héctor Bahamonde" w:date="2026-08-06T15:33:00Z" w16du:dateUtc="2026-08-06T12:33:00Z"/>
          <w:w w:val="110"/>
        </w:rPr>
      </w:pPr>
      <w:ins w:id="1113" w:author="Héctor Bahamonde" w:date="2026-08-06T15:33:00Z" w16du:dateUtc="2026-08-06T12:33:00Z">
        <w:r w:rsidRPr="00CB41E0">
          <w:rPr>
            <w:w w:val="110"/>
          </w:rPr>
          <w:t>Graham</w:t>
        </w:r>
        <w:r>
          <w:rPr>
            <w:w w:val="110"/>
          </w:rPr>
          <w:t xml:space="preserve">, </w:t>
        </w:r>
        <w:r w:rsidR="00CB41E0" w:rsidRPr="00CB41E0">
          <w:rPr>
            <w:w w:val="110"/>
          </w:rPr>
          <w:t xml:space="preserve">Matthew, “We Don’t Know” Means “They’re Not Sure”, Public Opinion Quarterly, Volume 85, Issue 2, Summer 2021, Pages 571–593, </w:t>
        </w:r>
        <w:r w:rsidR="00CB41E0">
          <w:rPr>
            <w:w w:val="110"/>
          </w:rPr>
          <w:fldChar w:fldCharType="begin"/>
        </w:r>
        <w:r w:rsidR="00CB41E0">
          <w:rPr>
            <w:w w:val="110"/>
          </w:rPr>
          <w:instrText>HYPERLINK "</w:instrText>
        </w:r>
        <w:r w:rsidR="00CB41E0" w:rsidRPr="00CB41E0">
          <w:rPr>
            <w:w w:val="110"/>
          </w:rPr>
          <w:instrText>https://doi.org/10.1093/poq/nfab028</w:instrText>
        </w:r>
        <w:r w:rsidR="00CB41E0">
          <w:rPr>
            <w:w w:val="110"/>
          </w:rPr>
          <w:instrText>"</w:instrText>
        </w:r>
        <w:r w:rsidR="00CB41E0">
          <w:rPr>
            <w:w w:val="110"/>
          </w:rPr>
          <w:fldChar w:fldCharType="separate"/>
        </w:r>
        <w:r w:rsidR="00CB41E0" w:rsidRPr="00242C89">
          <w:rPr>
            <w:rStyle w:val="Hyperlink"/>
            <w:w w:val="110"/>
          </w:rPr>
          <w:t>https://doi.org/10.1093/poq/nfab028</w:t>
        </w:r>
        <w:r w:rsidR="00CB41E0">
          <w:rPr>
            <w:w w:val="110"/>
          </w:rPr>
          <w:fldChar w:fldCharType="end"/>
        </w:r>
      </w:ins>
    </w:p>
    <w:p w14:paraId="48472BF0" w14:textId="60B5AC15" w:rsidR="005D491A" w:rsidRDefault="00000000">
      <w:pPr>
        <w:spacing w:before="1" w:line="256" w:lineRule="auto"/>
        <w:ind w:left="686" w:right="360" w:hanging="327"/>
        <w:jc w:val="both"/>
      </w:pPr>
      <w:r>
        <w:rPr>
          <w:w w:val="110"/>
        </w:rPr>
        <w:t xml:space="preserve">Greer, S., M. Wismar, and J. Figueras (2016). </w:t>
      </w:r>
      <w:r>
        <w:rPr>
          <w:i/>
          <w:w w:val="110"/>
        </w:rPr>
        <w:t xml:space="preserve">Strengthening Health System Governance: Better </w:t>
      </w:r>
      <w:r>
        <w:rPr>
          <w:i/>
          <w:spacing w:val="-2"/>
          <w:w w:val="110"/>
        </w:rPr>
        <w:t>Policies,</w:t>
      </w:r>
      <w:r>
        <w:rPr>
          <w:i/>
          <w:spacing w:val="-6"/>
          <w:w w:val="110"/>
        </w:rPr>
        <w:t xml:space="preserve"> </w:t>
      </w:r>
      <w:r>
        <w:rPr>
          <w:i/>
          <w:spacing w:val="-2"/>
          <w:w w:val="110"/>
        </w:rPr>
        <w:t>Strong-er</w:t>
      </w:r>
      <w:r>
        <w:rPr>
          <w:i/>
          <w:spacing w:val="-6"/>
          <w:w w:val="110"/>
        </w:rPr>
        <w:t xml:space="preserve"> </w:t>
      </w:r>
      <w:r>
        <w:rPr>
          <w:i/>
          <w:spacing w:val="-2"/>
          <w:w w:val="110"/>
        </w:rPr>
        <w:t>Performance</w:t>
      </w:r>
      <w:r>
        <w:rPr>
          <w:spacing w:val="-2"/>
          <w:w w:val="110"/>
        </w:rPr>
        <w:t>.</w:t>
      </w:r>
      <w:r>
        <w:rPr>
          <w:spacing w:val="-10"/>
          <w:w w:val="110"/>
        </w:rPr>
        <w:t xml:space="preserve"> </w:t>
      </w:r>
      <w:r>
        <w:rPr>
          <w:spacing w:val="-2"/>
          <w:w w:val="110"/>
        </w:rPr>
        <w:t>World</w:t>
      </w:r>
      <w:r>
        <w:rPr>
          <w:spacing w:val="-10"/>
          <w:w w:val="110"/>
        </w:rPr>
        <w:t xml:space="preserve"> </w:t>
      </w:r>
      <w:r>
        <w:rPr>
          <w:spacing w:val="-2"/>
          <w:w w:val="110"/>
        </w:rPr>
        <w:t>Health</w:t>
      </w:r>
      <w:r>
        <w:rPr>
          <w:spacing w:val="-10"/>
          <w:w w:val="110"/>
        </w:rPr>
        <w:t xml:space="preserve"> </w:t>
      </w:r>
      <w:r>
        <w:rPr>
          <w:spacing w:val="-2"/>
          <w:w w:val="110"/>
        </w:rPr>
        <w:t>Organization,</w:t>
      </w:r>
      <w:r>
        <w:rPr>
          <w:spacing w:val="-10"/>
          <w:w w:val="110"/>
        </w:rPr>
        <w:t xml:space="preserve"> </w:t>
      </w:r>
      <w:r>
        <w:rPr>
          <w:spacing w:val="-2"/>
          <w:w w:val="110"/>
        </w:rPr>
        <w:t>European</w:t>
      </w:r>
      <w:r>
        <w:rPr>
          <w:spacing w:val="-10"/>
          <w:w w:val="110"/>
        </w:rPr>
        <w:t xml:space="preserve"> </w:t>
      </w:r>
      <w:r>
        <w:rPr>
          <w:spacing w:val="-2"/>
          <w:w w:val="110"/>
        </w:rPr>
        <w:t>Observatory</w:t>
      </w:r>
      <w:r>
        <w:rPr>
          <w:spacing w:val="-10"/>
          <w:w w:val="110"/>
        </w:rPr>
        <w:t xml:space="preserve"> </w:t>
      </w:r>
      <w:r>
        <w:rPr>
          <w:spacing w:val="-2"/>
          <w:w w:val="110"/>
        </w:rPr>
        <w:t>on</w:t>
      </w:r>
      <w:r>
        <w:rPr>
          <w:spacing w:val="-10"/>
          <w:w w:val="110"/>
        </w:rPr>
        <w:t xml:space="preserve"> </w:t>
      </w:r>
      <w:r>
        <w:rPr>
          <w:spacing w:val="-2"/>
          <w:w w:val="110"/>
        </w:rPr>
        <w:t xml:space="preserve">Health </w:t>
      </w:r>
      <w:bookmarkStart w:id="1114" w:name="_bookmark50"/>
      <w:bookmarkEnd w:id="1114"/>
      <w:r>
        <w:rPr>
          <w:w w:val="110"/>
        </w:rPr>
        <w:t>Systems and Poli-</w:t>
      </w:r>
      <w:proofErr w:type="spellStart"/>
      <w:r>
        <w:rPr>
          <w:w w:val="110"/>
        </w:rPr>
        <w:t>cies</w:t>
      </w:r>
      <w:proofErr w:type="spellEnd"/>
      <w:r>
        <w:rPr>
          <w:w w:val="110"/>
        </w:rPr>
        <w:t>.</w:t>
      </w:r>
    </w:p>
    <w:p w14:paraId="01036AC2" w14:textId="77777777" w:rsidR="009153C1" w:rsidRDefault="00000000" w:rsidP="009153C1">
      <w:pPr>
        <w:pStyle w:val="BodyText"/>
        <w:spacing w:before="1" w:line="256" w:lineRule="auto"/>
        <w:ind w:left="690" w:right="356" w:hanging="331"/>
        <w:jc w:val="both"/>
      </w:pPr>
      <w:r>
        <w:rPr>
          <w:w w:val="105"/>
        </w:rPr>
        <w:t xml:space="preserve">Gu, Y. et al. (2015). “Attributes and weights in health care priority setting: a systematic review of </w:t>
      </w:r>
      <w:r>
        <w:rPr>
          <w:w w:val="105"/>
        </w:rPr>
        <w:lastRenderedPageBreak/>
        <w:t xml:space="preserve">what counts and to what extent.” In: </w:t>
      </w:r>
      <w:r>
        <w:rPr>
          <w:i/>
          <w:w w:val="105"/>
        </w:rPr>
        <w:t>Social</w:t>
      </w:r>
      <w:r>
        <w:rPr>
          <w:i/>
          <w:spacing w:val="32"/>
          <w:w w:val="105"/>
        </w:rPr>
        <w:t xml:space="preserve"> </w:t>
      </w:r>
      <w:r>
        <w:rPr>
          <w:i/>
          <w:w w:val="105"/>
        </w:rPr>
        <w:t>Science</w:t>
      </w:r>
      <w:r>
        <w:rPr>
          <w:i/>
          <w:spacing w:val="31"/>
          <w:w w:val="105"/>
        </w:rPr>
        <w:t xml:space="preserve"> </w:t>
      </w:r>
      <w:r>
        <w:rPr>
          <w:i/>
          <w:w w:val="105"/>
        </w:rPr>
        <w:t>&amp;</w:t>
      </w:r>
      <w:r>
        <w:rPr>
          <w:i/>
          <w:spacing w:val="32"/>
          <w:w w:val="105"/>
        </w:rPr>
        <w:t xml:space="preserve"> </w:t>
      </w:r>
      <w:r>
        <w:rPr>
          <w:i/>
          <w:w w:val="105"/>
        </w:rPr>
        <w:t>Medicine</w:t>
      </w:r>
      <w:r>
        <w:rPr>
          <w:i/>
          <w:spacing w:val="34"/>
          <w:w w:val="105"/>
        </w:rPr>
        <w:t xml:space="preserve"> </w:t>
      </w:r>
      <w:r>
        <w:rPr>
          <w:w w:val="105"/>
        </w:rPr>
        <w:t>146, pp. 41–52.</w:t>
      </w:r>
      <w:bookmarkStart w:id="1115" w:name="_bookmark51"/>
      <w:bookmarkEnd w:id="1115"/>
    </w:p>
    <w:p w14:paraId="7814A8BD" w14:textId="249847B3" w:rsidR="005D491A" w:rsidRDefault="00000000" w:rsidP="009153C1">
      <w:pPr>
        <w:pStyle w:val="BodyText"/>
        <w:spacing w:before="1" w:line="256" w:lineRule="auto"/>
        <w:ind w:left="690" w:right="356" w:hanging="331"/>
        <w:jc w:val="both"/>
      </w:pPr>
      <w:r>
        <w:rPr>
          <w:w w:val="105"/>
        </w:rPr>
        <w:t>Gu, Y. et al. (2023). “Comparison of Rare and Common Diseases in the Setting of Healthcare Priorities:</w:t>
      </w:r>
      <w:r>
        <w:rPr>
          <w:spacing w:val="-3"/>
          <w:w w:val="105"/>
        </w:rPr>
        <w:t xml:space="preserve"> </w:t>
      </w:r>
      <w:r>
        <w:rPr>
          <w:w w:val="105"/>
        </w:rPr>
        <w:t>Evidence</w:t>
      </w:r>
      <w:r>
        <w:rPr>
          <w:spacing w:val="-3"/>
          <w:w w:val="105"/>
        </w:rPr>
        <w:t xml:space="preserve"> </w:t>
      </w:r>
      <w:r>
        <w:rPr>
          <w:w w:val="105"/>
        </w:rPr>
        <w:t>of</w:t>
      </w:r>
      <w:r>
        <w:rPr>
          <w:spacing w:val="-3"/>
          <w:w w:val="105"/>
        </w:rPr>
        <w:t xml:space="preserve"> </w:t>
      </w:r>
      <w:r>
        <w:rPr>
          <w:w w:val="105"/>
        </w:rPr>
        <w:t>Social</w:t>
      </w:r>
      <w:r>
        <w:rPr>
          <w:spacing w:val="-3"/>
          <w:w w:val="105"/>
        </w:rPr>
        <w:t xml:space="preserve"> </w:t>
      </w:r>
      <w:r>
        <w:rPr>
          <w:w w:val="105"/>
        </w:rPr>
        <w:t>Preferences</w:t>
      </w:r>
      <w:r>
        <w:rPr>
          <w:spacing w:val="-3"/>
          <w:w w:val="105"/>
        </w:rPr>
        <w:t xml:space="preserve"> </w:t>
      </w:r>
      <w:r>
        <w:rPr>
          <w:w w:val="105"/>
        </w:rPr>
        <w:t>Based</w:t>
      </w:r>
      <w:r>
        <w:rPr>
          <w:spacing w:val="-3"/>
          <w:w w:val="105"/>
        </w:rPr>
        <w:t xml:space="preserve"> </w:t>
      </w:r>
      <w:r>
        <w:rPr>
          <w:w w:val="105"/>
        </w:rPr>
        <w:t>on</w:t>
      </w:r>
      <w:r>
        <w:rPr>
          <w:spacing w:val="-3"/>
          <w:w w:val="105"/>
        </w:rPr>
        <w:t xml:space="preserve"> </w:t>
      </w:r>
      <w:r>
        <w:rPr>
          <w:w w:val="105"/>
        </w:rPr>
        <w:t>a</w:t>
      </w:r>
      <w:r>
        <w:rPr>
          <w:spacing w:val="-3"/>
          <w:w w:val="105"/>
        </w:rPr>
        <w:t xml:space="preserve"> </w:t>
      </w:r>
      <w:r>
        <w:rPr>
          <w:w w:val="105"/>
        </w:rPr>
        <w:t>Systematic</w:t>
      </w:r>
      <w:r>
        <w:rPr>
          <w:spacing w:val="-3"/>
          <w:w w:val="105"/>
        </w:rPr>
        <w:t xml:space="preserve"> </w:t>
      </w:r>
      <w:r>
        <w:rPr>
          <w:w w:val="105"/>
        </w:rPr>
        <w:t>Review.”</w:t>
      </w:r>
      <w:r>
        <w:rPr>
          <w:spacing w:val="-3"/>
          <w:w w:val="105"/>
        </w:rPr>
        <w:t xml:space="preserve"> </w:t>
      </w:r>
      <w:r>
        <w:rPr>
          <w:w w:val="105"/>
        </w:rPr>
        <w:t>In:</w:t>
      </w:r>
      <w:r>
        <w:rPr>
          <w:spacing w:val="-3"/>
          <w:w w:val="105"/>
        </w:rPr>
        <w:t xml:space="preserve"> </w:t>
      </w:r>
      <w:r>
        <w:rPr>
          <w:i/>
          <w:w w:val="105"/>
        </w:rPr>
        <w:t xml:space="preserve">Patient Preference </w:t>
      </w:r>
      <w:bookmarkStart w:id="1116" w:name="_bookmark52"/>
      <w:bookmarkEnd w:id="1116"/>
      <w:r>
        <w:rPr>
          <w:i/>
          <w:w w:val="105"/>
        </w:rPr>
        <w:t xml:space="preserve">and Adherence </w:t>
      </w:r>
      <w:r>
        <w:rPr>
          <w:w w:val="105"/>
        </w:rPr>
        <w:t>17, pp. 1783–1797.</w:t>
      </w:r>
    </w:p>
    <w:p w14:paraId="4B9A4EA6" w14:textId="77777777" w:rsidR="005D491A" w:rsidRDefault="00000000">
      <w:pPr>
        <w:pStyle w:val="BodyText"/>
        <w:spacing w:before="1" w:line="256" w:lineRule="auto"/>
        <w:ind w:left="698" w:right="326" w:hanging="339"/>
        <w:jc w:val="both"/>
      </w:pPr>
      <w:r>
        <w:rPr>
          <w:w w:val="105"/>
        </w:rPr>
        <w:t>Gustavsson, E. and L. Lindblom (2025). “Justification of principles for healthcare priority setting:</w:t>
      </w:r>
      <w:r>
        <w:rPr>
          <w:spacing w:val="40"/>
          <w:w w:val="105"/>
        </w:rPr>
        <w:t xml:space="preserve"> </w:t>
      </w:r>
      <w:r>
        <w:rPr>
          <w:w w:val="105"/>
        </w:rPr>
        <w:t>the</w:t>
      </w:r>
      <w:r>
        <w:rPr>
          <w:spacing w:val="-7"/>
          <w:w w:val="105"/>
        </w:rPr>
        <w:t xml:space="preserve"> </w:t>
      </w:r>
      <w:r>
        <w:rPr>
          <w:w w:val="105"/>
        </w:rPr>
        <w:t>relevance</w:t>
      </w:r>
      <w:r>
        <w:rPr>
          <w:spacing w:val="-7"/>
          <w:w w:val="105"/>
        </w:rPr>
        <w:t xml:space="preserve"> </w:t>
      </w:r>
      <w:r>
        <w:rPr>
          <w:w w:val="105"/>
        </w:rPr>
        <w:t>and</w:t>
      </w:r>
      <w:r>
        <w:rPr>
          <w:spacing w:val="-8"/>
          <w:w w:val="105"/>
        </w:rPr>
        <w:t xml:space="preserve"> </w:t>
      </w:r>
      <w:r>
        <w:rPr>
          <w:w w:val="105"/>
        </w:rPr>
        <w:t>roles</w:t>
      </w:r>
      <w:r>
        <w:rPr>
          <w:spacing w:val="-7"/>
          <w:w w:val="105"/>
        </w:rPr>
        <w:t xml:space="preserve"> </w:t>
      </w:r>
      <w:r>
        <w:rPr>
          <w:w w:val="105"/>
        </w:rPr>
        <w:t>of</w:t>
      </w:r>
      <w:r>
        <w:rPr>
          <w:spacing w:val="-8"/>
          <w:w w:val="105"/>
        </w:rPr>
        <w:t xml:space="preserve"> </w:t>
      </w:r>
      <w:r>
        <w:rPr>
          <w:w w:val="105"/>
        </w:rPr>
        <w:t>empirical</w:t>
      </w:r>
      <w:r>
        <w:rPr>
          <w:spacing w:val="-7"/>
          <w:w w:val="105"/>
        </w:rPr>
        <w:t xml:space="preserve"> </w:t>
      </w:r>
      <w:r>
        <w:rPr>
          <w:w w:val="105"/>
        </w:rPr>
        <w:t>studies</w:t>
      </w:r>
      <w:r>
        <w:rPr>
          <w:spacing w:val="-7"/>
          <w:w w:val="105"/>
        </w:rPr>
        <w:t xml:space="preserve"> </w:t>
      </w:r>
      <w:r>
        <w:rPr>
          <w:w w:val="105"/>
        </w:rPr>
        <w:t>exploring</w:t>
      </w:r>
      <w:r>
        <w:rPr>
          <w:spacing w:val="-7"/>
          <w:w w:val="105"/>
        </w:rPr>
        <w:t xml:space="preserve"> </w:t>
      </w:r>
      <w:r>
        <w:rPr>
          <w:w w:val="105"/>
        </w:rPr>
        <w:t>public</w:t>
      </w:r>
      <w:r>
        <w:rPr>
          <w:spacing w:val="-7"/>
          <w:w w:val="105"/>
        </w:rPr>
        <w:t xml:space="preserve"> </w:t>
      </w:r>
      <w:r>
        <w:rPr>
          <w:w w:val="105"/>
        </w:rPr>
        <w:t>values.”</w:t>
      </w:r>
      <w:r>
        <w:rPr>
          <w:spacing w:val="-7"/>
          <w:w w:val="105"/>
        </w:rPr>
        <w:t xml:space="preserve"> </w:t>
      </w:r>
      <w:r>
        <w:rPr>
          <w:w w:val="105"/>
        </w:rPr>
        <w:t>In:</w:t>
      </w:r>
      <w:r>
        <w:rPr>
          <w:spacing w:val="-7"/>
          <w:w w:val="105"/>
        </w:rPr>
        <w:t xml:space="preserve"> </w:t>
      </w:r>
      <w:r>
        <w:rPr>
          <w:i/>
          <w:w w:val="105"/>
        </w:rPr>
        <w:t>Journal</w:t>
      </w:r>
      <w:r>
        <w:rPr>
          <w:i/>
          <w:spacing w:val="-4"/>
          <w:w w:val="105"/>
        </w:rPr>
        <w:t xml:space="preserve"> </w:t>
      </w:r>
      <w:r>
        <w:rPr>
          <w:i/>
          <w:w w:val="105"/>
        </w:rPr>
        <w:t>of</w:t>
      </w:r>
      <w:r>
        <w:rPr>
          <w:i/>
          <w:spacing w:val="-4"/>
          <w:w w:val="105"/>
        </w:rPr>
        <w:t xml:space="preserve"> </w:t>
      </w:r>
      <w:r>
        <w:rPr>
          <w:i/>
          <w:w w:val="105"/>
        </w:rPr>
        <w:t>medical</w:t>
      </w:r>
      <w:r>
        <w:rPr>
          <w:i/>
          <w:spacing w:val="-4"/>
          <w:w w:val="105"/>
        </w:rPr>
        <w:t xml:space="preserve"> </w:t>
      </w:r>
      <w:r>
        <w:rPr>
          <w:i/>
          <w:w w:val="105"/>
        </w:rPr>
        <w:t xml:space="preserve">ethics </w:t>
      </w:r>
      <w:bookmarkStart w:id="1117" w:name="_bookmark53"/>
      <w:bookmarkEnd w:id="1117"/>
      <w:r>
        <w:rPr>
          <w:w w:val="105"/>
        </w:rPr>
        <w:t>51.4, pp. 285–292.</w:t>
      </w:r>
    </w:p>
    <w:p w14:paraId="18966A1F" w14:textId="26241B4A" w:rsidR="00D33FE8" w:rsidRDefault="00D33FE8">
      <w:pPr>
        <w:pStyle w:val="BodyText"/>
        <w:spacing w:before="1" w:line="256" w:lineRule="auto"/>
        <w:ind w:left="693" w:right="354" w:hanging="334"/>
        <w:jc w:val="both"/>
        <w:rPr>
          <w:ins w:id="1118" w:author="Héctor Bahamonde" w:date="2026-08-06T13:55:00Z" w16du:dateUtc="2026-08-06T10:55:00Z"/>
          <w:w w:val="105"/>
        </w:rPr>
      </w:pPr>
      <w:ins w:id="1119" w:author="Héctor Bahamonde" w:date="2026-08-06T13:55:00Z" w16du:dateUtc="2026-08-06T10:55:00Z">
        <w:r w:rsidRPr="00D33FE8">
          <w:rPr>
            <w:w w:val="105"/>
          </w:rPr>
          <w:t xml:space="preserve">Haaland, I., Roth, C., &amp; </w:t>
        </w:r>
        <w:proofErr w:type="spellStart"/>
        <w:r w:rsidRPr="00D33FE8">
          <w:rPr>
            <w:w w:val="105"/>
          </w:rPr>
          <w:t>Wohlfart</w:t>
        </w:r>
        <w:proofErr w:type="spellEnd"/>
        <w:r w:rsidRPr="00D33FE8">
          <w:rPr>
            <w:w w:val="105"/>
          </w:rPr>
          <w:t xml:space="preserve">, J. (2023). Designing information provision experiments. Journal of Economic Literature, 61(1), 3–40. </w:t>
        </w:r>
        <w:r>
          <w:rPr>
            <w:w w:val="105"/>
          </w:rPr>
          <w:fldChar w:fldCharType="begin"/>
        </w:r>
        <w:r>
          <w:rPr>
            <w:w w:val="105"/>
          </w:rPr>
          <w:instrText>HYPERLINK "</w:instrText>
        </w:r>
        <w:r w:rsidRPr="00D33FE8">
          <w:rPr>
            <w:w w:val="105"/>
          </w:rPr>
          <w:instrText>https://doi.org/10.1257/jel.20211658</w:instrText>
        </w:r>
        <w:r>
          <w:rPr>
            <w:w w:val="105"/>
          </w:rPr>
          <w:instrText>"</w:instrText>
        </w:r>
        <w:r>
          <w:rPr>
            <w:w w:val="105"/>
          </w:rPr>
        </w:r>
        <w:r>
          <w:rPr>
            <w:w w:val="105"/>
          </w:rPr>
          <w:fldChar w:fldCharType="separate"/>
        </w:r>
        <w:r w:rsidRPr="00960647">
          <w:rPr>
            <w:rStyle w:val="Hyperlink"/>
            <w:w w:val="105"/>
          </w:rPr>
          <w:t>https://doi.org/10.1257/jel.20211658</w:t>
        </w:r>
        <w:r>
          <w:rPr>
            <w:w w:val="105"/>
          </w:rPr>
          <w:fldChar w:fldCharType="end"/>
        </w:r>
      </w:ins>
    </w:p>
    <w:p w14:paraId="79C81709" w14:textId="39554DCC" w:rsidR="005D491A" w:rsidRDefault="00000000">
      <w:pPr>
        <w:pStyle w:val="BodyText"/>
        <w:spacing w:before="1" w:line="256" w:lineRule="auto"/>
        <w:ind w:left="693" w:right="354" w:hanging="334"/>
        <w:jc w:val="both"/>
      </w:pPr>
      <w:proofErr w:type="spellStart"/>
      <w:r>
        <w:rPr>
          <w:w w:val="105"/>
        </w:rPr>
        <w:t>Hameleers</w:t>
      </w:r>
      <w:proofErr w:type="spellEnd"/>
      <w:r>
        <w:rPr>
          <w:w w:val="105"/>
        </w:rPr>
        <w:t xml:space="preserve">, Michael (July 2021). “Prospect Theory in Times of a Pandemic: The Effects of Gain versus Loss Framing on Risky Choices and Emotional Responses during the 2020 Coronavirus Outbreak – Evidence from the US and the Netherlands.” In: </w:t>
      </w:r>
      <w:r>
        <w:rPr>
          <w:i/>
          <w:w w:val="105"/>
        </w:rPr>
        <w:t xml:space="preserve">Mass Communication and Society </w:t>
      </w:r>
      <w:bookmarkStart w:id="1120" w:name="_bookmark54"/>
      <w:bookmarkEnd w:id="1120"/>
      <w:r>
        <w:rPr>
          <w:w w:val="105"/>
        </w:rPr>
        <w:t>24.4, pp. 479–499.</w:t>
      </w:r>
    </w:p>
    <w:p w14:paraId="0C28A138" w14:textId="77777777" w:rsidR="005D491A" w:rsidRDefault="00000000">
      <w:pPr>
        <w:spacing w:before="1" w:line="256" w:lineRule="auto"/>
        <w:ind w:left="698" w:right="355" w:hanging="339"/>
        <w:jc w:val="both"/>
      </w:pPr>
      <w:r>
        <w:rPr>
          <w:w w:val="105"/>
        </w:rPr>
        <w:t xml:space="preserve">Head, Brian W. (June 2024). “Reconsidering expertise for public policymaking: The challenges of </w:t>
      </w:r>
      <w:bookmarkStart w:id="1121" w:name="_bookmark55"/>
      <w:bookmarkEnd w:id="1121"/>
      <w:r>
        <w:rPr>
          <w:w w:val="105"/>
        </w:rPr>
        <w:t xml:space="preserve">contestability.” In: </w:t>
      </w:r>
      <w:r>
        <w:rPr>
          <w:i/>
          <w:w w:val="105"/>
        </w:rPr>
        <w:t xml:space="preserve">Australian Journal of Public Administration </w:t>
      </w:r>
      <w:r>
        <w:rPr>
          <w:w w:val="105"/>
        </w:rPr>
        <w:t>83.2, pp. 156–172.</w:t>
      </w:r>
    </w:p>
    <w:p w14:paraId="0DBD98DE" w14:textId="77777777" w:rsidR="005D491A" w:rsidRDefault="00000000">
      <w:pPr>
        <w:pStyle w:val="BodyText"/>
        <w:spacing w:before="1" w:line="256" w:lineRule="auto"/>
        <w:ind w:left="698" w:right="356" w:hanging="339"/>
        <w:jc w:val="both"/>
      </w:pPr>
      <w:proofErr w:type="spellStart"/>
      <w:r>
        <w:rPr>
          <w:w w:val="105"/>
        </w:rPr>
        <w:t>Heinkelmann</w:t>
      </w:r>
      <w:proofErr w:type="spellEnd"/>
      <w:r>
        <w:rPr>
          <w:w w:val="105"/>
        </w:rPr>
        <w:t xml:space="preserve">-Wild, Tim et al. (Feb. 2023). “Blame shifting and blame obfuscation: The blame </w:t>
      </w:r>
      <w:r>
        <w:rPr>
          <w:spacing w:val="-2"/>
          <w:w w:val="105"/>
        </w:rPr>
        <w:t>avoidance</w:t>
      </w:r>
      <w:r>
        <w:rPr>
          <w:spacing w:val="-11"/>
          <w:w w:val="105"/>
        </w:rPr>
        <w:t xml:space="preserve"> </w:t>
      </w:r>
      <w:r>
        <w:rPr>
          <w:spacing w:val="-2"/>
          <w:w w:val="105"/>
        </w:rPr>
        <w:t>effects</w:t>
      </w:r>
      <w:r>
        <w:rPr>
          <w:spacing w:val="-11"/>
          <w:w w:val="105"/>
        </w:rPr>
        <w:t xml:space="preserve"> </w:t>
      </w:r>
      <w:r>
        <w:rPr>
          <w:spacing w:val="-2"/>
          <w:w w:val="105"/>
        </w:rPr>
        <w:t>of</w:t>
      </w:r>
      <w:r>
        <w:rPr>
          <w:spacing w:val="-11"/>
          <w:w w:val="105"/>
        </w:rPr>
        <w:t xml:space="preserve"> </w:t>
      </w:r>
      <w:r>
        <w:rPr>
          <w:spacing w:val="-2"/>
          <w:w w:val="105"/>
        </w:rPr>
        <w:t>delegation</w:t>
      </w:r>
      <w:r>
        <w:rPr>
          <w:spacing w:val="-11"/>
          <w:w w:val="105"/>
        </w:rPr>
        <w:t xml:space="preserve"> </w:t>
      </w:r>
      <w:r>
        <w:rPr>
          <w:spacing w:val="-2"/>
          <w:w w:val="105"/>
        </w:rPr>
        <w:t>in</w:t>
      </w:r>
      <w:r>
        <w:rPr>
          <w:spacing w:val="-11"/>
          <w:w w:val="105"/>
        </w:rPr>
        <w:t xml:space="preserve"> </w:t>
      </w:r>
      <w:r>
        <w:rPr>
          <w:spacing w:val="-2"/>
          <w:w w:val="105"/>
        </w:rPr>
        <w:t>the</w:t>
      </w:r>
      <w:r>
        <w:rPr>
          <w:spacing w:val="-11"/>
          <w:w w:val="105"/>
        </w:rPr>
        <w:t xml:space="preserve"> </w:t>
      </w:r>
      <w:r>
        <w:rPr>
          <w:spacing w:val="-2"/>
          <w:w w:val="105"/>
        </w:rPr>
        <w:t>European</w:t>
      </w:r>
      <w:r>
        <w:rPr>
          <w:spacing w:val="-11"/>
          <w:w w:val="105"/>
        </w:rPr>
        <w:t xml:space="preserve"> </w:t>
      </w:r>
      <w:r>
        <w:rPr>
          <w:spacing w:val="-2"/>
          <w:w w:val="105"/>
        </w:rPr>
        <w:t>Union.”</w:t>
      </w:r>
      <w:r>
        <w:rPr>
          <w:spacing w:val="-11"/>
          <w:w w:val="105"/>
        </w:rPr>
        <w:t xml:space="preserve"> </w:t>
      </w:r>
      <w:r>
        <w:rPr>
          <w:spacing w:val="-2"/>
          <w:w w:val="105"/>
        </w:rPr>
        <w:t>In:</w:t>
      </w:r>
      <w:r>
        <w:rPr>
          <w:spacing w:val="-11"/>
          <w:w w:val="105"/>
        </w:rPr>
        <w:t xml:space="preserve"> </w:t>
      </w:r>
      <w:r>
        <w:rPr>
          <w:i/>
          <w:spacing w:val="-2"/>
          <w:w w:val="105"/>
        </w:rPr>
        <w:t>European</w:t>
      </w:r>
      <w:r>
        <w:rPr>
          <w:i/>
          <w:spacing w:val="-5"/>
          <w:w w:val="105"/>
        </w:rPr>
        <w:t xml:space="preserve"> </w:t>
      </w:r>
      <w:r>
        <w:rPr>
          <w:i/>
          <w:spacing w:val="-2"/>
          <w:w w:val="105"/>
        </w:rPr>
        <w:t>Journal</w:t>
      </w:r>
      <w:r>
        <w:rPr>
          <w:i/>
          <w:spacing w:val="-5"/>
          <w:w w:val="105"/>
        </w:rPr>
        <w:t xml:space="preserve"> </w:t>
      </w:r>
      <w:r>
        <w:rPr>
          <w:i/>
          <w:spacing w:val="-2"/>
          <w:w w:val="105"/>
        </w:rPr>
        <w:t>of</w:t>
      </w:r>
      <w:r>
        <w:rPr>
          <w:i/>
          <w:spacing w:val="-5"/>
          <w:w w:val="105"/>
        </w:rPr>
        <w:t xml:space="preserve"> </w:t>
      </w:r>
      <w:r>
        <w:rPr>
          <w:i/>
          <w:spacing w:val="-2"/>
          <w:w w:val="105"/>
        </w:rPr>
        <w:t>Political</w:t>
      </w:r>
      <w:r>
        <w:rPr>
          <w:i/>
          <w:spacing w:val="-5"/>
          <w:w w:val="105"/>
        </w:rPr>
        <w:t xml:space="preserve"> </w:t>
      </w:r>
      <w:r>
        <w:rPr>
          <w:i/>
          <w:spacing w:val="-2"/>
          <w:w w:val="105"/>
        </w:rPr>
        <w:t xml:space="preserve">Research </w:t>
      </w:r>
      <w:bookmarkStart w:id="1122" w:name="_bookmark56"/>
      <w:bookmarkEnd w:id="1122"/>
      <w:r>
        <w:rPr>
          <w:w w:val="105"/>
        </w:rPr>
        <w:t>62.1, pp. 221–238.</w:t>
      </w:r>
    </w:p>
    <w:p w14:paraId="3D9E46FA" w14:textId="77777777" w:rsidR="005D491A" w:rsidRDefault="00000000">
      <w:pPr>
        <w:pStyle w:val="BodyText"/>
        <w:spacing w:before="1" w:line="256" w:lineRule="auto"/>
        <w:ind w:left="698" w:right="359" w:hanging="339"/>
        <w:jc w:val="both"/>
      </w:pPr>
      <w:proofErr w:type="spellStart"/>
      <w:r>
        <w:rPr>
          <w:w w:val="105"/>
        </w:rPr>
        <w:t>Heinkelmann</w:t>
      </w:r>
      <w:proofErr w:type="spellEnd"/>
      <w:r>
        <w:rPr>
          <w:w w:val="105"/>
        </w:rPr>
        <w:t xml:space="preserve">-Wild, Tim and Bernhard Zangl (Oct. 2020). “Multilevel blame games: Blame-shifting </w:t>
      </w:r>
      <w:bookmarkStart w:id="1123" w:name="_bookmark57"/>
      <w:bookmarkEnd w:id="1123"/>
      <w:r>
        <w:rPr>
          <w:w w:val="105"/>
        </w:rPr>
        <w:t xml:space="preserve">in the European Union.” In: </w:t>
      </w:r>
      <w:r>
        <w:rPr>
          <w:i/>
          <w:w w:val="105"/>
        </w:rPr>
        <w:t xml:space="preserve">Governance </w:t>
      </w:r>
      <w:r>
        <w:rPr>
          <w:w w:val="105"/>
        </w:rPr>
        <w:t>33.4, pp. 953–969.</w:t>
      </w:r>
    </w:p>
    <w:p w14:paraId="7C15C5D9" w14:textId="77777777" w:rsidR="005D491A" w:rsidRDefault="00000000">
      <w:pPr>
        <w:pStyle w:val="BodyText"/>
        <w:spacing w:before="1" w:line="256" w:lineRule="auto"/>
        <w:ind w:left="698" w:right="358" w:hanging="339"/>
        <w:jc w:val="both"/>
      </w:pPr>
      <w:r>
        <w:rPr>
          <w:w w:val="105"/>
        </w:rPr>
        <w:t xml:space="preserve">Hwang, T. J. et al. (2020). “Association between FDA and EMA expedited approval programs and </w:t>
      </w:r>
      <w:bookmarkStart w:id="1124" w:name="_bookmark58"/>
      <w:bookmarkEnd w:id="1124"/>
      <w:r>
        <w:rPr>
          <w:w w:val="105"/>
        </w:rPr>
        <w:t xml:space="preserve">therapeutic value of new medicines: retrospective cohort study.” In: </w:t>
      </w:r>
      <w:r>
        <w:rPr>
          <w:i/>
          <w:w w:val="105"/>
        </w:rPr>
        <w:t>BMJ</w:t>
      </w:r>
      <w:r>
        <w:rPr>
          <w:i/>
          <w:spacing w:val="40"/>
          <w:w w:val="105"/>
        </w:rPr>
        <w:t xml:space="preserve"> </w:t>
      </w:r>
      <w:r>
        <w:rPr>
          <w:w w:val="105"/>
        </w:rPr>
        <w:t>371, p. m3434.</w:t>
      </w:r>
    </w:p>
    <w:p w14:paraId="6A541EA6" w14:textId="77777777" w:rsidR="005D491A" w:rsidRDefault="00000000">
      <w:pPr>
        <w:spacing w:line="256" w:lineRule="auto"/>
        <w:ind w:left="681" w:right="357" w:hanging="322"/>
        <w:jc w:val="both"/>
      </w:pPr>
      <w:r>
        <w:rPr>
          <w:w w:val="105"/>
        </w:rPr>
        <w:t xml:space="preserve">Jansen, Maarten et al. (July 2016). “Fair Processes for Priority Setting: Putting Theory into Practice Comment on "Expanded HTA: Enhancing Fairness and Legitimacy".” In: </w:t>
      </w:r>
      <w:r>
        <w:rPr>
          <w:i/>
          <w:w w:val="105"/>
        </w:rPr>
        <w:t xml:space="preserve">International Journal </w:t>
      </w:r>
      <w:bookmarkStart w:id="1125" w:name="_bookmark59"/>
      <w:bookmarkEnd w:id="1125"/>
      <w:r>
        <w:rPr>
          <w:i/>
          <w:w w:val="105"/>
        </w:rPr>
        <w:t xml:space="preserve">of Health Policy and Management </w:t>
      </w:r>
      <w:r>
        <w:rPr>
          <w:w w:val="105"/>
        </w:rPr>
        <w:t>6.1, pp. 43–47.</w:t>
      </w:r>
    </w:p>
    <w:p w14:paraId="3828BA12" w14:textId="77777777" w:rsidR="005D491A" w:rsidRDefault="00000000">
      <w:pPr>
        <w:spacing w:before="1" w:line="256" w:lineRule="auto"/>
        <w:ind w:left="698" w:right="356" w:hanging="339"/>
        <w:jc w:val="both"/>
      </w:pPr>
      <w:r>
        <w:t xml:space="preserve">Jensen, Carsten and Michael Petersen (2017). “The deservingness heuristic and the politics of health </w:t>
      </w:r>
      <w:bookmarkStart w:id="1126" w:name="_bookmark60"/>
      <w:bookmarkEnd w:id="1126"/>
      <w:r>
        <w:t>care.”</w:t>
      </w:r>
      <w:r>
        <w:rPr>
          <w:spacing w:val="40"/>
        </w:rPr>
        <w:t xml:space="preserve"> </w:t>
      </w:r>
      <w:r>
        <w:t>In:</w:t>
      </w:r>
      <w:r>
        <w:rPr>
          <w:spacing w:val="40"/>
        </w:rPr>
        <w:t xml:space="preserve"> </w:t>
      </w:r>
      <w:r>
        <w:rPr>
          <w:i/>
        </w:rPr>
        <w:t>American</w:t>
      </w:r>
      <w:r>
        <w:rPr>
          <w:i/>
          <w:spacing w:val="40"/>
        </w:rPr>
        <w:t xml:space="preserve"> </w:t>
      </w:r>
      <w:r>
        <w:rPr>
          <w:i/>
        </w:rPr>
        <w:t>Journal</w:t>
      </w:r>
      <w:r>
        <w:rPr>
          <w:i/>
          <w:spacing w:val="40"/>
        </w:rPr>
        <w:t xml:space="preserve"> </w:t>
      </w:r>
      <w:r>
        <w:rPr>
          <w:i/>
        </w:rPr>
        <w:t>of</w:t>
      </w:r>
      <w:r>
        <w:rPr>
          <w:i/>
          <w:spacing w:val="40"/>
        </w:rPr>
        <w:t xml:space="preserve"> </w:t>
      </w:r>
      <w:r>
        <w:rPr>
          <w:i/>
        </w:rPr>
        <w:t>Political</w:t>
      </w:r>
      <w:r>
        <w:rPr>
          <w:i/>
          <w:spacing w:val="40"/>
        </w:rPr>
        <w:t xml:space="preserve"> </w:t>
      </w:r>
      <w:r>
        <w:rPr>
          <w:i/>
        </w:rPr>
        <w:t>Science</w:t>
      </w:r>
      <w:r>
        <w:rPr>
          <w:i/>
          <w:spacing w:val="40"/>
        </w:rPr>
        <w:t xml:space="preserve"> </w:t>
      </w:r>
      <w:r>
        <w:t>61.1,</w:t>
      </w:r>
      <w:r>
        <w:rPr>
          <w:spacing w:val="40"/>
        </w:rPr>
        <w:t xml:space="preserve"> </w:t>
      </w:r>
      <w:r>
        <w:t>pp.</w:t>
      </w:r>
      <w:r>
        <w:rPr>
          <w:spacing w:val="40"/>
        </w:rPr>
        <w:t xml:space="preserve"> </w:t>
      </w:r>
      <w:r>
        <w:t>68–83.</w:t>
      </w:r>
    </w:p>
    <w:p w14:paraId="0D77105F" w14:textId="77777777" w:rsidR="005D491A" w:rsidRDefault="00000000">
      <w:pPr>
        <w:pStyle w:val="BodyText"/>
        <w:spacing w:before="1" w:line="256" w:lineRule="auto"/>
        <w:ind w:left="698" w:right="359" w:hanging="339"/>
        <w:jc w:val="both"/>
      </w:pPr>
      <w:r>
        <w:rPr>
          <w:w w:val="105"/>
        </w:rPr>
        <w:t>Kahneman,</w:t>
      </w:r>
      <w:r>
        <w:rPr>
          <w:spacing w:val="-3"/>
          <w:w w:val="105"/>
        </w:rPr>
        <w:t xml:space="preserve"> </w:t>
      </w:r>
      <w:r>
        <w:rPr>
          <w:w w:val="105"/>
        </w:rPr>
        <w:t>Daniel</w:t>
      </w:r>
      <w:r>
        <w:rPr>
          <w:spacing w:val="-3"/>
          <w:w w:val="105"/>
        </w:rPr>
        <w:t xml:space="preserve"> </w:t>
      </w:r>
      <w:r>
        <w:rPr>
          <w:w w:val="105"/>
        </w:rPr>
        <w:t>(2003).</w:t>
      </w:r>
      <w:r>
        <w:rPr>
          <w:spacing w:val="-3"/>
          <w:w w:val="105"/>
        </w:rPr>
        <w:t xml:space="preserve"> </w:t>
      </w:r>
      <w:r>
        <w:rPr>
          <w:w w:val="105"/>
        </w:rPr>
        <w:t>“A</w:t>
      </w:r>
      <w:r>
        <w:rPr>
          <w:spacing w:val="-3"/>
          <w:w w:val="105"/>
        </w:rPr>
        <w:t xml:space="preserve"> </w:t>
      </w:r>
      <w:r>
        <w:rPr>
          <w:w w:val="105"/>
        </w:rPr>
        <w:t>Perspective</w:t>
      </w:r>
      <w:r>
        <w:rPr>
          <w:spacing w:val="-3"/>
          <w:w w:val="105"/>
        </w:rPr>
        <w:t xml:space="preserve"> </w:t>
      </w:r>
      <w:r>
        <w:rPr>
          <w:w w:val="105"/>
        </w:rPr>
        <w:t>on</w:t>
      </w:r>
      <w:r>
        <w:rPr>
          <w:spacing w:val="-3"/>
          <w:w w:val="105"/>
        </w:rPr>
        <w:t xml:space="preserve"> </w:t>
      </w:r>
      <w:r>
        <w:rPr>
          <w:w w:val="105"/>
        </w:rPr>
        <w:t>Judgment</w:t>
      </w:r>
      <w:r>
        <w:rPr>
          <w:spacing w:val="-3"/>
          <w:w w:val="105"/>
        </w:rPr>
        <w:t xml:space="preserve"> </w:t>
      </w:r>
      <w:r>
        <w:rPr>
          <w:w w:val="105"/>
        </w:rPr>
        <w:t>and</w:t>
      </w:r>
      <w:r>
        <w:rPr>
          <w:spacing w:val="-3"/>
          <w:w w:val="105"/>
        </w:rPr>
        <w:t xml:space="preserve"> </w:t>
      </w:r>
      <w:r>
        <w:rPr>
          <w:w w:val="105"/>
        </w:rPr>
        <w:t>Choice:</w:t>
      </w:r>
      <w:r>
        <w:rPr>
          <w:spacing w:val="-3"/>
          <w:w w:val="105"/>
        </w:rPr>
        <w:t xml:space="preserve"> </w:t>
      </w:r>
      <w:r>
        <w:rPr>
          <w:w w:val="105"/>
        </w:rPr>
        <w:t>Mapping</w:t>
      </w:r>
      <w:r>
        <w:rPr>
          <w:spacing w:val="-3"/>
          <w:w w:val="105"/>
        </w:rPr>
        <w:t xml:space="preserve"> </w:t>
      </w:r>
      <w:r>
        <w:rPr>
          <w:w w:val="105"/>
        </w:rPr>
        <w:t>Bounded</w:t>
      </w:r>
      <w:r>
        <w:rPr>
          <w:spacing w:val="-3"/>
          <w:w w:val="105"/>
        </w:rPr>
        <w:t xml:space="preserve"> </w:t>
      </w:r>
      <w:r>
        <w:rPr>
          <w:w w:val="105"/>
        </w:rPr>
        <w:t xml:space="preserve">Rationality.” </w:t>
      </w:r>
      <w:bookmarkStart w:id="1127" w:name="_bookmark61"/>
      <w:bookmarkEnd w:id="1127"/>
      <w:r>
        <w:rPr>
          <w:w w:val="105"/>
        </w:rPr>
        <w:t xml:space="preserve">In: </w:t>
      </w:r>
      <w:r>
        <w:rPr>
          <w:i/>
          <w:w w:val="105"/>
        </w:rPr>
        <w:t xml:space="preserve">American Psychologist </w:t>
      </w:r>
      <w:r>
        <w:rPr>
          <w:w w:val="105"/>
        </w:rPr>
        <w:t>58.9, pp. 697–720.</w:t>
      </w:r>
    </w:p>
    <w:p w14:paraId="2BBBB918" w14:textId="77777777" w:rsidR="005D491A" w:rsidRDefault="00000000">
      <w:pPr>
        <w:pStyle w:val="BodyText"/>
        <w:spacing w:line="256" w:lineRule="auto"/>
        <w:ind w:left="698" w:right="359" w:hanging="339"/>
        <w:jc w:val="both"/>
      </w:pPr>
      <w:r>
        <w:rPr>
          <w:w w:val="105"/>
        </w:rPr>
        <w:t xml:space="preserve">Kahneman, Daniel and Amos Tversky (Mar. 1979). “Prospect Theory: An Analysis of Decision </w:t>
      </w:r>
      <w:bookmarkStart w:id="1128" w:name="_bookmark62"/>
      <w:bookmarkEnd w:id="1128"/>
      <w:r>
        <w:rPr>
          <w:w w:val="105"/>
        </w:rPr>
        <w:t xml:space="preserve">under Risk.” In: </w:t>
      </w:r>
      <w:proofErr w:type="spellStart"/>
      <w:r>
        <w:rPr>
          <w:i/>
          <w:w w:val="105"/>
        </w:rPr>
        <w:t>Econometrica</w:t>
      </w:r>
      <w:proofErr w:type="spellEnd"/>
      <w:r>
        <w:rPr>
          <w:i/>
          <w:w w:val="105"/>
        </w:rPr>
        <w:t xml:space="preserve"> </w:t>
      </w:r>
      <w:r>
        <w:rPr>
          <w:w w:val="105"/>
        </w:rPr>
        <w:t>47.2, p. 263.</w:t>
      </w:r>
    </w:p>
    <w:p w14:paraId="5BB8AA7B" w14:textId="77777777" w:rsidR="005D491A" w:rsidRDefault="00000000">
      <w:pPr>
        <w:pStyle w:val="BodyText"/>
        <w:spacing w:before="1" w:line="256" w:lineRule="auto"/>
        <w:ind w:left="698" w:right="336" w:hanging="339"/>
        <w:jc w:val="both"/>
      </w:pPr>
      <w:r>
        <w:rPr>
          <w:w w:val="105"/>
        </w:rPr>
        <w:t>Kahneman,</w:t>
      </w:r>
      <w:r>
        <w:rPr>
          <w:spacing w:val="-7"/>
          <w:w w:val="105"/>
        </w:rPr>
        <w:t xml:space="preserve"> </w:t>
      </w:r>
      <w:r>
        <w:rPr>
          <w:w w:val="105"/>
        </w:rPr>
        <w:t>Daniel</w:t>
      </w:r>
      <w:r>
        <w:rPr>
          <w:spacing w:val="-7"/>
          <w:w w:val="105"/>
        </w:rPr>
        <w:t xml:space="preserve"> </w:t>
      </w:r>
      <w:r>
        <w:rPr>
          <w:w w:val="105"/>
        </w:rPr>
        <w:t>and</w:t>
      </w:r>
      <w:r>
        <w:rPr>
          <w:spacing w:val="-8"/>
          <w:w w:val="105"/>
        </w:rPr>
        <w:t xml:space="preserve"> </w:t>
      </w:r>
      <w:r>
        <w:rPr>
          <w:w w:val="105"/>
        </w:rPr>
        <w:t>Amos</w:t>
      </w:r>
      <w:r>
        <w:rPr>
          <w:spacing w:val="-7"/>
          <w:w w:val="105"/>
        </w:rPr>
        <w:t xml:space="preserve"> </w:t>
      </w:r>
      <w:r>
        <w:rPr>
          <w:w w:val="105"/>
        </w:rPr>
        <w:t>Tversky</w:t>
      </w:r>
      <w:r>
        <w:rPr>
          <w:spacing w:val="-7"/>
          <w:w w:val="105"/>
        </w:rPr>
        <w:t xml:space="preserve"> </w:t>
      </w:r>
      <w:r>
        <w:rPr>
          <w:w w:val="105"/>
        </w:rPr>
        <w:t>(1984).</w:t>
      </w:r>
      <w:r>
        <w:rPr>
          <w:spacing w:val="-7"/>
          <w:w w:val="105"/>
        </w:rPr>
        <w:t xml:space="preserve"> </w:t>
      </w:r>
      <w:r>
        <w:rPr>
          <w:w w:val="105"/>
        </w:rPr>
        <w:t>“Choices,</w:t>
      </w:r>
      <w:r>
        <w:rPr>
          <w:spacing w:val="-7"/>
          <w:w w:val="105"/>
        </w:rPr>
        <w:t xml:space="preserve"> </w:t>
      </w:r>
      <w:r>
        <w:rPr>
          <w:w w:val="105"/>
        </w:rPr>
        <w:t>Values,</w:t>
      </w:r>
      <w:r>
        <w:rPr>
          <w:spacing w:val="-7"/>
          <w:w w:val="105"/>
        </w:rPr>
        <w:t xml:space="preserve"> </w:t>
      </w:r>
      <w:r>
        <w:rPr>
          <w:w w:val="105"/>
        </w:rPr>
        <w:t>and</w:t>
      </w:r>
      <w:r>
        <w:rPr>
          <w:spacing w:val="-8"/>
          <w:w w:val="105"/>
        </w:rPr>
        <w:t xml:space="preserve"> </w:t>
      </w:r>
      <w:r>
        <w:rPr>
          <w:w w:val="105"/>
        </w:rPr>
        <w:t>Frames.”</w:t>
      </w:r>
      <w:r>
        <w:rPr>
          <w:spacing w:val="-7"/>
          <w:w w:val="105"/>
        </w:rPr>
        <w:t xml:space="preserve"> </w:t>
      </w:r>
      <w:r>
        <w:rPr>
          <w:w w:val="105"/>
        </w:rPr>
        <w:t>In:</w:t>
      </w:r>
      <w:r>
        <w:rPr>
          <w:spacing w:val="-7"/>
          <w:w w:val="105"/>
        </w:rPr>
        <w:t xml:space="preserve"> </w:t>
      </w:r>
      <w:r>
        <w:rPr>
          <w:i/>
          <w:w w:val="105"/>
        </w:rPr>
        <w:t>American</w:t>
      </w:r>
      <w:r>
        <w:rPr>
          <w:i/>
          <w:spacing w:val="-4"/>
          <w:w w:val="105"/>
        </w:rPr>
        <w:t xml:space="preserve"> </w:t>
      </w:r>
      <w:r>
        <w:rPr>
          <w:i/>
          <w:w w:val="105"/>
        </w:rPr>
        <w:t>Psychol-</w:t>
      </w:r>
      <w:bookmarkStart w:id="1129" w:name="_bookmark63"/>
      <w:bookmarkEnd w:id="1129"/>
      <w:proofErr w:type="spellStart"/>
      <w:r>
        <w:rPr>
          <w:i/>
          <w:w w:val="105"/>
        </w:rPr>
        <w:t>ogist</w:t>
      </w:r>
      <w:proofErr w:type="spellEnd"/>
      <w:r>
        <w:rPr>
          <w:i/>
          <w:w w:val="105"/>
        </w:rPr>
        <w:t xml:space="preserve"> </w:t>
      </w:r>
      <w:r>
        <w:rPr>
          <w:w w:val="105"/>
        </w:rPr>
        <w:t>39.4, pp. 341–350.</w:t>
      </w:r>
    </w:p>
    <w:p w14:paraId="56710594" w14:textId="77777777" w:rsidR="005D491A" w:rsidRDefault="00000000">
      <w:pPr>
        <w:pStyle w:val="BodyText"/>
        <w:spacing w:line="256" w:lineRule="auto"/>
        <w:ind w:left="686" w:right="357" w:hanging="327"/>
        <w:jc w:val="both"/>
      </w:pPr>
      <w:r>
        <w:rPr>
          <w:w w:val="105"/>
        </w:rPr>
        <w:t xml:space="preserve">Kangas, Olli E., Mikko Niemelä, and Sampo Varjonen (Feb. 2014). “When and Why do Ideas Matter? The Influence of Framing on Opinion Formation and Policy Change.” In: </w:t>
      </w:r>
      <w:r>
        <w:rPr>
          <w:i/>
          <w:w w:val="105"/>
        </w:rPr>
        <w:t xml:space="preserve">European </w:t>
      </w:r>
      <w:bookmarkStart w:id="1130" w:name="_bookmark64"/>
      <w:bookmarkEnd w:id="1130"/>
      <w:r>
        <w:rPr>
          <w:i/>
          <w:w w:val="105"/>
        </w:rPr>
        <w:t xml:space="preserve">Political Science Review </w:t>
      </w:r>
      <w:r>
        <w:rPr>
          <w:w w:val="105"/>
        </w:rPr>
        <w:t>6.1, pp. 73–92.</w:t>
      </w:r>
    </w:p>
    <w:p w14:paraId="48EFD0E3" w14:textId="77777777" w:rsidR="005D491A" w:rsidRDefault="00000000">
      <w:pPr>
        <w:spacing w:before="1" w:line="256" w:lineRule="auto"/>
        <w:ind w:left="693" w:right="359" w:hanging="334"/>
        <w:jc w:val="both"/>
      </w:pPr>
      <w:proofErr w:type="spellStart"/>
      <w:r>
        <w:rPr>
          <w:w w:val="105"/>
        </w:rPr>
        <w:t>Keskimäki</w:t>
      </w:r>
      <w:proofErr w:type="spellEnd"/>
      <w:r>
        <w:rPr>
          <w:w w:val="105"/>
        </w:rPr>
        <w:t xml:space="preserve">, Ilmo et al. (2019). “Finland: Health System Review.” In: </w:t>
      </w:r>
      <w:r>
        <w:rPr>
          <w:i/>
          <w:w w:val="105"/>
        </w:rPr>
        <w:t xml:space="preserve">Health Systems in Transition </w:t>
      </w:r>
      <w:bookmarkStart w:id="1131" w:name="_bookmark65"/>
      <w:bookmarkEnd w:id="1131"/>
      <w:r>
        <w:rPr>
          <w:w w:val="105"/>
        </w:rPr>
        <w:t>21.2, pp. 1–166.</w:t>
      </w:r>
    </w:p>
    <w:p w14:paraId="332D714D" w14:textId="77777777" w:rsidR="005D491A" w:rsidRDefault="00000000">
      <w:pPr>
        <w:pStyle w:val="BodyText"/>
        <w:spacing w:before="1" w:line="256" w:lineRule="auto"/>
        <w:ind w:left="698" w:right="350" w:hanging="339"/>
        <w:jc w:val="both"/>
      </w:pPr>
      <w:r>
        <w:rPr>
          <w:w w:val="105"/>
        </w:rPr>
        <w:t xml:space="preserve">Koop, Christel and Chris Hanretty (2018). “Political Independence, Accountability, and the Quality </w:t>
      </w:r>
      <w:bookmarkStart w:id="1132" w:name="_bookmark66"/>
      <w:bookmarkEnd w:id="1132"/>
      <w:r>
        <w:rPr>
          <w:w w:val="105"/>
        </w:rPr>
        <w:t xml:space="preserve">of Regulatory Decision-Making.” In: </w:t>
      </w:r>
      <w:r>
        <w:rPr>
          <w:i/>
          <w:w w:val="105"/>
        </w:rPr>
        <w:t xml:space="preserve">Comparative Political Studies </w:t>
      </w:r>
      <w:r>
        <w:rPr>
          <w:w w:val="105"/>
        </w:rPr>
        <w:t>51.1, pp. 38–75.</w:t>
      </w:r>
    </w:p>
    <w:p w14:paraId="716072D5" w14:textId="77777777" w:rsidR="005D491A" w:rsidRDefault="00000000">
      <w:pPr>
        <w:spacing w:line="256" w:lineRule="auto"/>
        <w:ind w:left="698" w:right="359" w:hanging="339"/>
        <w:jc w:val="both"/>
      </w:pPr>
      <w:proofErr w:type="spellStart"/>
      <w:r>
        <w:rPr>
          <w:w w:val="105"/>
        </w:rPr>
        <w:t>Koszegi</w:t>
      </w:r>
      <w:proofErr w:type="spellEnd"/>
      <w:r>
        <w:rPr>
          <w:w w:val="105"/>
        </w:rPr>
        <w:t xml:space="preserve">, Botond and Matthew Rabin (Nov. 2006). “A Model of Reference-Dependent Preferences.” </w:t>
      </w:r>
      <w:bookmarkStart w:id="1133" w:name="_bookmark67"/>
      <w:bookmarkEnd w:id="1133"/>
      <w:r>
        <w:rPr>
          <w:w w:val="105"/>
        </w:rPr>
        <w:t xml:space="preserve">In: </w:t>
      </w:r>
      <w:r>
        <w:rPr>
          <w:i/>
          <w:w w:val="105"/>
        </w:rPr>
        <w:t xml:space="preserve">The Quarterly Journal of Economics </w:t>
      </w:r>
      <w:r>
        <w:rPr>
          <w:w w:val="105"/>
        </w:rPr>
        <w:t>121.4, pp. 1133–1165.</w:t>
      </w:r>
    </w:p>
    <w:p w14:paraId="1C2249BF" w14:textId="77777777" w:rsidR="005D491A" w:rsidRDefault="00000000">
      <w:pPr>
        <w:pStyle w:val="BodyText"/>
        <w:spacing w:before="1"/>
        <w:ind w:left="360"/>
        <w:jc w:val="both"/>
      </w:pPr>
      <w:proofErr w:type="spellStart"/>
      <w:r>
        <w:rPr>
          <w:w w:val="105"/>
        </w:rPr>
        <w:t>Koszegi</w:t>
      </w:r>
      <w:proofErr w:type="spellEnd"/>
      <w:r>
        <w:rPr>
          <w:w w:val="105"/>
        </w:rPr>
        <w:t>,</w:t>
      </w:r>
      <w:r>
        <w:rPr>
          <w:spacing w:val="57"/>
          <w:w w:val="105"/>
        </w:rPr>
        <w:t xml:space="preserve"> </w:t>
      </w:r>
      <w:r>
        <w:rPr>
          <w:w w:val="105"/>
        </w:rPr>
        <w:t>Botond</w:t>
      </w:r>
      <w:r>
        <w:rPr>
          <w:spacing w:val="56"/>
          <w:w w:val="105"/>
        </w:rPr>
        <w:t xml:space="preserve"> </w:t>
      </w:r>
      <w:r>
        <w:rPr>
          <w:w w:val="105"/>
        </w:rPr>
        <w:t>and</w:t>
      </w:r>
      <w:r>
        <w:rPr>
          <w:spacing w:val="57"/>
          <w:w w:val="105"/>
        </w:rPr>
        <w:t xml:space="preserve"> </w:t>
      </w:r>
      <w:r>
        <w:rPr>
          <w:w w:val="105"/>
        </w:rPr>
        <w:t>Matthew</w:t>
      </w:r>
      <w:r>
        <w:rPr>
          <w:spacing w:val="58"/>
          <w:w w:val="105"/>
        </w:rPr>
        <w:t xml:space="preserve"> </w:t>
      </w:r>
      <w:r>
        <w:rPr>
          <w:w w:val="105"/>
        </w:rPr>
        <w:t>Rabin</w:t>
      </w:r>
      <w:r>
        <w:rPr>
          <w:spacing w:val="57"/>
          <w:w w:val="105"/>
        </w:rPr>
        <w:t xml:space="preserve"> </w:t>
      </w:r>
      <w:r>
        <w:rPr>
          <w:w w:val="105"/>
        </w:rPr>
        <w:t>(Aug.</w:t>
      </w:r>
      <w:r>
        <w:rPr>
          <w:spacing w:val="58"/>
          <w:w w:val="105"/>
        </w:rPr>
        <w:t xml:space="preserve"> </w:t>
      </w:r>
      <w:r>
        <w:rPr>
          <w:w w:val="105"/>
        </w:rPr>
        <w:t>2007).</w:t>
      </w:r>
      <w:r>
        <w:rPr>
          <w:spacing w:val="57"/>
          <w:w w:val="105"/>
        </w:rPr>
        <w:t xml:space="preserve"> </w:t>
      </w:r>
      <w:r>
        <w:rPr>
          <w:w w:val="105"/>
        </w:rPr>
        <w:t>“Reference-Dependent</w:t>
      </w:r>
      <w:r>
        <w:rPr>
          <w:spacing w:val="57"/>
          <w:w w:val="105"/>
        </w:rPr>
        <w:t xml:space="preserve"> </w:t>
      </w:r>
      <w:r>
        <w:rPr>
          <w:w w:val="105"/>
        </w:rPr>
        <w:t>Risk</w:t>
      </w:r>
      <w:r>
        <w:rPr>
          <w:spacing w:val="58"/>
          <w:w w:val="105"/>
        </w:rPr>
        <w:t xml:space="preserve"> </w:t>
      </w:r>
      <w:r>
        <w:rPr>
          <w:w w:val="105"/>
        </w:rPr>
        <w:t>Attitudes.”</w:t>
      </w:r>
      <w:r>
        <w:rPr>
          <w:spacing w:val="57"/>
          <w:w w:val="105"/>
        </w:rPr>
        <w:t xml:space="preserve"> </w:t>
      </w:r>
      <w:r>
        <w:rPr>
          <w:spacing w:val="-5"/>
          <w:w w:val="105"/>
        </w:rPr>
        <w:t>In:</w:t>
      </w:r>
    </w:p>
    <w:p w14:paraId="6A73DB4F" w14:textId="77777777" w:rsidR="005D491A" w:rsidRDefault="00000000">
      <w:pPr>
        <w:spacing w:before="18"/>
        <w:ind w:left="682"/>
        <w:jc w:val="both"/>
      </w:pPr>
      <w:bookmarkStart w:id="1134" w:name="_bookmark68"/>
      <w:bookmarkEnd w:id="1134"/>
      <w:r>
        <w:rPr>
          <w:i/>
          <w:w w:val="105"/>
        </w:rPr>
        <w:t>American</w:t>
      </w:r>
      <w:r>
        <w:rPr>
          <w:i/>
          <w:spacing w:val="9"/>
          <w:w w:val="105"/>
        </w:rPr>
        <w:t xml:space="preserve"> </w:t>
      </w:r>
      <w:r>
        <w:rPr>
          <w:i/>
          <w:w w:val="105"/>
        </w:rPr>
        <w:t>Economic</w:t>
      </w:r>
      <w:r>
        <w:rPr>
          <w:i/>
          <w:spacing w:val="9"/>
          <w:w w:val="105"/>
        </w:rPr>
        <w:t xml:space="preserve"> </w:t>
      </w:r>
      <w:r>
        <w:rPr>
          <w:i/>
          <w:w w:val="105"/>
        </w:rPr>
        <w:t>Review</w:t>
      </w:r>
      <w:r>
        <w:rPr>
          <w:i/>
          <w:spacing w:val="17"/>
          <w:w w:val="105"/>
        </w:rPr>
        <w:t xml:space="preserve"> </w:t>
      </w:r>
      <w:r>
        <w:rPr>
          <w:w w:val="105"/>
        </w:rPr>
        <w:t>97.4,</w:t>
      </w:r>
      <w:r>
        <w:rPr>
          <w:spacing w:val="4"/>
          <w:w w:val="105"/>
        </w:rPr>
        <w:t xml:space="preserve"> </w:t>
      </w:r>
      <w:r>
        <w:rPr>
          <w:w w:val="105"/>
        </w:rPr>
        <w:t>pp.</w:t>
      </w:r>
      <w:r>
        <w:rPr>
          <w:spacing w:val="4"/>
          <w:w w:val="105"/>
        </w:rPr>
        <w:t xml:space="preserve"> </w:t>
      </w:r>
      <w:r>
        <w:rPr>
          <w:w w:val="105"/>
        </w:rPr>
        <w:t>1047–</w:t>
      </w:r>
      <w:r>
        <w:rPr>
          <w:spacing w:val="-2"/>
          <w:w w:val="105"/>
        </w:rPr>
        <w:t>1073.</w:t>
      </w:r>
    </w:p>
    <w:p w14:paraId="79B14501" w14:textId="77777777" w:rsidR="005D491A" w:rsidRDefault="00000000">
      <w:pPr>
        <w:pStyle w:val="BodyText"/>
        <w:spacing w:before="18" w:line="256" w:lineRule="auto"/>
        <w:ind w:left="360" w:right="317"/>
        <w:jc w:val="right"/>
      </w:pPr>
      <w:proofErr w:type="spellStart"/>
      <w:r>
        <w:rPr>
          <w:w w:val="105"/>
        </w:rPr>
        <w:t>Langvatn</w:t>
      </w:r>
      <w:proofErr w:type="spellEnd"/>
      <w:r>
        <w:rPr>
          <w:w w:val="105"/>
        </w:rPr>
        <w:t xml:space="preserve">, Silje A. and Cathrine Holst (2022). “Expert accountability: What does it mean, why is it </w:t>
      </w:r>
      <w:bookmarkStart w:id="1135" w:name="_bookmark69"/>
      <w:bookmarkEnd w:id="1135"/>
      <w:r>
        <w:rPr>
          <w:w w:val="105"/>
        </w:rPr>
        <w:t>challenging—and</w:t>
      </w:r>
      <w:r>
        <w:rPr>
          <w:spacing w:val="-3"/>
          <w:w w:val="105"/>
        </w:rPr>
        <w:t xml:space="preserve"> </w:t>
      </w:r>
      <w:r>
        <w:rPr>
          <w:w w:val="105"/>
        </w:rPr>
        <w:t>is</w:t>
      </w:r>
      <w:r>
        <w:rPr>
          <w:spacing w:val="-3"/>
          <w:w w:val="105"/>
        </w:rPr>
        <w:t xml:space="preserve"> </w:t>
      </w:r>
      <w:r>
        <w:rPr>
          <w:w w:val="105"/>
        </w:rPr>
        <w:t>it</w:t>
      </w:r>
      <w:r>
        <w:rPr>
          <w:spacing w:val="-4"/>
          <w:w w:val="105"/>
        </w:rPr>
        <w:t xml:space="preserve"> </w:t>
      </w:r>
      <w:r>
        <w:rPr>
          <w:w w:val="105"/>
        </w:rPr>
        <w:t>what</w:t>
      </w:r>
      <w:r>
        <w:rPr>
          <w:spacing w:val="-4"/>
          <w:w w:val="105"/>
        </w:rPr>
        <w:t xml:space="preserve"> </w:t>
      </w:r>
      <w:r>
        <w:rPr>
          <w:w w:val="105"/>
        </w:rPr>
        <w:t>we</w:t>
      </w:r>
      <w:r>
        <w:rPr>
          <w:spacing w:val="-3"/>
          <w:w w:val="105"/>
        </w:rPr>
        <w:t xml:space="preserve"> </w:t>
      </w:r>
      <w:r>
        <w:rPr>
          <w:w w:val="105"/>
        </w:rPr>
        <w:t>need?”</w:t>
      </w:r>
      <w:r>
        <w:rPr>
          <w:spacing w:val="-3"/>
          <w:w w:val="105"/>
        </w:rPr>
        <w:t xml:space="preserve"> </w:t>
      </w:r>
      <w:r>
        <w:rPr>
          <w:w w:val="105"/>
        </w:rPr>
        <w:t>In:</w:t>
      </w:r>
      <w:r>
        <w:rPr>
          <w:spacing w:val="-3"/>
          <w:w w:val="105"/>
        </w:rPr>
        <w:t xml:space="preserve"> </w:t>
      </w:r>
      <w:r>
        <w:rPr>
          <w:i/>
          <w:w w:val="105"/>
        </w:rPr>
        <w:t xml:space="preserve">European Journal of Risk Regulation </w:t>
      </w:r>
      <w:r>
        <w:rPr>
          <w:w w:val="105"/>
        </w:rPr>
        <w:t>13.4,</w:t>
      </w:r>
      <w:r>
        <w:rPr>
          <w:spacing w:val="-3"/>
          <w:w w:val="105"/>
        </w:rPr>
        <w:t xml:space="preserve"> </w:t>
      </w:r>
      <w:r>
        <w:rPr>
          <w:w w:val="105"/>
        </w:rPr>
        <w:t>pp.</w:t>
      </w:r>
      <w:r>
        <w:rPr>
          <w:spacing w:val="-3"/>
          <w:w w:val="105"/>
        </w:rPr>
        <w:t xml:space="preserve"> </w:t>
      </w:r>
      <w:r>
        <w:rPr>
          <w:w w:val="105"/>
        </w:rPr>
        <w:t>743–768. Lindh, Arvid (Dec. 2015). “Public Opinion against Markets? Attitudes towards Market Distribution of</w:t>
      </w:r>
      <w:r>
        <w:rPr>
          <w:spacing w:val="35"/>
          <w:w w:val="105"/>
        </w:rPr>
        <w:t xml:space="preserve"> </w:t>
      </w:r>
      <w:r>
        <w:rPr>
          <w:w w:val="105"/>
        </w:rPr>
        <w:t>Social</w:t>
      </w:r>
      <w:r>
        <w:rPr>
          <w:spacing w:val="35"/>
          <w:w w:val="105"/>
        </w:rPr>
        <w:t xml:space="preserve"> </w:t>
      </w:r>
      <w:r>
        <w:rPr>
          <w:w w:val="105"/>
        </w:rPr>
        <w:t>Services—A</w:t>
      </w:r>
      <w:r>
        <w:rPr>
          <w:spacing w:val="35"/>
          <w:w w:val="105"/>
        </w:rPr>
        <w:t xml:space="preserve"> </w:t>
      </w:r>
      <w:r>
        <w:rPr>
          <w:w w:val="105"/>
        </w:rPr>
        <w:t>Comparison</w:t>
      </w:r>
      <w:r>
        <w:rPr>
          <w:spacing w:val="35"/>
          <w:w w:val="105"/>
        </w:rPr>
        <w:t xml:space="preserve"> </w:t>
      </w:r>
      <w:r>
        <w:rPr>
          <w:w w:val="105"/>
        </w:rPr>
        <w:t>of</w:t>
      </w:r>
      <w:r>
        <w:rPr>
          <w:spacing w:val="35"/>
          <w:w w:val="105"/>
        </w:rPr>
        <w:t xml:space="preserve"> </w:t>
      </w:r>
      <w:r>
        <w:rPr>
          <w:w w:val="105"/>
        </w:rPr>
        <w:t>17</w:t>
      </w:r>
      <w:r>
        <w:rPr>
          <w:spacing w:val="35"/>
          <w:w w:val="105"/>
        </w:rPr>
        <w:t xml:space="preserve"> </w:t>
      </w:r>
      <w:r>
        <w:rPr>
          <w:w w:val="105"/>
        </w:rPr>
        <w:t>Countries.”</w:t>
      </w:r>
      <w:r>
        <w:rPr>
          <w:spacing w:val="35"/>
          <w:w w:val="105"/>
        </w:rPr>
        <w:t xml:space="preserve"> </w:t>
      </w:r>
      <w:r>
        <w:rPr>
          <w:w w:val="105"/>
        </w:rPr>
        <w:t>In:</w:t>
      </w:r>
      <w:r>
        <w:rPr>
          <w:spacing w:val="35"/>
          <w:w w:val="105"/>
        </w:rPr>
        <w:t xml:space="preserve"> </w:t>
      </w:r>
      <w:r>
        <w:rPr>
          <w:i/>
          <w:w w:val="105"/>
        </w:rPr>
        <w:t>Social</w:t>
      </w:r>
      <w:r>
        <w:rPr>
          <w:i/>
          <w:spacing w:val="40"/>
          <w:w w:val="105"/>
        </w:rPr>
        <w:t xml:space="preserve"> </w:t>
      </w:r>
      <w:r>
        <w:rPr>
          <w:i/>
          <w:w w:val="105"/>
        </w:rPr>
        <w:t>Policy</w:t>
      </w:r>
      <w:r>
        <w:rPr>
          <w:i/>
          <w:spacing w:val="40"/>
          <w:w w:val="105"/>
        </w:rPr>
        <w:t xml:space="preserve"> </w:t>
      </w:r>
      <w:r>
        <w:rPr>
          <w:i/>
          <w:w w:val="105"/>
        </w:rPr>
        <w:t>&amp;</w:t>
      </w:r>
      <w:r>
        <w:rPr>
          <w:i/>
          <w:spacing w:val="40"/>
          <w:w w:val="105"/>
        </w:rPr>
        <w:t xml:space="preserve"> </w:t>
      </w:r>
      <w:r>
        <w:rPr>
          <w:i/>
          <w:w w:val="105"/>
        </w:rPr>
        <w:t>Administration</w:t>
      </w:r>
      <w:r>
        <w:rPr>
          <w:i/>
          <w:spacing w:val="40"/>
          <w:w w:val="105"/>
        </w:rPr>
        <w:t xml:space="preserve"> </w:t>
      </w:r>
      <w:r>
        <w:rPr>
          <w:w w:val="105"/>
        </w:rPr>
        <w:t>49.7,</w:t>
      </w:r>
    </w:p>
    <w:p w14:paraId="20B1395E" w14:textId="77777777" w:rsidR="005D491A" w:rsidRDefault="00000000">
      <w:pPr>
        <w:pStyle w:val="BodyText"/>
        <w:spacing w:before="1"/>
        <w:ind w:left="698"/>
      </w:pPr>
      <w:r>
        <w:t>pp.</w:t>
      </w:r>
      <w:r>
        <w:rPr>
          <w:spacing w:val="34"/>
        </w:rPr>
        <w:t xml:space="preserve"> </w:t>
      </w:r>
      <w:r>
        <w:t>887–</w:t>
      </w:r>
      <w:r>
        <w:rPr>
          <w:spacing w:val="-4"/>
        </w:rPr>
        <w:t>910.</w:t>
      </w:r>
    </w:p>
    <w:p w14:paraId="77CB07F7" w14:textId="77777777" w:rsidR="005D491A" w:rsidRDefault="00000000">
      <w:pPr>
        <w:pStyle w:val="BodyText"/>
        <w:spacing w:before="113" w:line="256" w:lineRule="auto"/>
        <w:ind w:left="686" w:right="355" w:hanging="327"/>
        <w:jc w:val="both"/>
      </w:pPr>
      <w:bookmarkStart w:id="1136" w:name="_bookmark71"/>
      <w:bookmarkEnd w:id="1136"/>
      <w:proofErr w:type="spellStart"/>
      <w:r>
        <w:rPr>
          <w:w w:val="105"/>
        </w:rPr>
        <w:lastRenderedPageBreak/>
        <w:t>Loupas</w:t>
      </w:r>
      <w:proofErr w:type="spellEnd"/>
      <w:r>
        <w:rPr>
          <w:w w:val="105"/>
        </w:rPr>
        <w:t>,</w:t>
      </w:r>
      <w:r>
        <w:rPr>
          <w:spacing w:val="-1"/>
          <w:w w:val="105"/>
        </w:rPr>
        <w:t xml:space="preserve"> </w:t>
      </w:r>
      <w:r>
        <w:rPr>
          <w:w w:val="105"/>
        </w:rPr>
        <w:t>M.</w:t>
      </w:r>
      <w:r>
        <w:rPr>
          <w:spacing w:val="-1"/>
          <w:w w:val="105"/>
        </w:rPr>
        <w:t xml:space="preserve"> </w:t>
      </w:r>
      <w:r>
        <w:rPr>
          <w:w w:val="105"/>
        </w:rPr>
        <w:t>A.,</w:t>
      </w:r>
      <w:r>
        <w:rPr>
          <w:spacing w:val="-1"/>
          <w:w w:val="105"/>
        </w:rPr>
        <w:t xml:space="preserve"> </w:t>
      </w:r>
      <w:r>
        <w:rPr>
          <w:w w:val="105"/>
        </w:rPr>
        <w:t>K.</w:t>
      </w:r>
      <w:r>
        <w:rPr>
          <w:spacing w:val="-1"/>
          <w:w w:val="105"/>
        </w:rPr>
        <w:t xml:space="preserve"> </w:t>
      </w:r>
      <w:r>
        <w:rPr>
          <w:w w:val="105"/>
        </w:rPr>
        <w:t>Athanasakis,</w:t>
      </w:r>
      <w:r>
        <w:rPr>
          <w:spacing w:val="-1"/>
          <w:w w:val="105"/>
        </w:rPr>
        <w:t xml:space="preserve"> </w:t>
      </w:r>
      <w:r>
        <w:rPr>
          <w:w w:val="105"/>
        </w:rPr>
        <w:t>and</w:t>
      </w:r>
      <w:r>
        <w:rPr>
          <w:spacing w:val="-1"/>
          <w:w w:val="105"/>
        </w:rPr>
        <w:t xml:space="preserve"> </w:t>
      </w:r>
      <w:r>
        <w:rPr>
          <w:w w:val="105"/>
        </w:rPr>
        <w:t>D.</w:t>
      </w:r>
      <w:r>
        <w:rPr>
          <w:spacing w:val="-1"/>
          <w:w w:val="105"/>
        </w:rPr>
        <w:t xml:space="preserve"> </w:t>
      </w:r>
      <w:proofErr w:type="spellStart"/>
      <w:r>
        <w:rPr>
          <w:w w:val="105"/>
        </w:rPr>
        <w:t>Zavras</w:t>
      </w:r>
      <w:proofErr w:type="spellEnd"/>
      <w:r>
        <w:rPr>
          <w:spacing w:val="-1"/>
          <w:w w:val="105"/>
        </w:rPr>
        <w:t xml:space="preserve"> </w:t>
      </w:r>
      <w:r>
        <w:rPr>
          <w:w w:val="105"/>
        </w:rPr>
        <w:t>(2026).</w:t>
      </w:r>
      <w:r>
        <w:rPr>
          <w:spacing w:val="-1"/>
          <w:w w:val="105"/>
        </w:rPr>
        <w:t xml:space="preserve"> </w:t>
      </w:r>
      <w:r>
        <w:rPr>
          <w:w w:val="105"/>
        </w:rPr>
        <w:t>“Willingness</w:t>
      </w:r>
      <w:r>
        <w:rPr>
          <w:spacing w:val="-1"/>
          <w:w w:val="105"/>
        </w:rPr>
        <w:t xml:space="preserve"> </w:t>
      </w:r>
      <w:r>
        <w:rPr>
          <w:w w:val="105"/>
        </w:rPr>
        <w:t>to</w:t>
      </w:r>
      <w:r>
        <w:rPr>
          <w:spacing w:val="-1"/>
          <w:w w:val="105"/>
        </w:rPr>
        <w:t xml:space="preserve"> </w:t>
      </w:r>
      <w:r>
        <w:rPr>
          <w:w w:val="105"/>
        </w:rPr>
        <w:t>Pay</w:t>
      </w:r>
      <w:r>
        <w:rPr>
          <w:spacing w:val="-1"/>
          <w:w w:val="105"/>
        </w:rPr>
        <w:t xml:space="preserve"> </w:t>
      </w:r>
      <w:r>
        <w:rPr>
          <w:w w:val="105"/>
        </w:rPr>
        <w:t>per</w:t>
      </w:r>
      <w:r>
        <w:rPr>
          <w:spacing w:val="-1"/>
          <w:w w:val="105"/>
        </w:rPr>
        <w:t xml:space="preserve"> </w:t>
      </w:r>
      <w:r>
        <w:rPr>
          <w:w w:val="105"/>
        </w:rPr>
        <w:t>QALY:</w:t>
      </w:r>
      <w:r>
        <w:rPr>
          <w:spacing w:val="-1"/>
          <w:w w:val="105"/>
        </w:rPr>
        <w:t xml:space="preserve"> </w:t>
      </w:r>
      <w:r>
        <w:rPr>
          <w:w w:val="105"/>
        </w:rPr>
        <w:t>A</w:t>
      </w:r>
      <w:r>
        <w:rPr>
          <w:spacing w:val="-1"/>
          <w:w w:val="105"/>
        </w:rPr>
        <w:t xml:space="preserve"> </w:t>
      </w:r>
      <w:r>
        <w:rPr>
          <w:w w:val="105"/>
        </w:rPr>
        <w:t xml:space="preserve">Systematic Review of Demand-Side Valuations with a Focus on Age and Disease Severity.” In: </w:t>
      </w:r>
      <w:r>
        <w:rPr>
          <w:i/>
          <w:w w:val="105"/>
        </w:rPr>
        <w:t xml:space="preserve">Appl Health </w:t>
      </w:r>
      <w:bookmarkStart w:id="1137" w:name="_bookmark70"/>
      <w:bookmarkEnd w:id="1137"/>
      <w:r>
        <w:rPr>
          <w:i/>
          <w:w w:val="105"/>
        </w:rPr>
        <w:t xml:space="preserve">Econ Health Policy </w:t>
      </w:r>
      <w:r>
        <w:rPr>
          <w:w w:val="105"/>
        </w:rPr>
        <w:t>24, pp. 47–63.</w:t>
      </w:r>
    </w:p>
    <w:p w14:paraId="42FD8830" w14:textId="77777777" w:rsidR="005D491A" w:rsidRDefault="00000000">
      <w:pPr>
        <w:pStyle w:val="BodyText"/>
        <w:spacing w:before="1" w:line="256" w:lineRule="auto"/>
        <w:ind w:left="698" w:right="356" w:hanging="339"/>
        <w:jc w:val="both"/>
      </w:pPr>
      <w:r>
        <w:rPr>
          <w:w w:val="105"/>
        </w:rPr>
        <w:t xml:space="preserve">MacLeod, T. E., A. H. Harris, and A. Mahal (2016). “Stated and revealed preferences for funding new high-cost cancer drugs: a critical review of the evidence from patients, the public and </w:t>
      </w:r>
      <w:bookmarkStart w:id="1138" w:name="_bookmark72"/>
      <w:bookmarkEnd w:id="1138"/>
      <w:r>
        <w:rPr>
          <w:w w:val="105"/>
        </w:rPr>
        <w:t xml:space="preserve">payers.” In: </w:t>
      </w:r>
      <w:r>
        <w:rPr>
          <w:i/>
          <w:w w:val="105"/>
        </w:rPr>
        <w:t xml:space="preserve">Patient-Patient-Centered Outcomes Res. </w:t>
      </w:r>
      <w:r>
        <w:rPr>
          <w:w w:val="105"/>
        </w:rPr>
        <w:t>9, pp. 201–222.</w:t>
      </w:r>
    </w:p>
    <w:p w14:paraId="135E8437" w14:textId="77777777" w:rsidR="005D491A" w:rsidRDefault="00000000">
      <w:pPr>
        <w:spacing w:before="1" w:line="256" w:lineRule="auto"/>
        <w:ind w:left="698" w:right="359" w:hanging="339"/>
        <w:jc w:val="both"/>
      </w:pPr>
      <w:r>
        <w:rPr>
          <w:w w:val="105"/>
        </w:rPr>
        <w:t xml:space="preserve">Maguire, Allegra, Emil Persson, and Gustav Tinghög (Dec. 2023). “Opportunity cost neglect: a </w:t>
      </w:r>
      <w:bookmarkStart w:id="1139" w:name="_bookmark73"/>
      <w:bookmarkEnd w:id="1139"/>
      <w:r>
        <w:rPr>
          <w:w w:val="105"/>
        </w:rPr>
        <w:t xml:space="preserve">meta-analysis.” In: </w:t>
      </w:r>
      <w:r>
        <w:rPr>
          <w:i/>
          <w:w w:val="105"/>
        </w:rPr>
        <w:t xml:space="preserve">Journal of the Economic Science Association </w:t>
      </w:r>
      <w:r>
        <w:rPr>
          <w:w w:val="105"/>
        </w:rPr>
        <w:t>9.2, pp. 176–192.</w:t>
      </w:r>
    </w:p>
    <w:p w14:paraId="2C02DF3D" w14:textId="77777777" w:rsidR="005D491A" w:rsidRDefault="00000000">
      <w:pPr>
        <w:pStyle w:val="BodyText"/>
        <w:spacing w:before="1"/>
        <w:ind w:left="360"/>
        <w:jc w:val="both"/>
      </w:pPr>
      <w:r>
        <w:rPr>
          <w:w w:val="105"/>
        </w:rPr>
        <w:t>Mahdiani,</w:t>
      </w:r>
      <w:r>
        <w:rPr>
          <w:spacing w:val="-2"/>
          <w:w w:val="105"/>
        </w:rPr>
        <w:t xml:space="preserve"> </w:t>
      </w:r>
      <w:r>
        <w:rPr>
          <w:w w:val="105"/>
        </w:rPr>
        <w:t>H.,</w:t>
      </w:r>
      <w:r>
        <w:rPr>
          <w:spacing w:val="-2"/>
          <w:w w:val="105"/>
        </w:rPr>
        <w:t xml:space="preserve"> </w:t>
      </w:r>
      <w:r>
        <w:rPr>
          <w:w w:val="105"/>
        </w:rPr>
        <w:t>N.</w:t>
      </w:r>
      <w:r>
        <w:rPr>
          <w:spacing w:val="-2"/>
          <w:w w:val="105"/>
        </w:rPr>
        <w:t xml:space="preserve"> </w:t>
      </w:r>
      <w:r>
        <w:rPr>
          <w:w w:val="105"/>
        </w:rPr>
        <w:t>Münch,</w:t>
      </w:r>
      <w:r>
        <w:rPr>
          <w:spacing w:val="-3"/>
          <w:w w:val="105"/>
        </w:rPr>
        <w:t xml:space="preserve"> </w:t>
      </w:r>
      <w:r>
        <w:rPr>
          <w:w w:val="105"/>
        </w:rPr>
        <w:t>and</w:t>
      </w:r>
      <w:r>
        <w:rPr>
          <w:spacing w:val="-2"/>
          <w:w w:val="105"/>
        </w:rPr>
        <w:t xml:space="preserve"> </w:t>
      </w:r>
      <w:r>
        <w:rPr>
          <w:w w:val="105"/>
        </w:rPr>
        <w:t>N.</w:t>
      </w:r>
      <w:r>
        <w:rPr>
          <w:spacing w:val="-3"/>
          <w:w w:val="105"/>
        </w:rPr>
        <w:t xml:space="preserve"> </w:t>
      </w:r>
      <w:r>
        <w:rPr>
          <w:w w:val="105"/>
        </w:rPr>
        <w:t>W.</w:t>
      </w:r>
      <w:r>
        <w:rPr>
          <w:spacing w:val="-2"/>
          <w:w w:val="105"/>
        </w:rPr>
        <w:t xml:space="preserve"> </w:t>
      </w:r>
      <w:r>
        <w:rPr>
          <w:w w:val="105"/>
        </w:rPr>
        <w:t>Paul</w:t>
      </w:r>
      <w:r>
        <w:rPr>
          <w:spacing w:val="-2"/>
          <w:w w:val="105"/>
        </w:rPr>
        <w:t xml:space="preserve"> </w:t>
      </w:r>
      <w:r>
        <w:rPr>
          <w:w w:val="105"/>
        </w:rPr>
        <w:t>(2024).</w:t>
      </w:r>
      <w:r>
        <w:rPr>
          <w:spacing w:val="-2"/>
          <w:w w:val="105"/>
        </w:rPr>
        <w:t xml:space="preserve"> </w:t>
      </w:r>
      <w:r>
        <w:rPr>
          <w:w w:val="105"/>
        </w:rPr>
        <w:t>“A</w:t>
      </w:r>
      <w:r>
        <w:rPr>
          <w:spacing w:val="-1"/>
          <w:w w:val="105"/>
        </w:rPr>
        <w:t xml:space="preserve"> </w:t>
      </w:r>
      <w:r>
        <w:rPr>
          <w:w w:val="105"/>
        </w:rPr>
        <w:t>QALY</w:t>
      </w:r>
      <w:r>
        <w:rPr>
          <w:spacing w:val="-2"/>
          <w:w w:val="105"/>
        </w:rPr>
        <w:t xml:space="preserve"> </w:t>
      </w:r>
      <w:r>
        <w:rPr>
          <w:w w:val="105"/>
        </w:rPr>
        <w:t>is</w:t>
      </w:r>
      <w:r>
        <w:rPr>
          <w:spacing w:val="-2"/>
          <w:w w:val="105"/>
        </w:rPr>
        <w:t xml:space="preserve"> </w:t>
      </w:r>
      <w:r>
        <w:rPr>
          <w:w w:val="105"/>
        </w:rPr>
        <w:t>[still]</w:t>
      </w:r>
      <w:r>
        <w:rPr>
          <w:spacing w:val="-3"/>
          <w:w w:val="105"/>
        </w:rPr>
        <w:t xml:space="preserve"> </w:t>
      </w:r>
      <w:r>
        <w:rPr>
          <w:w w:val="105"/>
        </w:rPr>
        <w:t>a</w:t>
      </w:r>
      <w:r>
        <w:rPr>
          <w:spacing w:val="-2"/>
          <w:w w:val="105"/>
        </w:rPr>
        <w:t xml:space="preserve"> </w:t>
      </w:r>
      <w:r>
        <w:rPr>
          <w:w w:val="105"/>
        </w:rPr>
        <w:t>QALY</w:t>
      </w:r>
      <w:r>
        <w:rPr>
          <w:spacing w:val="-1"/>
          <w:w w:val="105"/>
        </w:rPr>
        <w:t xml:space="preserve"> </w:t>
      </w:r>
      <w:r>
        <w:rPr>
          <w:w w:val="105"/>
        </w:rPr>
        <w:t>is</w:t>
      </w:r>
      <w:r>
        <w:rPr>
          <w:spacing w:val="-2"/>
          <w:w w:val="105"/>
        </w:rPr>
        <w:t xml:space="preserve"> </w:t>
      </w:r>
      <w:r>
        <w:rPr>
          <w:w w:val="105"/>
        </w:rPr>
        <w:t>[still]</w:t>
      </w:r>
      <w:r>
        <w:rPr>
          <w:spacing w:val="-2"/>
          <w:w w:val="105"/>
        </w:rPr>
        <w:t xml:space="preserve"> </w:t>
      </w:r>
      <w:r>
        <w:rPr>
          <w:w w:val="105"/>
        </w:rPr>
        <w:t>a</w:t>
      </w:r>
      <w:r>
        <w:rPr>
          <w:spacing w:val="-2"/>
          <w:w w:val="105"/>
        </w:rPr>
        <w:t xml:space="preserve"> </w:t>
      </w:r>
      <w:r>
        <w:rPr>
          <w:w w:val="105"/>
        </w:rPr>
        <w:t>QALY?”</w:t>
      </w:r>
      <w:r>
        <w:rPr>
          <w:spacing w:val="-2"/>
          <w:w w:val="105"/>
        </w:rPr>
        <w:t xml:space="preserve"> </w:t>
      </w:r>
      <w:r>
        <w:rPr>
          <w:spacing w:val="-5"/>
          <w:w w:val="105"/>
        </w:rPr>
        <w:t>In:</w:t>
      </w:r>
    </w:p>
    <w:p w14:paraId="053AF5EA" w14:textId="77777777" w:rsidR="005D491A" w:rsidRDefault="00000000">
      <w:pPr>
        <w:spacing w:before="18"/>
        <w:ind w:left="686"/>
        <w:jc w:val="both"/>
      </w:pPr>
      <w:bookmarkStart w:id="1140" w:name="_bookmark74"/>
      <w:bookmarkEnd w:id="1140"/>
      <w:r>
        <w:rPr>
          <w:i/>
          <w:w w:val="105"/>
        </w:rPr>
        <w:t>BMC</w:t>
      </w:r>
      <w:r>
        <w:rPr>
          <w:i/>
          <w:spacing w:val="19"/>
          <w:w w:val="105"/>
        </w:rPr>
        <w:t xml:space="preserve"> </w:t>
      </w:r>
      <w:r>
        <w:rPr>
          <w:i/>
          <w:w w:val="105"/>
        </w:rPr>
        <w:t>Med</w:t>
      </w:r>
      <w:r>
        <w:rPr>
          <w:i/>
          <w:spacing w:val="19"/>
          <w:w w:val="105"/>
        </w:rPr>
        <w:t xml:space="preserve"> </w:t>
      </w:r>
      <w:r>
        <w:rPr>
          <w:i/>
          <w:w w:val="105"/>
        </w:rPr>
        <w:t>Ethics</w:t>
      </w:r>
      <w:r>
        <w:rPr>
          <w:i/>
          <w:spacing w:val="21"/>
          <w:w w:val="105"/>
        </w:rPr>
        <w:t xml:space="preserve"> </w:t>
      </w:r>
      <w:r>
        <w:rPr>
          <w:w w:val="105"/>
        </w:rPr>
        <w:t>25,</w:t>
      </w:r>
      <w:r>
        <w:rPr>
          <w:spacing w:val="14"/>
          <w:w w:val="105"/>
        </w:rPr>
        <w:t xml:space="preserve"> </w:t>
      </w:r>
      <w:r>
        <w:rPr>
          <w:w w:val="105"/>
        </w:rPr>
        <w:t>p.</w:t>
      </w:r>
      <w:r>
        <w:rPr>
          <w:spacing w:val="13"/>
          <w:w w:val="105"/>
        </w:rPr>
        <w:t xml:space="preserve"> </w:t>
      </w:r>
      <w:r>
        <w:rPr>
          <w:spacing w:val="-5"/>
          <w:w w:val="105"/>
        </w:rPr>
        <w:t>35.</w:t>
      </w:r>
    </w:p>
    <w:p w14:paraId="41F8C1D0" w14:textId="77777777" w:rsidR="005D491A" w:rsidRDefault="00000000">
      <w:pPr>
        <w:pStyle w:val="BodyText"/>
        <w:spacing w:before="18" w:line="256" w:lineRule="auto"/>
        <w:ind w:left="698" w:hanging="339"/>
      </w:pPr>
      <w:proofErr w:type="spellStart"/>
      <w:r>
        <w:rPr>
          <w:w w:val="110"/>
        </w:rPr>
        <w:t>Manafò</w:t>
      </w:r>
      <w:proofErr w:type="spellEnd"/>
      <w:r>
        <w:rPr>
          <w:w w:val="110"/>
        </w:rPr>
        <w:t xml:space="preserve">, E. et al. (2018). “Patient and public engagement in priority setting: a systematic rapid </w:t>
      </w:r>
      <w:bookmarkStart w:id="1141" w:name="_bookmark75"/>
      <w:bookmarkEnd w:id="1141"/>
      <w:r>
        <w:rPr>
          <w:w w:val="110"/>
        </w:rPr>
        <w:t>review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literature.”</w:t>
      </w:r>
      <w:r>
        <w:rPr>
          <w:spacing w:val="-1"/>
          <w:w w:val="110"/>
        </w:rPr>
        <w:t xml:space="preserve"> </w:t>
      </w:r>
      <w:r>
        <w:rPr>
          <w:w w:val="110"/>
        </w:rPr>
        <w:t>In:</w:t>
      </w:r>
      <w:r>
        <w:rPr>
          <w:spacing w:val="-1"/>
          <w:w w:val="110"/>
        </w:rPr>
        <w:t xml:space="preserve"> </w:t>
      </w:r>
      <w:r>
        <w:rPr>
          <w:i/>
          <w:w w:val="110"/>
        </w:rPr>
        <w:t xml:space="preserve">PLOS ONE </w:t>
      </w:r>
      <w:r>
        <w:rPr>
          <w:w w:val="110"/>
        </w:rPr>
        <w:t>13.3,</w:t>
      </w:r>
      <w:r>
        <w:rPr>
          <w:spacing w:val="-1"/>
          <w:w w:val="110"/>
        </w:rPr>
        <w:t xml:space="preserve"> </w:t>
      </w:r>
      <w:r>
        <w:rPr>
          <w:w w:val="110"/>
        </w:rPr>
        <w:t>e0193579.</w:t>
      </w:r>
    </w:p>
    <w:p w14:paraId="7F301E0D" w14:textId="77777777" w:rsidR="005D491A" w:rsidRDefault="00000000">
      <w:pPr>
        <w:spacing w:line="256" w:lineRule="auto"/>
        <w:ind w:left="698" w:hanging="339"/>
      </w:pPr>
      <w:r>
        <w:rPr>
          <w:w w:val="105"/>
        </w:rPr>
        <w:t>McKie,</w:t>
      </w:r>
      <w:r>
        <w:rPr>
          <w:spacing w:val="-2"/>
          <w:w w:val="105"/>
        </w:rPr>
        <w:t xml:space="preserve"> </w:t>
      </w:r>
      <w:r>
        <w:rPr>
          <w:w w:val="105"/>
        </w:rPr>
        <w:t>John</w:t>
      </w:r>
      <w:r>
        <w:rPr>
          <w:spacing w:val="-2"/>
          <w:w w:val="105"/>
        </w:rPr>
        <w:t xml:space="preserve"> </w:t>
      </w:r>
      <w:r>
        <w:rPr>
          <w:w w:val="105"/>
        </w:rPr>
        <w:t>and</w:t>
      </w:r>
      <w:r>
        <w:rPr>
          <w:spacing w:val="-2"/>
          <w:w w:val="105"/>
        </w:rPr>
        <w:t xml:space="preserve"> </w:t>
      </w:r>
      <w:r>
        <w:rPr>
          <w:w w:val="105"/>
        </w:rPr>
        <w:t>Jeff</w:t>
      </w:r>
      <w:r>
        <w:rPr>
          <w:spacing w:val="-2"/>
          <w:w w:val="105"/>
        </w:rPr>
        <w:t xml:space="preserve"> </w:t>
      </w:r>
      <w:r>
        <w:rPr>
          <w:w w:val="105"/>
        </w:rPr>
        <w:t>Richardson</w:t>
      </w:r>
      <w:r>
        <w:rPr>
          <w:spacing w:val="-2"/>
          <w:w w:val="105"/>
        </w:rPr>
        <w:t xml:space="preserve"> </w:t>
      </w:r>
      <w:r>
        <w:rPr>
          <w:w w:val="105"/>
        </w:rPr>
        <w:t>(June</w:t>
      </w:r>
      <w:r>
        <w:rPr>
          <w:spacing w:val="-2"/>
          <w:w w:val="105"/>
        </w:rPr>
        <w:t xml:space="preserve"> </w:t>
      </w:r>
      <w:r>
        <w:rPr>
          <w:w w:val="105"/>
        </w:rPr>
        <w:t>2003).</w:t>
      </w:r>
      <w:r>
        <w:rPr>
          <w:spacing w:val="-2"/>
          <w:w w:val="105"/>
        </w:rPr>
        <w:t xml:space="preserve"> </w:t>
      </w:r>
      <w:r>
        <w:rPr>
          <w:w w:val="105"/>
        </w:rPr>
        <w:t>“The</w:t>
      </w:r>
      <w:r>
        <w:rPr>
          <w:spacing w:val="-2"/>
          <w:w w:val="105"/>
        </w:rPr>
        <w:t xml:space="preserve"> </w:t>
      </w:r>
      <w:r>
        <w:rPr>
          <w:w w:val="105"/>
        </w:rPr>
        <w:t>Rule</w:t>
      </w:r>
      <w:r>
        <w:rPr>
          <w:spacing w:val="-2"/>
          <w:w w:val="105"/>
        </w:rPr>
        <w:t xml:space="preserve"> </w:t>
      </w:r>
      <w:r>
        <w:rPr>
          <w:w w:val="105"/>
        </w:rPr>
        <w:t>of</w:t>
      </w:r>
      <w:r>
        <w:rPr>
          <w:spacing w:val="-2"/>
          <w:w w:val="105"/>
        </w:rPr>
        <w:t xml:space="preserve"> </w:t>
      </w:r>
      <w:r>
        <w:rPr>
          <w:w w:val="105"/>
        </w:rPr>
        <w:t>Rescue.”</w:t>
      </w:r>
      <w:r>
        <w:rPr>
          <w:spacing w:val="-2"/>
          <w:w w:val="105"/>
        </w:rPr>
        <w:t xml:space="preserve"> </w:t>
      </w:r>
      <w:r>
        <w:rPr>
          <w:w w:val="105"/>
        </w:rPr>
        <w:t>In:</w:t>
      </w:r>
      <w:r>
        <w:rPr>
          <w:spacing w:val="-2"/>
          <w:w w:val="105"/>
        </w:rPr>
        <w:t xml:space="preserve"> </w:t>
      </w:r>
      <w:r>
        <w:rPr>
          <w:i/>
          <w:w w:val="105"/>
        </w:rPr>
        <w:t xml:space="preserve">Social Science &amp; Medicine </w:t>
      </w:r>
      <w:bookmarkStart w:id="1142" w:name="_bookmark76"/>
      <w:bookmarkEnd w:id="1142"/>
      <w:r>
        <w:rPr>
          <w:w w:val="105"/>
        </w:rPr>
        <w:t>56.12, pp. 2407–2419.</w:t>
      </w:r>
    </w:p>
    <w:p w14:paraId="73FDE296" w14:textId="77777777" w:rsidR="005D491A" w:rsidRDefault="00000000">
      <w:pPr>
        <w:pStyle w:val="BodyText"/>
        <w:spacing w:before="1"/>
        <w:ind w:left="360"/>
      </w:pPr>
      <w:r>
        <w:rPr>
          <w:w w:val="110"/>
        </w:rPr>
        <w:t>Mitton,</w:t>
      </w:r>
      <w:r>
        <w:rPr>
          <w:spacing w:val="-13"/>
          <w:w w:val="110"/>
        </w:rPr>
        <w:t xml:space="preserve"> </w:t>
      </w:r>
      <w:r>
        <w:rPr>
          <w:w w:val="110"/>
        </w:rPr>
        <w:t>C.</w:t>
      </w:r>
      <w:r>
        <w:rPr>
          <w:spacing w:val="-13"/>
          <w:w w:val="110"/>
        </w:rPr>
        <w:t xml:space="preserve"> </w:t>
      </w:r>
      <w:r>
        <w:rPr>
          <w:w w:val="110"/>
        </w:rPr>
        <w:t>et</w:t>
      </w:r>
      <w:r>
        <w:rPr>
          <w:spacing w:val="-12"/>
          <w:w w:val="110"/>
        </w:rPr>
        <w:t xml:space="preserve"> </w:t>
      </w:r>
      <w:r>
        <w:rPr>
          <w:w w:val="110"/>
        </w:rPr>
        <w:t>al.</w:t>
      </w:r>
      <w:r>
        <w:rPr>
          <w:spacing w:val="-13"/>
          <w:w w:val="110"/>
        </w:rPr>
        <w:t xml:space="preserve"> </w:t>
      </w:r>
      <w:r>
        <w:rPr>
          <w:w w:val="110"/>
        </w:rPr>
        <w:t>(2009).</w:t>
      </w:r>
      <w:r>
        <w:rPr>
          <w:spacing w:val="-12"/>
          <w:w w:val="110"/>
        </w:rPr>
        <w:t xml:space="preserve"> </w:t>
      </w:r>
      <w:r>
        <w:rPr>
          <w:w w:val="110"/>
        </w:rPr>
        <w:t>“Public</w:t>
      </w:r>
      <w:r>
        <w:rPr>
          <w:spacing w:val="-13"/>
          <w:w w:val="110"/>
        </w:rPr>
        <w:t xml:space="preserve"> </w:t>
      </w:r>
      <w:r>
        <w:rPr>
          <w:w w:val="110"/>
        </w:rPr>
        <w:t>participation</w:t>
      </w:r>
      <w:r>
        <w:rPr>
          <w:spacing w:val="-12"/>
          <w:w w:val="110"/>
        </w:rPr>
        <w:t xml:space="preserve"> </w:t>
      </w:r>
      <w:r>
        <w:rPr>
          <w:w w:val="110"/>
        </w:rPr>
        <w:t>in</w:t>
      </w:r>
      <w:r>
        <w:rPr>
          <w:spacing w:val="-13"/>
          <w:w w:val="110"/>
        </w:rPr>
        <w:t xml:space="preserve"> </w:t>
      </w:r>
      <w:r>
        <w:rPr>
          <w:w w:val="110"/>
        </w:rPr>
        <w:t>health</w:t>
      </w:r>
      <w:r>
        <w:rPr>
          <w:spacing w:val="-13"/>
          <w:w w:val="110"/>
        </w:rPr>
        <w:t xml:space="preserve"> </w:t>
      </w:r>
      <w:r>
        <w:rPr>
          <w:w w:val="110"/>
        </w:rPr>
        <w:t>care</w:t>
      </w:r>
      <w:r>
        <w:rPr>
          <w:spacing w:val="-12"/>
          <w:w w:val="110"/>
        </w:rPr>
        <w:t xml:space="preserve"> </w:t>
      </w:r>
      <w:r>
        <w:rPr>
          <w:w w:val="110"/>
        </w:rPr>
        <w:t>priority</w:t>
      </w:r>
      <w:r>
        <w:rPr>
          <w:spacing w:val="-13"/>
          <w:w w:val="110"/>
        </w:rPr>
        <w:t xml:space="preserve"> </w:t>
      </w:r>
      <w:r>
        <w:rPr>
          <w:w w:val="110"/>
        </w:rPr>
        <w:t>setting:</w:t>
      </w:r>
      <w:r>
        <w:rPr>
          <w:spacing w:val="-12"/>
          <w:w w:val="110"/>
        </w:rPr>
        <w:t xml:space="preserve"> </w:t>
      </w:r>
      <w:r>
        <w:rPr>
          <w:w w:val="110"/>
        </w:rPr>
        <w:t>a</w:t>
      </w:r>
      <w:r>
        <w:rPr>
          <w:spacing w:val="-13"/>
          <w:w w:val="110"/>
        </w:rPr>
        <w:t xml:space="preserve"> </w:t>
      </w:r>
      <w:r>
        <w:rPr>
          <w:w w:val="110"/>
        </w:rPr>
        <w:t>scoping</w:t>
      </w:r>
      <w:r>
        <w:rPr>
          <w:spacing w:val="-12"/>
          <w:w w:val="110"/>
        </w:rPr>
        <w:t xml:space="preserve"> </w:t>
      </w:r>
      <w:r>
        <w:rPr>
          <w:w w:val="110"/>
        </w:rPr>
        <w:t>review.”</w:t>
      </w:r>
      <w:r>
        <w:rPr>
          <w:spacing w:val="-13"/>
          <w:w w:val="110"/>
        </w:rPr>
        <w:t xml:space="preserve"> </w:t>
      </w:r>
      <w:r>
        <w:rPr>
          <w:spacing w:val="-5"/>
          <w:w w:val="110"/>
        </w:rPr>
        <w:t>In:</w:t>
      </w:r>
    </w:p>
    <w:p w14:paraId="6DEA9D16" w14:textId="77777777" w:rsidR="005D491A" w:rsidRDefault="00000000">
      <w:pPr>
        <w:spacing w:before="18"/>
        <w:ind w:left="686"/>
      </w:pPr>
      <w:bookmarkStart w:id="1143" w:name="_bookmark77"/>
      <w:bookmarkEnd w:id="1143"/>
      <w:r>
        <w:rPr>
          <w:i/>
        </w:rPr>
        <w:t>Health</w:t>
      </w:r>
      <w:r>
        <w:rPr>
          <w:i/>
          <w:spacing w:val="31"/>
        </w:rPr>
        <w:t xml:space="preserve"> </w:t>
      </w:r>
      <w:r>
        <w:rPr>
          <w:i/>
        </w:rPr>
        <w:t>Policy</w:t>
      </w:r>
      <w:r>
        <w:rPr>
          <w:i/>
          <w:spacing w:val="40"/>
        </w:rPr>
        <w:t xml:space="preserve"> </w:t>
      </w:r>
      <w:r>
        <w:t>91.3,</w:t>
      </w:r>
      <w:r>
        <w:rPr>
          <w:spacing w:val="25"/>
        </w:rPr>
        <w:t xml:space="preserve"> </w:t>
      </w:r>
      <w:r>
        <w:t>pp.</w:t>
      </w:r>
      <w:r>
        <w:rPr>
          <w:spacing w:val="25"/>
        </w:rPr>
        <w:t xml:space="preserve"> </w:t>
      </w:r>
      <w:r>
        <w:t>219–</w:t>
      </w:r>
      <w:r>
        <w:rPr>
          <w:spacing w:val="-4"/>
        </w:rPr>
        <w:t>228.</w:t>
      </w:r>
    </w:p>
    <w:p w14:paraId="5C9933ED" w14:textId="77777777" w:rsidR="005D491A" w:rsidRDefault="00000000">
      <w:pPr>
        <w:spacing w:before="18" w:line="256" w:lineRule="auto"/>
        <w:ind w:left="698" w:right="359" w:hanging="339"/>
        <w:jc w:val="both"/>
      </w:pPr>
      <w:r>
        <w:rPr>
          <w:w w:val="110"/>
        </w:rPr>
        <w:t xml:space="preserve">Mor, J. et al. (2024). “Pharmaceutical industry promotional activities on social media: a scoping </w:t>
      </w:r>
      <w:bookmarkStart w:id="1144" w:name="_bookmark78"/>
      <w:bookmarkEnd w:id="1144"/>
      <w:r>
        <w:rPr>
          <w:spacing w:val="-2"/>
          <w:w w:val="110"/>
        </w:rPr>
        <w:t>review.”</w:t>
      </w:r>
      <w:r>
        <w:rPr>
          <w:spacing w:val="-11"/>
          <w:w w:val="110"/>
        </w:rPr>
        <w:t xml:space="preserve"> </w:t>
      </w:r>
      <w:r>
        <w:rPr>
          <w:spacing w:val="-2"/>
          <w:w w:val="110"/>
        </w:rPr>
        <w:t>In:</w:t>
      </w:r>
      <w:r>
        <w:rPr>
          <w:spacing w:val="-11"/>
          <w:w w:val="110"/>
        </w:rPr>
        <w:t xml:space="preserve"> </w:t>
      </w:r>
      <w:r>
        <w:rPr>
          <w:i/>
          <w:spacing w:val="-2"/>
          <w:w w:val="110"/>
        </w:rPr>
        <w:t>Journal</w:t>
      </w:r>
      <w:r>
        <w:rPr>
          <w:i/>
          <w:spacing w:val="-7"/>
          <w:w w:val="110"/>
        </w:rPr>
        <w:t xml:space="preserve"> </w:t>
      </w:r>
      <w:r>
        <w:rPr>
          <w:i/>
          <w:spacing w:val="-2"/>
          <w:w w:val="110"/>
        </w:rPr>
        <w:t>of</w:t>
      </w:r>
      <w:r>
        <w:rPr>
          <w:i/>
          <w:spacing w:val="-7"/>
          <w:w w:val="110"/>
        </w:rPr>
        <w:t xml:space="preserve"> </w:t>
      </w:r>
      <w:r>
        <w:rPr>
          <w:i/>
          <w:spacing w:val="-2"/>
          <w:w w:val="110"/>
        </w:rPr>
        <w:t>Pharmaceutical</w:t>
      </w:r>
      <w:r>
        <w:rPr>
          <w:i/>
          <w:spacing w:val="-7"/>
          <w:w w:val="110"/>
        </w:rPr>
        <w:t xml:space="preserve"> </w:t>
      </w:r>
      <w:r>
        <w:rPr>
          <w:i/>
          <w:spacing w:val="-2"/>
          <w:w w:val="110"/>
        </w:rPr>
        <w:t>Health</w:t>
      </w:r>
      <w:r>
        <w:rPr>
          <w:i/>
          <w:spacing w:val="-7"/>
          <w:w w:val="110"/>
        </w:rPr>
        <w:t xml:space="preserve"> </w:t>
      </w:r>
      <w:r>
        <w:rPr>
          <w:i/>
          <w:spacing w:val="-2"/>
          <w:w w:val="110"/>
        </w:rPr>
        <w:t>Services</w:t>
      </w:r>
      <w:r>
        <w:rPr>
          <w:i/>
          <w:spacing w:val="-7"/>
          <w:w w:val="110"/>
        </w:rPr>
        <w:t xml:space="preserve"> </w:t>
      </w:r>
      <w:r>
        <w:rPr>
          <w:i/>
          <w:spacing w:val="-2"/>
          <w:w w:val="110"/>
        </w:rPr>
        <w:t>Research</w:t>
      </w:r>
      <w:r>
        <w:rPr>
          <w:i/>
          <w:spacing w:val="-3"/>
          <w:w w:val="110"/>
        </w:rPr>
        <w:t xml:space="preserve"> </w:t>
      </w:r>
      <w:r>
        <w:rPr>
          <w:spacing w:val="-2"/>
          <w:w w:val="110"/>
        </w:rPr>
        <w:t>15.4,</w:t>
      </w:r>
      <w:r>
        <w:rPr>
          <w:spacing w:val="-11"/>
          <w:w w:val="110"/>
        </w:rPr>
        <w:t xml:space="preserve"> </w:t>
      </w:r>
      <w:r>
        <w:rPr>
          <w:spacing w:val="-2"/>
          <w:w w:val="110"/>
        </w:rPr>
        <w:t>rmae022.</w:t>
      </w:r>
    </w:p>
    <w:p w14:paraId="7C69EA54" w14:textId="77777777" w:rsidR="005D491A" w:rsidRDefault="00000000">
      <w:pPr>
        <w:pStyle w:val="BodyText"/>
        <w:spacing w:before="1" w:line="256" w:lineRule="auto"/>
        <w:ind w:left="686" w:right="327" w:hanging="327"/>
        <w:jc w:val="both"/>
      </w:pPr>
      <w:r>
        <w:rPr>
          <w:w w:val="105"/>
        </w:rPr>
        <w:t>Morrell,</w:t>
      </w:r>
      <w:r>
        <w:rPr>
          <w:spacing w:val="40"/>
          <w:w w:val="105"/>
        </w:rPr>
        <w:t xml:space="preserve"> </w:t>
      </w:r>
      <w:r>
        <w:rPr>
          <w:w w:val="105"/>
        </w:rPr>
        <w:t>L.,</w:t>
      </w:r>
      <w:r>
        <w:rPr>
          <w:spacing w:val="40"/>
          <w:w w:val="105"/>
        </w:rPr>
        <w:t xml:space="preserve"> </w:t>
      </w:r>
      <w:r>
        <w:rPr>
          <w:w w:val="105"/>
        </w:rPr>
        <w:t>S.</w:t>
      </w:r>
      <w:r>
        <w:rPr>
          <w:spacing w:val="40"/>
          <w:w w:val="105"/>
        </w:rPr>
        <w:t xml:space="preserve"> </w:t>
      </w:r>
      <w:r>
        <w:rPr>
          <w:w w:val="105"/>
        </w:rPr>
        <w:t>Wordsworth,</w:t>
      </w:r>
      <w:r>
        <w:rPr>
          <w:spacing w:val="40"/>
          <w:w w:val="105"/>
        </w:rPr>
        <w:t xml:space="preserve"> </w:t>
      </w:r>
      <w:r>
        <w:rPr>
          <w:w w:val="105"/>
        </w:rPr>
        <w:t>S.</w:t>
      </w:r>
      <w:r>
        <w:rPr>
          <w:spacing w:val="40"/>
          <w:w w:val="105"/>
        </w:rPr>
        <w:t xml:space="preserve"> </w:t>
      </w:r>
      <w:r>
        <w:rPr>
          <w:w w:val="105"/>
        </w:rPr>
        <w:t>Rees,</w:t>
      </w:r>
      <w:r>
        <w:rPr>
          <w:spacing w:val="40"/>
          <w:w w:val="105"/>
        </w:rPr>
        <w:t xml:space="preserve"> </w:t>
      </w:r>
      <w:r>
        <w:rPr>
          <w:w w:val="105"/>
        </w:rPr>
        <w:t>et</w:t>
      </w:r>
      <w:r>
        <w:rPr>
          <w:spacing w:val="40"/>
          <w:w w:val="105"/>
        </w:rPr>
        <w:t xml:space="preserve"> </w:t>
      </w:r>
      <w:r>
        <w:rPr>
          <w:w w:val="105"/>
        </w:rPr>
        <w:t>al.</w:t>
      </w:r>
      <w:r>
        <w:rPr>
          <w:spacing w:val="40"/>
          <w:w w:val="105"/>
        </w:rPr>
        <w:t xml:space="preserve"> </w:t>
      </w:r>
      <w:r>
        <w:rPr>
          <w:w w:val="105"/>
        </w:rPr>
        <w:t>(2017).</w:t>
      </w:r>
      <w:r>
        <w:rPr>
          <w:spacing w:val="40"/>
          <w:w w:val="105"/>
        </w:rPr>
        <w:t xml:space="preserve"> </w:t>
      </w:r>
      <w:r>
        <w:rPr>
          <w:w w:val="105"/>
        </w:rPr>
        <w:t>“Does</w:t>
      </w:r>
      <w:r>
        <w:rPr>
          <w:spacing w:val="40"/>
          <w:w w:val="105"/>
        </w:rPr>
        <w:t xml:space="preserve"> </w:t>
      </w:r>
      <w:r>
        <w:rPr>
          <w:w w:val="105"/>
        </w:rPr>
        <w:t>the</w:t>
      </w:r>
      <w:r>
        <w:rPr>
          <w:spacing w:val="40"/>
          <w:w w:val="105"/>
        </w:rPr>
        <w:t xml:space="preserve"> </w:t>
      </w:r>
      <w:r>
        <w:rPr>
          <w:w w:val="105"/>
        </w:rPr>
        <w:t>Public</w:t>
      </w:r>
      <w:r>
        <w:rPr>
          <w:spacing w:val="40"/>
          <w:w w:val="105"/>
        </w:rPr>
        <w:t xml:space="preserve"> </w:t>
      </w:r>
      <w:r>
        <w:rPr>
          <w:w w:val="105"/>
        </w:rPr>
        <w:t>Prefer</w:t>
      </w:r>
      <w:r>
        <w:rPr>
          <w:spacing w:val="40"/>
          <w:w w:val="105"/>
        </w:rPr>
        <w:t xml:space="preserve"> </w:t>
      </w:r>
      <w:r>
        <w:rPr>
          <w:w w:val="105"/>
        </w:rPr>
        <w:t>Health</w:t>
      </w:r>
      <w:r>
        <w:rPr>
          <w:spacing w:val="40"/>
          <w:w w:val="105"/>
        </w:rPr>
        <w:t xml:space="preserve"> </w:t>
      </w:r>
      <w:r>
        <w:rPr>
          <w:w w:val="105"/>
        </w:rPr>
        <w:t>Gain</w:t>
      </w:r>
      <w:r>
        <w:rPr>
          <w:spacing w:val="40"/>
          <w:w w:val="105"/>
        </w:rPr>
        <w:t xml:space="preserve"> </w:t>
      </w:r>
      <w:r>
        <w:rPr>
          <w:w w:val="105"/>
        </w:rPr>
        <w:t xml:space="preserve">for Cancer Patients? A Systematic Review of Public Views on Cancer and its Characteristics.” In: </w:t>
      </w:r>
      <w:bookmarkStart w:id="1145" w:name="_bookmark79"/>
      <w:bookmarkEnd w:id="1145"/>
      <w:proofErr w:type="spellStart"/>
      <w:r>
        <w:rPr>
          <w:i/>
          <w:w w:val="105"/>
        </w:rPr>
        <w:t>PharmacoEconomics</w:t>
      </w:r>
      <w:proofErr w:type="spellEnd"/>
      <w:r>
        <w:rPr>
          <w:i/>
          <w:w w:val="105"/>
        </w:rPr>
        <w:t xml:space="preserve"> </w:t>
      </w:r>
      <w:r>
        <w:rPr>
          <w:w w:val="105"/>
        </w:rPr>
        <w:t>35, pp. 793–804.</w:t>
      </w:r>
    </w:p>
    <w:p w14:paraId="064F938D" w14:textId="77777777" w:rsidR="005D491A" w:rsidRDefault="00000000">
      <w:pPr>
        <w:pStyle w:val="BodyText"/>
        <w:spacing w:before="1" w:line="256" w:lineRule="auto"/>
        <w:ind w:left="687" w:right="357" w:hanging="328"/>
        <w:jc w:val="both"/>
      </w:pPr>
      <w:proofErr w:type="spellStart"/>
      <w:r>
        <w:rPr>
          <w:w w:val="105"/>
        </w:rPr>
        <w:t>Mulinari</w:t>
      </w:r>
      <w:proofErr w:type="spellEnd"/>
      <w:r>
        <w:rPr>
          <w:w w:val="105"/>
        </w:rPr>
        <w:t xml:space="preserve">, S. et al. (2020). “Five years of pharmaceutical industry funding of patient </w:t>
      </w:r>
      <w:proofErr w:type="spellStart"/>
      <w:r>
        <w:rPr>
          <w:w w:val="105"/>
        </w:rPr>
        <w:t>organisations</w:t>
      </w:r>
      <w:proofErr w:type="spellEnd"/>
      <w:r>
        <w:rPr>
          <w:w w:val="105"/>
        </w:rPr>
        <w:t xml:space="preserve"> in Sweden: Cross-sectional study of companies, patient </w:t>
      </w:r>
      <w:proofErr w:type="spellStart"/>
      <w:r>
        <w:rPr>
          <w:w w:val="105"/>
        </w:rPr>
        <w:t>organisations</w:t>
      </w:r>
      <w:proofErr w:type="spellEnd"/>
      <w:r>
        <w:rPr>
          <w:w w:val="105"/>
        </w:rPr>
        <w:t xml:space="preserve"> and drugs.” In: </w:t>
      </w:r>
      <w:r>
        <w:rPr>
          <w:i/>
          <w:w w:val="105"/>
        </w:rPr>
        <w:t xml:space="preserve">PLOS ONE </w:t>
      </w:r>
      <w:bookmarkStart w:id="1146" w:name="_bookmark80"/>
      <w:bookmarkEnd w:id="1146"/>
      <w:r>
        <w:rPr>
          <w:w w:val="105"/>
        </w:rPr>
        <w:t>15.6, e0235021.</w:t>
      </w:r>
    </w:p>
    <w:p w14:paraId="35DC4571" w14:textId="77777777" w:rsidR="005D491A" w:rsidRDefault="00000000">
      <w:pPr>
        <w:spacing w:line="256" w:lineRule="auto"/>
        <w:ind w:left="681" w:right="358" w:hanging="322"/>
        <w:jc w:val="both"/>
      </w:pPr>
      <w:r>
        <w:rPr>
          <w:w w:val="105"/>
        </w:rPr>
        <w:t>O’Donnell,</w:t>
      </w:r>
      <w:r>
        <w:rPr>
          <w:spacing w:val="-12"/>
          <w:w w:val="105"/>
        </w:rPr>
        <w:t xml:space="preserve"> </w:t>
      </w:r>
      <w:r>
        <w:rPr>
          <w:w w:val="105"/>
        </w:rPr>
        <w:t>Owen</w:t>
      </w:r>
      <w:r>
        <w:rPr>
          <w:spacing w:val="-12"/>
          <w:w w:val="105"/>
        </w:rPr>
        <w:t xml:space="preserve"> </w:t>
      </w:r>
      <w:r>
        <w:rPr>
          <w:w w:val="105"/>
        </w:rPr>
        <w:t>Andrew</w:t>
      </w:r>
      <w:r>
        <w:rPr>
          <w:spacing w:val="-12"/>
          <w:w w:val="105"/>
        </w:rPr>
        <w:t xml:space="preserve"> </w:t>
      </w:r>
      <w:r>
        <w:rPr>
          <w:w w:val="105"/>
        </w:rPr>
        <w:t>et</w:t>
      </w:r>
      <w:r>
        <w:rPr>
          <w:spacing w:val="-12"/>
          <w:w w:val="105"/>
        </w:rPr>
        <w:t xml:space="preserve"> </w:t>
      </w:r>
      <w:r>
        <w:rPr>
          <w:w w:val="105"/>
        </w:rPr>
        <w:t>al.</w:t>
      </w:r>
      <w:r>
        <w:rPr>
          <w:spacing w:val="-12"/>
          <w:w w:val="105"/>
        </w:rPr>
        <w:t xml:space="preserve"> </w:t>
      </w:r>
      <w:r>
        <w:rPr>
          <w:w w:val="105"/>
        </w:rPr>
        <w:t>(2008).</w:t>
      </w:r>
      <w:r>
        <w:rPr>
          <w:spacing w:val="-12"/>
          <w:w w:val="105"/>
        </w:rPr>
        <w:t xml:space="preserve"> </w:t>
      </w:r>
      <w:r>
        <w:rPr>
          <w:i/>
          <w:w w:val="105"/>
        </w:rPr>
        <w:t>Analyzing</w:t>
      </w:r>
      <w:r>
        <w:rPr>
          <w:i/>
          <w:spacing w:val="-8"/>
          <w:w w:val="105"/>
        </w:rPr>
        <w:t xml:space="preserve"> </w:t>
      </w:r>
      <w:r>
        <w:rPr>
          <w:i/>
          <w:w w:val="105"/>
        </w:rPr>
        <w:t>health</w:t>
      </w:r>
      <w:r>
        <w:rPr>
          <w:i/>
          <w:spacing w:val="-8"/>
          <w:w w:val="105"/>
        </w:rPr>
        <w:t xml:space="preserve"> </w:t>
      </w:r>
      <w:r>
        <w:rPr>
          <w:i/>
          <w:w w:val="105"/>
        </w:rPr>
        <w:t>equity</w:t>
      </w:r>
      <w:r>
        <w:rPr>
          <w:i/>
          <w:spacing w:val="-8"/>
          <w:w w:val="105"/>
        </w:rPr>
        <w:t xml:space="preserve"> </w:t>
      </w:r>
      <w:r>
        <w:rPr>
          <w:i/>
          <w:w w:val="105"/>
        </w:rPr>
        <w:t>using</w:t>
      </w:r>
      <w:r>
        <w:rPr>
          <w:i/>
          <w:spacing w:val="-8"/>
          <w:w w:val="105"/>
        </w:rPr>
        <w:t xml:space="preserve"> </w:t>
      </w:r>
      <w:r>
        <w:rPr>
          <w:i/>
          <w:w w:val="105"/>
        </w:rPr>
        <w:t>household</w:t>
      </w:r>
      <w:r>
        <w:rPr>
          <w:i/>
          <w:spacing w:val="-8"/>
          <w:w w:val="105"/>
        </w:rPr>
        <w:t xml:space="preserve"> </w:t>
      </w:r>
      <w:r>
        <w:rPr>
          <w:i/>
          <w:w w:val="105"/>
        </w:rPr>
        <w:t>survey</w:t>
      </w:r>
      <w:r>
        <w:rPr>
          <w:i/>
          <w:spacing w:val="-8"/>
          <w:w w:val="105"/>
        </w:rPr>
        <w:t xml:space="preserve"> </w:t>
      </w:r>
      <w:r>
        <w:rPr>
          <w:i/>
          <w:w w:val="105"/>
        </w:rPr>
        <w:t>data:</w:t>
      </w:r>
      <w:r>
        <w:rPr>
          <w:i/>
          <w:spacing w:val="-8"/>
          <w:w w:val="105"/>
        </w:rPr>
        <w:t xml:space="preserve"> </w:t>
      </w:r>
      <w:r>
        <w:rPr>
          <w:i/>
          <w:w w:val="105"/>
        </w:rPr>
        <w:t>a</w:t>
      </w:r>
      <w:r>
        <w:rPr>
          <w:i/>
          <w:spacing w:val="-8"/>
          <w:w w:val="105"/>
        </w:rPr>
        <w:t xml:space="preserve"> </w:t>
      </w:r>
      <w:r>
        <w:rPr>
          <w:i/>
          <w:w w:val="105"/>
        </w:rPr>
        <w:t xml:space="preserve">guide </w:t>
      </w:r>
      <w:bookmarkStart w:id="1147" w:name="_bookmark81"/>
      <w:bookmarkEnd w:id="1147"/>
      <w:r>
        <w:rPr>
          <w:i/>
          <w:w w:val="105"/>
        </w:rPr>
        <w:t>to</w:t>
      </w:r>
      <w:r>
        <w:rPr>
          <w:i/>
          <w:spacing w:val="40"/>
          <w:w w:val="105"/>
        </w:rPr>
        <w:t xml:space="preserve"> </w:t>
      </w:r>
      <w:r>
        <w:rPr>
          <w:i/>
          <w:w w:val="105"/>
        </w:rPr>
        <w:t>techniques</w:t>
      </w:r>
      <w:r>
        <w:rPr>
          <w:i/>
          <w:spacing w:val="40"/>
          <w:w w:val="105"/>
        </w:rPr>
        <w:t xml:space="preserve"> </w:t>
      </w:r>
      <w:r>
        <w:rPr>
          <w:i/>
          <w:w w:val="105"/>
        </w:rPr>
        <w:t>and</w:t>
      </w:r>
      <w:r>
        <w:rPr>
          <w:i/>
          <w:spacing w:val="40"/>
          <w:w w:val="105"/>
        </w:rPr>
        <w:t xml:space="preserve"> </w:t>
      </w:r>
      <w:r>
        <w:rPr>
          <w:i/>
          <w:w w:val="105"/>
        </w:rPr>
        <w:t>their</w:t>
      </w:r>
      <w:r>
        <w:rPr>
          <w:i/>
          <w:spacing w:val="40"/>
          <w:w w:val="105"/>
        </w:rPr>
        <w:t xml:space="preserve"> </w:t>
      </w:r>
      <w:r>
        <w:rPr>
          <w:i/>
          <w:w w:val="105"/>
        </w:rPr>
        <w:t>implementation</w:t>
      </w:r>
      <w:r>
        <w:rPr>
          <w:w w:val="105"/>
        </w:rPr>
        <w:t>. Washington, DC: World Bank Group.</w:t>
      </w:r>
    </w:p>
    <w:p w14:paraId="5E60C2E3" w14:textId="77777777" w:rsidR="005D491A" w:rsidRDefault="00000000">
      <w:pPr>
        <w:pStyle w:val="BodyText"/>
        <w:spacing w:before="1" w:line="256" w:lineRule="auto"/>
        <w:ind w:left="251" w:right="207"/>
        <w:jc w:val="center"/>
      </w:pPr>
      <w:bookmarkStart w:id="1148" w:name="_bookmark82"/>
      <w:bookmarkEnd w:id="1148"/>
      <w:r>
        <w:rPr>
          <w:w w:val="105"/>
        </w:rPr>
        <w:t>Oliver,</w:t>
      </w:r>
      <w:r>
        <w:rPr>
          <w:spacing w:val="-5"/>
          <w:w w:val="105"/>
        </w:rPr>
        <w:t xml:space="preserve"> </w:t>
      </w:r>
      <w:r>
        <w:rPr>
          <w:w w:val="105"/>
        </w:rPr>
        <w:t>A.</w:t>
      </w:r>
      <w:r>
        <w:rPr>
          <w:spacing w:val="-5"/>
          <w:w w:val="105"/>
        </w:rPr>
        <w:t xml:space="preserve"> </w:t>
      </w:r>
      <w:r>
        <w:rPr>
          <w:w w:val="105"/>
        </w:rPr>
        <w:t>(2009).</w:t>
      </w:r>
      <w:r>
        <w:rPr>
          <w:spacing w:val="-5"/>
          <w:w w:val="105"/>
        </w:rPr>
        <w:t xml:space="preserve"> </w:t>
      </w:r>
      <w:r>
        <w:rPr>
          <w:w w:val="105"/>
        </w:rPr>
        <w:t>“A</w:t>
      </w:r>
      <w:r>
        <w:rPr>
          <w:spacing w:val="-5"/>
          <w:w w:val="105"/>
        </w:rPr>
        <w:t xml:space="preserve"> </w:t>
      </w:r>
      <w:r>
        <w:rPr>
          <w:w w:val="105"/>
        </w:rPr>
        <w:t>Fair</w:t>
      </w:r>
      <w:r>
        <w:rPr>
          <w:spacing w:val="-5"/>
          <w:w w:val="105"/>
        </w:rPr>
        <w:t xml:space="preserve"> </w:t>
      </w:r>
      <w:r>
        <w:rPr>
          <w:w w:val="105"/>
        </w:rPr>
        <w:t>Test</w:t>
      </w:r>
      <w:r>
        <w:rPr>
          <w:spacing w:val="-5"/>
          <w:w w:val="105"/>
        </w:rPr>
        <w:t xml:space="preserve"> </w:t>
      </w:r>
      <w:r>
        <w:rPr>
          <w:w w:val="105"/>
        </w:rPr>
        <w:t>of</w:t>
      </w:r>
      <w:r>
        <w:rPr>
          <w:spacing w:val="-5"/>
          <w:w w:val="105"/>
        </w:rPr>
        <w:t xml:space="preserve"> </w:t>
      </w:r>
      <w:r>
        <w:rPr>
          <w:w w:val="105"/>
        </w:rPr>
        <w:t>the</w:t>
      </w:r>
      <w:r>
        <w:rPr>
          <w:spacing w:val="-4"/>
          <w:w w:val="105"/>
        </w:rPr>
        <w:t xml:space="preserve"> </w:t>
      </w:r>
      <w:r>
        <w:rPr>
          <w:w w:val="105"/>
        </w:rPr>
        <w:t>Fair</w:t>
      </w:r>
      <w:r>
        <w:rPr>
          <w:spacing w:val="-5"/>
          <w:w w:val="105"/>
        </w:rPr>
        <w:t xml:space="preserve"> </w:t>
      </w:r>
      <w:r>
        <w:rPr>
          <w:w w:val="105"/>
        </w:rPr>
        <w:t>Innings?”</w:t>
      </w:r>
      <w:r>
        <w:rPr>
          <w:spacing w:val="-5"/>
          <w:w w:val="105"/>
        </w:rPr>
        <w:t xml:space="preserve"> </w:t>
      </w:r>
      <w:r>
        <w:rPr>
          <w:w w:val="105"/>
        </w:rPr>
        <w:t>In:</w:t>
      </w:r>
      <w:r>
        <w:rPr>
          <w:spacing w:val="-5"/>
          <w:w w:val="105"/>
        </w:rPr>
        <w:t xml:space="preserve"> </w:t>
      </w:r>
      <w:r>
        <w:rPr>
          <w:i/>
          <w:w w:val="105"/>
        </w:rPr>
        <w:t xml:space="preserve">Medical Decision Making </w:t>
      </w:r>
      <w:r>
        <w:rPr>
          <w:w w:val="105"/>
        </w:rPr>
        <w:t>29.4,</w:t>
      </w:r>
      <w:r>
        <w:rPr>
          <w:spacing w:val="-5"/>
          <w:w w:val="105"/>
        </w:rPr>
        <w:t xml:space="preserve"> </w:t>
      </w:r>
      <w:r>
        <w:rPr>
          <w:w w:val="105"/>
        </w:rPr>
        <w:t>pp.</w:t>
      </w:r>
      <w:r>
        <w:rPr>
          <w:spacing w:val="-5"/>
          <w:w w:val="105"/>
        </w:rPr>
        <w:t xml:space="preserve"> </w:t>
      </w:r>
      <w:r>
        <w:rPr>
          <w:w w:val="105"/>
        </w:rPr>
        <w:t xml:space="preserve">491–499. Olofsson, S., U. G. </w:t>
      </w:r>
      <w:proofErr w:type="spellStart"/>
      <w:r>
        <w:rPr>
          <w:w w:val="105"/>
        </w:rPr>
        <w:t>Gerdtham</w:t>
      </w:r>
      <w:proofErr w:type="spellEnd"/>
      <w:r>
        <w:rPr>
          <w:w w:val="105"/>
        </w:rPr>
        <w:t>, L. Hultkrantz, et al. (2018). “Measuring the end-of-life premium in</w:t>
      </w:r>
      <w:r>
        <w:rPr>
          <w:spacing w:val="40"/>
          <w:w w:val="105"/>
        </w:rPr>
        <w:t xml:space="preserve"> </w:t>
      </w:r>
      <w:bookmarkStart w:id="1149" w:name="_bookmark83"/>
      <w:bookmarkEnd w:id="1149"/>
      <w:r>
        <w:rPr>
          <w:w w:val="105"/>
        </w:rPr>
        <w:t xml:space="preserve">cancer using individual ex ante willingness to pay.” In: </w:t>
      </w:r>
      <w:proofErr w:type="spellStart"/>
      <w:r>
        <w:rPr>
          <w:i/>
          <w:w w:val="105"/>
        </w:rPr>
        <w:t>Eur</w:t>
      </w:r>
      <w:proofErr w:type="spellEnd"/>
      <w:r>
        <w:rPr>
          <w:i/>
          <w:w w:val="105"/>
        </w:rPr>
        <w:t xml:space="preserve"> J</w:t>
      </w:r>
      <w:r>
        <w:rPr>
          <w:i/>
          <w:spacing w:val="25"/>
          <w:w w:val="105"/>
        </w:rPr>
        <w:t xml:space="preserve"> </w:t>
      </w:r>
      <w:r>
        <w:rPr>
          <w:i/>
          <w:w w:val="105"/>
        </w:rPr>
        <w:t>Health</w:t>
      </w:r>
      <w:r>
        <w:rPr>
          <w:i/>
          <w:spacing w:val="25"/>
          <w:w w:val="105"/>
        </w:rPr>
        <w:t xml:space="preserve"> </w:t>
      </w:r>
      <w:r>
        <w:rPr>
          <w:i/>
          <w:w w:val="105"/>
        </w:rPr>
        <w:t>Econ</w:t>
      </w:r>
      <w:r>
        <w:rPr>
          <w:i/>
          <w:spacing w:val="32"/>
          <w:w w:val="105"/>
        </w:rPr>
        <w:t xml:space="preserve"> </w:t>
      </w:r>
      <w:r>
        <w:rPr>
          <w:w w:val="105"/>
        </w:rPr>
        <w:t>19, pp. 807–820.</w:t>
      </w:r>
    </w:p>
    <w:p w14:paraId="41215934" w14:textId="77777777" w:rsidR="005D491A" w:rsidRDefault="00000000">
      <w:pPr>
        <w:spacing w:before="1" w:line="256" w:lineRule="auto"/>
        <w:ind w:left="686" w:right="354" w:hanging="327"/>
        <w:jc w:val="both"/>
      </w:pPr>
      <w:proofErr w:type="spellStart"/>
      <w:r>
        <w:rPr>
          <w:w w:val="105"/>
        </w:rPr>
        <w:t>Oortwijn</w:t>
      </w:r>
      <w:proofErr w:type="spellEnd"/>
      <w:r>
        <w:rPr>
          <w:w w:val="105"/>
        </w:rPr>
        <w:t xml:space="preserve">, W., M. Jansen, and R. Baltussen (2021). “Evidence-Informed Deliberative Processes for Health Benefit Package Design—Part II: A Practical Guide.” In: </w:t>
      </w:r>
      <w:r>
        <w:rPr>
          <w:i/>
          <w:w w:val="105"/>
        </w:rPr>
        <w:t xml:space="preserve">International Journal of Health </w:t>
      </w:r>
      <w:bookmarkStart w:id="1150" w:name="_bookmark84"/>
      <w:bookmarkEnd w:id="1150"/>
      <w:r>
        <w:rPr>
          <w:i/>
          <w:w w:val="105"/>
        </w:rPr>
        <w:t xml:space="preserve">Policy and Management </w:t>
      </w:r>
      <w:r>
        <w:rPr>
          <w:w w:val="105"/>
        </w:rPr>
        <w:t>11.10, pp. 2327–2336.</w:t>
      </w:r>
    </w:p>
    <w:p w14:paraId="3767F875" w14:textId="77777777" w:rsidR="005D491A" w:rsidRDefault="00000000">
      <w:pPr>
        <w:pStyle w:val="BodyText"/>
        <w:spacing w:before="1" w:line="256" w:lineRule="auto"/>
        <w:ind w:left="698" w:right="359" w:hanging="339"/>
        <w:jc w:val="both"/>
      </w:pPr>
      <w:r>
        <w:rPr>
          <w:w w:val="105"/>
        </w:rPr>
        <w:t>Parker,</w:t>
      </w:r>
      <w:r>
        <w:rPr>
          <w:spacing w:val="-1"/>
          <w:w w:val="105"/>
        </w:rPr>
        <w:t xml:space="preserve"> </w:t>
      </w:r>
      <w:r>
        <w:rPr>
          <w:w w:val="105"/>
        </w:rPr>
        <w:t>Lisa</w:t>
      </w:r>
      <w:r>
        <w:rPr>
          <w:spacing w:val="-1"/>
          <w:w w:val="105"/>
        </w:rPr>
        <w:t xml:space="preserve"> </w:t>
      </w:r>
      <w:r>
        <w:rPr>
          <w:w w:val="105"/>
        </w:rPr>
        <w:t>et</w:t>
      </w:r>
      <w:r>
        <w:rPr>
          <w:spacing w:val="-1"/>
          <w:w w:val="105"/>
        </w:rPr>
        <w:t xml:space="preserve"> </w:t>
      </w:r>
      <w:r>
        <w:rPr>
          <w:w w:val="105"/>
        </w:rPr>
        <w:t>al.</w:t>
      </w:r>
      <w:r>
        <w:rPr>
          <w:spacing w:val="-1"/>
          <w:w w:val="105"/>
        </w:rPr>
        <w:t xml:space="preserve"> </w:t>
      </w:r>
      <w:r>
        <w:rPr>
          <w:w w:val="105"/>
        </w:rPr>
        <w:t>(2019).</w:t>
      </w:r>
      <w:r>
        <w:rPr>
          <w:spacing w:val="-1"/>
          <w:w w:val="105"/>
        </w:rPr>
        <w:t xml:space="preserve"> </w:t>
      </w:r>
      <w:r>
        <w:rPr>
          <w:w w:val="105"/>
        </w:rPr>
        <w:t>“Asset</w:t>
      </w:r>
      <w:r>
        <w:rPr>
          <w:spacing w:val="-1"/>
          <w:w w:val="105"/>
        </w:rPr>
        <w:t xml:space="preserve"> </w:t>
      </w:r>
      <w:r>
        <w:rPr>
          <w:w w:val="105"/>
        </w:rPr>
        <w:t>exchange—interactions</w:t>
      </w:r>
      <w:r>
        <w:rPr>
          <w:spacing w:val="-1"/>
          <w:w w:val="105"/>
        </w:rPr>
        <w:t xml:space="preserve"> </w:t>
      </w:r>
      <w:r>
        <w:rPr>
          <w:w w:val="105"/>
        </w:rPr>
        <w:t>between</w:t>
      </w:r>
      <w:r>
        <w:rPr>
          <w:spacing w:val="-1"/>
          <w:w w:val="105"/>
        </w:rPr>
        <w:t xml:space="preserve"> </w:t>
      </w:r>
      <w:r>
        <w:rPr>
          <w:w w:val="105"/>
        </w:rPr>
        <w:t>patient</w:t>
      </w:r>
      <w:r>
        <w:rPr>
          <w:spacing w:val="-1"/>
          <w:w w:val="105"/>
        </w:rPr>
        <w:t xml:space="preserve"> </w:t>
      </w:r>
      <w:r>
        <w:rPr>
          <w:w w:val="105"/>
        </w:rPr>
        <w:t>groups</w:t>
      </w:r>
      <w:r>
        <w:rPr>
          <w:spacing w:val="-1"/>
          <w:w w:val="105"/>
        </w:rPr>
        <w:t xml:space="preserve"> </w:t>
      </w:r>
      <w:r>
        <w:rPr>
          <w:w w:val="105"/>
        </w:rPr>
        <w:t>and</w:t>
      </w:r>
      <w:r>
        <w:rPr>
          <w:spacing w:val="-1"/>
          <w:w w:val="105"/>
        </w:rPr>
        <w:t xml:space="preserve"> </w:t>
      </w:r>
      <w:r>
        <w:rPr>
          <w:w w:val="105"/>
        </w:rPr>
        <w:t xml:space="preserve">pharmaceutical </w:t>
      </w:r>
      <w:bookmarkStart w:id="1151" w:name="_bookmark85"/>
      <w:bookmarkEnd w:id="1151"/>
      <w:r>
        <w:rPr>
          <w:w w:val="105"/>
        </w:rPr>
        <w:t xml:space="preserve">industry: Australian qualitative study.” In: </w:t>
      </w:r>
      <w:r>
        <w:rPr>
          <w:i/>
          <w:w w:val="105"/>
        </w:rPr>
        <w:t>BMJ</w:t>
      </w:r>
      <w:r>
        <w:rPr>
          <w:i/>
          <w:spacing w:val="40"/>
          <w:w w:val="105"/>
        </w:rPr>
        <w:t xml:space="preserve"> </w:t>
      </w:r>
      <w:r>
        <w:rPr>
          <w:w w:val="105"/>
        </w:rPr>
        <w:t>367, p. l6694.</w:t>
      </w:r>
    </w:p>
    <w:p w14:paraId="2AB36ECE" w14:textId="77777777" w:rsidR="005D491A" w:rsidRDefault="00000000">
      <w:pPr>
        <w:pStyle w:val="BodyText"/>
        <w:spacing w:line="256" w:lineRule="auto"/>
        <w:ind w:left="698" w:right="348" w:hanging="339"/>
        <w:jc w:val="both"/>
      </w:pPr>
      <w:r>
        <w:rPr>
          <w:w w:val="110"/>
        </w:rPr>
        <w:t xml:space="preserve">Pinho, M. and E. Dias Costa (2020). “Can mass media be an obstacle to rationing decisions? A </w:t>
      </w:r>
      <w:bookmarkStart w:id="1152" w:name="_bookmark86"/>
      <w:bookmarkEnd w:id="1152"/>
      <w:r>
        <w:rPr>
          <w:w w:val="110"/>
        </w:rPr>
        <w:t xml:space="preserve">case report from Portugal.” In: </w:t>
      </w:r>
      <w:r>
        <w:rPr>
          <w:i/>
          <w:w w:val="110"/>
        </w:rPr>
        <w:t xml:space="preserve">Int J Health Gov. </w:t>
      </w:r>
      <w:r>
        <w:rPr>
          <w:w w:val="110"/>
        </w:rPr>
        <w:t>25.1, pp. 3–11.</w:t>
      </w:r>
    </w:p>
    <w:p w14:paraId="40AEA78F" w14:textId="77777777" w:rsidR="005D491A" w:rsidRDefault="00000000">
      <w:pPr>
        <w:pStyle w:val="BodyText"/>
        <w:spacing w:before="1" w:line="256" w:lineRule="auto"/>
        <w:ind w:left="360" w:right="316"/>
        <w:jc w:val="right"/>
      </w:pPr>
      <w:r>
        <w:rPr>
          <w:w w:val="105"/>
        </w:rPr>
        <w:t>Razavi,</w:t>
      </w:r>
      <w:r>
        <w:rPr>
          <w:spacing w:val="-2"/>
          <w:w w:val="105"/>
        </w:rPr>
        <w:t xml:space="preserve"> </w:t>
      </w:r>
      <w:r>
        <w:rPr>
          <w:w w:val="105"/>
        </w:rPr>
        <w:t>S.</w:t>
      </w:r>
      <w:r>
        <w:rPr>
          <w:spacing w:val="-2"/>
          <w:w w:val="105"/>
        </w:rPr>
        <w:t xml:space="preserve"> </w:t>
      </w:r>
      <w:r>
        <w:rPr>
          <w:w w:val="105"/>
        </w:rPr>
        <w:t>D.</w:t>
      </w:r>
      <w:r>
        <w:rPr>
          <w:spacing w:val="-2"/>
          <w:w w:val="105"/>
        </w:rPr>
        <w:t xml:space="preserve"> </w:t>
      </w:r>
      <w:r>
        <w:rPr>
          <w:w w:val="105"/>
        </w:rPr>
        <w:t>et</w:t>
      </w:r>
      <w:r>
        <w:rPr>
          <w:spacing w:val="-2"/>
          <w:w w:val="105"/>
        </w:rPr>
        <w:t xml:space="preserve"> </w:t>
      </w:r>
      <w:r>
        <w:rPr>
          <w:w w:val="105"/>
        </w:rPr>
        <w:t>al.</w:t>
      </w:r>
      <w:r>
        <w:rPr>
          <w:spacing w:val="-2"/>
          <w:w w:val="105"/>
        </w:rPr>
        <w:t xml:space="preserve"> </w:t>
      </w:r>
      <w:r>
        <w:rPr>
          <w:w w:val="105"/>
        </w:rPr>
        <w:t>(2020).</w:t>
      </w:r>
      <w:r>
        <w:rPr>
          <w:spacing w:val="-2"/>
          <w:w w:val="105"/>
        </w:rPr>
        <w:t xml:space="preserve"> </w:t>
      </w:r>
      <w:r>
        <w:rPr>
          <w:w w:val="105"/>
        </w:rPr>
        <w:t>“Applying</w:t>
      </w:r>
      <w:r>
        <w:rPr>
          <w:spacing w:val="-1"/>
          <w:w w:val="105"/>
        </w:rPr>
        <w:t xml:space="preserve"> </w:t>
      </w:r>
      <w:r>
        <w:rPr>
          <w:w w:val="105"/>
        </w:rPr>
        <w:t>priority-setting</w:t>
      </w:r>
      <w:r>
        <w:rPr>
          <w:spacing w:val="-1"/>
          <w:w w:val="105"/>
        </w:rPr>
        <w:t xml:space="preserve"> </w:t>
      </w:r>
      <w:r>
        <w:rPr>
          <w:w w:val="105"/>
        </w:rPr>
        <w:t>frameworks:</w:t>
      </w:r>
      <w:r>
        <w:rPr>
          <w:spacing w:val="-2"/>
          <w:w w:val="105"/>
        </w:rPr>
        <w:t xml:space="preserve"> </w:t>
      </w:r>
      <w:r>
        <w:rPr>
          <w:w w:val="105"/>
        </w:rPr>
        <w:t>A</w:t>
      </w:r>
      <w:r>
        <w:rPr>
          <w:spacing w:val="-2"/>
          <w:w w:val="105"/>
        </w:rPr>
        <w:t xml:space="preserve"> </w:t>
      </w:r>
      <w:r>
        <w:rPr>
          <w:w w:val="105"/>
        </w:rPr>
        <w:t>review</w:t>
      </w:r>
      <w:r>
        <w:rPr>
          <w:spacing w:val="-1"/>
          <w:w w:val="105"/>
        </w:rPr>
        <w:t xml:space="preserve"> </w:t>
      </w:r>
      <w:r>
        <w:rPr>
          <w:w w:val="105"/>
        </w:rPr>
        <w:t>of</w:t>
      </w:r>
      <w:r>
        <w:rPr>
          <w:spacing w:val="-2"/>
          <w:w w:val="105"/>
        </w:rPr>
        <w:t xml:space="preserve"> </w:t>
      </w:r>
      <w:r>
        <w:rPr>
          <w:w w:val="105"/>
        </w:rPr>
        <w:t>public</w:t>
      </w:r>
      <w:r>
        <w:rPr>
          <w:spacing w:val="-1"/>
          <w:w w:val="105"/>
        </w:rPr>
        <w:t xml:space="preserve"> </w:t>
      </w:r>
      <w:r>
        <w:rPr>
          <w:w w:val="105"/>
        </w:rPr>
        <w:t>and</w:t>
      </w:r>
      <w:r>
        <w:rPr>
          <w:spacing w:val="-2"/>
          <w:w w:val="105"/>
        </w:rPr>
        <w:t xml:space="preserve"> </w:t>
      </w:r>
      <w:r>
        <w:rPr>
          <w:w w:val="105"/>
        </w:rPr>
        <w:t xml:space="preserve">vulnerable </w:t>
      </w:r>
      <w:bookmarkStart w:id="1153" w:name="_bookmark87"/>
      <w:bookmarkEnd w:id="1153"/>
      <w:r>
        <w:rPr>
          <w:w w:val="105"/>
        </w:rPr>
        <w:t xml:space="preserve">populations’ participation in health-system priority setting.” In: </w:t>
      </w:r>
      <w:r>
        <w:rPr>
          <w:i/>
          <w:w w:val="105"/>
        </w:rPr>
        <w:t xml:space="preserve">Health Policy </w:t>
      </w:r>
      <w:r>
        <w:rPr>
          <w:w w:val="105"/>
        </w:rPr>
        <w:t>124.2, pp. 133–142.</w:t>
      </w:r>
    </w:p>
    <w:p w14:paraId="075EE0CF" w14:textId="77777777" w:rsidR="005D491A" w:rsidRDefault="00000000">
      <w:pPr>
        <w:pStyle w:val="BodyText"/>
        <w:spacing w:before="1" w:line="256" w:lineRule="auto"/>
        <w:ind w:left="698" w:hanging="339"/>
      </w:pPr>
      <w:r>
        <w:rPr>
          <w:w w:val="105"/>
        </w:rPr>
        <w:t>Reckers-Droog,</w:t>
      </w:r>
      <w:r>
        <w:rPr>
          <w:spacing w:val="-11"/>
          <w:w w:val="105"/>
        </w:rPr>
        <w:t xml:space="preserve"> </w:t>
      </w:r>
      <w:r>
        <w:rPr>
          <w:w w:val="105"/>
        </w:rPr>
        <w:t>V.</w:t>
      </w:r>
      <w:r>
        <w:rPr>
          <w:spacing w:val="-11"/>
          <w:w w:val="105"/>
        </w:rPr>
        <w:t xml:space="preserve"> </w:t>
      </w:r>
      <w:r>
        <w:rPr>
          <w:w w:val="105"/>
        </w:rPr>
        <w:t>et</w:t>
      </w:r>
      <w:r>
        <w:rPr>
          <w:spacing w:val="-11"/>
          <w:w w:val="105"/>
        </w:rPr>
        <w:t xml:space="preserve"> </w:t>
      </w:r>
      <w:r>
        <w:rPr>
          <w:w w:val="105"/>
        </w:rPr>
        <w:t>al.</w:t>
      </w:r>
      <w:r>
        <w:rPr>
          <w:spacing w:val="-11"/>
          <w:w w:val="105"/>
        </w:rPr>
        <w:t xml:space="preserve"> </w:t>
      </w:r>
      <w:r>
        <w:rPr>
          <w:w w:val="105"/>
        </w:rPr>
        <w:t>(2020).</w:t>
      </w:r>
      <w:r>
        <w:rPr>
          <w:spacing w:val="-11"/>
          <w:w w:val="105"/>
        </w:rPr>
        <w:t xml:space="preserve"> </w:t>
      </w:r>
      <w:r>
        <w:rPr>
          <w:w w:val="105"/>
        </w:rPr>
        <w:t>“How</w:t>
      </w:r>
      <w:r>
        <w:rPr>
          <w:spacing w:val="-11"/>
          <w:w w:val="105"/>
        </w:rPr>
        <w:t xml:space="preserve"> </w:t>
      </w:r>
      <w:r>
        <w:rPr>
          <w:w w:val="105"/>
        </w:rPr>
        <w:t>does</w:t>
      </w:r>
      <w:r>
        <w:rPr>
          <w:spacing w:val="-11"/>
          <w:w w:val="105"/>
        </w:rPr>
        <w:t xml:space="preserve"> </w:t>
      </w:r>
      <w:r>
        <w:rPr>
          <w:w w:val="105"/>
        </w:rPr>
        <w:t>participating</w:t>
      </w:r>
      <w:r>
        <w:rPr>
          <w:spacing w:val="-11"/>
          <w:w w:val="105"/>
        </w:rPr>
        <w:t xml:space="preserve"> </w:t>
      </w:r>
      <w:r>
        <w:rPr>
          <w:w w:val="105"/>
        </w:rPr>
        <w:t>in</w:t>
      </w:r>
      <w:r>
        <w:rPr>
          <w:spacing w:val="-11"/>
          <w:w w:val="105"/>
        </w:rPr>
        <w:t xml:space="preserve"> </w:t>
      </w:r>
      <w:r>
        <w:rPr>
          <w:w w:val="105"/>
        </w:rPr>
        <w:t>a</w:t>
      </w:r>
      <w:r>
        <w:rPr>
          <w:spacing w:val="-11"/>
          <w:w w:val="105"/>
        </w:rPr>
        <w:t xml:space="preserve"> </w:t>
      </w:r>
      <w:r>
        <w:rPr>
          <w:w w:val="105"/>
        </w:rPr>
        <w:t>deliberative</w:t>
      </w:r>
      <w:r>
        <w:rPr>
          <w:spacing w:val="-11"/>
          <w:w w:val="105"/>
        </w:rPr>
        <w:t xml:space="preserve"> </w:t>
      </w:r>
      <w:r>
        <w:rPr>
          <w:w w:val="105"/>
        </w:rPr>
        <w:t>citizens</w:t>
      </w:r>
      <w:r>
        <w:rPr>
          <w:spacing w:val="-11"/>
          <w:w w:val="105"/>
        </w:rPr>
        <w:t xml:space="preserve"> </w:t>
      </w:r>
      <w:r>
        <w:rPr>
          <w:w w:val="105"/>
        </w:rPr>
        <w:t>panel</w:t>
      </w:r>
      <w:r>
        <w:rPr>
          <w:spacing w:val="-11"/>
          <w:w w:val="105"/>
        </w:rPr>
        <w:t xml:space="preserve"> </w:t>
      </w:r>
      <w:r>
        <w:rPr>
          <w:w w:val="105"/>
        </w:rPr>
        <w:t>on</w:t>
      </w:r>
      <w:r>
        <w:rPr>
          <w:spacing w:val="-11"/>
          <w:w w:val="105"/>
        </w:rPr>
        <w:t xml:space="preserve"> </w:t>
      </w:r>
      <w:r>
        <w:rPr>
          <w:w w:val="105"/>
        </w:rPr>
        <w:t xml:space="preserve">healthcare </w:t>
      </w:r>
      <w:bookmarkStart w:id="1154" w:name="_bookmark88"/>
      <w:bookmarkEnd w:id="1154"/>
      <w:r>
        <w:rPr>
          <w:w w:val="105"/>
        </w:rPr>
        <w:t xml:space="preserve">priority setting influence the views of participants?” In: </w:t>
      </w:r>
      <w:r>
        <w:rPr>
          <w:i/>
          <w:w w:val="105"/>
        </w:rPr>
        <w:t>Health Policy</w:t>
      </w:r>
      <w:r>
        <w:rPr>
          <w:i/>
          <w:spacing w:val="38"/>
          <w:w w:val="105"/>
        </w:rPr>
        <w:t xml:space="preserve"> </w:t>
      </w:r>
      <w:r>
        <w:rPr>
          <w:w w:val="105"/>
        </w:rPr>
        <w:t>124.2, pp. 143–151.</w:t>
      </w:r>
    </w:p>
    <w:p w14:paraId="5DE32017" w14:textId="77777777" w:rsidR="005D491A" w:rsidRDefault="00000000">
      <w:pPr>
        <w:pStyle w:val="BodyText"/>
        <w:spacing w:line="256" w:lineRule="auto"/>
        <w:ind w:left="698" w:right="348" w:hanging="339"/>
      </w:pPr>
      <w:r>
        <w:rPr>
          <w:w w:val="105"/>
        </w:rPr>
        <w:t xml:space="preserve">Robb, K. A., A. E. Simon, A. Miles, et al. (2014). “Public perceptions of cancer: a qualitative study </w:t>
      </w:r>
      <w:bookmarkStart w:id="1155" w:name="_bookmark89"/>
      <w:bookmarkEnd w:id="1155"/>
      <w:r>
        <w:rPr>
          <w:w w:val="105"/>
        </w:rPr>
        <w:t xml:space="preserve">of the balance of positive and negative beliefs.” In: </w:t>
      </w:r>
      <w:r>
        <w:rPr>
          <w:i/>
          <w:w w:val="105"/>
        </w:rPr>
        <w:t xml:space="preserve">BMJ Open </w:t>
      </w:r>
      <w:r>
        <w:rPr>
          <w:w w:val="105"/>
        </w:rPr>
        <w:t>4, e005434.</w:t>
      </w:r>
    </w:p>
    <w:p w14:paraId="6D5309B7" w14:textId="77777777" w:rsidR="005D491A" w:rsidRDefault="00000000">
      <w:pPr>
        <w:pStyle w:val="BodyText"/>
        <w:spacing w:before="1"/>
        <w:ind w:left="360"/>
      </w:pPr>
      <w:proofErr w:type="spellStart"/>
      <w:r>
        <w:rPr>
          <w:w w:val="110"/>
        </w:rPr>
        <w:t>Rubagumya</w:t>
      </w:r>
      <w:proofErr w:type="spellEnd"/>
      <w:r>
        <w:rPr>
          <w:w w:val="110"/>
        </w:rPr>
        <w:t>,</w:t>
      </w:r>
      <w:r>
        <w:rPr>
          <w:spacing w:val="-3"/>
          <w:w w:val="110"/>
        </w:rPr>
        <w:t xml:space="preserve"> </w:t>
      </w:r>
      <w:r>
        <w:rPr>
          <w:w w:val="110"/>
        </w:rPr>
        <w:t>F.</w:t>
      </w:r>
      <w:r>
        <w:rPr>
          <w:spacing w:val="-2"/>
          <w:w w:val="110"/>
        </w:rPr>
        <w:t xml:space="preserve"> </w:t>
      </w:r>
      <w:r>
        <w:rPr>
          <w:w w:val="110"/>
        </w:rPr>
        <w:t>et</w:t>
      </w:r>
      <w:r>
        <w:rPr>
          <w:spacing w:val="-2"/>
          <w:w w:val="110"/>
        </w:rPr>
        <w:t xml:space="preserve"> </w:t>
      </w:r>
      <w:r>
        <w:rPr>
          <w:w w:val="110"/>
        </w:rPr>
        <w:t>al.</w:t>
      </w:r>
      <w:r>
        <w:rPr>
          <w:spacing w:val="-2"/>
          <w:w w:val="110"/>
        </w:rPr>
        <w:t xml:space="preserve"> </w:t>
      </w:r>
      <w:r>
        <w:rPr>
          <w:w w:val="110"/>
        </w:rPr>
        <w:t>(2023).</w:t>
      </w:r>
      <w:r>
        <w:rPr>
          <w:spacing w:val="-3"/>
          <w:w w:val="110"/>
        </w:rPr>
        <w:t xml:space="preserve"> </w:t>
      </w:r>
      <w:r>
        <w:rPr>
          <w:w w:val="110"/>
        </w:rPr>
        <w:t>“Media</w:t>
      </w:r>
      <w:r>
        <w:rPr>
          <w:spacing w:val="-2"/>
          <w:w w:val="110"/>
        </w:rPr>
        <w:t xml:space="preserve"> </w:t>
      </w:r>
      <w:r>
        <w:rPr>
          <w:w w:val="110"/>
        </w:rPr>
        <w:t>coverage</w:t>
      </w:r>
      <w:r>
        <w:rPr>
          <w:spacing w:val="-2"/>
          <w:w w:val="110"/>
        </w:rPr>
        <w:t xml:space="preserve"> </w:t>
      </w:r>
      <w:r>
        <w:rPr>
          <w:w w:val="110"/>
        </w:rPr>
        <w:t>of</w:t>
      </w:r>
      <w:r>
        <w:rPr>
          <w:spacing w:val="-2"/>
          <w:w w:val="110"/>
        </w:rPr>
        <w:t xml:space="preserve"> </w:t>
      </w:r>
      <w:r>
        <w:rPr>
          <w:w w:val="110"/>
        </w:rPr>
        <w:t>cancer</w:t>
      </w:r>
      <w:r>
        <w:rPr>
          <w:spacing w:val="-3"/>
          <w:w w:val="110"/>
        </w:rPr>
        <w:t xml:space="preserve"> </w:t>
      </w:r>
      <w:r>
        <w:rPr>
          <w:w w:val="110"/>
        </w:rPr>
        <w:t>therapeutics:</w:t>
      </w:r>
      <w:r>
        <w:rPr>
          <w:spacing w:val="-2"/>
          <w:w w:val="110"/>
        </w:rPr>
        <w:t xml:space="preserve"> </w:t>
      </w:r>
      <w:r>
        <w:rPr>
          <w:w w:val="110"/>
        </w:rPr>
        <w:t>a</w:t>
      </w:r>
      <w:r>
        <w:rPr>
          <w:spacing w:val="-3"/>
          <w:w w:val="110"/>
        </w:rPr>
        <w:t xml:space="preserve"> </w:t>
      </w:r>
      <w:r>
        <w:rPr>
          <w:w w:val="110"/>
        </w:rPr>
        <w:t>review</w:t>
      </w:r>
      <w:r>
        <w:rPr>
          <w:spacing w:val="-3"/>
          <w:w w:val="110"/>
        </w:rPr>
        <w:t xml:space="preserve"> </w:t>
      </w:r>
      <w:r>
        <w:rPr>
          <w:w w:val="110"/>
        </w:rPr>
        <w:t>of</w:t>
      </w:r>
      <w:r>
        <w:rPr>
          <w:spacing w:val="-2"/>
          <w:w w:val="110"/>
        </w:rPr>
        <w:t xml:space="preserve"> </w:t>
      </w:r>
      <w:r>
        <w:rPr>
          <w:w w:val="110"/>
        </w:rPr>
        <w:t>literature.”</w:t>
      </w:r>
      <w:r>
        <w:rPr>
          <w:spacing w:val="-2"/>
          <w:w w:val="110"/>
        </w:rPr>
        <w:t xml:space="preserve"> </w:t>
      </w:r>
      <w:r>
        <w:rPr>
          <w:spacing w:val="-5"/>
          <w:w w:val="110"/>
        </w:rPr>
        <w:t>In:</w:t>
      </w:r>
    </w:p>
    <w:p w14:paraId="25A898E2" w14:textId="77777777" w:rsidR="005D491A" w:rsidRDefault="00000000">
      <w:pPr>
        <w:spacing w:before="18"/>
        <w:ind w:left="683"/>
      </w:pPr>
      <w:bookmarkStart w:id="1156" w:name="_bookmark90"/>
      <w:bookmarkEnd w:id="1156"/>
      <w:r>
        <w:rPr>
          <w:i/>
          <w:w w:val="105"/>
        </w:rPr>
        <w:t>Journal</w:t>
      </w:r>
      <w:r>
        <w:rPr>
          <w:i/>
          <w:spacing w:val="8"/>
          <w:w w:val="105"/>
        </w:rPr>
        <w:t xml:space="preserve"> </w:t>
      </w:r>
      <w:r>
        <w:rPr>
          <w:i/>
          <w:w w:val="105"/>
        </w:rPr>
        <w:t>of</w:t>
      </w:r>
      <w:r>
        <w:rPr>
          <w:i/>
          <w:spacing w:val="8"/>
          <w:w w:val="105"/>
        </w:rPr>
        <w:t xml:space="preserve"> </w:t>
      </w:r>
      <w:r>
        <w:rPr>
          <w:i/>
          <w:w w:val="105"/>
        </w:rPr>
        <w:t>cancer</w:t>
      </w:r>
      <w:r>
        <w:rPr>
          <w:i/>
          <w:spacing w:val="8"/>
          <w:w w:val="105"/>
        </w:rPr>
        <w:t xml:space="preserve"> </w:t>
      </w:r>
      <w:r>
        <w:rPr>
          <w:i/>
          <w:w w:val="105"/>
        </w:rPr>
        <w:t>policy</w:t>
      </w:r>
      <w:r>
        <w:rPr>
          <w:i/>
          <w:spacing w:val="14"/>
          <w:w w:val="105"/>
        </w:rPr>
        <w:t xml:space="preserve"> </w:t>
      </w:r>
      <w:r>
        <w:rPr>
          <w:w w:val="105"/>
        </w:rPr>
        <w:t>36,</w:t>
      </w:r>
      <w:r>
        <w:rPr>
          <w:spacing w:val="4"/>
          <w:w w:val="105"/>
        </w:rPr>
        <w:t xml:space="preserve"> </w:t>
      </w:r>
      <w:r>
        <w:rPr>
          <w:w w:val="105"/>
        </w:rPr>
        <w:t>p.</w:t>
      </w:r>
      <w:r>
        <w:rPr>
          <w:spacing w:val="3"/>
          <w:w w:val="105"/>
        </w:rPr>
        <w:t xml:space="preserve"> </w:t>
      </w:r>
      <w:r>
        <w:rPr>
          <w:spacing w:val="-2"/>
          <w:w w:val="105"/>
        </w:rPr>
        <w:t>100418.</w:t>
      </w:r>
    </w:p>
    <w:p w14:paraId="4FFDE30D" w14:textId="77777777" w:rsidR="005D491A" w:rsidRDefault="00000000">
      <w:pPr>
        <w:spacing w:before="18" w:line="256" w:lineRule="auto"/>
        <w:ind w:left="686" w:right="329" w:hanging="327"/>
      </w:pPr>
      <w:r>
        <w:rPr>
          <w:w w:val="105"/>
        </w:rPr>
        <w:t>Samuelson,</w:t>
      </w:r>
      <w:r>
        <w:rPr>
          <w:spacing w:val="24"/>
          <w:w w:val="105"/>
        </w:rPr>
        <w:t xml:space="preserve"> </w:t>
      </w:r>
      <w:r>
        <w:rPr>
          <w:w w:val="105"/>
        </w:rPr>
        <w:t>W.</w:t>
      </w:r>
      <w:r>
        <w:rPr>
          <w:spacing w:val="24"/>
          <w:w w:val="105"/>
        </w:rPr>
        <w:t xml:space="preserve"> </w:t>
      </w:r>
      <w:r>
        <w:rPr>
          <w:w w:val="105"/>
        </w:rPr>
        <w:t>and</w:t>
      </w:r>
      <w:r>
        <w:rPr>
          <w:spacing w:val="24"/>
          <w:w w:val="105"/>
        </w:rPr>
        <w:t xml:space="preserve"> </w:t>
      </w:r>
      <w:r>
        <w:rPr>
          <w:w w:val="105"/>
        </w:rPr>
        <w:t>R.</w:t>
      </w:r>
      <w:r>
        <w:rPr>
          <w:spacing w:val="24"/>
          <w:w w:val="105"/>
        </w:rPr>
        <w:t xml:space="preserve"> </w:t>
      </w:r>
      <w:proofErr w:type="spellStart"/>
      <w:r>
        <w:rPr>
          <w:w w:val="105"/>
        </w:rPr>
        <w:t>Zeckhauser</w:t>
      </w:r>
      <w:proofErr w:type="spellEnd"/>
      <w:r>
        <w:rPr>
          <w:spacing w:val="24"/>
          <w:w w:val="105"/>
        </w:rPr>
        <w:t xml:space="preserve"> </w:t>
      </w:r>
      <w:r>
        <w:rPr>
          <w:w w:val="105"/>
        </w:rPr>
        <w:t>(1988).</w:t>
      </w:r>
      <w:r>
        <w:rPr>
          <w:spacing w:val="24"/>
          <w:w w:val="105"/>
        </w:rPr>
        <w:t xml:space="preserve"> </w:t>
      </w:r>
      <w:r>
        <w:rPr>
          <w:w w:val="105"/>
        </w:rPr>
        <w:t>“Status</w:t>
      </w:r>
      <w:r>
        <w:rPr>
          <w:spacing w:val="24"/>
          <w:w w:val="105"/>
        </w:rPr>
        <w:t xml:space="preserve"> </w:t>
      </w:r>
      <w:r>
        <w:rPr>
          <w:w w:val="105"/>
        </w:rPr>
        <w:t>Quo</w:t>
      </w:r>
      <w:r>
        <w:rPr>
          <w:spacing w:val="24"/>
          <w:w w:val="105"/>
        </w:rPr>
        <w:t xml:space="preserve"> </w:t>
      </w:r>
      <w:r>
        <w:rPr>
          <w:w w:val="105"/>
        </w:rPr>
        <w:t>Bias</w:t>
      </w:r>
      <w:r>
        <w:rPr>
          <w:spacing w:val="24"/>
          <w:w w:val="105"/>
        </w:rPr>
        <w:t xml:space="preserve"> </w:t>
      </w:r>
      <w:r>
        <w:rPr>
          <w:w w:val="105"/>
        </w:rPr>
        <w:t>in</w:t>
      </w:r>
      <w:r>
        <w:rPr>
          <w:spacing w:val="24"/>
          <w:w w:val="105"/>
        </w:rPr>
        <w:t xml:space="preserve"> </w:t>
      </w:r>
      <w:r>
        <w:rPr>
          <w:w w:val="105"/>
        </w:rPr>
        <w:t>Decision</w:t>
      </w:r>
      <w:r>
        <w:rPr>
          <w:spacing w:val="24"/>
          <w:w w:val="105"/>
        </w:rPr>
        <w:t xml:space="preserve"> </w:t>
      </w:r>
      <w:r>
        <w:rPr>
          <w:w w:val="105"/>
        </w:rPr>
        <w:t>Making.”</w:t>
      </w:r>
      <w:r>
        <w:rPr>
          <w:spacing w:val="24"/>
          <w:w w:val="105"/>
        </w:rPr>
        <w:t xml:space="preserve"> </w:t>
      </w:r>
      <w:r>
        <w:rPr>
          <w:w w:val="105"/>
        </w:rPr>
        <w:t>In:</w:t>
      </w:r>
      <w:r>
        <w:rPr>
          <w:spacing w:val="24"/>
          <w:w w:val="105"/>
        </w:rPr>
        <w:t xml:space="preserve"> </w:t>
      </w:r>
      <w:r>
        <w:rPr>
          <w:i/>
          <w:w w:val="105"/>
        </w:rPr>
        <w:t>Journal</w:t>
      </w:r>
      <w:r>
        <w:rPr>
          <w:i/>
          <w:spacing w:val="31"/>
          <w:w w:val="105"/>
        </w:rPr>
        <w:t xml:space="preserve"> </w:t>
      </w:r>
      <w:r>
        <w:rPr>
          <w:i/>
          <w:w w:val="105"/>
        </w:rPr>
        <w:t xml:space="preserve">of </w:t>
      </w:r>
      <w:bookmarkStart w:id="1157" w:name="_bookmark91"/>
      <w:bookmarkEnd w:id="1157"/>
      <w:r>
        <w:rPr>
          <w:i/>
          <w:w w:val="105"/>
        </w:rPr>
        <w:t xml:space="preserve">Risk and Uncertainty </w:t>
      </w:r>
      <w:r>
        <w:rPr>
          <w:w w:val="105"/>
        </w:rPr>
        <w:t>1.1, pp. 7–59.</w:t>
      </w:r>
    </w:p>
    <w:p w14:paraId="59FC5877" w14:textId="77777777" w:rsidR="005D491A" w:rsidRDefault="00000000">
      <w:pPr>
        <w:pStyle w:val="BodyText"/>
        <w:spacing w:line="256" w:lineRule="auto"/>
        <w:ind w:left="698" w:hanging="339"/>
      </w:pPr>
      <w:proofErr w:type="spellStart"/>
      <w:r>
        <w:rPr>
          <w:w w:val="105"/>
        </w:rPr>
        <w:t>Schomerus</w:t>
      </w:r>
      <w:proofErr w:type="spellEnd"/>
      <w:r>
        <w:rPr>
          <w:w w:val="105"/>
        </w:rPr>
        <w:t xml:space="preserve">, G., H. </w:t>
      </w:r>
      <w:proofErr w:type="spellStart"/>
      <w:r>
        <w:rPr>
          <w:w w:val="105"/>
        </w:rPr>
        <w:t>Matschinger</w:t>
      </w:r>
      <w:proofErr w:type="spellEnd"/>
      <w:r>
        <w:rPr>
          <w:w w:val="105"/>
        </w:rPr>
        <w:t xml:space="preserve">, and M. </w:t>
      </w:r>
      <w:proofErr w:type="spellStart"/>
      <w:r>
        <w:rPr>
          <w:w w:val="105"/>
        </w:rPr>
        <w:t>Angermeyer</w:t>
      </w:r>
      <w:proofErr w:type="spellEnd"/>
      <w:r>
        <w:rPr>
          <w:w w:val="105"/>
        </w:rPr>
        <w:t xml:space="preserve"> (2006). “Preferences of the public regarding</w:t>
      </w:r>
      <w:r>
        <w:rPr>
          <w:spacing w:val="80"/>
          <w:w w:val="105"/>
        </w:rPr>
        <w:t xml:space="preserve"> </w:t>
      </w:r>
      <w:r>
        <w:rPr>
          <w:w w:val="105"/>
        </w:rPr>
        <w:t xml:space="preserve">cutbacks in expenditure for patient care.” In: </w:t>
      </w:r>
      <w:r>
        <w:rPr>
          <w:i/>
          <w:w w:val="105"/>
        </w:rPr>
        <w:t>Soc</w:t>
      </w:r>
      <w:r>
        <w:rPr>
          <w:i/>
          <w:spacing w:val="33"/>
          <w:w w:val="105"/>
        </w:rPr>
        <w:t xml:space="preserve"> </w:t>
      </w:r>
      <w:proofErr w:type="spellStart"/>
      <w:r>
        <w:rPr>
          <w:i/>
          <w:w w:val="105"/>
        </w:rPr>
        <w:t>Psychiat</w:t>
      </w:r>
      <w:proofErr w:type="spellEnd"/>
      <w:r>
        <w:rPr>
          <w:i/>
          <w:spacing w:val="34"/>
          <w:w w:val="105"/>
        </w:rPr>
        <w:t xml:space="preserve"> </w:t>
      </w:r>
      <w:r>
        <w:rPr>
          <w:i/>
          <w:w w:val="105"/>
        </w:rPr>
        <w:t>Epidemiol</w:t>
      </w:r>
      <w:r>
        <w:rPr>
          <w:i/>
          <w:spacing w:val="40"/>
          <w:w w:val="105"/>
        </w:rPr>
        <w:t xml:space="preserve"> </w:t>
      </w:r>
      <w:r>
        <w:rPr>
          <w:w w:val="105"/>
        </w:rPr>
        <w:t>41, pp. 369–377.</w:t>
      </w:r>
    </w:p>
    <w:p w14:paraId="21F4506F" w14:textId="77777777" w:rsidR="005D491A" w:rsidRDefault="00000000">
      <w:pPr>
        <w:pStyle w:val="BodyText"/>
        <w:spacing w:before="113" w:line="256" w:lineRule="auto"/>
        <w:ind w:left="691" w:right="359" w:hanging="332"/>
        <w:jc w:val="both"/>
      </w:pPr>
      <w:bookmarkStart w:id="1158" w:name="_bookmark93"/>
      <w:bookmarkEnd w:id="1158"/>
      <w:r>
        <w:rPr>
          <w:w w:val="105"/>
        </w:rPr>
        <w:t xml:space="preserve">Sell, Susan K. and Aseem Prakash (Mar. 2004). “Using Ideas Strategically: The Contest Between </w:t>
      </w:r>
      <w:r>
        <w:rPr>
          <w:w w:val="105"/>
        </w:rPr>
        <w:lastRenderedPageBreak/>
        <w:t>Business</w:t>
      </w:r>
      <w:r>
        <w:rPr>
          <w:spacing w:val="-4"/>
          <w:w w:val="105"/>
        </w:rPr>
        <w:t xml:space="preserve"> </w:t>
      </w:r>
      <w:r>
        <w:rPr>
          <w:w w:val="105"/>
        </w:rPr>
        <w:t>and</w:t>
      </w:r>
      <w:r>
        <w:rPr>
          <w:spacing w:val="-4"/>
          <w:w w:val="105"/>
        </w:rPr>
        <w:t xml:space="preserve"> </w:t>
      </w:r>
      <w:r>
        <w:rPr>
          <w:w w:val="105"/>
        </w:rPr>
        <w:t>NGO</w:t>
      </w:r>
      <w:r>
        <w:rPr>
          <w:spacing w:val="-4"/>
          <w:w w:val="105"/>
        </w:rPr>
        <w:t xml:space="preserve"> </w:t>
      </w:r>
      <w:r>
        <w:rPr>
          <w:w w:val="105"/>
        </w:rPr>
        <w:t>Networks</w:t>
      </w:r>
      <w:r>
        <w:rPr>
          <w:spacing w:val="-4"/>
          <w:w w:val="105"/>
        </w:rPr>
        <w:t xml:space="preserve"> </w:t>
      </w:r>
      <w:r>
        <w:rPr>
          <w:w w:val="105"/>
        </w:rPr>
        <w:t>in</w:t>
      </w:r>
      <w:r>
        <w:rPr>
          <w:spacing w:val="-4"/>
          <w:w w:val="105"/>
        </w:rPr>
        <w:t xml:space="preserve"> </w:t>
      </w:r>
      <w:r>
        <w:rPr>
          <w:w w:val="105"/>
        </w:rPr>
        <w:t>Intellectual</w:t>
      </w:r>
      <w:r>
        <w:rPr>
          <w:spacing w:val="-4"/>
          <w:w w:val="105"/>
        </w:rPr>
        <w:t xml:space="preserve"> </w:t>
      </w:r>
      <w:r>
        <w:rPr>
          <w:w w:val="105"/>
        </w:rPr>
        <w:t>Property</w:t>
      </w:r>
      <w:r>
        <w:rPr>
          <w:spacing w:val="-4"/>
          <w:w w:val="105"/>
        </w:rPr>
        <w:t xml:space="preserve"> </w:t>
      </w:r>
      <w:r>
        <w:rPr>
          <w:w w:val="105"/>
        </w:rPr>
        <w:t>Rights.”</w:t>
      </w:r>
      <w:r>
        <w:rPr>
          <w:spacing w:val="-4"/>
          <w:w w:val="105"/>
        </w:rPr>
        <w:t xml:space="preserve"> </w:t>
      </w:r>
      <w:r>
        <w:rPr>
          <w:w w:val="105"/>
        </w:rPr>
        <w:t>In:</w:t>
      </w:r>
      <w:r>
        <w:rPr>
          <w:spacing w:val="-4"/>
          <w:w w:val="105"/>
        </w:rPr>
        <w:t xml:space="preserve"> </w:t>
      </w:r>
      <w:r>
        <w:rPr>
          <w:i/>
          <w:w w:val="105"/>
        </w:rPr>
        <w:t xml:space="preserve">International Studies Quarterly </w:t>
      </w:r>
      <w:bookmarkStart w:id="1159" w:name="_bookmark92"/>
      <w:bookmarkEnd w:id="1159"/>
      <w:r>
        <w:rPr>
          <w:w w:val="105"/>
        </w:rPr>
        <w:t>48.1, pp. 143–175.</w:t>
      </w:r>
    </w:p>
    <w:p w14:paraId="34BE75FC" w14:textId="77777777" w:rsidR="005D491A" w:rsidRDefault="00000000">
      <w:pPr>
        <w:spacing w:before="1" w:line="256" w:lineRule="auto"/>
        <w:ind w:left="681" w:right="358" w:hanging="322"/>
        <w:jc w:val="both"/>
      </w:pPr>
      <w:r>
        <w:rPr>
          <w:w w:val="105"/>
        </w:rPr>
        <w:t xml:space="preserve">Shah, K. et al. (2015). </w:t>
      </w:r>
      <w:r>
        <w:rPr>
          <w:i/>
          <w:w w:val="105"/>
        </w:rPr>
        <w:t xml:space="preserve">Do respondents completing abstract, hypothetical priority-setting exercises </w:t>
      </w:r>
      <w:bookmarkStart w:id="1160" w:name="_bookmark94"/>
      <w:bookmarkEnd w:id="1160"/>
      <w:r>
        <w:rPr>
          <w:i/>
          <w:w w:val="105"/>
        </w:rPr>
        <w:t xml:space="preserve">agree with the policy implications of their choices? </w:t>
      </w:r>
      <w:r>
        <w:rPr>
          <w:w w:val="105"/>
        </w:rPr>
        <w:t>Office for Health Economics.</w:t>
      </w:r>
    </w:p>
    <w:p w14:paraId="09C11F37" w14:textId="77777777" w:rsidR="005D491A" w:rsidRDefault="00000000">
      <w:pPr>
        <w:pStyle w:val="BodyText"/>
        <w:spacing w:before="1" w:line="256" w:lineRule="auto"/>
        <w:ind w:left="686" w:right="354" w:hanging="327"/>
        <w:jc w:val="both"/>
      </w:pPr>
      <w:r>
        <w:rPr>
          <w:w w:val="105"/>
        </w:rPr>
        <w:t xml:space="preserve">Sinclair, Sean (Mar. 2022). “Explaining rule of rescue obligations in healthcare allocation: allowing the patient to tell the right kind of story about their life.” In: </w:t>
      </w:r>
      <w:r>
        <w:rPr>
          <w:i/>
          <w:w w:val="105"/>
        </w:rPr>
        <w:t xml:space="preserve">Medicine, Health Care and </w:t>
      </w:r>
      <w:bookmarkStart w:id="1161" w:name="_bookmark95"/>
      <w:bookmarkEnd w:id="1161"/>
      <w:r>
        <w:rPr>
          <w:i/>
          <w:w w:val="105"/>
        </w:rPr>
        <w:t xml:space="preserve">Philosophy </w:t>
      </w:r>
      <w:r>
        <w:rPr>
          <w:w w:val="105"/>
        </w:rPr>
        <w:t>25.1, pp. 31–46.</w:t>
      </w:r>
    </w:p>
    <w:p w14:paraId="50D72C37" w14:textId="77777777" w:rsidR="005D491A" w:rsidRDefault="00000000">
      <w:pPr>
        <w:pStyle w:val="BodyText"/>
        <w:spacing w:before="1"/>
        <w:ind w:left="20"/>
        <w:jc w:val="center"/>
      </w:pPr>
      <w:r>
        <w:rPr>
          <w:w w:val="105"/>
        </w:rPr>
        <w:t>Singh,</w:t>
      </w:r>
      <w:r>
        <w:rPr>
          <w:spacing w:val="-2"/>
          <w:w w:val="105"/>
        </w:rPr>
        <w:t xml:space="preserve"> </w:t>
      </w:r>
      <w:r>
        <w:rPr>
          <w:w w:val="105"/>
        </w:rPr>
        <w:t>J.</w:t>
      </w:r>
      <w:r>
        <w:rPr>
          <w:spacing w:val="-1"/>
          <w:w w:val="105"/>
        </w:rPr>
        <w:t xml:space="preserve"> </w:t>
      </w:r>
      <w:r>
        <w:rPr>
          <w:w w:val="105"/>
        </w:rPr>
        <w:t>et</w:t>
      </w:r>
      <w:r>
        <w:rPr>
          <w:spacing w:val="-1"/>
          <w:w w:val="105"/>
        </w:rPr>
        <w:t xml:space="preserve"> </w:t>
      </w:r>
      <w:r>
        <w:rPr>
          <w:w w:val="105"/>
        </w:rPr>
        <w:t>al.</w:t>
      </w:r>
      <w:r>
        <w:rPr>
          <w:spacing w:val="-2"/>
          <w:w w:val="105"/>
        </w:rPr>
        <w:t xml:space="preserve"> </w:t>
      </w:r>
      <w:r>
        <w:rPr>
          <w:w w:val="105"/>
        </w:rPr>
        <w:t>(2012).</w:t>
      </w:r>
      <w:r>
        <w:rPr>
          <w:spacing w:val="-1"/>
          <w:w w:val="105"/>
        </w:rPr>
        <w:t xml:space="preserve"> </w:t>
      </w:r>
      <w:r>
        <w:rPr>
          <w:w w:val="105"/>
        </w:rPr>
        <w:t>“Does</w:t>
      </w:r>
      <w:r>
        <w:rPr>
          <w:spacing w:val="-1"/>
          <w:w w:val="105"/>
        </w:rPr>
        <w:t xml:space="preserve"> </w:t>
      </w:r>
      <w:r>
        <w:rPr>
          <w:w w:val="105"/>
        </w:rPr>
        <w:t>responsibility</w:t>
      </w:r>
      <w:r>
        <w:rPr>
          <w:spacing w:val="-2"/>
          <w:w w:val="105"/>
        </w:rPr>
        <w:t xml:space="preserve"> </w:t>
      </w:r>
      <w:r>
        <w:rPr>
          <w:w w:val="105"/>
        </w:rPr>
        <w:t>affect</w:t>
      </w:r>
      <w:r>
        <w:rPr>
          <w:spacing w:val="-1"/>
          <w:w w:val="105"/>
        </w:rPr>
        <w:t xml:space="preserve"> </w:t>
      </w:r>
      <w:r>
        <w:rPr>
          <w:w w:val="105"/>
        </w:rPr>
        <w:t>the</w:t>
      </w:r>
      <w:r>
        <w:rPr>
          <w:spacing w:val="-1"/>
          <w:w w:val="105"/>
        </w:rPr>
        <w:t xml:space="preserve"> </w:t>
      </w:r>
      <w:r>
        <w:rPr>
          <w:w w:val="105"/>
        </w:rPr>
        <w:t>public’s</w:t>
      </w:r>
      <w:r>
        <w:rPr>
          <w:spacing w:val="-2"/>
          <w:w w:val="105"/>
        </w:rPr>
        <w:t xml:space="preserve"> </w:t>
      </w:r>
      <w:r>
        <w:rPr>
          <w:w w:val="105"/>
        </w:rPr>
        <w:t>valuation</w:t>
      </w:r>
      <w:r>
        <w:rPr>
          <w:spacing w:val="-1"/>
          <w:w w:val="105"/>
        </w:rPr>
        <w:t xml:space="preserve"> </w:t>
      </w:r>
      <w:r>
        <w:rPr>
          <w:w w:val="105"/>
        </w:rPr>
        <w:t>of</w:t>
      </w:r>
      <w:r>
        <w:rPr>
          <w:spacing w:val="-1"/>
          <w:w w:val="105"/>
        </w:rPr>
        <w:t xml:space="preserve"> </w:t>
      </w:r>
      <w:r>
        <w:rPr>
          <w:w w:val="105"/>
        </w:rPr>
        <w:t>health</w:t>
      </w:r>
      <w:r>
        <w:rPr>
          <w:spacing w:val="-1"/>
          <w:w w:val="105"/>
        </w:rPr>
        <w:t xml:space="preserve"> </w:t>
      </w:r>
      <w:r>
        <w:rPr>
          <w:w w:val="105"/>
        </w:rPr>
        <w:t>care</w:t>
      </w:r>
      <w:r>
        <w:rPr>
          <w:spacing w:val="-2"/>
          <w:w w:val="105"/>
        </w:rPr>
        <w:t xml:space="preserve"> interventions?</w:t>
      </w:r>
    </w:p>
    <w:p w14:paraId="69C80C66" w14:textId="77777777" w:rsidR="005D491A" w:rsidRDefault="00000000">
      <w:pPr>
        <w:pStyle w:val="BodyText"/>
        <w:spacing w:before="18"/>
        <w:ind w:left="204" w:right="225"/>
        <w:jc w:val="center"/>
      </w:pPr>
      <w:bookmarkStart w:id="1162" w:name="_bookmark96"/>
      <w:bookmarkEnd w:id="1162"/>
      <w:r>
        <w:rPr>
          <w:w w:val="105"/>
        </w:rPr>
        <w:t>A</w:t>
      </w:r>
      <w:r>
        <w:rPr>
          <w:spacing w:val="11"/>
          <w:w w:val="105"/>
        </w:rPr>
        <w:t xml:space="preserve"> </w:t>
      </w:r>
      <w:r>
        <w:rPr>
          <w:w w:val="105"/>
        </w:rPr>
        <w:t>relative</w:t>
      </w:r>
      <w:r>
        <w:rPr>
          <w:spacing w:val="11"/>
          <w:w w:val="105"/>
        </w:rPr>
        <w:t xml:space="preserve"> </w:t>
      </w:r>
      <w:r>
        <w:rPr>
          <w:w w:val="105"/>
        </w:rPr>
        <w:t>valuation</w:t>
      </w:r>
      <w:r>
        <w:rPr>
          <w:spacing w:val="11"/>
          <w:w w:val="105"/>
        </w:rPr>
        <w:t xml:space="preserve"> </w:t>
      </w:r>
      <w:r>
        <w:rPr>
          <w:w w:val="105"/>
        </w:rPr>
        <w:t>approach</w:t>
      </w:r>
      <w:r>
        <w:rPr>
          <w:spacing w:val="11"/>
          <w:w w:val="105"/>
        </w:rPr>
        <w:t xml:space="preserve"> </w:t>
      </w:r>
      <w:r>
        <w:rPr>
          <w:w w:val="105"/>
        </w:rPr>
        <w:t>to</w:t>
      </w:r>
      <w:r>
        <w:rPr>
          <w:spacing w:val="12"/>
          <w:w w:val="105"/>
        </w:rPr>
        <w:t xml:space="preserve"> </w:t>
      </w:r>
      <w:r>
        <w:rPr>
          <w:w w:val="105"/>
        </w:rPr>
        <w:t>health</w:t>
      </w:r>
      <w:r>
        <w:rPr>
          <w:spacing w:val="11"/>
          <w:w w:val="105"/>
        </w:rPr>
        <w:t xml:space="preserve"> </w:t>
      </w:r>
      <w:r>
        <w:rPr>
          <w:w w:val="105"/>
        </w:rPr>
        <w:t>care</w:t>
      </w:r>
      <w:r>
        <w:rPr>
          <w:spacing w:val="11"/>
          <w:w w:val="105"/>
        </w:rPr>
        <w:t xml:space="preserve"> </w:t>
      </w:r>
      <w:r>
        <w:rPr>
          <w:w w:val="105"/>
        </w:rPr>
        <w:t>safety.”</w:t>
      </w:r>
      <w:r>
        <w:rPr>
          <w:spacing w:val="11"/>
          <w:w w:val="105"/>
        </w:rPr>
        <w:t xml:space="preserve"> </w:t>
      </w:r>
      <w:r>
        <w:rPr>
          <w:w w:val="105"/>
        </w:rPr>
        <w:t>In:</w:t>
      </w:r>
      <w:r>
        <w:rPr>
          <w:spacing w:val="11"/>
          <w:w w:val="105"/>
        </w:rPr>
        <w:t xml:space="preserve"> </w:t>
      </w:r>
      <w:r>
        <w:rPr>
          <w:i/>
          <w:w w:val="105"/>
        </w:rPr>
        <w:t>Value</w:t>
      </w:r>
      <w:r>
        <w:rPr>
          <w:i/>
          <w:spacing w:val="17"/>
          <w:w w:val="105"/>
        </w:rPr>
        <w:t xml:space="preserve"> </w:t>
      </w:r>
      <w:r>
        <w:rPr>
          <w:i/>
          <w:w w:val="105"/>
        </w:rPr>
        <w:t>in</w:t>
      </w:r>
      <w:r>
        <w:rPr>
          <w:i/>
          <w:spacing w:val="17"/>
          <w:w w:val="105"/>
        </w:rPr>
        <w:t xml:space="preserve"> </w:t>
      </w:r>
      <w:r>
        <w:rPr>
          <w:i/>
          <w:w w:val="105"/>
        </w:rPr>
        <w:t>Health</w:t>
      </w:r>
      <w:r>
        <w:rPr>
          <w:i/>
          <w:spacing w:val="23"/>
          <w:w w:val="105"/>
        </w:rPr>
        <w:t xml:space="preserve"> </w:t>
      </w:r>
      <w:r>
        <w:rPr>
          <w:w w:val="105"/>
        </w:rPr>
        <w:t>15.5,</w:t>
      </w:r>
      <w:r>
        <w:rPr>
          <w:spacing w:val="11"/>
          <w:w w:val="105"/>
        </w:rPr>
        <w:t xml:space="preserve"> </w:t>
      </w:r>
      <w:r>
        <w:rPr>
          <w:w w:val="105"/>
        </w:rPr>
        <w:t>pp.</w:t>
      </w:r>
      <w:r>
        <w:rPr>
          <w:spacing w:val="11"/>
          <w:w w:val="105"/>
        </w:rPr>
        <w:t xml:space="preserve"> </w:t>
      </w:r>
      <w:r>
        <w:rPr>
          <w:w w:val="105"/>
        </w:rPr>
        <w:t>690–</w:t>
      </w:r>
      <w:r>
        <w:rPr>
          <w:spacing w:val="-4"/>
          <w:w w:val="105"/>
        </w:rPr>
        <w:t>698.</w:t>
      </w:r>
    </w:p>
    <w:p w14:paraId="3A909DC4" w14:textId="77777777" w:rsidR="005D491A" w:rsidRDefault="00000000">
      <w:pPr>
        <w:pStyle w:val="BodyText"/>
        <w:spacing w:before="18" w:line="256" w:lineRule="auto"/>
        <w:ind w:left="698" w:right="315" w:hanging="339"/>
        <w:jc w:val="both"/>
      </w:pPr>
      <w:r>
        <w:rPr>
          <w:w w:val="110"/>
        </w:rPr>
        <w:t>Steinbrook,</w:t>
      </w:r>
      <w:r>
        <w:rPr>
          <w:spacing w:val="-15"/>
          <w:w w:val="110"/>
        </w:rPr>
        <w:t xml:space="preserve"> </w:t>
      </w:r>
      <w:r>
        <w:rPr>
          <w:w w:val="110"/>
        </w:rPr>
        <w:t>Robert</w:t>
      </w:r>
      <w:r>
        <w:rPr>
          <w:spacing w:val="-15"/>
          <w:w w:val="110"/>
        </w:rPr>
        <w:t xml:space="preserve"> </w:t>
      </w:r>
      <w:r>
        <w:rPr>
          <w:w w:val="110"/>
        </w:rPr>
        <w:t>(2020).</w:t>
      </w:r>
      <w:r>
        <w:rPr>
          <w:spacing w:val="-15"/>
          <w:w w:val="110"/>
        </w:rPr>
        <w:t xml:space="preserve"> </w:t>
      </w:r>
      <w:r>
        <w:rPr>
          <w:w w:val="110"/>
        </w:rPr>
        <w:t>“Lobbying</w:t>
      </w:r>
      <w:r>
        <w:rPr>
          <w:spacing w:val="-15"/>
          <w:w w:val="110"/>
        </w:rPr>
        <w:t xml:space="preserve"> </w:t>
      </w:r>
      <w:r>
        <w:rPr>
          <w:w w:val="110"/>
        </w:rPr>
        <w:t>Expenditures,</w:t>
      </w:r>
      <w:r>
        <w:rPr>
          <w:spacing w:val="-15"/>
          <w:w w:val="110"/>
        </w:rPr>
        <w:t xml:space="preserve"> </w:t>
      </w:r>
      <w:r>
        <w:rPr>
          <w:w w:val="110"/>
        </w:rPr>
        <w:t>Campaign</w:t>
      </w:r>
      <w:r>
        <w:rPr>
          <w:spacing w:val="-15"/>
          <w:w w:val="110"/>
        </w:rPr>
        <w:t xml:space="preserve"> </w:t>
      </w:r>
      <w:r>
        <w:rPr>
          <w:w w:val="110"/>
        </w:rPr>
        <w:t>Contributions,</w:t>
      </w:r>
      <w:r>
        <w:rPr>
          <w:spacing w:val="-15"/>
          <w:w w:val="110"/>
        </w:rPr>
        <w:t xml:space="preserve"> </w:t>
      </w:r>
      <w:r>
        <w:rPr>
          <w:w w:val="110"/>
        </w:rPr>
        <w:t>and</w:t>
      </w:r>
      <w:r>
        <w:rPr>
          <w:spacing w:val="-15"/>
          <w:w w:val="110"/>
        </w:rPr>
        <w:t xml:space="preserve"> </w:t>
      </w:r>
      <w:r>
        <w:rPr>
          <w:w w:val="110"/>
        </w:rPr>
        <w:t>Health</w:t>
      </w:r>
      <w:r>
        <w:rPr>
          <w:spacing w:val="-15"/>
          <w:w w:val="110"/>
        </w:rPr>
        <w:t xml:space="preserve"> </w:t>
      </w:r>
      <w:r>
        <w:rPr>
          <w:w w:val="110"/>
        </w:rPr>
        <w:t>Care—</w:t>
      </w:r>
      <w:bookmarkStart w:id="1163" w:name="_bookmark97"/>
      <w:bookmarkEnd w:id="1163"/>
      <w:r>
        <w:rPr>
          <w:w w:val="110"/>
        </w:rPr>
        <w:t>Follow</w:t>
      </w:r>
      <w:r>
        <w:rPr>
          <w:spacing w:val="-9"/>
          <w:w w:val="110"/>
        </w:rPr>
        <w:t xml:space="preserve"> </w:t>
      </w:r>
      <w:r>
        <w:rPr>
          <w:w w:val="110"/>
        </w:rPr>
        <w:t>the</w:t>
      </w:r>
      <w:r>
        <w:rPr>
          <w:spacing w:val="-9"/>
          <w:w w:val="110"/>
        </w:rPr>
        <w:t xml:space="preserve"> </w:t>
      </w:r>
      <w:r>
        <w:rPr>
          <w:w w:val="110"/>
        </w:rPr>
        <w:t>Money.”</w:t>
      </w:r>
      <w:r>
        <w:rPr>
          <w:spacing w:val="-9"/>
          <w:w w:val="110"/>
        </w:rPr>
        <w:t xml:space="preserve"> </w:t>
      </w:r>
      <w:r>
        <w:rPr>
          <w:w w:val="110"/>
        </w:rPr>
        <w:t>In:</w:t>
      </w:r>
      <w:r>
        <w:rPr>
          <w:spacing w:val="-9"/>
          <w:w w:val="110"/>
        </w:rPr>
        <w:t xml:space="preserve"> </w:t>
      </w:r>
      <w:r>
        <w:rPr>
          <w:i/>
          <w:w w:val="110"/>
        </w:rPr>
        <w:t>JAMA</w:t>
      </w:r>
      <w:r>
        <w:rPr>
          <w:i/>
          <w:spacing w:val="-5"/>
          <w:w w:val="110"/>
        </w:rPr>
        <w:t xml:space="preserve"> </w:t>
      </w:r>
      <w:r>
        <w:rPr>
          <w:i/>
          <w:w w:val="110"/>
        </w:rPr>
        <w:t>Internal</w:t>
      </w:r>
      <w:r>
        <w:rPr>
          <w:i/>
          <w:spacing w:val="-5"/>
          <w:w w:val="110"/>
        </w:rPr>
        <w:t xml:space="preserve"> </w:t>
      </w:r>
      <w:r>
        <w:rPr>
          <w:i/>
          <w:w w:val="110"/>
        </w:rPr>
        <w:t>Medicine</w:t>
      </w:r>
      <w:r>
        <w:rPr>
          <w:i/>
          <w:spacing w:val="-3"/>
          <w:w w:val="110"/>
        </w:rPr>
        <w:t xml:space="preserve"> </w:t>
      </w:r>
      <w:r>
        <w:rPr>
          <w:w w:val="110"/>
        </w:rPr>
        <w:t>180.3,</w:t>
      </w:r>
      <w:r>
        <w:rPr>
          <w:spacing w:val="-9"/>
          <w:w w:val="110"/>
        </w:rPr>
        <w:t xml:space="preserve"> </w:t>
      </w:r>
      <w:r>
        <w:rPr>
          <w:w w:val="110"/>
        </w:rPr>
        <w:t>pp.</w:t>
      </w:r>
      <w:r>
        <w:rPr>
          <w:spacing w:val="-9"/>
          <w:w w:val="110"/>
        </w:rPr>
        <w:t xml:space="preserve"> </w:t>
      </w:r>
      <w:r>
        <w:rPr>
          <w:w w:val="110"/>
        </w:rPr>
        <w:t>467–469.</w:t>
      </w:r>
    </w:p>
    <w:p w14:paraId="59013394" w14:textId="77777777" w:rsidR="005D491A" w:rsidRDefault="00000000">
      <w:pPr>
        <w:pStyle w:val="BodyText"/>
        <w:spacing w:line="256" w:lineRule="auto"/>
        <w:ind w:left="698" w:right="357" w:hanging="339"/>
        <w:jc w:val="both"/>
      </w:pPr>
      <w:proofErr w:type="spellStart"/>
      <w:r>
        <w:rPr>
          <w:w w:val="105"/>
        </w:rPr>
        <w:t>Svallfors</w:t>
      </w:r>
      <w:proofErr w:type="spellEnd"/>
      <w:r>
        <w:rPr>
          <w:w w:val="105"/>
        </w:rPr>
        <w:t xml:space="preserve">, Stefan (Dec. 1997). “Worlds of Welfare and Attitudes to Redistribution: A Comparison of </w:t>
      </w:r>
      <w:bookmarkStart w:id="1164" w:name="_bookmark98"/>
      <w:bookmarkEnd w:id="1164"/>
      <w:r>
        <w:rPr>
          <w:w w:val="105"/>
        </w:rPr>
        <w:t xml:space="preserve">Eight Western Nations.” In: </w:t>
      </w:r>
      <w:r>
        <w:rPr>
          <w:i/>
          <w:w w:val="105"/>
        </w:rPr>
        <w:t xml:space="preserve">European Sociological Review </w:t>
      </w:r>
      <w:r>
        <w:rPr>
          <w:w w:val="105"/>
        </w:rPr>
        <w:t>13.3, pp. 283–304.</w:t>
      </w:r>
    </w:p>
    <w:p w14:paraId="1E24AAA1" w14:textId="77777777" w:rsidR="005D491A" w:rsidRDefault="00000000">
      <w:pPr>
        <w:pStyle w:val="BodyText"/>
        <w:spacing w:before="1" w:line="256" w:lineRule="auto"/>
        <w:ind w:left="698" w:right="320" w:hanging="339"/>
        <w:jc w:val="both"/>
      </w:pPr>
      <w:r>
        <w:rPr>
          <w:w w:val="110"/>
        </w:rPr>
        <w:t>Thatcher, Mark and Alec Stone Sweet (Jan. 2002). “Theory and Practice of Delegation to Non-</w:t>
      </w:r>
      <w:bookmarkStart w:id="1165" w:name="_bookmark99"/>
      <w:bookmarkEnd w:id="1165"/>
      <w:r>
        <w:rPr>
          <w:w w:val="110"/>
        </w:rPr>
        <w:t>Majoritarian</w:t>
      </w:r>
      <w:r>
        <w:rPr>
          <w:spacing w:val="-2"/>
          <w:w w:val="110"/>
        </w:rPr>
        <w:t xml:space="preserve"> </w:t>
      </w:r>
      <w:r>
        <w:rPr>
          <w:w w:val="110"/>
        </w:rPr>
        <w:t>Institutions.”</w:t>
      </w:r>
      <w:r>
        <w:rPr>
          <w:spacing w:val="-2"/>
          <w:w w:val="110"/>
        </w:rPr>
        <w:t xml:space="preserve"> </w:t>
      </w:r>
      <w:r>
        <w:rPr>
          <w:w w:val="110"/>
        </w:rPr>
        <w:t>In:</w:t>
      </w:r>
      <w:r>
        <w:rPr>
          <w:spacing w:val="-2"/>
          <w:w w:val="110"/>
        </w:rPr>
        <w:t xml:space="preserve"> </w:t>
      </w:r>
      <w:r>
        <w:rPr>
          <w:i/>
          <w:w w:val="110"/>
        </w:rPr>
        <w:t xml:space="preserve">West European Politics </w:t>
      </w:r>
      <w:r>
        <w:rPr>
          <w:w w:val="110"/>
        </w:rPr>
        <w:t>25.1,</w:t>
      </w:r>
      <w:r>
        <w:rPr>
          <w:spacing w:val="-2"/>
          <w:w w:val="110"/>
        </w:rPr>
        <w:t xml:space="preserve"> </w:t>
      </w:r>
      <w:r>
        <w:rPr>
          <w:w w:val="110"/>
        </w:rPr>
        <w:t>pp.</w:t>
      </w:r>
      <w:r>
        <w:rPr>
          <w:spacing w:val="-2"/>
          <w:w w:val="110"/>
        </w:rPr>
        <w:t xml:space="preserve"> </w:t>
      </w:r>
      <w:r>
        <w:rPr>
          <w:w w:val="110"/>
        </w:rPr>
        <w:t>1–22.</w:t>
      </w:r>
    </w:p>
    <w:p w14:paraId="7FB2B19C" w14:textId="77777777" w:rsidR="005D491A" w:rsidRDefault="00000000">
      <w:pPr>
        <w:spacing w:before="1" w:line="256" w:lineRule="auto"/>
        <w:ind w:left="698" w:right="319" w:hanging="339"/>
        <w:jc w:val="both"/>
      </w:pPr>
      <w:proofErr w:type="spellStart"/>
      <w:r>
        <w:rPr>
          <w:w w:val="105"/>
        </w:rPr>
        <w:t>Torkki</w:t>
      </w:r>
      <w:proofErr w:type="spellEnd"/>
      <w:r>
        <w:rPr>
          <w:w w:val="105"/>
        </w:rPr>
        <w:t xml:space="preserve">, P. et al. (2022). </w:t>
      </w:r>
      <w:r>
        <w:rPr>
          <w:i/>
          <w:w w:val="105"/>
        </w:rPr>
        <w:t>Prioritization of Healthcare Services</w:t>
      </w:r>
      <w:r>
        <w:rPr>
          <w:w w:val="105"/>
        </w:rPr>
        <w:t>. 2022:53. Publications of the Govern-</w:t>
      </w:r>
      <w:bookmarkStart w:id="1166" w:name="_bookmark100"/>
      <w:bookmarkEnd w:id="1166"/>
      <w:proofErr w:type="spellStart"/>
      <w:r>
        <w:rPr>
          <w:w w:val="105"/>
        </w:rPr>
        <w:t>ment’s</w:t>
      </w:r>
      <w:proofErr w:type="spellEnd"/>
      <w:r>
        <w:rPr>
          <w:w w:val="105"/>
        </w:rPr>
        <w:t xml:space="preserve"> analysis, assessment and research activities.</w:t>
      </w:r>
    </w:p>
    <w:p w14:paraId="0554A6AF" w14:textId="77777777" w:rsidR="005D491A" w:rsidRDefault="00000000">
      <w:pPr>
        <w:pStyle w:val="BodyText"/>
        <w:spacing w:line="256" w:lineRule="auto"/>
        <w:ind w:left="698" w:right="357" w:hanging="339"/>
        <w:jc w:val="both"/>
      </w:pPr>
      <w:r>
        <w:rPr>
          <w:w w:val="105"/>
        </w:rPr>
        <w:t xml:space="preserve">Tversky, Amos and Daniel Kahneman (1973). “Availability: A heuristic for judging frequency and </w:t>
      </w:r>
      <w:bookmarkStart w:id="1167" w:name="_bookmark101"/>
      <w:bookmarkEnd w:id="1167"/>
      <w:r>
        <w:rPr>
          <w:w w:val="105"/>
        </w:rPr>
        <w:t xml:space="preserve">probability.” In: </w:t>
      </w:r>
      <w:r>
        <w:rPr>
          <w:i/>
          <w:w w:val="105"/>
        </w:rPr>
        <w:t xml:space="preserve">Cognitive Psychology </w:t>
      </w:r>
      <w:r>
        <w:rPr>
          <w:w w:val="105"/>
        </w:rPr>
        <w:t>5.2, pp. 207–232.</w:t>
      </w:r>
    </w:p>
    <w:p w14:paraId="1B8B488A" w14:textId="77777777" w:rsidR="005D491A" w:rsidRDefault="00000000">
      <w:pPr>
        <w:pStyle w:val="BodyText"/>
        <w:spacing w:before="1" w:line="256" w:lineRule="auto"/>
        <w:ind w:left="658" w:right="354" w:hanging="299"/>
        <w:jc w:val="both"/>
      </w:pPr>
      <w:r>
        <w:rPr>
          <w:w w:val="105"/>
        </w:rPr>
        <w:t xml:space="preserve">Van Der Aa, M. et al. (2017). “Healthcare deservingness opinions of the general public and policymakers compared: A discrete choice experiment.” In: </w:t>
      </w:r>
      <w:r>
        <w:rPr>
          <w:i/>
          <w:w w:val="105"/>
        </w:rPr>
        <w:t xml:space="preserve">The Social Legitimacy of Targeted </w:t>
      </w:r>
      <w:bookmarkStart w:id="1168" w:name="_bookmark102"/>
      <w:bookmarkEnd w:id="1168"/>
      <w:r>
        <w:rPr>
          <w:i/>
          <w:w w:val="105"/>
        </w:rPr>
        <w:t>Welfare</w:t>
      </w:r>
      <w:r>
        <w:rPr>
          <w:w w:val="105"/>
        </w:rPr>
        <w:t>. In: Van Oorschot et al. (eds). Edward Elgar Publishing, pp. 241–260.</w:t>
      </w:r>
    </w:p>
    <w:p w14:paraId="496A9C1E" w14:textId="77777777" w:rsidR="005D491A" w:rsidRDefault="00000000">
      <w:pPr>
        <w:pStyle w:val="BodyText"/>
        <w:spacing w:before="1" w:line="256" w:lineRule="auto"/>
        <w:ind w:left="698" w:right="357" w:hanging="339"/>
        <w:jc w:val="both"/>
      </w:pPr>
      <w:r>
        <w:rPr>
          <w:w w:val="105"/>
        </w:rPr>
        <w:t xml:space="preserve">Vella Bonanno, P., M. Ermisch, B. Godman, et al. (2017). “Adaptive Pathways: Possible Next Steps for Payers in Preparation for Their Potential Implementation.” In: </w:t>
      </w:r>
      <w:r>
        <w:rPr>
          <w:i/>
          <w:w w:val="105"/>
        </w:rPr>
        <w:t xml:space="preserve">Front </w:t>
      </w:r>
      <w:proofErr w:type="spellStart"/>
      <w:r>
        <w:rPr>
          <w:i/>
          <w:w w:val="105"/>
        </w:rPr>
        <w:t>Pharmacol</w:t>
      </w:r>
      <w:proofErr w:type="spellEnd"/>
      <w:r>
        <w:rPr>
          <w:i/>
          <w:w w:val="105"/>
        </w:rPr>
        <w:t xml:space="preserve">. </w:t>
      </w:r>
      <w:r>
        <w:rPr>
          <w:w w:val="105"/>
        </w:rPr>
        <w:t xml:space="preserve">8. Accessed </w:t>
      </w:r>
      <w:bookmarkStart w:id="1169" w:name="_bookmark103"/>
      <w:bookmarkEnd w:id="1169"/>
      <w:r>
        <w:rPr>
          <w:w w:val="105"/>
        </w:rPr>
        <w:t>October 14, 2023.</w:t>
      </w:r>
    </w:p>
    <w:p w14:paraId="19F3F767" w14:textId="77777777" w:rsidR="005D491A" w:rsidRDefault="00000000">
      <w:pPr>
        <w:spacing w:before="1" w:line="256" w:lineRule="auto"/>
        <w:ind w:left="686" w:right="360" w:hanging="327"/>
        <w:jc w:val="both"/>
      </w:pPr>
      <w:r>
        <w:rPr>
          <w:w w:val="105"/>
        </w:rPr>
        <w:t xml:space="preserve">Vis, Barbara (Sept. 2011). “Prospect Theory and Political Decision Making.” In: </w:t>
      </w:r>
      <w:r>
        <w:rPr>
          <w:i/>
          <w:w w:val="105"/>
        </w:rPr>
        <w:t xml:space="preserve">Political Studies </w:t>
      </w:r>
      <w:bookmarkStart w:id="1170" w:name="_bookmark104"/>
      <w:bookmarkEnd w:id="1170"/>
      <w:r>
        <w:rPr>
          <w:i/>
          <w:w w:val="105"/>
        </w:rPr>
        <w:t xml:space="preserve">Review </w:t>
      </w:r>
      <w:r>
        <w:rPr>
          <w:w w:val="105"/>
        </w:rPr>
        <w:t>9.3, pp. 334–343.</w:t>
      </w:r>
    </w:p>
    <w:p w14:paraId="3F66EF5A" w14:textId="77777777" w:rsidR="005D491A" w:rsidRDefault="00000000">
      <w:pPr>
        <w:pStyle w:val="BodyText"/>
        <w:ind w:left="360"/>
        <w:jc w:val="both"/>
      </w:pPr>
      <w:r>
        <w:rPr>
          <w:w w:val="110"/>
        </w:rPr>
        <w:t>Watters,</w:t>
      </w:r>
      <w:r>
        <w:rPr>
          <w:spacing w:val="-3"/>
          <w:w w:val="110"/>
        </w:rPr>
        <w:t xml:space="preserve"> </w:t>
      </w:r>
      <w:r>
        <w:rPr>
          <w:w w:val="110"/>
        </w:rPr>
        <w:t>S.</w:t>
      </w:r>
      <w:r>
        <w:rPr>
          <w:spacing w:val="-1"/>
          <w:w w:val="110"/>
        </w:rPr>
        <w:t xml:space="preserve"> </w:t>
      </w:r>
      <w:r>
        <w:rPr>
          <w:w w:val="110"/>
        </w:rPr>
        <w:t>M.</w:t>
      </w:r>
      <w:r>
        <w:rPr>
          <w:spacing w:val="-2"/>
          <w:w w:val="110"/>
        </w:rPr>
        <w:t xml:space="preserve"> </w:t>
      </w:r>
      <w:r>
        <w:rPr>
          <w:w w:val="110"/>
        </w:rPr>
        <w:t>(2016).</w:t>
      </w:r>
      <w:r>
        <w:rPr>
          <w:spacing w:val="-2"/>
          <w:w w:val="110"/>
        </w:rPr>
        <w:t xml:space="preserve"> </w:t>
      </w:r>
      <w:r>
        <w:rPr>
          <w:w w:val="110"/>
        </w:rPr>
        <w:t>“Fair</w:t>
      </w:r>
      <w:r>
        <w:rPr>
          <w:spacing w:val="-2"/>
          <w:w w:val="110"/>
        </w:rPr>
        <w:t xml:space="preserve"> </w:t>
      </w:r>
      <w:r>
        <w:rPr>
          <w:w w:val="110"/>
        </w:rPr>
        <w:t>Innings</w:t>
      </w:r>
      <w:r>
        <w:rPr>
          <w:spacing w:val="-1"/>
          <w:w w:val="110"/>
        </w:rPr>
        <w:t xml:space="preserve"> </w:t>
      </w:r>
      <w:r>
        <w:rPr>
          <w:w w:val="110"/>
        </w:rPr>
        <w:t>as</w:t>
      </w:r>
      <w:r>
        <w:rPr>
          <w:spacing w:val="-2"/>
          <w:w w:val="110"/>
        </w:rPr>
        <w:t xml:space="preserve"> </w:t>
      </w:r>
      <w:r>
        <w:rPr>
          <w:w w:val="110"/>
        </w:rPr>
        <w:t>a</w:t>
      </w:r>
      <w:r>
        <w:rPr>
          <w:spacing w:val="-2"/>
          <w:w w:val="110"/>
        </w:rPr>
        <w:t xml:space="preserve"> </w:t>
      </w:r>
      <w:r>
        <w:rPr>
          <w:w w:val="110"/>
        </w:rPr>
        <w:t>Basis</w:t>
      </w:r>
      <w:r>
        <w:rPr>
          <w:spacing w:val="-1"/>
          <w:w w:val="110"/>
        </w:rPr>
        <w:t xml:space="preserve"> </w:t>
      </w:r>
      <w:r>
        <w:rPr>
          <w:w w:val="110"/>
        </w:rPr>
        <w:t>for</w:t>
      </w:r>
      <w:r>
        <w:rPr>
          <w:spacing w:val="-2"/>
          <w:w w:val="110"/>
        </w:rPr>
        <w:t xml:space="preserve"> </w:t>
      </w:r>
      <w:r>
        <w:rPr>
          <w:w w:val="110"/>
        </w:rPr>
        <w:t>Prioritization:</w:t>
      </w:r>
      <w:r>
        <w:rPr>
          <w:spacing w:val="-2"/>
          <w:w w:val="110"/>
        </w:rPr>
        <w:t xml:space="preserve"> </w:t>
      </w:r>
      <w:r>
        <w:rPr>
          <w:w w:val="110"/>
        </w:rPr>
        <w:t>An</w:t>
      </w:r>
      <w:r>
        <w:rPr>
          <w:spacing w:val="-2"/>
          <w:w w:val="110"/>
        </w:rPr>
        <w:t xml:space="preserve"> </w:t>
      </w:r>
      <w:r>
        <w:rPr>
          <w:w w:val="110"/>
        </w:rPr>
        <w:t>Empirical</w:t>
      </w:r>
      <w:r>
        <w:rPr>
          <w:spacing w:val="-2"/>
          <w:w w:val="110"/>
        </w:rPr>
        <w:t xml:space="preserve"> </w:t>
      </w:r>
      <w:r>
        <w:rPr>
          <w:w w:val="110"/>
        </w:rPr>
        <w:t>Perspective.”</w:t>
      </w:r>
      <w:r>
        <w:rPr>
          <w:spacing w:val="-2"/>
          <w:w w:val="110"/>
        </w:rPr>
        <w:t xml:space="preserve"> </w:t>
      </w:r>
      <w:r>
        <w:rPr>
          <w:spacing w:val="-5"/>
          <w:w w:val="110"/>
        </w:rPr>
        <w:t>In:</w:t>
      </w:r>
    </w:p>
    <w:p w14:paraId="6AF92DBA" w14:textId="77777777" w:rsidR="005D491A" w:rsidRDefault="00000000">
      <w:pPr>
        <w:spacing w:before="18"/>
        <w:ind w:left="686"/>
        <w:jc w:val="both"/>
      </w:pPr>
      <w:bookmarkStart w:id="1171" w:name="_bookmark105"/>
      <w:bookmarkEnd w:id="1171"/>
      <w:r>
        <w:rPr>
          <w:i/>
          <w:w w:val="105"/>
        </w:rPr>
        <w:t>Prioritization</w:t>
      </w:r>
      <w:r>
        <w:rPr>
          <w:i/>
          <w:spacing w:val="24"/>
          <w:w w:val="105"/>
        </w:rPr>
        <w:t xml:space="preserve"> </w:t>
      </w:r>
      <w:r>
        <w:rPr>
          <w:i/>
          <w:w w:val="105"/>
        </w:rPr>
        <w:t>in</w:t>
      </w:r>
      <w:r>
        <w:rPr>
          <w:i/>
          <w:spacing w:val="23"/>
          <w:w w:val="105"/>
        </w:rPr>
        <w:t xml:space="preserve"> </w:t>
      </w:r>
      <w:r>
        <w:rPr>
          <w:i/>
          <w:w w:val="105"/>
        </w:rPr>
        <w:t>Medicine</w:t>
      </w:r>
      <w:r>
        <w:rPr>
          <w:w w:val="105"/>
        </w:rPr>
        <w:t>.</w:t>
      </w:r>
      <w:r>
        <w:rPr>
          <w:spacing w:val="19"/>
          <w:w w:val="105"/>
        </w:rPr>
        <w:t xml:space="preserve"> </w:t>
      </w:r>
      <w:r>
        <w:rPr>
          <w:w w:val="105"/>
        </w:rPr>
        <w:t>In:</w:t>
      </w:r>
      <w:r>
        <w:rPr>
          <w:spacing w:val="18"/>
          <w:w w:val="105"/>
        </w:rPr>
        <w:t xml:space="preserve"> </w:t>
      </w:r>
      <w:r>
        <w:rPr>
          <w:w w:val="105"/>
        </w:rPr>
        <w:t>Nagel,</w:t>
      </w:r>
      <w:r>
        <w:rPr>
          <w:spacing w:val="18"/>
          <w:w w:val="105"/>
        </w:rPr>
        <w:t xml:space="preserve"> </w:t>
      </w:r>
      <w:r>
        <w:rPr>
          <w:w w:val="105"/>
        </w:rPr>
        <w:t>E.</w:t>
      </w:r>
      <w:r>
        <w:rPr>
          <w:spacing w:val="18"/>
          <w:w w:val="105"/>
        </w:rPr>
        <w:t xml:space="preserve"> </w:t>
      </w:r>
      <w:r>
        <w:rPr>
          <w:w w:val="105"/>
        </w:rPr>
        <w:t>and</w:t>
      </w:r>
      <w:r>
        <w:rPr>
          <w:spacing w:val="18"/>
          <w:w w:val="105"/>
        </w:rPr>
        <w:t xml:space="preserve"> </w:t>
      </w:r>
      <w:proofErr w:type="spellStart"/>
      <w:r>
        <w:rPr>
          <w:w w:val="105"/>
        </w:rPr>
        <w:t>Lauerer</w:t>
      </w:r>
      <w:proofErr w:type="spellEnd"/>
      <w:r>
        <w:rPr>
          <w:w w:val="105"/>
        </w:rPr>
        <w:t>,</w:t>
      </w:r>
      <w:r>
        <w:rPr>
          <w:spacing w:val="18"/>
          <w:w w:val="105"/>
        </w:rPr>
        <w:t xml:space="preserve"> </w:t>
      </w:r>
      <w:r>
        <w:rPr>
          <w:w w:val="105"/>
        </w:rPr>
        <w:t>M.</w:t>
      </w:r>
      <w:r>
        <w:rPr>
          <w:spacing w:val="19"/>
          <w:w w:val="105"/>
        </w:rPr>
        <w:t xml:space="preserve"> </w:t>
      </w:r>
      <w:r>
        <w:rPr>
          <w:w w:val="105"/>
        </w:rPr>
        <w:t>(eds).</w:t>
      </w:r>
      <w:r>
        <w:rPr>
          <w:spacing w:val="18"/>
          <w:w w:val="105"/>
        </w:rPr>
        <w:t xml:space="preserve"> </w:t>
      </w:r>
      <w:r>
        <w:rPr>
          <w:w w:val="105"/>
        </w:rPr>
        <w:t>Springer,</w:t>
      </w:r>
      <w:r>
        <w:rPr>
          <w:spacing w:val="18"/>
          <w:w w:val="105"/>
        </w:rPr>
        <w:t xml:space="preserve"> </w:t>
      </w:r>
      <w:r>
        <w:rPr>
          <w:spacing w:val="-4"/>
          <w:w w:val="105"/>
        </w:rPr>
        <w:t>Cham.</w:t>
      </w:r>
    </w:p>
    <w:p w14:paraId="745C3732" w14:textId="106BD92A" w:rsidR="005D491A" w:rsidRDefault="00000000">
      <w:pPr>
        <w:pStyle w:val="BodyText"/>
        <w:spacing w:before="18" w:line="256" w:lineRule="auto"/>
        <w:ind w:left="698" w:right="311" w:hanging="339"/>
        <w:jc w:val="both"/>
        <w:rPr>
          <w:w w:val="105"/>
        </w:rPr>
      </w:pPr>
      <w:r>
        <w:rPr>
          <w:w w:val="105"/>
        </w:rPr>
        <w:t xml:space="preserve">Whitty, J. A., E. </w:t>
      </w:r>
      <w:proofErr w:type="spellStart"/>
      <w:r>
        <w:rPr>
          <w:w w:val="105"/>
        </w:rPr>
        <w:t>Lancsar</w:t>
      </w:r>
      <w:proofErr w:type="spellEnd"/>
      <w:r>
        <w:rPr>
          <w:w w:val="105"/>
        </w:rPr>
        <w:t>, K. Rixon, et al. (2014). “A Systematic Review of Stated Preference</w:t>
      </w:r>
      <w:r w:rsidR="000F2815">
        <w:rPr>
          <w:spacing w:val="80"/>
          <w:w w:val="105"/>
        </w:rPr>
        <w:t xml:space="preserve"> </w:t>
      </w:r>
      <w:r>
        <w:rPr>
          <w:w w:val="105"/>
        </w:rPr>
        <w:t xml:space="preserve">Studies Reporting Public Preferences for Healthcare Priority Setting.” In: </w:t>
      </w:r>
      <w:r>
        <w:rPr>
          <w:i/>
          <w:w w:val="105"/>
        </w:rPr>
        <w:t xml:space="preserve">Patient </w:t>
      </w:r>
      <w:r>
        <w:rPr>
          <w:w w:val="105"/>
        </w:rPr>
        <w:t>7, pp. 365–386.</w:t>
      </w:r>
    </w:p>
    <w:p w14:paraId="1B5D2EB5" w14:textId="041F8416" w:rsidR="004121C3" w:rsidRDefault="004121C3">
      <w:pPr>
        <w:rPr>
          <w:w w:val="105"/>
        </w:rPr>
      </w:pPr>
      <w:r>
        <w:rPr>
          <w:w w:val="105"/>
        </w:rPr>
        <w:br w:type="page"/>
      </w:r>
    </w:p>
    <w:p w14:paraId="491C009A" w14:textId="77777777" w:rsidR="00E41237" w:rsidRDefault="00E41237" w:rsidP="00E41237">
      <w:pPr>
        <w:pStyle w:val="Heading1"/>
        <w:spacing w:before="120" w:after="120" w:line="480" w:lineRule="auto"/>
        <w:rPr>
          <w:ins w:id="1172" w:author="Héctor Bahamonde" w:date="2026-08-06T15:18:00Z" w16du:dateUtc="2026-08-06T12:18:00Z"/>
        </w:rPr>
      </w:pPr>
      <w:ins w:id="1173" w:author="Héctor Bahamonde" w:date="2026-08-06T15:18:00Z" w16du:dateUtc="2026-08-06T12:18:00Z">
        <w:r>
          <w:lastRenderedPageBreak/>
          <w:t xml:space="preserve">Online Appendix </w:t>
        </w:r>
      </w:ins>
    </w:p>
    <w:p w14:paraId="524FEB50" w14:textId="77777777" w:rsidR="00E41237" w:rsidRPr="004121C3" w:rsidRDefault="00E41237" w:rsidP="00E41237">
      <w:pPr>
        <w:spacing w:before="120" w:after="120" w:line="480" w:lineRule="auto"/>
        <w:jc w:val="center"/>
        <w:rPr>
          <w:ins w:id="1174" w:author="Héctor Bahamonde" w:date="2026-08-06T15:18:00Z" w16du:dateUtc="2026-08-06T12:18:00Z"/>
          <w:b/>
          <w:bCs/>
        </w:rPr>
      </w:pPr>
      <w:ins w:id="1175" w:author="Héctor Bahamonde" w:date="2026-08-06T15:18:00Z" w16du:dateUtc="2026-08-06T12:18:00Z">
        <w:r w:rsidRPr="004121C3">
          <w:rPr>
            <w:b/>
            <w:bCs/>
          </w:rPr>
          <w:t>Figure OA1: “Predicted Funding Preferences With and Without “Don’t Know” Responses”</w:t>
        </w:r>
      </w:ins>
    </w:p>
    <w:p w14:paraId="5F032DF5" w14:textId="77777777" w:rsidR="00E41237" w:rsidRDefault="00E41237" w:rsidP="00E41237">
      <w:pPr>
        <w:spacing w:before="120" w:after="120" w:line="480" w:lineRule="auto"/>
        <w:rPr>
          <w:ins w:id="1176" w:author="Héctor Bahamonde" w:date="2026-08-06T15:18:00Z" w16du:dateUtc="2026-08-06T12:18:00Z"/>
        </w:rPr>
      </w:pPr>
      <w:ins w:id="1177" w:author="Héctor Bahamonde" w:date="2026-08-06T15:18:00Z" w16du:dateUtc="2026-08-06T12:18:00Z">
        <w:r>
          <w:rPr>
            <w:noProof/>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2"/>
                      <a:stretch>
                        <a:fillRect/>
                      </a:stretch>
                    </pic:blipFill>
                    <pic:spPr>
                      <a:xfrm>
                        <a:off x="0" y="0"/>
                        <a:ext cx="6400800" cy="4664710"/>
                      </a:xfrm>
                      <a:prstGeom prst="rect">
                        <a:avLst/>
                      </a:prstGeom>
                    </pic:spPr>
                  </pic:pic>
                </a:graphicData>
              </a:graphic>
            </wp:inline>
          </w:drawing>
        </w:r>
      </w:ins>
    </w:p>
    <w:p w14:paraId="1806FE4D" w14:textId="77777777" w:rsidR="00E41237" w:rsidRDefault="00E41237" w:rsidP="00E41237">
      <w:pPr>
        <w:spacing w:before="120" w:after="120" w:line="480" w:lineRule="auto"/>
        <w:jc w:val="center"/>
        <w:rPr>
          <w:ins w:id="1178" w:author="Héctor Bahamonde" w:date="2026-08-06T15:18:00Z" w16du:dateUtc="2026-08-06T12:18:00Z"/>
        </w:rPr>
      </w:pPr>
      <w:ins w:id="1179" w:author="Héctor Bahamonde" w:date="2026-08-06T15:18:00Z" w16du:dateUtc="2026-08-06T12:18:00Z">
        <w:r>
          <w:t>Notes: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Vertical bars indicate 95% confidence intervals.</w:t>
        </w:r>
      </w:ins>
    </w:p>
    <w:p w14:paraId="7F95714B" w14:textId="77777777" w:rsidR="004121C3" w:rsidRDefault="004121C3">
      <w:pPr>
        <w:spacing w:before="120" w:after="120" w:line="480" w:lineRule="auto"/>
      </w:pPr>
    </w:p>
    <w:sectPr w:rsidR="004121C3">
      <w:footerReference w:type="default" r:id="rId13"/>
      <w:pgSz w:w="12240" w:h="15840"/>
      <w:pgMar w:top="1820" w:right="1080" w:bottom="1080" w:left="108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05E3A4" w14:textId="77777777" w:rsidR="003B2659" w:rsidRDefault="003B2659">
      <w:r>
        <w:separator/>
      </w:r>
    </w:p>
  </w:endnote>
  <w:endnote w:type="continuationSeparator" w:id="0">
    <w:p w14:paraId="484C3BA5" w14:textId="77777777" w:rsidR="003B2659" w:rsidRDefault="003B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Georgia">
    <w:altName w:val="Georgia"/>
    <w:panose1 w:val="02040502050405020303"/>
    <w:charset w:val="01"/>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Trebuchet MS">
    <w:altName w:val="Trebuchet MS"/>
    <w:panose1 w:val="020B0603020202020204"/>
    <w:charset w:val="01"/>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9A587" w14:textId="73CC920F"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B7FCC" w14:textId="73F2F4B1"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931D1C" w14:textId="77777777" w:rsidR="003B2659" w:rsidRDefault="003B2659">
      <w:r>
        <w:separator/>
      </w:r>
    </w:p>
  </w:footnote>
  <w:footnote w:type="continuationSeparator" w:id="0">
    <w:p w14:paraId="1FC28E48" w14:textId="77777777" w:rsidR="003B2659" w:rsidRDefault="003B2659">
      <w:r>
        <w:continuationSeparator/>
      </w:r>
    </w:p>
  </w:footnote>
  <w:footnote w:id="1">
    <w:p w14:paraId="7CD28385" w14:textId="481DC0E9" w:rsidR="008209DD" w:rsidRDefault="008209DD">
      <w:pPr>
        <w:pStyle w:val="FootnoteText"/>
      </w:pPr>
      <w:r>
        <w:rPr>
          <w:rStyle w:val="FootnoteReference"/>
        </w:rPr>
        <w:footnoteRef/>
      </w:r>
      <w:r>
        <w:t xml:space="preserve"> </w:t>
      </w:r>
      <w:del w:id="31" w:author="Héctor Bahamonde" w:date="2026-08-06T15:44:00Z" w16du:dateUtc="2026-08-06T12:44:00Z">
        <w:r w:rsidDel="006432B5">
          <w:rPr>
            <w:rFonts w:ascii="Lucida Console" w:hAnsi="Lucida Console"/>
            <w:position w:val="8"/>
            <w:sz w:val="12"/>
          </w:rPr>
          <w:delText>1</w:delText>
        </w:r>
      </w:del>
      <w:r>
        <w:rPr>
          <w:rFonts w:ascii="Georgia" w:hAnsi="Georgia"/>
          <w:sz w:val="18"/>
        </w:rPr>
        <w:t>As a robustness check, we also estimate a</w:t>
      </w:r>
      <w:ins w:id="32" w:author="Héctor Bahamonde" w:date="2026-08-05T17:26:00Z" w16du:dateUtc="2026-08-05T14:26:00Z">
        <w:r w:rsidR="001A15AD">
          <w:rPr>
            <w:rFonts w:ascii="Georgia" w:hAnsi="Georgia"/>
            <w:sz w:val="18"/>
          </w:rPr>
          <w:t>n</w:t>
        </w:r>
      </w:ins>
      <w:r>
        <w:rPr>
          <w:rFonts w:ascii="Georgia" w:hAnsi="Georgia"/>
          <w:sz w:val="18"/>
        </w:rPr>
        <w:t xml:space="preserve"> </w:t>
      </w:r>
      <w:ins w:id="33" w:author="Héctor Bahamonde" w:date="2026-08-05T17:25:00Z" w16du:dateUtc="2026-08-05T14:25:00Z">
        <w:r w:rsidR="003A7BEB">
          <w:rPr>
            <w:w w:val="105"/>
          </w:rPr>
          <w:t>ordinal logistic regression</w:t>
        </w:r>
        <w:r w:rsidR="003A7BEB" w:rsidDel="003A7BEB">
          <w:rPr>
            <w:rFonts w:ascii="Georgia" w:hAnsi="Georgia"/>
            <w:sz w:val="18"/>
          </w:rPr>
          <w:t xml:space="preserve"> </w:t>
        </w:r>
      </w:ins>
      <w:del w:id="34" w:author="Héctor Bahamonde" w:date="2026-08-05T17:25:00Z" w16du:dateUtc="2026-08-05T14:25:00Z">
        <w:r w:rsidDel="003A7BEB">
          <w:rPr>
            <w:rFonts w:ascii="Georgia" w:hAnsi="Georgia"/>
            <w:sz w:val="18"/>
          </w:rPr>
          <w:delText xml:space="preserve">multinomial logit model that relaxes the ordinality assumption </w:delText>
        </w:r>
      </w:del>
      <w:r>
        <w:rPr>
          <w:rFonts w:ascii="Georgia" w:hAnsi="Georgia"/>
          <w:sz w:val="18"/>
        </w:rPr>
        <w:t xml:space="preserve">(see </w:t>
      </w:r>
      <w:hyperlink w:anchor="_bookmark9" w:history="1">
        <w:r>
          <w:rPr>
            <w:rFonts w:ascii="Georgia" w:hAnsi="Georgia"/>
            <w:sz w:val="18"/>
          </w:rPr>
          <w:t>Table</w:t>
        </w:r>
      </w:hyperlink>
      <w:r>
        <w:rPr>
          <w:rFonts w:ascii="Georgia" w:hAnsi="Georgia"/>
          <w:sz w:val="18"/>
        </w:rPr>
        <w:t xml:space="preserve"> 2). This </w:t>
      </w:r>
      <w:ins w:id="35" w:author="Héctor Bahamonde" w:date="2026-08-05T17:25:00Z" w16du:dateUtc="2026-08-05T14:25:00Z">
        <w:r w:rsidR="003A7BEB">
          <w:rPr>
            <w:rFonts w:ascii="Georgia" w:hAnsi="Georgia"/>
            <w:sz w:val="18"/>
          </w:rPr>
          <w:t xml:space="preserve">specification excludes </w:t>
        </w:r>
      </w:ins>
      <w:ins w:id="36" w:author="Héctor Bahamonde" w:date="2026-08-05T17:26:00Z" w16du:dateUtc="2026-08-05T14:26:00Z">
        <w:r w:rsidR="003A7BEB">
          <w:rPr>
            <w:rFonts w:ascii="Georgia" w:hAnsi="Georgia"/>
            <w:sz w:val="18"/>
          </w:rPr>
          <w:t xml:space="preserve">the “Don’t know” category </w:t>
        </w:r>
      </w:ins>
      <w:del w:id="37" w:author="Héctor Bahamonde" w:date="2026-08-05T17:26:00Z" w16du:dateUtc="2026-08-05T14:26:00Z">
        <w:r w:rsidDel="003A7BEB">
          <w:rPr>
            <w:rFonts w:ascii="Georgia" w:hAnsi="Georgia"/>
            <w:sz w:val="18"/>
          </w:rPr>
          <w:delText xml:space="preserve">is useful because, although the substantive response options can be ordered from outright rejection to unconditional public funding, the “I don’t know” (n=241) category </w:delText>
        </w:r>
      </w:del>
      <w:ins w:id="38" w:author="Héctor Bahamonde" w:date="2026-08-05T17:26:00Z" w16du:dateUtc="2026-08-05T14:26:00Z">
        <w:r w:rsidR="003A7BEB">
          <w:rPr>
            <w:rFonts w:ascii="Georgia" w:hAnsi="Georgia"/>
            <w:sz w:val="18"/>
          </w:rPr>
          <w:t xml:space="preserve">because it </w:t>
        </w:r>
      </w:ins>
      <w:r>
        <w:rPr>
          <w:rFonts w:ascii="Georgia" w:hAnsi="Georgia"/>
          <w:sz w:val="18"/>
        </w:rPr>
        <w:t xml:space="preserve">is not naturally located on </w:t>
      </w:r>
      <w:del w:id="39" w:author="Héctor Bahamonde" w:date="2026-08-05T17:26:00Z" w16du:dateUtc="2026-08-05T14:26:00Z">
        <w:r w:rsidDel="003A7BEB">
          <w:rPr>
            <w:rFonts w:ascii="Georgia" w:hAnsi="Georgia"/>
            <w:sz w:val="18"/>
          </w:rPr>
          <w:delText xml:space="preserve">that </w:delText>
        </w:r>
      </w:del>
      <w:ins w:id="40" w:author="Héctor Bahamonde" w:date="2026-08-05T17:26:00Z" w16du:dateUtc="2026-08-05T14:26:00Z">
        <w:r w:rsidR="003A7BEB">
          <w:rPr>
            <w:rFonts w:ascii="Georgia" w:hAnsi="Georgia"/>
            <w:sz w:val="18"/>
          </w:rPr>
          <w:t xml:space="preserve">the </w:t>
        </w:r>
      </w:ins>
      <w:r>
        <w:rPr>
          <w:rFonts w:ascii="Georgia" w:hAnsi="Georgia"/>
          <w:sz w:val="18"/>
        </w:rPr>
        <w:t xml:space="preserve">same underlying </w:t>
      </w:r>
      <w:ins w:id="41" w:author="Héctor Bahamonde" w:date="2026-08-05T17:26:00Z" w16du:dateUtc="2026-08-05T14:26:00Z">
        <w:r w:rsidR="003A7BEB">
          <w:rPr>
            <w:rFonts w:ascii="Georgia" w:hAnsi="Georgia"/>
            <w:sz w:val="18"/>
          </w:rPr>
          <w:t xml:space="preserve">answer </w:t>
        </w:r>
      </w:ins>
      <w:r>
        <w:rPr>
          <w:rFonts w:ascii="Georgia" w:hAnsi="Georgia"/>
          <w:spacing w:val="-2"/>
          <w:sz w:val="18"/>
        </w:rPr>
        <w:t>scale</w:t>
      </w:r>
      <w:r w:rsidR="00BB0069">
        <w:rPr>
          <w:rFonts w:ascii="Georgia" w:hAnsi="Georgia"/>
          <w:spacing w:val="-2"/>
          <w:sz w:val="18"/>
        </w:rPr>
        <w:t>.</w:t>
      </w:r>
      <w:ins w:id="42" w:author="Héctor Bahamonde" w:date="2026-08-06T15:44:00Z" w16du:dateUtc="2026-08-06T12:44:00Z">
        <w:r w:rsidR="006432B5">
          <w:rPr>
            <w:rFonts w:ascii="Georgia" w:hAnsi="Georgia"/>
            <w:spacing w:val="-2"/>
            <w:sz w:val="18"/>
          </w:rPr>
          <w:t xml:space="preserve"> </w:t>
        </w:r>
      </w:ins>
      <w:ins w:id="43" w:author="Héctor Bahamonde" w:date="2026-08-06T15:45:00Z" w16du:dateUtc="2026-08-06T12:45:00Z">
        <w:r w:rsidR="006432B5">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r w:rsidR="006432B5">
          <w:t xml:space="preserve"> (we thank Reviewer 1 for this suggestion).</w:t>
        </w:r>
      </w:ins>
    </w:p>
  </w:footnote>
  <w:footnote w:id="2">
    <w:p w14:paraId="1605DF97" w14:textId="43825A72" w:rsidR="0022234C" w:rsidRPr="000A2CD3" w:rsidRDefault="0022234C" w:rsidP="000A2CD3">
      <w:pPr>
        <w:spacing w:before="30" w:line="256" w:lineRule="auto"/>
        <w:ind w:left="353" w:right="333" w:firstLine="255"/>
        <w:jc w:val="both"/>
        <w:rPr>
          <w:rFonts w:ascii="Georgia" w:hAnsi="Georgia"/>
          <w:sz w:val="18"/>
        </w:rPr>
      </w:pPr>
      <w:r>
        <w:rPr>
          <w:rStyle w:val="FootnoteReference"/>
        </w:rPr>
        <w:footnoteRef/>
      </w:r>
      <w:r>
        <w:t xml:space="preserve"> </w:t>
      </w:r>
      <w:bookmarkStart w:id="67" w:name="_bookmark8"/>
      <w:bookmarkEnd w:id="67"/>
      <w:r>
        <w:rPr>
          <w:rFonts w:ascii="Georgia" w:hAnsi="Georgia"/>
          <w:sz w:val="18"/>
        </w:rPr>
        <w:t>The</w:t>
      </w:r>
      <w:r>
        <w:rPr>
          <w:rFonts w:ascii="Georgia" w:hAnsi="Georgia"/>
          <w:spacing w:val="31"/>
          <w:sz w:val="18"/>
        </w:rPr>
        <w:t xml:space="preserve"> </w:t>
      </w:r>
      <w:r>
        <w:rPr>
          <w:rFonts w:ascii="Georgia" w:hAnsi="Georgia"/>
          <w:sz w:val="18"/>
        </w:rPr>
        <w:t>substantive</w:t>
      </w:r>
      <w:r>
        <w:rPr>
          <w:rFonts w:ascii="Georgia" w:hAnsi="Georgia"/>
          <w:spacing w:val="31"/>
          <w:sz w:val="18"/>
        </w:rPr>
        <w:t xml:space="preserve"> </w:t>
      </w:r>
      <w:r>
        <w:rPr>
          <w:rFonts w:ascii="Georgia" w:hAnsi="Georgia"/>
          <w:sz w:val="18"/>
        </w:rPr>
        <w:t>conclusions</w:t>
      </w:r>
      <w:r>
        <w:rPr>
          <w:rFonts w:ascii="Georgia" w:hAnsi="Georgia"/>
          <w:spacing w:val="31"/>
          <w:sz w:val="18"/>
        </w:rPr>
        <w:t xml:space="preserve"> </w:t>
      </w:r>
      <w:r>
        <w:rPr>
          <w:rFonts w:ascii="Georgia" w:hAnsi="Georgia"/>
          <w:sz w:val="18"/>
        </w:rPr>
        <w:t>are</w:t>
      </w:r>
      <w:r>
        <w:rPr>
          <w:rFonts w:ascii="Georgia" w:hAnsi="Georgia"/>
          <w:spacing w:val="31"/>
          <w:sz w:val="18"/>
        </w:rPr>
        <w:t xml:space="preserve"> </w:t>
      </w:r>
      <w:r>
        <w:rPr>
          <w:rFonts w:ascii="Georgia" w:hAnsi="Georgia"/>
          <w:sz w:val="18"/>
        </w:rPr>
        <w:t>broadly</w:t>
      </w:r>
      <w:r>
        <w:rPr>
          <w:rFonts w:ascii="Georgia" w:hAnsi="Georgia"/>
          <w:spacing w:val="31"/>
          <w:sz w:val="18"/>
        </w:rPr>
        <w:t xml:space="preserve"> </w:t>
      </w:r>
      <w:r>
        <w:rPr>
          <w:rFonts w:ascii="Georgia" w:hAnsi="Georgia"/>
          <w:sz w:val="18"/>
        </w:rPr>
        <w:t>similar</w:t>
      </w:r>
      <w:r>
        <w:rPr>
          <w:rFonts w:ascii="Georgia" w:hAnsi="Georgia"/>
          <w:spacing w:val="31"/>
          <w:sz w:val="18"/>
        </w:rPr>
        <w:t xml:space="preserve"> </w:t>
      </w:r>
      <w:r>
        <w:rPr>
          <w:rFonts w:ascii="Georgia" w:hAnsi="Georgia"/>
          <w:sz w:val="18"/>
        </w:rPr>
        <w:t>across</w:t>
      </w:r>
      <w:r>
        <w:rPr>
          <w:rFonts w:ascii="Georgia" w:hAnsi="Georgia"/>
          <w:spacing w:val="31"/>
          <w:sz w:val="18"/>
        </w:rPr>
        <w:t xml:space="preserve"> </w:t>
      </w:r>
      <w:r>
        <w:rPr>
          <w:rFonts w:ascii="Georgia" w:hAnsi="Georgia"/>
          <w:sz w:val="18"/>
        </w:rPr>
        <w:t>specifications</w:t>
      </w:r>
      <w:r>
        <w:rPr>
          <w:rFonts w:ascii="Georgia" w:hAnsi="Georgia"/>
          <w:spacing w:val="31"/>
          <w:sz w:val="18"/>
        </w:rPr>
        <w:t xml:space="preserve"> </w:t>
      </w:r>
      <w:r>
        <w:rPr>
          <w:rFonts w:ascii="Georgia" w:hAnsi="Georgia"/>
          <w:sz w:val="18"/>
        </w:rPr>
        <w:t>in</w:t>
      </w:r>
      <w:r>
        <w:rPr>
          <w:rFonts w:ascii="Georgia" w:hAnsi="Georgia"/>
          <w:spacing w:val="31"/>
          <w:sz w:val="18"/>
        </w:rPr>
        <w:t xml:space="preserve"> </w:t>
      </w:r>
      <w:hyperlink w:anchor="_bookmark9" w:history="1">
        <w:r>
          <w:rPr>
            <w:rFonts w:ascii="Georgia" w:hAnsi="Georgia"/>
            <w:sz w:val="18"/>
          </w:rPr>
          <w:t>Table</w:t>
        </w:r>
        <w:r>
          <w:rPr>
            <w:rFonts w:ascii="Georgia" w:hAnsi="Georgia"/>
            <w:spacing w:val="31"/>
            <w:sz w:val="18"/>
          </w:rPr>
          <w:t xml:space="preserve"> </w:t>
        </w:r>
        <w:r>
          <w:rPr>
            <w:rFonts w:ascii="Georgia" w:hAnsi="Georgia"/>
            <w:sz w:val="18"/>
          </w:rPr>
          <w:t>2.</w:t>
        </w:r>
      </w:hyperlink>
      <w:r>
        <w:rPr>
          <w:rFonts w:ascii="Georgia" w:hAnsi="Georgia"/>
          <w:spacing w:val="40"/>
          <w:sz w:val="18"/>
        </w:rPr>
        <w:t xml:space="preserve"> </w:t>
      </w:r>
      <w:r>
        <w:rPr>
          <w:rFonts w:ascii="Georgia" w:hAnsi="Georgia"/>
          <w:sz w:val="18"/>
        </w:rPr>
        <w:t>The</w:t>
      </w:r>
      <w:r>
        <w:rPr>
          <w:rFonts w:ascii="Georgia" w:hAnsi="Georgia"/>
          <w:spacing w:val="31"/>
          <w:sz w:val="18"/>
        </w:rPr>
        <w:t xml:space="preserve"> </w:t>
      </w:r>
      <w:r>
        <w:rPr>
          <w:rFonts w:ascii="Georgia" w:hAnsi="Georgia"/>
          <w:sz w:val="18"/>
        </w:rPr>
        <w:t>ordinal</w:t>
      </w:r>
      <w:r>
        <w:rPr>
          <w:rFonts w:ascii="Georgia" w:hAnsi="Georgia"/>
          <w:spacing w:val="31"/>
          <w:sz w:val="18"/>
        </w:rPr>
        <w:t xml:space="preserve"> </w:t>
      </w:r>
      <w:r>
        <w:rPr>
          <w:rFonts w:ascii="Georgia" w:hAnsi="Georgia"/>
          <w:sz w:val="18"/>
        </w:rPr>
        <w:t>model</w:t>
      </w:r>
      <w:r>
        <w:rPr>
          <w:rFonts w:ascii="Georgia" w:hAnsi="Georgia"/>
          <w:spacing w:val="31"/>
          <w:sz w:val="18"/>
        </w:rPr>
        <w:t xml:space="preserve"> </w:t>
      </w:r>
      <w:r>
        <w:rPr>
          <w:rFonts w:ascii="Georgia" w:hAnsi="Georgia"/>
          <w:sz w:val="18"/>
        </w:rPr>
        <w:t xml:space="preserve">suggests that the loss (rescue) frame shifts respondents toward more permissive funding positions, whereas the gains (health </w:t>
      </w:r>
      <w:proofErr w:type="spellStart"/>
      <w:r>
        <w:rPr>
          <w:rFonts w:ascii="Georgia" w:hAnsi="Georgia"/>
          <w:sz w:val="18"/>
        </w:rPr>
        <w:t>maximisation</w:t>
      </w:r>
      <w:proofErr w:type="spellEnd"/>
      <w:r>
        <w:rPr>
          <w:rFonts w:ascii="Georgia" w:hAnsi="Georgia"/>
          <w:sz w:val="18"/>
        </w:rPr>
        <w:t>) frame shifts them toward more restrictive positions.</w:t>
      </w:r>
      <w:r>
        <w:rPr>
          <w:rFonts w:ascii="Georgia" w:hAnsi="Georgia"/>
          <w:spacing w:val="40"/>
          <w:sz w:val="18"/>
        </w:rPr>
        <w:t xml:space="preserve"> </w:t>
      </w:r>
      <w:r>
        <w:rPr>
          <w:rFonts w:ascii="Georgia" w:hAnsi="Georgia"/>
          <w:sz w:val="18"/>
        </w:rPr>
        <w:t>The multinomial model points in the same direction: the</w:t>
      </w:r>
      <w:r>
        <w:rPr>
          <w:rFonts w:ascii="Georgia" w:hAnsi="Georgia"/>
          <w:spacing w:val="-6"/>
          <w:sz w:val="18"/>
        </w:rPr>
        <w:t xml:space="preserve"> </w:t>
      </w:r>
      <w:r>
        <w:rPr>
          <w:rFonts w:ascii="Georgia" w:hAnsi="Georgia"/>
          <w:sz w:val="18"/>
        </w:rPr>
        <w:t>loss</w:t>
      </w:r>
      <w:r>
        <w:rPr>
          <w:rFonts w:ascii="Georgia" w:hAnsi="Georgia"/>
          <w:spacing w:val="-6"/>
          <w:sz w:val="18"/>
        </w:rPr>
        <w:t xml:space="preserve"> </w:t>
      </w:r>
      <w:r>
        <w:rPr>
          <w:rFonts w:ascii="Georgia" w:hAnsi="Georgia"/>
          <w:sz w:val="18"/>
        </w:rPr>
        <w:t>frame</w:t>
      </w:r>
      <w:r>
        <w:rPr>
          <w:rFonts w:ascii="Georgia" w:hAnsi="Georgia"/>
          <w:spacing w:val="-6"/>
          <w:sz w:val="18"/>
        </w:rPr>
        <w:t xml:space="preserve"> </w:t>
      </w:r>
      <w:r>
        <w:rPr>
          <w:rFonts w:ascii="Georgia" w:hAnsi="Georgia"/>
          <w:sz w:val="18"/>
        </w:rPr>
        <w:t>increases</w:t>
      </w:r>
      <w:r>
        <w:rPr>
          <w:rFonts w:ascii="Georgia" w:hAnsi="Georgia"/>
          <w:spacing w:val="-6"/>
          <w:sz w:val="18"/>
        </w:rPr>
        <w:t xml:space="preserve"> </w:t>
      </w:r>
      <w:r>
        <w:rPr>
          <w:rFonts w:ascii="Georgia" w:hAnsi="Georgia"/>
          <w:sz w:val="18"/>
        </w:rPr>
        <w:t>relative</w:t>
      </w:r>
      <w:r>
        <w:rPr>
          <w:rFonts w:ascii="Georgia" w:hAnsi="Georgia"/>
          <w:spacing w:val="-6"/>
          <w:sz w:val="18"/>
        </w:rPr>
        <w:t xml:space="preserve"> </w:t>
      </w:r>
      <w:r>
        <w:rPr>
          <w:rFonts w:ascii="Georgia" w:hAnsi="Georgia"/>
          <w:sz w:val="18"/>
        </w:rPr>
        <w:t>support</w:t>
      </w:r>
      <w:r>
        <w:rPr>
          <w:rFonts w:ascii="Georgia" w:hAnsi="Georgia"/>
          <w:spacing w:val="-6"/>
          <w:sz w:val="18"/>
        </w:rPr>
        <w:t xml:space="preserve"> </w:t>
      </w:r>
      <w:r>
        <w:rPr>
          <w:rFonts w:ascii="Georgia" w:hAnsi="Georgia"/>
          <w:sz w:val="18"/>
        </w:rPr>
        <w:t>for</w:t>
      </w:r>
      <w:r>
        <w:rPr>
          <w:rFonts w:ascii="Georgia" w:hAnsi="Georgia"/>
          <w:spacing w:val="-6"/>
          <w:sz w:val="18"/>
        </w:rPr>
        <w:t xml:space="preserve"> </w:t>
      </w:r>
      <w:r>
        <w:rPr>
          <w:rFonts w:ascii="Georgia" w:hAnsi="Georgia"/>
          <w:sz w:val="18"/>
        </w:rPr>
        <w:t>conditional</w:t>
      </w:r>
      <w:r>
        <w:rPr>
          <w:rFonts w:ascii="Georgia" w:hAnsi="Georgia"/>
          <w:spacing w:val="-6"/>
          <w:sz w:val="18"/>
        </w:rPr>
        <w:t xml:space="preserve"> </w:t>
      </w:r>
      <w:r>
        <w:rPr>
          <w:rFonts w:ascii="Georgia" w:hAnsi="Georgia"/>
          <w:sz w:val="18"/>
        </w:rPr>
        <w:t>and</w:t>
      </w:r>
      <w:r>
        <w:rPr>
          <w:rFonts w:ascii="Georgia" w:hAnsi="Georgia"/>
          <w:spacing w:val="-6"/>
          <w:sz w:val="18"/>
        </w:rPr>
        <w:t xml:space="preserve"> </w:t>
      </w:r>
      <w:r>
        <w:rPr>
          <w:rFonts w:ascii="Georgia" w:hAnsi="Georgia"/>
          <w:sz w:val="18"/>
        </w:rPr>
        <w:t>unconditional</w:t>
      </w:r>
      <w:r>
        <w:rPr>
          <w:rFonts w:ascii="Georgia" w:hAnsi="Georgia"/>
          <w:spacing w:val="-6"/>
          <w:sz w:val="18"/>
        </w:rPr>
        <w:t xml:space="preserve"> </w:t>
      </w:r>
      <w:r>
        <w:rPr>
          <w:rFonts w:ascii="Georgia" w:hAnsi="Georgia"/>
          <w:sz w:val="18"/>
        </w:rPr>
        <w:t>funding</w:t>
      </w:r>
      <w:r>
        <w:rPr>
          <w:rFonts w:ascii="Georgia" w:hAnsi="Georgia"/>
          <w:spacing w:val="-6"/>
          <w:sz w:val="18"/>
        </w:rPr>
        <w:t xml:space="preserve"> </w:t>
      </w:r>
      <w:r>
        <w:rPr>
          <w:rFonts w:ascii="Georgia" w:hAnsi="Georgia"/>
          <w:sz w:val="18"/>
        </w:rPr>
        <w:t>compared</w:t>
      </w:r>
      <w:r>
        <w:rPr>
          <w:rFonts w:ascii="Georgia" w:hAnsi="Georgia"/>
          <w:spacing w:val="-6"/>
          <w:sz w:val="18"/>
        </w:rPr>
        <w:t xml:space="preserve"> </w:t>
      </w:r>
      <w:r>
        <w:rPr>
          <w:rFonts w:ascii="Georgia" w:hAnsi="Georgia"/>
          <w:sz w:val="18"/>
        </w:rPr>
        <w:t>with</w:t>
      </w:r>
      <w:r>
        <w:rPr>
          <w:rFonts w:ascii="Georgia" w:hAnsi="Georgia"/>
          <w:spacing w:val="-6"/>
          <w:sz w:val="18"/>
        </w:rPr>
        <w:t xml:space="preserve"> </w:t>
      </w:r>
      <w:r>
        <w:rPr>
          <w:rFonts w:ascii="Georgia" w:hAnsi="Georgia"/>
          <w:sz w:val="18"/>
        </w:rPr>
        <w:t>rejection, while the gains frame is most clearly associated with lower relative support for unconditional funding.</w:t>
      </w:r>
      <w:r>
        <w:rPr>
          <w:rFonts w:ascii="Georgia" w:hAnsi="Georgia"/>
          <w:spacing w:val="34"/>
          <w:sz w:val="18"/>
        </w:rPr>
        <w:t xml:space="preserve"> </w:t>
      </w:r>
      <w:r>
        <w:rPr>
          <w:rFonts w:ascii="Georgia" w:hAnsi="Georgia"/>
          <w:sz w:val="18"/>
        </w:rPr>
        <w:t>Both frames also increase “I don’t know” responses relative to rejection, suggesting some increase in expressed uncertainty.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CC1CD0"/>
    <w:multiLevelType w:val="hybridMultilevel"/>
    <w:tmpl w:val="02CEF838"/>
    <w:lvl w:ilvl="0" w:tplc="20FCBD78">
      <w:start w:val="1"/>
      <w:numFmt w:val="decimal"/>
      <w:lvlText w:val="%1."/>
      <w:lvlJc w:val="left"/>
      <w:pPr>
        <w:ind w:left="400" w:hanging="163"/>
        <w:jc w:val="left"/>
      </w:pPr>
      <w:rPr>
        <w:rFonts w:ascii="Times New Roman" w:eastAsia="Times New Roman" w:hAnsi="Times New Roman" w:cs="Times New Roman" w:hint="default"/>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1" w15:restartNumberingAfterBreak="0">
    <w:nsid w:val="72A60B1A"/>
    <w:multiLevelType w:val="multilevel"/>
    <w:tmpl w:val="A24CD634"/>
    <w:lvl w:ilvl="0">
      <w:start w:val="1"/>
      <w:numFmt w:val="decimal"/>
      <w:lvlText w:val="%1"/>
      <w:lvlJc w:val="left"/>
      <w:pPr>
        <w:ind w:left="844" w:hanging="485"/>
        <w:jc w:val="left"/>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972" w:hanging="613"/>
        <w:jc w:val="left"/>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0"/>
  </w:num>
  <w:num w:numId="2" w16cid:durableId="12161643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éctor Bahamonde">
    <w15:presenceInfo w15:providerId="AD" w15:userId="S::hibano@utu.fi::ecb50e0b-e343-4ba5-bd40-e9b2004cf17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491A"/>
    <w:rsid w:val="00025374"/>
    <w:rsid w:val="00025559"/>
    <w:rsid w:val="00026A4E"/>
    <w:rsid w:val="000A2CD3"/>
    <w:rsid w:val="000F2815"/>
    <w:rsid w:val="00142A06"/>
    <w:rsid w:val="001446A2"/>
    <w:rsid w:val="001671DA"/>
    <w:rsid w:val="00182F1E"/>
    <w:rsid w:val="001A15AD"/>
    <w:rsid w:val="001A7E54"/>
    <w:rsid w:val="0022234C"/>
    <w:rsid w:val="002713EE"/>
    <w:rsid w:val="002D225B"/>
    <w:rsid w:val="0032099C"/>
    <w:rsid w:val="00343513"/>
    <w:rsid w:val="0038401E"/>
    <w:rsid w:val="003A7BEB"/>
    <w:rsid w:val="003B2659"/>
    <w:rsid w:val="003C0628"/>
    <w:rsid w:val="003E7EAF"/>
    <w:rsid w:val="004121C3"/>
    <w:rsid w:val="004C3A86"/>
    <w:rsid w:val="00503BC1"/>
    <w:rsid w:val="00503FE7"/>
    <w:rsid w:val="00546067"/>
    <w:rsid w:val="005B03FB"/>
    <w:rsid w:val="005D1F48"/>
    <w:rsid w:val="005D491A"/>
    <w:rsid w:val="00612C0E"/>
    <w:rsid w:val="00630346"/>
    <w:rsid w:val="006432B5"/>
    <w:rsid w:val="0064462E"/>
    <w:rsid w:val="006F041B"/>
    <w:rsid w:val="00736A93"/>
    <w:rsid w:val="007840DF"/>
    <w:rsid w:val="007A33EC"/>
    <w:rsid w:val="007B26EF"/>
    <w:rsid w:val="007D1DEE"/>
    <w:rsid w:val="007E7952"/>
    <w:rsid w:val="00800D49"/>
    <w:rsid w:val="00807BBA"/>
    <w:rsid w:val="00812742"/>
    <w:rsid w:val="008209DD"/>
    <w:rsid w:val="008464BD"/>
    <w:rsid w:val="00911F67"/>
    <w:rsid w:val="00914815"/>
    <w:rsid w:val="009153C1"/>
    <w:rsid w:val="00994F35"/>
    <w:rsid w:val="009A6FC1"/>
    <w:rsid w:val="009D0733"/>
    <w:rsid w:val="009D6C4B"/>
    <w:rsid w:val="00A640B7"/>
    <w:rsid w:val="00AE7983"/>
    <w:rsid w:val="00AF583C"/>
    <w:rsid w:val="00B153BD"/>
    <w:rsid w:val="00BB0069"/>
    <w:rsid w:val="00BF2660"/>
    <w:rsid w:val="00C312B7"/>
    <w:rsid w:val="00CB41E0"/>
    <w:rsid w:val="00CC7565"/>
    <w:rsid w:val="00D151B9"/>
    <w:rsid w:val="00D33FE8"/>
    <w:rsid w:val="00D3445B"/>
    <w:rsid w:val="00D821FE"/>
    <w:rsid w:val="00DC075D"/>
    <w:rsid w:val="00DC4AC2"/>
    <w:rsid w:val="00E41237"/>
    <w:rsid w:val="00E86997"/>
    <w:rsid w:val="00EF4E81"/>
    <w:rsid w:val="00F66F5F"/>
    <w:rsid w:val="00F95F87"/>
    <w:rsid w:val="00FD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455C"/>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26</Pages>
  <Words>13131</Words>
  <Characters>74849</Characters>
  <Application>Microsoft Office Word</Application>
  <DocSecurity>0</DocSecurity>
  <Lines>623</Lines>
  <Paragraphs>175</Paragraphs>
  <ScaleCrop>false</ScaleCrop>
  <Company/>
  <LinksUpToDate>false</LinksUpToDate>
  <CharactersWithSpaces>87805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Héctor Bahamonde</cp:lastModifiedBy>
  <cp:revision>63</cp:revision>
  <dcterms:created xsi:type="dcterms:W3CDTF">2026-05-27T12:48:00Z</dcterms:created>
  <dcterms:modified xsi:type="dcterms:W3CDTF">2026-08-06T13:54:00Z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