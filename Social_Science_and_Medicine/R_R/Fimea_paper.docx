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5013A" w14:textId="77777777" w:rsidR="005D491A" w:rsidRPr="008372F6" w:rsidRDefault="00000000">
      <w:pPr>
        <w:pStyle w:val="Title"/>
        <w:pPrChange w:id="0" w:author="Héctor Bahamonde" w:date="2026-09-18T13:13:00Z" w16du:dateUtc="2026-09-18T11:13:00Z">
          <w:pPr>
            <w:pStyle w:val="Heading1"/>
            <w:jc w:val="center"/>
          </w:pPr>
        </w:pPrChange>
      </w:pPr>
      <w:r w:rsidRPr="008372F6">
        <w:t>Abstract</w:t>
      </w:r>
    </w:p>
    <w:p w14:paraId="0B651640" w14:textId="4368385F" w:rsidR="005D491A" w:rsidRPr="008372F6" w:rsidRDefault="00000000" w:rsidP="00F77C8A">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Governments</w:t>
      </w:r>
      <w:r w:rsidRPr="008372F6">
        <w:rPr>
          <w:rFonts w:ascii="Arial" w:hAnsi="Arial" w:cs="Arial"/>
          <w:spacing w:val="-3"/>
          <w:w w:val="105"/>
          <w:sz w:val="24"/>
          <w:szCs w:val="24"/>
        </w:rPr>
        <w:t xml:space="preserve"> </w:t>
      </w:r>
      <w:r w:rsidRPr="008372F6">
        <w:rPr>
          <w:rFonts w:ascii="Arial" w:hAnsi="Arial" w:cs="Arial"/>
          <w:w w:val="105"/>
          <w:sz w:val="24"/>
          <w:szCs w:val="24"/>
        </w:rPr>
        <w:t>often</w:t>
      </w:r>
      <w:r w:rsidRPr="008372F6">
        <w:rPr>
          <w:rFonts w:ascii="Arial" w:hAnsi="Arial" w:cs="Arial"/>
          <w:spacing w:val="-3"/>
          <w:w w:val="105"/>
          <w:sz w:val="24"/>
          <w:szCs w:val="24"/>
        </w:rPr>
        <w:t xml:space="preserve"> </w:t>
      </w:r>
      <w:r w:rsidRPr="008372F6">
        <w:rPr>
          <w:rFonts w:ascii="Arial" w:hAnsi="Arial" w:cs="Arial"/>
          <w:w w:val="105"/>
          <w:sz w:val="24"/>
          <w:szCs w:val="24"/>
        </w:rPr>
        <w:t>insulate</w:t>
      </w:r>
      <w:r w:rsidRPr="008372F6">
        <w:rPr>
          <w:rFonts w:ascii="Arial" w:hAnsi="Arial" w:cs="Arial"/>
          <w:spacing w:val="-3"/>
          <w:w w:val="105"/>
          <w:sz w:val="24"/>
          <w:szCs w:val="24"/>
        </w:rPr>
        <w:t xml:space="preserve"> </w:t>
      </w:r>
      <w:r w:rsidRPr="008372F6">
        <w:rPr>
          <w:rFonts w:ascii="Arial" w:hAnsi="Arial" w:cs="Arial"/>
          <w:w w:val="105"/>
          <w:sz w:val="24"/>
          <w:szCs w:val="24"/>
        </w:rPr>
        <w:t>costly</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controversial</w:t>
      </w:r>
      <w:r w:rsidRPr="008372F6">
        <w:rPr>
          <w:rFonts w:ascii="Arial" w:hAnsi="Arial" w:cs="Arial"/>
          <w:spacing w:val="-3"/>
          <w:w w:val="105"/>
          <w:sz w:val="24"/>
          <w:szCs w:val="24"/>
        </w:rPr>
        <w:t xml:space="preserve"> </w:t>
      </w:r>
      <w:r w:rsidRPr="008372F6">
        <w:rPr>
          <w:rFonts w:ascii="Arial" w:hAnsi="Arial" w:cs="Arial"/>
          <w:w w:val="105"/>
          <w:sz w:val="24"/>
          <w:szCs w:val="24"/>
        </w:rPr>
        <w:t>healthcare</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 xml:space="preserve">decisions from day-to-day electoral politics by delegating authority to technical bodies that rely on formal assessments and objective criteria. Yet public responses to these decisions may still depend on how identical choices are presented. This article examines </w:t>
      </w:r>
      <w:del w:id="1" w:author="Katri Aaltonen" w:date="2026-08-23T10:57:00Z">
        <w:r w:rsidRPr="008372F6" w:rsidDel="00224467">
          <w:rPr>
            <w:rFonts w:ascii="Arial" w:hAnsi="Arial" w:cs="Arial"/>
            <w:w w:val="105"/>
            <w:sz w:val="24"/>
            <w:szCs w:val="24"/>
          </w:rPr>
          <w:delText xml:space="preserve">whether </w:delText>
        </w:r>
      </w:del>
      <w:ins w:id="2" w:author="Katri Aaltonen" w:date="2026-08-23T10:57:00Z">
        <w:r w:rsidR="00224467" w:rsidRPr="008372F6">
          <w:rPr>
            <w:rFonts w:ascii="Arial" w:hAnsi="Arial" w:cs="Arial"/>
            <w:w w:val="105"/>
            <w:sz w:val="24"/>
            <w:szCs w:val="24"/>
          </w:rPr>
          <w:t xml:space="preserve">the extent to which </w:t>
        </w:r>
      </w:ins>
      <w:ins w:id="3" w:author="Katri Aaltonen" w:date="2026-08-23T10:56:00Z">
        <w:r w:rsidR="00224467" w:rsidRPr="008372F6">
          <w:rPr>
            <w:rFonts w:ascii="Arial" w:hAnsi="Arial" w:cs="Arial"/>
            <w:w w:val="105"/>
            <w:sz w:val="24"/>
            <w:szCs w:val="24"/>
          </w:rPr>
          <w:t>mass</w:t>
        </w:r>
        <w:r w:rsidR="00224467" w:rsidRPr="008372F6">
          <w:rPr>
            <w:rFonts w:ascii="Arial" w:hAnsi="Arial" w:cs="Arial"/>
            <w:spacing w:val="-4"/>
            <w:w w:val="105"/>
            <w:sz w:val="24"/>
            <w:szCs w:val="24"/>
          </w:rPr>
          <w:t xml:space="preserve"> </w:t>
        </w:r>
        <w:r w:rsidR="00224467" w:rsidRPr="008372F6">
          <w:rPr>
            <w:rFonts w:ascii="Arial" w:hAnsi="Arial" w:cs="Arial"/>
            <w:w w:val="105"/>
            <w:sz w:val="24"/>
            <w:szCs w:val="24"/>
          </w:rPr>
          <w:t xml:space="preserve">preferences on public funding of </w:t>
        </w:r>
      </w:ins>
      <w:ins w:id="4" w:author="Katri Aaltonen" w:date="2026-08-23T10:57:00Z">
        <w:r w:rsidR="00224467" w:rsidRPr="008372F6">
          <w:rPr>
            <w:rFonts w:ascii="Arial" w:hAnsi="Arial" w:cs="Arial"/>
            <w:w w:val="105"/>
            <w:sz w:val="24"/>
            <w:szCs w:val="24"/>
          </w:rPr>
          <w:t>high-cost</w:t>
        </w:r>
      </w:ins>
      <w:ins w:id="5" w:author="Katri Aaltonen" w:date="2026-08-23T10:56:00Z">
        <w:r w:rsidR="00224467" w:rsidRPr="008372F6">
          <w:rPr>
            <w:rFonts w:ascii="Arial" w:hAnsi="Arial" w:cs="Arial"/>
            <w:w w:val="105"/>
            <w:sz w:val="24"/>
            <w:szCs w:val="24"/>
          </w:rPr>
          <w:t xml:space="preserve"> cancer medicines </w:t>
        </w:r>
      </w:ins>
      <w:del w:id="6" w:author="Katri Aaltonen" w:date="2026-08-23T10:56:00Z">
        <w:r w:rsidRPr="008372F6" w:rsidDel="00224467">
          <w:rPr>
            <w:rFonts w:ascii="Arial" w:hAnsi="Arial" w:cs="Arial"/>
            <w:w w:val="105"/>
            <w:sz w:val="24"/>
            <w:szCs w:val="24"/>
          </w:rPr>
          <w:delText>institutional insulation constrains framing effects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on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mass</w:delText>
        </w:r>
        <w:r w:rsidRPr="008372F6" w:rsidDel="00224467">
          <w:rPr>
            <w:rFonts w:ascii="Arial" w:hAnsi="Arial" w:cs="Arial"/>
            <w:spacing w:val="-4"/>
            <w:w w:val="105"/>
            <w:sz w:val="24"/>
            <w:szCs w:val="24"/>
          </w:rPr>
          <w:delText xml:space="preserve"> </w:delText>
        </w:r>
        <w:r w:rsidRPr="008372F6" w:rsidDel="00224467">
          <w:rPr>
            <w:rFonts w:ascii="Arial" w:hAnsi="Arial" w:cs="Arial"/>
            <w:w w:val="105"/>
            <w:sz w:val="24"/>
            <w:szCs w:val="24"/>
          </w:rPr>
          <w:delText>preferences</w:delText>
        </w:r>
      </w:del>
      <w:ins w:id="7" w:author="Katri Aaltonen" w:date="2026-08-23T10:56:00Z">
        <w:r w:rsidR="00224467" w:rsidRPr="008372F6">
          <w:rPr>
            <w:rFonts w:ascii="Arial" w:hAnsi="Arial" w:cs="Arial"/>
            <w:w w:val="105"/>
            <w:sz w:val="24"/>
            <w:szCs w:val="24"/>
          </w:rPr>
          <w:t>are sensitive to framing effects</w:t>
        </w:r>
      </w:ins>
      <w:del w:id="8" w:author="Katri Aaltonen" w:date="2026-08-23T10:56:00Z">
        <w:r w:rsidRPr="008372F6" w:rsidDel="00224467">
          <w:rPr>
            <w:rFonts w:ascii="Arial" w:hAnsi="Arial" w:cs="Arial"/>
            <w:w w:val="105"/>
            <w:sz w:val="24"/>
            <w:szCs w:val="24"/>
          </w:rPr>
          <w:delText>, or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whether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citizens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remain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sensitive</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to</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framing</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even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authority</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is formally insulated from electoral politics</w:delText>
        </w:r>
      </w:del>
      <w:r w:rsidRPr="008372F6">
        <w:rPr>
          <w:rFonts w:ascii="Arial" w:hAnsi="Arial" w:cs="Arial"/>
          <w:w w:val="105"/>
          <w:sz w:val="24"/>
          <w:szCs w:val="24"/>
        </w:rPr>
        <w:t>.</w:t>
      </w:r>
      <w:r w:rsidRPr="008372F6">
        <w:rPr>
          <w:rFonts w:ascii="Arial" w:hAnsi="Arial" w:cs="Arial"/>
          <w:spacing w:val="31"/>
          <w:w w:val="105"/>
          <w:sz w:val="24"/>
          <w:szCs w:val="24"/>
        </w:rPr>
        <w:t xml:space="preserve"> </w:t>
      </w:r>
      <w:r w:rsidRPr="008372F6">
        <w:rPr>
          <w:rFonts w:ascii="Arial" w:hAnsi="Arial" w:cs="Arial"/>
          <w:w w:val="105"/>
          <w:sz w:val="24"/>
          <w:szCs w:val="24"/>
        </w:rPr>
        <w:t xml:space="preserve">Drawing on prospect theory, we argue that preferences </w:t>
      </w:r>
      <w:del w:id="9" w:author="Katri Aaltonen" w:date="2026-08-23T10:57:00Z">
        <w:r w:rsidRPr="008372F6" w:rsidDel="00224467">
          <w:rPr>
            <w:rFonts w:ascii="Arial" w:hAnsi="Arial" w:cs="Arial"/>
            <w:w w:val="105"/>
            <w:sz w:val="24"/>
            <w:szCs w:val="24"/>
          </w:rPr>
          <w:delText>over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high-cost</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cancer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medicines</w:delText>
        </w:r>
        <w:r w:rsidRPr="008372F6" w:rsidDel="00224467">
          <w:rPr>
            <w:rFonts w:ascii="Arial" w:hAnsi="Arial" w:cs="Arial"/>
            <w:spacing w:val="40"/>
            <w:w w:val="105"/>
            <w:sz w:val="24"/>
            <w:szCs w:val="24"/>
          </w:rPr>
          <w:delText xml:space="preserve"> </w:delText>
        </w:r>
      </w:del>
      <w:r w:rsidRPr="008372F6">
        <w:rPr>
          <w:rFonts w:ascii="Arial" w:hAnsi="Arial" w:cs="Arial"/>
          <w:w w:val="105"/>
          <w:sz w:val="24"/>
          <w:szCs w:val="24"/>
        </w:rPr>
        <w:t>are</w:t>
      </w:r>
      <w:r w:rsidRPr="008372F6">
        <w:rPr>
          <w:rFonts w:ascii="Arial" w:hAnsi="Arial" w:cs="Arial"/>
          <w:spacing w:val="40"/>
          <w:w w:val="105"/>
          <w:sz w:val="24"/>
          <w:szCs w:val="24"/>
        </w:rPr>
        <w:t xml:space="preserve"> </w:t>
      </w:r>
      <w:r w:rsidRPr="008372F6">
        <w:rPr>
          <w:rFonts w:ascii="Arial" w:hAnsi="Arial" w:cs="Arial"/>
          <w:w w:val="105"/>
          <w:sz w:val="24"/>
          <w:szCs w:val="24"/>
        </w:rPr>
        <w:t>reference-point</w:t>
      </w:r>
      <w:r w:rsidRPr="008372F6">
        <w:rPr>
          <w:rFonts w:ascii="Arial" w:hAnsi="Arial" w:cs="Arial"/>
          <w:spacing w:val="40"/>
          <w:w w:val="105"/>
          <w:sz w:val="24"/>
          <w:szCs w:val="24"/>
        </w:rPr>
        <w:t xml:space="preserve"> </w:t>
      </w:r>
      <w:r w:rsidRPr="008372F6">
        <w:rPr>
          <w:rFonts w:ascii="Arial" w:hAnsi="Arial" w:cs="Arial"/>
          <w:w w:val="105"/>
          <w:sz w:val="24"/>
          <w:szCs w:val="24"/>
        </w:rPr>
        <w:t>dependent:</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respond</w:t>
      </w:r>
      <w:r w:rsidRPr="008372F6">
        <w:rPr>
          <w:rFonts w:ascii="Arial" w:hAnsi="Arial" w:cs="Arial"/>
          <w:spacing w:val="40"/>
          <w:w w:val="105"/>
          <w:sz w:val="24"/>
          <w:szCs w:val="24"/>
        </w:rPr>
        <w:t xml:space="preserve"> </w:t>
      </w:r>
      <w:r w:rsidRPr="008372F6">
        <w:rPr>
          <w:rFonts w:ascii="Arial" w:hAnsi="Arial" w:cs="Arial"/>
          <w:w w:val="105"/>
          <w:sz w:val="24"/>
          <w:szCs w:val="24"/>
        </w:rPr>
        <w:t>differently when decisions are framed as avoiding salient losses rather than preserving existing gains.</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80"/>
          <w:w w:val="105"/>
          <w:sz w:val="24"/>
          <w:szCs w:val="24"/>
        </w:rPr>
        <w:t xml:space="preserve"> </w:t>
      </w:r>
      <w:r w:rsidRPr="008372F6">
        <w:rPr>
          <w:rFonts w:ascii="Arial" w:hAnsi="Arial" w:cs="Arial"/>
          <w:w w:val="105"/>
          <w:sz w:val="24"/>
          <w:szCs w:val="24"/>
        </w:rPr>
        <w:t xml:space="preserve">test this argument with </w:t>
      </w:r>
      <w:ins w:id="10" w:author="Héctor Bahamonde" w:date="2026-08-10T19:03:00Z">
        <w:r w:rsidR="00ED641D" w:rsidRPr="008372F6">
          <w:rPr>
            <w:rFonts w:ascii="Arial" w:hAnsi="Arial" w:cs="Arial"/>
            <w:w w:val="105"/>
            <w:sz w:val="24"/>
            <w:szCs w:val="24"/>
          </w:rPr>
          <w:t xml:space="preserve">a survey experiment </w:t>
        </w:r>
      </w:ins>
      <w:del w:id="11" w:author="Héctor Bahamonde" w:date="2026-08-10T19:03:00Z">
        <w:r w:rsidRPr="008372F6" w:rsidDel="00ED641D">
          <w:rPr>
            <w:rFonts w:ascii="Arial" w:hAnsi="Arial" w:cs="Arial"/>
            <w:w w:val="105"/>
            <w:sz w:val="24"/>
            <w:szCs w:val="24"/>
          </w:rPr>
          <w:delText xml:space="preserve">a population-based survey experiment </w:delText>
        </w:r>
      </w:del>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Respondents evaluated an identical clinical vignette </w:t>
      </w:r>
      <w:del w:id="12" w:author="Katri Aaltonen" w:date="2026-08-23T10:58:00Z">
        <w:r w:rsidRPr="008372F6" w:rsidDel="00224467">
          <w:rPr>
            <w:rFonts w:ascii="Arial" w:hAnsi="Arial" w:cs="Arial"/>
            <w:w w:val="105"/>
            <w:sz w:val="24"/>
            <w:szCs w:val="24"/>
          </w:rPr>
          <w:delText xml:space="preserve">about a novel, high-cost cancer medicine with uncertain benefits </w:delText>
        </w:r>
      </w:del>
      <w:r w:rsidRPr="008372F6">
        <w:rPr>
          <w:rFonts w:ascii="Arial" w:hAnsi="Arial" w:cs="Arial"/>
          <w:w w:val="105"/>
          <w:sz w:val="24"/>
          <w:szCs w:val="24"/>
        </w:rPr>
        <w:t>and were randomly assigned to alternative frames emphasizing</w:t>
      </w:r>
      <w:r w:rsidRPr="008372F6">
        <w:rPr>
          <w:rFonts w:ascii="Arial" w:hAnsi="Arial" w:cs="Arial"/>
          <w:spacing w:val="-1"/>
          <w:w w:val="105"/>
          <w:sz w:val="24"/>
          <w:szCs w:val="24"/>
        </w:rPr>
        <w:t xml:space="preserve"> </w:t>
      </w:r>
      <w:r w:rsidRPr="008372F6">
        <w:rPr>
          <w:rFonts w:ascii="Arial" w:hAnsi="Arial" w:cs="Arial"/>
          <w:w w:val="105"/>
          <w:sz w:val="24"/>
          <w:szCs w:val="24"/>
        </w:rPr>
        <w:t>either</w:t>
      </w:r>
      <w:r w:rsidRPr="008372F6">
        <w:rPr>
          <w:rFonts w:ascii="Arial" w:hAnsi="Arial" w:cs="Arial"/>
          <w:spacing w:val="-1"/>
          <w:w w:val="105"/>
          <w:sz w:val="24"/>
          <w:szCs w:val="24"/>
        </w:rPr>
        <w:t xml:space="preserve"> </w:t>
      </w:r>
      <w:r w:rsidRPr="008372F6">
        <w:rPr>
          <w:rFonts w:ascii="Arial" w:hAnsi="Arial" w:cs="Arial"/>
          <w:w w:val="105"/>
          <w:sz w:val="24"/>
          <w:szCs w:val="24"/>
        </w:rPr>
        <w:t>last-resort</w:t>
      </w:r>
      <w:r w:rsidRPr="008372F6">
        <w:rPr>
          <w:rFonts w:ascii="Arial" w:hAnsi="Arial" w:cs="Arial"/>
          <w:spacing w:val="-1"/>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stewardship</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finite</w:t>
      </w:r>
      <w:r w:rsidRPr="008372F6">
        <w:rPr>
          <w:rFonts w:ascii="Arial" w:hAnsi="Arial" w:cs="Arial"/>
          <w:spacing w:val="-1"/>
          <w:w w:val="105"/>
          <w:sz w:val="24"/>
          <w:szCs w:val="24"/>
        </w:rPr>
        <w:t xml:space="preserve"> </w:t>
      </w:r>
      <w:r w:rsidRPr="008372F6">
        <w:rPr>
          <w:rFonts w:ascii="Arial" w:hAnsi="Arial" w:cs="Arial"/>
          <w:w w:val="105"/>
          <w:sz w:val="24"/>
          <w:szCs w:val="24"/>
        </w:rPr>
        <w:t>collective</w:t>
      </w:r>
      <w:r w:rsidRPr="008372F6">
        <w:rPr>
          <w:rFonts w:ascii="Arial" w:hAnsi="Arial" w:cs="Arial"/>
          <w:spacing w:val="-1"/>
          <w:w w:val="105"/>
          <w:sz w:val="24"/>
          <w:szCs w:val="24"/>
        </w:rPr>
        <w:t xml:space="preserve"> </w:t>
      </w:r>
      <w:r w:rsidRPr="008372F6">
        <w:rPr>
          <w:rFonts w:ascii="Arial" w:hAnsi="Arial" w:cs="Arial"/>
          <w:w w:val="105"/>
          <w:sz w:val="24"/>
          <w:szCs w:val="24"/>
        </w:rPr>
        <w:t>resources.</w:t>
      </w:r>
      <w:r w:rsidRPr="00F77C8A">
        <w:rPr>
          <w:rFonts w:ascii="Arial" w:hAnsi="Arial" w:cs="Arial"/>
          <w:w w:val="105"/>
          <w:sz w:val="24"/>
          <w:szCs w:val="24"/>
          <w:rPrChange w:id="13" w:author="Héctor Bahamonde" w:date="2026-09-18T15:18:00Z" w16du:dateUtc="2026-09-18T13:18:00Z">
            <w:rPr>
              <w:rFonts w:ascii="Arial" w:hAnsi="Arial" w:cs="Arial"/>
              <w:spacing w:val="20"/>
              <w:w w:val="105"/>
              <w:sz w:val="24"/>
              <w:szCs w:val="24"/>
            </w:rPr>
          </w:rPrChange>
        </w:rPr>
        <w:t xml:space="preserve"> </w:t>
      </w:r>
      <w:ins w:id="14" w:author="Héctor Bahamonde" w:date="2026-09-18T15:18:00Z" w16du:dateUtc="2026-09-18T13:18:00Z">
        <w:r w:rsidR="009D02F2" w:rsidRPr="00F77C8A">
          <w:rPr>
            <w:rFonts w:ascii="Arial" w:hAnsi="Arial" w:cs="Arial"/>
            <w:w w:val="105"/>
            <w:sz w:val="24"/>
            <w:szCs w:val="24"/>
            <w:rPrChange w:id="15" w:author="Héctor Bahamonde" w:date="2026-09-18T15:18:00Z" w16du:dateUtc="2026-09-18T13:18:00Z">
              <w:rPr>
                <w:rFonts w:ascii="Arial" w:hAnsi="Arial" w:cs="Arial"/>
                <w:spacing w:val="20"/>
                <w:w w:val="105"/>
                <w:sz w:val="24"/>
                <w:szCs w:val="24"/>
              </w:rPr>
            </w:rPrChange>
          </w:rPr>
          <w:t>Holding clinical evidence, costs, and uncertainty constant, we find that the rescue-oriented frame shifts support toward unconditional funding, whereas the resource-preservation frame shifts support toward conditional funding within Finland’s delegated reimbursement setting.</w:t>
        </w:r>
      </w:ins>
      <w:del w:id="16" w:author="Héctor Bahamonde" w:date="2026-09-18T15:18:00Z" w16du:dateUtc="2026-09-18T13:18:00Z">
        <w:r w:rsidRPr="008372F6" w:rsidDel="009D02F2">
          <w:rPr>
            <w:rFonts w:ascii="Arial" w:hAnsi="Arial" w:cs="Arial"/>
            <w:w w:val="105"/>
            <w:sz w:val="24"/>
            <w:szCs w:val="24"/>
          </w:rPr>
          <w:delText>Holding</w:delText>
        </w:r>
        <w:r w:rsidRPr="008372F6" w:rsidDel="009D02F2">
          <w:rPr>
            <w:rFonts w:ascii="Arial" w:hAnsi="Arial" w:cs="Arial"/>
            <w:spacing w:val="-1"/>
            <w:w w:val="105"/>
            <w:sz w:val="24"/>
            <w:szCs w:val="24"/>
          </w:rPr>
          <w:delText xml:space="preserve"> </w:delText>
        </w:r>
        <w:r w:rsidRPr="008372F6" w:rsidDel="009D02F2">
          <w:rPr>
            <w:rFonts w:ascii="Arial" w:hAnsi="Arial" w:cs="Arial"/>
            <w:w w:val="105"/>
            <w:sz w:val="24"/>
            <w:szCs w:val="24"/>
          </w:rPr>
          <w:delText xml:space="preserve">clinical evidence, costs, and uncertainty constant, we find substantial and systematic framing effects. </w:delText>
        </w:r>
      </w:del>
      <w:ins w:id="17" w:author="Katri Aaltonen" w:date="2026-08-23T10:58:00Z">
        <w:del w:id="18" w:author="Héctor Bahamonde" w:date="2026-09-18T15:18:00Z" w16du:dateUtc="2026-09-18T13:18:00Z">
          <w:r w:rsidR="00224467" w:rsidRPr="008372F6" w:rsidDel="009D02F2">
            <w:rPr>
              <w:rFonts w:ascii="Arial" w:hAnsi="Arial" w:cs="Arial"/>
              <w:w w:val="105"/>
              <w:sz w:val="24"/>
              <w:szCs w:val="24"/>
            </w:rPr>
            <w:delText>S</w:delText>
          </w:r>
        </w:del>
      </w:ins>
      <w:del w:id="19" w:author="Héctor Bahamonde" w:date="2026-08-10T19:35:00Z">
        <w:r w:rsidRPr="008372F6" w:rsidDel="00380282">
          <w:rPr>
            <w:rFonts w:ascii="Arial" w:hAnsi="Arial" w:cs="Arial"/>
            <w:w w:val="105"/>
            <w:sz w:val="24"/>
            <w:szCs w:val="24"/>
          </w:rPr>
          <w:delText>Support for funding rises under loss-avoidance framing and falls under gain-preservation framing, despite identical policy content.</w:delText>
        </w:r>
      </w:del>
      <w:del w:id="20" w:author="Héctor Bahamonde" w:date="2026-09-18T15:18:00Z" w16du:dateUtc="2026-09-18T13:18:00Z">
        <w:r w:rsidRPr="008372F6" w:rsidDel="009D02F2">
          <w:rPr>
            <w:rFonts w:ascii="Arial" w:hAnsi="Arial" w:cs="Arial"/>
            <w:spacing w:val="40"/>
            <w:w w:val="105"/>
            <w:sz w:val="24"/>
            <w:szCs w:val="24"/>
          </w:rPr>
          <w:delText xml:space="preserve"> </w:delText>
        </w:r>
        <w:r w:rsidRPr="008372F6" w:rsidDel="009D02F2">
          <w:rPr>
            <w:rFonts w:ascii="Arial" w:hAnsi="Arial" w:cs="Arial"/>
            <w:w w:val="105"/>
            <w:sz w:val="24"/>
            <w:szCs w:val="24"/>
          </w:rPr>
          <w:delText xml:space="preserve">The findings suggest that </w:delText>
        </w:r>
      </w:del>
      <w:ins w:id="21" w:author="Katri Aaltonen" w:date="2026-08-23T11:28:00Z">
        <w:del w:id="22" w:author="Héctor Bahamonde" w:date="2026-09-18T15:18:00Z" w16du:dateUtc="2026-09-18T13:18:00Z">
          <w:r w:rsidR="005745CF" w:rsidRPr="008372F6" w:rsidDel="009D02F2">
            <w:rPr>
              <w:rFonts w:ascii="Arial" w:hAnsi="Arial" w:cs="Arial"/>
              <w:w w:val="105"/>
              <w:sz w:val="24"/>
              <w:szCs w:val="24"/>
            </w:rPr>
            <w:delText>framing effects persist e</w:delText>
          </w:r>
        </w:del>
      </w:ins>
      <w:ins w:id="23" w:author="Katri Aaltonen" w:date="2026-08-23T11:29:00Z">
        <w:del w:id="24" w:author="Héctor Bahamonde" w:date="2026-09-18T15:18:00Z" w16du:dateUtc="2026-09-18T13:18:00Z">
          <w:r w:rsidR="005745CF" w:rsidRPr="008372F6" w:rsidDel="009D02F2">
            <w:rPr>
              <w:rFonts w:ascii="Arial" w:hAnsi="Arial" w:cs="Arial"/>
              <w:w w:val="105"/>
              <w:sz w:val="24"/>
              <w:szCs w:val="24"/>
            </w:rPr>
            <w:delText xml:space="preserve">ven in the context of </w:delText>
          </w:r>
        </w:del>
      </w:ins>
      <w:del w:id="25" w:author="Héctor Bahamonde" w:date="2026-09-18T15:18:00Z" w16du:dateUtc="2026-09-18T13:18:00Z">
        <w:r w:rsidRPr="008372F6" w:rsidDel="009D02F2">
          <w:rPr>
            <w:rFonts w:ascii="Arial" w:hAnsi="Arial" w:cs="Arial"/>
            <w:w w:val="105"/>
            <w:sz w:val="24"/>
            <w:szCs w:val="24"/>
          </w:rPr>
          <w:delText>institutional insulation</w:delText>
        </w:r>
      </w:del>
      <w:ins w:id="26" w:author="Katri Aaltonen" w:date="2026-08-23T11:29:00Z">
        <w:del w:id="27" w:author="Héctor Bahamonde" w:date="2026-09-18T15:18:00Z" w16du:dateUtc="2026-09-18T13:18:00Z">
          <w:r w:rsidR="005745CF" w:rsidRPr="008372F6" w:rsidDel="009D02F2">
            <w:rPr>
              <w:rFonts w:ascii="Arial" w:hAnsi="Arial" w:cs="Arial"/>
              <w:w w:val="105"/>
              <w:sz w:val="24"/>
              <w:szCs w:val="24"/>
            </w:rPr>
            <w:delText>.</w:delText>
          </w:r>
        </w:del>
      </w:ins>
      <w:del w:id="28" w:author="Katri Aaltonen" w:date="2026-08-23T11:29:00Z">
        <w:r w:rsidRPr="008372F6" w:rsidDel="005745CF">
          <w:rPr>
            <w:rFonts w:ascii="Arial" w:hAnsi="Arial" w:cs="Arial"/>
            <w:w w:val="105"/>
            <w:sz w:val="24"/>
            <w:szCs w:val="24"/>
          </w:rPr>
          <w:delText xml:space="preserve"> does not neutralize framing effects.</w:delText>
        </w:r>
        <w:r w:rsidRPr="008372F6" w:rsidDel="005745CF">
          <w:rPr>
            <w:rFonts w:ascii="Arial" w:hAnsi="Arial" w:cs="Arial"/>
            <w:spacing w:val="33"/>
            <w:w w:val="105"/>
            <w:sz w:val="24"/>
            <w:szCs w:val="24"/>
          </w:rPr>
          <w:delText xml:space="preserve"> </w:delText>
        </w:r>
        <w:r w:rsidRPr="008372F6" w:rsidDel="005745CF">
          <w:rPr>
            <w:rFonts w:ascii="Arial" w:hAnsi="Arial" w:cs="Arial"/>
            <w:w w:val="105"/>
            <w:sz w:val="24"/>
            <w:szCs w:val="24"/>
          </w:rPr>
          <w:delText>Technical justification alone does not depoliticize distributive choices in healthcare.</w:delText>
        </w:r>
      </w:del>
    </w:p>
    <w:p w14:paraId="3DC03CE9" w14:textId="723B9955" w:rsidR="005D491A" w:rsidRPr="008372F6" w:rsidDel="00795367" w:rsidRDefault="00000000" w:rsidP="008372F6">
      <w:pPr>
        <w:pStyle w:val="BodyText"/>
        <w:spacing w:before="120" w:after="120" w:line="360" w:lineRule="auto"/>
        <w:jc w:val="both"/>
        <w:rPr>
          <w:del w:id="29" w:author="Microsoft Office User" w:date="2026-09-11T17:01:00Z"/>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ins w:id="30" w:author="Microsoft Office User" w:date="2026-09-11T17:01:00Z">
        <w:del w:id="31" w:author="Héctor Bahamonde" w:date="2026-09-16T10:04:00Z" w16du:dateUtc="2026-09-16T08:04:00Z">
          <w:r w:rsidR="00795367" w:rsidRPr="008372F6" w:rsidDel="00715B8D">
            <w:rPr>
              <w:rFonts w:ascii="Arial" w:hAnsi="Arial" w:cs="Arial"/>
              <w:sz w:val="24"/>
              <w:szCs w:val="24"/>
              <w:highlight w:val="yellow"/>
              <w:rPrChange w:id="32" w:author="Microsoft Office User" w:date="2026-09-11T17:01:00Z">
                <w:rPr/>
              </w:rPrChange>
            </w:rPr>
            <w:delText>xxx</w:delText>
          </w:r>
        </w:del>
      </w:ins>
      <w:del w:id="33" w:author="Héctor Bahamonde" w:date="2026-09-16T10:04:00Z" w16du:dateUtc="2026-09-16T08:04:00Z">
        <w:r w:rsidRPr="008372F6" w:rsidDel="00715B8D">
          <w:rPr>
            <w:rFonts w:ascii="Arial" w:hAnsi="Arial" w:cs="Arial"/>
            <w:sz w:val="24"/>
            <w:szCs w:val="24"/>
            <w:highlight w:val="yellow"/>
            <w:rPrChange w:id="34" w:author="Microsoft Office User" w:date="2026-09-11T17:01:00Z">
              <w:rPr/>
            </w:rPrChange>
          </w:rPr>
          <w:delText>200</w:delText>
        </w:r>
      </w:del>
      <w:ins w:id="35" w:author="Héctor Bahamonde" w:date="2026-09-16T10:04:00Z" w16du:dateUtc="2026-09-16T08:04:00Z">
        <w:r w:rsidR="00715B8D" w:rsidRPr="008372F6">
          <w:rPr>
            <w:rFonts w:ascii="Arial" w:hAnsi="Arial" w:cs="Arial"/>
            <w:sz w:val="24"/>
            <w:szCs w:val="24"/>
          </w:rPr>
          <w:t>1</w:t>
        </w:r>
      </w:ins>
      <w:ins w:id="36" w:author="Héctor Bahamonde" w:date="2026-09-18T15:19:00Z" w16du:dateUtc="2026-09-18T13:19:00Z">
        <w:r w:rsidR="00B25174">
          <w:rPr>
            <w:rFonts w:ascii="Arial" w:hAnsi="Arial" w:cs="Arial"/>
            <w:sz w:val="24"/>
            <w:szCs w:val="24"/>
          </w:rPr>
          <w:t>6</w:t>
        </w:r>
      </w:ins>
      <w:ins w:id="37" w:author="Héctor Bahamonde" w:date="2026-09-16T10:04:00Z" w16du:dateUtc="2026-09-16T08:04:00Z">
        <w:r w:rsidR="00715B8D" w:rsidRPr="008372F6">
          <w:rPr>
            <w:rFonts w:ascii="Arial" w:hAnsi="Arial" w:cs="Arial"/>
            <w:sz w:val="24"/>
            <w:szCs w:val="24"/>
          </w:rPr>
          <w:t>0</w:t>
        </w:r>
      </w:ins>
      <w:r w:rsidRPr="008372F6">
        <w:rPr>
          <w:rFonts w:ascii="Arial" w:hAnsi="Arial" w:cs="Arial"/>
          <w:spacing w:val="4"/>
          <w:sz w:val="24"/>
          <w:szCs w:val="24"/>
        </w:rPr>
        <w:t xml:space="preserve"> </w:t>
      </w:r>
      <w:r w:rsidRPr="008372F6">
        <w:rPr>
          <w:rFonts w:ascii="Arial" w:hAnsi="Arial" w:cs="Arial"/>
          <w:sz w:val="24"/>
          <w:szCs w:val="24"/>
        </w:rPr>
        <w:t>words.</w:t>
      </w:r>
    </w:p>
    <w:p w14:paraId="3E1D5E9C" w14:textId="77777777" w:rsidR="005D491A" w:rsidRPr="008372F6" w:rsidRDefault="005D491A">
      <w:pPr>
        <w:pStyle w:val="BodyText"/>
        <w:spacing w:before="120" w:after="120" w:line="360" w:lineRule="auto"/>
        <w:jc w:val="both"/>
        <w:rPr>
          <w:rFonts w:ascii="Arial" w:hAnsi="Arial" w:cs="Arial"/>
          <w:sz w:val="24"/>
          <w:szCs w:val="24"/>
        </w:rPr>
        <w:pPrChange w:id="38" w:author="Microsoft Office User" w:date="2026-09-11T17:01:00Z">
          <w:pPr>
            <w:pStyle w:val="BodyText"/>
            <w:spacing w:before="148"/>
          </w:pPr>
        </w:pPrChange>
      </w:pPr>
    </w:p>
    <w:p w14:paraId="3BC83993" w14:textId="7D3FF70F" w:rsid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b/>
          <w:bCs/>
          <w:iCs/>
          <w:w w:val="105"/>
          <w:sz w:val="24"/>
          <w:szCs w:val="24"/>
          <w:rPrChange w:id="39" w:author="Microsoft Office User" w:date="2026-09-11T17:02:00Z">
            <w:rPr>
              <w:b/>
              <w:i/>
              <w:w w:val="105"/>
            </w:rPr>
          </w:rPrChange>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ins w:id="40" w:author="Microsoft Office User" w:date="2026-09-11T08:58:00Z">
        <w:r w:rsidR="007C0CFF" w:rsidRPr="008372F6">
          <w:rPr>
            <w:rFonts w:ascii="Arial" w:hAnsi="Arial" w:cs="Arial"/>
            <w:w w:val="105"/>
            <w:sz w:val="24"/>
            <w:szCs w:val="24"/>
          </w:rPr>
          <w:t xml:space="preserve"> framing effect;</w:t>
        </w:r>
      </w:ins>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1B548906" w14:textId="5465E014" w:rsidR="00795367" w:rsidRPr="008372F6" w:rsidRDefault="00795367">
      <w:pPr>
        <w:pStyle w:val="Title"/>
        <w:pPrChange w:id="41" w:author="Héctor Bahamonde" w:date="2026-09-18T13:13:00Z" w16du:dateUtc="2026-09-18T11:13:00Z">
          <w:pPr>
            <w:pStyle w:val="BodyText"/>
            <w:spacing w:before="120" w:after="120" w:line="360" w:lineRule="auto"/>
            <w:jc w:val="both"/>
          </w:pPr>
        </w:pPrChange>
      </w:pPr>
      <w:ins w:id="42" w:author="Microsoft Office User" w:date="2026-09-11T17:01:00Z">
        <w:r w:rsidRPr="008372F6">
          <w:lastRenderedPageBreak/>
          <w:t>Highlights</w:t>
        </w:r>
      </w:ins>
    </w:p>
    <w:p w14:paraId="3F7D1148" w14:textId="76F0CD6B" w:rsidR="00795367" w:rsidRPr="008372F6" w:rsidRDefault="007E4DEA" w:rsidP="008372F6">
      <w:pPr>
        <w:pStyle w:val="BodyText"/>
        <w:numPr>
          <w:ilvl w:val="0"/>
          <w:numId w:val="4"/>
        </w:numPr>
        <w:spacing w:before="120" w:after="120" w:line="360" w:lineRule="auto"/>
        <w:ind w:left="0"/>
        <w:jc w:val="both"/>
        <w:rPr>
          <w:rFonts w:ascii="Arial" w:hAnsi="Arial" w:cs="Arial"/>
          <w:bCs/>
          <w:sz w:val="24"/>
          <w:szCs w:val="24"/>
        </w:rPr>
      </w:pPr>
      <w:ins w:id="43" w:author="Microsoft Office User" w:date="2026-09-13T19:52:00Z">
        <w:r w:rsidRPr="008372F6">
          <w:rPr>
            <w:rFonts w:ascii="Arial" w:hAnsi="Arial" w:cs="Arial"/>
            <w:w w:val="110"/>
            <w:sz w:val="24"/>
            <w:szCs w:val="24"/>
          </w:rPr>
          <w:t>The results indicate substantial and systematic framing effects</w:t>
        </w:r>
      </w:ins>
      <w:ins w:id="44" w:author="Microsoft Office User" w:date="2026-09-13T19:56:00Z">
        <w:r w:rsidRPr="008372F6">
          <w:rPr>
            <w:rFonts w:ascii="Arial" w:hAnsi="Arial" w:cs="Arial"/>
            <w:w w:val="110"/>
            <w:sz w:val="24"/>
            <w:szCs w:val="24"/>
          </w:rPr>
          <w:t>.</w:t>
        </w:r>
      </w:ins>
    </w:p>
    <w:p w14:paraId="4FC49D56" w14:textId="58EC339C" w:rsidR="00351B29" w:rsidRPr="00351B29" w:rsidRDefault="00351B29">
      <w:pPr>
        <w:pStyle w:val="BodyText"/>
        <w:numPr>
          <w:ilvl w:val="0"/>
          <w:numId w:val="4"/>
        </w:numPr>
        <w:spacing w:before="120" w:after="120" w:line="360" w:lineRule="auto"/>
        <w:ind w:left="0"/>
        <w:jc w:val="both"/>
        <w:rPr>
          <w:ins w:id="45" w:author="Héctor Bahamonde" w:date="2026-09-18T15:19:00Z" w16du:dateUtc="2026-09-18T13:19:00Z"/>
          <w:rFonts w:ascii="Arial" w:hAnsi="Arial" w:cs="Arial"/>
          <w:w w:val="110"/>
          <w:sz w:val="24"/>
          <w:szCs w:val="24"/>
          <w:rPrChange w:id="46" w:author="Héctor Bahamonde" w:date="2026-09-18T15:20:00Z" w16du:dateUtc="2026-09-18T13:20:00Z">
            <w:rPr>
              <w:ins w:id="47" w:author="Héctor Bahamonde" w:date="2026-09-18T15:19:00Z" w16du:dateUtc="2026-09-18T13:19:00Z"/>
              <w:rFonts w:ascii="Arial" w:hAnsi="Arial" w:cs="Arial"/>
              <w:bCs/>
              <w:sz w:val="24"/>
              <w:szCs w:val="24"/>
            </w:rPr>
          </w:rPrChange>
        </w:rPr>
        <w:pPrChange w:id="48" w:author="Héctor Bahamonde" w:date="2026-09-18T15:20:00Z" w16du:dateUtc="2026-09-18T13:20:00Z">
          <w:pPr>
            <w:pStyle w:val="BodyText"/>
            <w:numPr>
              <w:numId w:val="4"/>
            </w:numPr>
            <w:spacing w:before="120" w:after="120" w:line="360" w:lineRule="auto"/>
            <w:ind w:left="720" w:hanging="360"/>
            <w:jc w:val="both"/>
          </w:pPr>
        </w:pPrChange>
      </w:pPr>
      <w:ins w:id="49" w:author="Héctor Bahamonde" w:date="2026-09-18T15:19:00Z" w16du:dateUtc="2026-09-18T13:19:00Z">
        <w:r w:rsidRPr="00351B29">
          <w:rPr>
            <w:rFonts w:ascii="Arial" w:hAnsi="Arial" w:cs="Arial"/>
            <w:w w:val="110"/>
            <w:sz w:val="24"/>
            <w:szCs w:val="24"/>
            <w:rPrChange w:id="50" w:author="Héctor Bahamonde" w:date="2026-09-18T15:20:00Z" w16du:dateUtc="2026-09-18T13:20:00Z">
              <w:rPr>
                <w:rFonts w:ascii="Arial" w:hAnsi="Arial" w:cs="Arial"/>
                <w:bCs/>
                <w:sz w:val="24"/>
                <w:szCs w:val="24"/>
              </w:rPr>
            </w:rPrChange>
          </w:rPr>
          <w:t>The rescue-oriented frame increases unconditional funding and reduces outright rejection.</w:t>
        </w:r>
      </w:ins>
    </w:p>
    <w:p w14:paraId="21E98FAB" w14:textId="44D4C794" w:rsidR="00E517B1" w:rsidRPr="00351B29" w:rsidDel="00351B29" w:rsidRDefault="00351B29">
      <w:pPr>
        <w:pStyle w:val="BodyText"/>
        <w:numPr>
          <w:ilvl w:val="0"/>
          <w:numId w:val="4"/>
        </w:numPr>
        <w:spacing w:before="120" w:after="120" w:line="360" w:lineRule="auto"/>
        <w:ind w:left="0"/>
        <w:jc w:val="both"/>
        <w:rPr>
          <w:del w:id="51" w:author="Héctor Bahamonde" w:date="2026-09-18T15:19:00Z" w16du:dateUtc="2026-09-18T13:19:00Z"/>
          <w:rFonts w:ascii="Arial" w:hAnsi="Arial" w:cs="Arial"/>
          <w:w w:val="110"/>
          <w:sz w:val="24"/>
          <w:szCs w:val="24"/>
          <w:rPrChange w:id="52" w:author="Héctor Bahamonde" w:date="2026-09-18T15:20:00Z" w16du:dateUtc="2026-09-18T13:20:00Z">
            <w:rPr>
              <w:del w:id="53" w:author="Héctor Bahamonde" w:date="2026-09-18T15:19:00Z" w16du:dateUtc="2026-09-18T13:19:00Z"/>
              <w:rFonts w:ascii="Arial" w:hAnsi="Arial" w:cs="Arial"/>
              <w:bCs/>
              <w:sz w:val="24"/>
              <w:szCs w:val="24"/>
            </w:rPr>
          </w:rPrChange>
        </w:rPr>
        <w:pPrChange w:id="54" w:author="Héctor Bahamonde" w:date="2026-09-18T15:20:00Z" w16du:dateUtc="2026-09-18T13:20:00Z">
          <w:pPr>
            <w:pStyle w:val="BodyText"/>
            <w:numPr>
              <w:numId w:val="4"/>
            </w:numPr>
            <w:spacing w:before="120" w:after="120" w:line="360" w:lineRule="auto"/>
            <w:ind w:left="720" w:hanging="360"/>
            <w:jc w:val="both"/>
          </w:pPr>
        </w:pPrChange>
      </w:pPr>
      <w:ins w:id="55" w:author="Héctor Bahamonde" w:date="2026-09-18T15:19:00Z" w16du:dateUtc="2026-09-18T13:19:00Z">
        <w:r w:rsidRPr="00351B29">
          <w:rPr>
            <w:rFonts w:ascii="Arial" w:hAnsi="Arial" w:cs="Arial"/>
            <w:w w:val="110"/>
            <w:sz w:val="24"/>
            <w:szCs w:val="24"/>
            <w:rPrChange w:id="56" w:author="Héctor Bahamonde" w:date="2026-09-18T15:20:00Z" w16du:dateUtc="2026-09-18T13:20:00Z">
              <w:rPr>
                <w:rFonts w:ascii="Arial" w:hAnsi="Arial" w:cs="Arial"/>
                <w:bCs/>
                <w:sz w:val="24"/>
                <w:szCs w:val="24"/>
              </w:rPr>
            </w:rPrChange>
          </w:rPr>
          <w:t>The resource-preservation frame shifts support from unconditional to conditional funding.</w:t>
        </w:r>
      </w:ins>
      <w:ins w:id="57" w:author="Microsoft Office User" w:date="2026-09-13T19:52:00Z">
        <w:del w:id="58" w:author="Héctor Bahamonde" w:date="2026-09-18T15:19:00Z" w16du:dateUtc="2026-09-18T13:19:00Z">
          <w:r w:rsidR="007E4DEA" w:rsidRPr="00351B29" w:rsidDel="00351B29">
            <w:rPr>
              <w:rFonts w:ascii="Arial" w:hAnsi="Arial" w:cs="Arial"/>
              <w:w w:val="110"/>
              <w:sz w:val="24"/>
              <w:szCs w:val="24"/>
              <w:rPrChange w:id="59" w:author="Héctor Bahamonde" w:date="2026-09-18T15:20:00Z" w16du:dateUtc="2026-09-18T13:20:00Z">
                <w:rPr>
                  <w:rFonts w:ascii="Arial" w:hAnsi="Arial" w:cs="Arial"/>
                  <w:bCs/>
                  <w:sz w:val="24"/>
                  <w:szCs w:val="24"/>
                </w:rPr>
              </w:rPrChange>
            </w:rPr>
            <w:delText xml:space="preserve">Support for </w:delText>
          </w:r>
        </w:del>
      </w:ins>
      <w:ins w:id="60" w:author="Microsoft Office User" w:date="2026-09-13T19:53:00Z">
        <w:del w:id="61" w:author="Héctor Bahamonde" w:date="2026-09-18T15:19:00Z" w16du:dateUtc="2026-09-18T13:19:00Z">
          <w:r w:rsidR="007E4DEA" w:rsidRPr="00351B29" w:rsidDel="00351B29">
            <w:rPr>
              <w:rFonts w:ascii="Arial" w:hAnsi="Arial" w:cs="Arial"/>
              <w:w w:val="110"/>
              <w:sz w:val="24"/>
              <w:szCs w:val="24"/>
              <w:rPrChange w:id="62" w:author="Héctor Bahamonde" w:date="2026-09-18T15:20:00Z" w16du:dateUtc="2026-09-18T13:20:00Z">
                <w:rPr>
                  <w:rFonts w:ascii="Arial" w:hAnsi="Arial" w:cs="Arial"/>
                  <w:bCs/>
                  <w:sz w:val="24"/>
                  <w:szCs w:val="24"/>
                </w:rPr>
              </w:rPrChange>
            </w:rPr>
            <w:delText xml:space="preserve">public funding of high-cost cancer medicines </w:delText>
          </w:r>
        </w:del>
      </w:ins>
      <w:ins w:id="63" w:author="Katri Aaltonen" w:date="2026-09-13T16:07:00Z">
        <w:del w:id="64" w:author="Héctor Bahamonde" w:date="2026-09-18T15:19:00Z" w16du:dateUtc="2026-09-18T13:19:00Z">
          <w:r w:rsidR="00E517B1" w:rsidRPr="00351B29" w:rsidDel="00351B29">
            <w:rPr>
              <w:rFonts w:ascii="Arial" w:hAnsi="Arial" w:cs="Arial"/>
              <w:w w:val="110"/>
              <w:sz w:val="24"/>
              <w:szCs w:val="24"/>
              <w:rPrChange w:id="65" w:author="Héctor Bahamonde" w:date="2026-09-18T15:20:00Z" w16du:dateUtc="2026-09-18T13:20:00Z">
                <w:rPr>
                  <w:rFonts w:ascii="Arial" w:hAnsi="Arial" w:cs="Arial"/>
                  <w:bCs/>
                  <w:sz w:val="24"/>
                  <w:szCs w:val="24"/>
                </w:rPr>
              </w:rPrChange>
            </w:rPr>
            <w:delText>increases</w:delText>
          </w:r>
        </w:del>
      </w:ins>
      <w:del w:id="66" w:author="Héctor Bahamonde" w:date="2026-09-18T15:19:00Z" w16du:dateUtc="2026-09-18T13:19:00Z">
        <w:r w:rsidR="00435E8C" w:rsidRPr="00351B29" w:rsidDel="00351B29">
          <w:rPr>
            <w:rFonts w:ascii="Arial" w:hAnsi="Arial" w:cs="Arial"/>
            <w:w w:val="110"/>
            <w:sz w:val="24"/>
            <w:szCs w:val="24"/>
            <w:rPrChange w:id="67" w:author="Héctor Bahamonde" w:date="2026-09-18T15:20:00Z" w16du:dateUtc="2026-09-18T13:20:00Z">
              <w:rPr>
                <w:rFonts w:ascii="Arial" w:hAnsi="Arial" w:cs="Arial"/>
                <w:bCs/>
                <w:sz w:val="24"/>
                <w:szCs w:val="24"/>
              </w:rPr>
            </w:rPrChange>
          </w:rPr>
          <w:delText xml:space="preserve">is higher </w:delText>
        </w:r>
      </w:del>
      <w:ins w:id="68" w:author="Microsoft Office User" w:date="2026-09-13T19:53:00Z">
        <w:del w:id="69" w:author="Héctor Bahamonde" w:date="2026-09-18T15:19:00Z" w16du:dateUtc="2026-09-18T13:19:00Z">
          <w:r w:rsidR="007E4DEA" w:rsidRPr="00351B29" w:rsidDel="00351B29">
            <w:rPr>
              <w:rFonts w:ascii="Arial" w:hAnsi="Arial" w:cs="Arial"/>
              <w:w w:val="110"/>
              <w:sz w:val="24"/>
              <w:szCs w:val="24"/>
              <w:rPrChange w:id="70" w:author="Héctor Bahamonde" w:date="2026-09-18T15:20:00Z" w16du:dateUtc="2026-09-18T13:20:00Z">
                <w:rPr>
                  <w:rFonts w:ascii="Arial" w:hAnsi="Arial" w:cs="Arial"/>
                  <w:bCs/>
                  <w:sz w:val="24"/>
                  <w:szCs w:val="24"/>
                </w:rPr>
              </w:rPrChange>
            </w:rPr>
            <w:delText>when the decision is framed</w:delText>
          </w:r>
        </w:del>
      </w:ins>
      <w:ins w:id="71" w:author="Microsoft Office User" w:date="2026-09-13T19:54:00Z">
        <w:del w:id="72" w:author="Héctor Bahamonde" w:date="2026-09-18T15:19:00Z" w16du:dateUtc="2026-09-18T13:19:00Z">
          <w:r w:rsidR="007E4DEA" w:rsidRPr="00351B29" w:rsidDel="00351B29">
            <w:rPr>
              <w:rFonts w:ascii="Arial" w:hAnsi="Arial" w:cs="Arial"/>
              <w:w w:val="110"/>
              <w:sz w:val="24"/>
              <w:szCs w:val="24"/>
              <w:rPrChange w:id="73" w:author="Héctor Bahamonde" w:date="2026-09-18T15:20:00Z" w16du:dateUtc="2026-09-18T13:20:00Z">
                <w:rPr>
                  <w:rFonts w:ascii="Arial" w:hAnsi="Arial" w:cs="Arial"/>
                  <w:bCs/>
                  <w:sz w:val="24"/>
                  <w:szCs w:val="24"/>
                </w:rPr>
              </w:rPrChange>
            </w:rPr>
            <w:delText xml:space="preserve"> </w:delText>
          </w:r>
        </w:del>
      </w:ins>
      <w:del w:id="74" w:author="Héctor Bahamonde" w:date="2026-09-18T15:19:00Z" w16du:dateUtc="2026-09-18T13:19:00Z">
        <w:r w:rsidR="00435E8C" w:rsidRPr="00351B29" w:rsidDel="00351B29">
          <w:rPr>
            <w:rFonts w:ascii="Arial" w:hAnsi="Arial" w:cs="Arial"/>
            <w:w w:val="110"/>
            <w:sz w:val="24"/>
            <w:szCs w:val="24"/>
            <w:rPrChange w:id="75" w:author="Héctor Bahamonde" w:date="2026-09-18T15:20:00Z" w16du:dateUtc="2026-09-18T13:20:00Z">
              <w:rPr>
                <w:rFonts w:ascii="Arial" w:hAnsi="Arial" w:cs="Arial"/>
                <w:bCs/>
                <w:sz w:val="24"/>
                <w:szCs w:val="24"/>
              </w:rPr>
            </w:rPrChange>
          </w:rPr>
          <w:delText xml:space="preserve"> </w:delText>
        </w:r>
      </w:del>
      <w:ins w:id="76" w:author="Katri Aaltonen" w:date="2026-09-13T16:07:00Z">
        <w:del w:id="77" w:author="Héctor Bahamonde" w:date="2026-09-18T15:19:00Z" w16du:dateUtc="2026-09-18T13:19:00Z">
          <w:r w:rsidR="00E517B1" w:rsidRPr="00351B29" w:rsidDel="00351B29">
            <w:rPr>
              <w:rFonts w:ascii="Arial" w:hAnsi="Arial" w:cs="Arial"/>
              <w:w w:val="110"/>
              <w:sz w:val="24"/>
              <w:szCs w:val="24"/>
              <w:rPrChange w:id="78" w:author="Héctor Bahamonde" w:date="2026-09-18T15:20:00Z" w16du:dateUtc="2026-09-18T13:20:00Z">
                <w:rPr>
                  <w:rFonts w:ascii="Arial" w:hAnsi="Arial" w:cs="Arial"/>
                  <w:bCs/>
                  <w:sz w:val="24"/>
                  <w:szCs w:val="24"/>
                </w:rPr>
              </w:rPrChange>
            </w:rPr>
            <w:delText>as a last-resort option</w:delText>
          </w:r>
        </w:del>
      </w:ins>
      <w:ins w:id="79" w:author="Katri Aaltonen" w:date="2026-09-13T16:11:00Z">
        <w:del w:id="80" w:author="Héctor Bahamonde" w:date="2026-09-18T15:19:00Z" w16du:dateUtc="2026-09-18T13:19:00Z">
          <w:r w:rsidR="00E517B1" w:rsidRPr="00351B29" w:rsidDel="00351B29">
            <w:rPr>
              <w:rFonts w:ascii="Arial" w:hAnsi="Arial" w:cs="Arial"/>
              <w:w w:val="110"/>
              <w:sz w:val="24"/>
              <w:szCs w:val="24"/>
              <w:rPrChange w:id="81" w:author="Héctor Bahamonde" w:date="2026-09-18T15:20:00Z" w16du:dateUtc="2026-09-18T13:20:00Z">
                <w:rPr>
                  <w:rFonts w:ascii="Arial" w:hAnsi="Arial" w:cs="Arial"/>
                  <w:bCs/>
                  <w:sz w:val="24"/>
                  <w:szCs w:val="24"/>
                </w:rPr>
              </w:rPrChange>
            </w:rPr>
            <w:delText>.</w:delText>
          </w:r>
        </w:del>
      </w:ins>
    </w:p>
    <w:p w14:paraId="408C71DC" w14:textId="77777777" w:rsidR="00351B29" w:rsidRPr="00351B29" w:rsidRDefault="00351B29">
      <w:pPr>
        <w:pStyle w:val="BodyText"/>
        <w:numPr>
          <w:ilvl w:val="0"/>
          <w:numId w:val="4"/>
        </w:numPr>
        <w:spacing w:before="120" w:after="120" w:line="360" w:lineRule="auto"/>
        <w:ind w:left="0"/>
        <w:jc w:val="both"/>
        <w:rPr>
          <w:ins w:id="82" w:author="Héctor Bahamonde" w:date="2026-09-18T15:19:00Z" w16du:dateUtc="2026-09-18T13:19:00Z"/>
          <w:rFonts w:ascii="Arial" w:hAnsi="Arial" w:cs="Arial"/>
          <w:w w:val="110"/>
          <w:sz w:val="24"/>
          <w:szCs w:val="24"/>
          <w:rPrChange w:id="83" w:author="Héctor Bahamonde" w:date="2026-09-18T15:20:00Z" w16du:dateUtc="2026-09-18T13:20:00Z">
            <w:rPr>
              <w:ins w:id="84" w:author="Héctor Bahamonde" w:date="2026-09-18T15:19:00Z" w16du:dateUtc="2026-09-18T13:19:00Z"/>
              <w:rFonts w:ascii="Arial" w:hAnsi="Arial" w:cs="Arial"/>
              <w:bCs/>
              <w:sz w:val="24"/>
              <w:szCs w:val="24"/>
            </w:rPr>
          </w:rPrChange>
        </w:rPr>
        <w:pPrChange w:id="85" w:author="Héctor Bahamonde" w:date="2026-09-18T15:20:00Z" w16du:dateUtc="2026-09-18T13:20:00Z">
          <w:pPr>
            <w:pStyle w:val="BodyText"/>
            <w:numPr>
              <w:numId w:val="4"/>
            </w:numPr>
            <w:spacing w:before="120" w:after="120" w:line="360" w:lineRule="auto"/>
            <w:ind w:left="720" w:hanging="360"/>
            <w:jc w:val="both"/>
          </w:pPr>
        </w:pPrChange>
      </w:pPr>
    </w:p>
    <w:p w14:paraId="5EF8A260" w14:textId="700A3122" w:rsidR="00795367" w:rsidRPr="008372F6" w:rsidDel="00351B29" w:rsidRDefault="00E517B1" w:rsidP="008372F6">
      <w:pPr>
        <w:pStyle w:val="BodyText"/>
        <w:numPr>
          <w:ilvl w:val="0"/>
          <w:numId w:val="4"/>
        </w:numPr>
        <w:spacing w:before="120" w:after="120" w:line="360" w:lineRule="auto"/>
        <w:ind w:left="0"/>
        <w:jc w:val="both"/>
        <w:rPr>
          <w:del w:id="86" w:author="Héctor Bahamonde" w:date="2026-09-18T15:19:00Z" w16du:dateUtc="2026-09-18T13:19:00Z"/>
          <w:rFonts w:ascii="Arial" w:hAnsi="Arial" w:cs="Arial"/>
          <w:bCs/>
          <w:sz w:val="24"/>
          <w:szCs w:val="24"/>
        </w:rPr>
      </w:pPr>
      <w:ins w:id="87" w:author="Katri Aaltonen" w:date="2026-09-13T16:11:00Z">
        <w:del w:id="88" w:author="Héctor Bahamonde" w:date="2026-09-18T15:19:00Z" w16du:dateUtc="2026-09-18T13:19:00Z">
          <w:r w:rsidRPr="008372F6" w:rsidDel="00351B29">
            <w:rPr>
              <w:rFonts w:ascii="Arial" w:hAnsi="Arial" w:cs="Arial"/>
              <w:bCs/>
              <w:sz w:val="24"/>
              <w:szCs w:val="24"/>
            </w:rPr>
            <w:delText>Conversely, support for conditional funding or rejection increases when the framing highlights the scarcity of healthcare resources and budget constraints</w:delText>
          </w:r>
        </w:del>
      </w:ins>
      <w:del w:id="89" w:author="Héctor Bahamonde" w:date="2026-09-18T15:19:00Z" w16du:dateUtc="2026-09-18T13:19:00Z">
        <w:r w:rsidR="00435E8C" w:rsidRPr="008372F6" w:rsidDel="00351B29">
          <w:rPr>
            <w:rFonts w:ascii="Arial" w:hAnsi="Arial" w:cs="Arial"/>
            <w:bCs/>
            <w:sz w:val="24"/>
            <w:szCs w:val="24"/>
          </w:rPr>
          <w:delText xml:space="preserve">through </w:delText>
        </w:r>
        <w:r w:rsidR="00435E8C" w:rsidRPr="008372F6" w:rsidDel="00351B29">
          <w:rPr>
            <w:rFonts w:ascii="Arial" w:hAnsi="Arial" w:cs="Arial"/>
            <w:bCs/>
            <w:sz w:val="24"/>
            <w:szCs w:val="24"/>
            <w:highlight w:val="yellow"/>
          </w:rPr>
          <w:delText>xxx</w:delText>
        </w:r>
        <w:r w:rsidR="00435E8C" w:rsidRPr="008372F6" w:rsidDel="00351B29">
          <w:rPr>
            <w:rFonts w:ascii="Arial" w:hAnsi="Arial" w:cs="Arial"/>
            <w:bCs/>
            <w:sz w:val="24"/>
            <w:szCs w:val="24"/>
          </w:rPr>
          <w:delText xml:space="preserve">x (rule-of-rescue) whereas </w:delText>
        </w:r>
        <w:r w:rsidR="00435E8C" w:rsidRPr="008372F6" w:rsidDel="00351B29">
          <w:rPr>
            <w:rFonts w:ascii="Arial" w:hAnsi="Arial" w:cs="Arial"/>
            <w:bCs/>
            <w:sz w:val="24"/>
            <w:szCs w:val="24"/>
            <w:highlight w:val="yellow"/>
          </w:rPr>
          <w:delText>xxxx</w:delText>
        </w:r>
        <w:r w:rsidR="00435E8C" w:rsidRPr="008372F6" w:rsidDel="00351B29">
          <w:rPr>
            <w:rFonts w:ascii="Arial" w:hAnsi="Arial" w:cs="Arial"/>
            <w:bCs/>
            <w:sz w:val="24"/>
            <w:szCs w:val="24"/>
          </w:rPr>
          <w:delText xml:space="preserve"> (health maximization) increases support for conditionality and rejection</w:delText>
        </w:r>
      </w:del>
      <w:ins w:id="90" w:author="Microsoft Office User" w:date="2026-09-13T19:56:00Z">
        <w:del w:id="91" w:author="Héctor Bahamonde" w:date="2026-09-18T15:19:00Z" w16du:dateUtc="2026-09-18T13:19:00Z">
          <w:r w:rsidR="007E4DEA" w:rsidRPr="008372F6" w:rsidDel="00351B29">
            <w:rPr>
              <w:rFonts w:ascii="Arial" w:hAnsi="Arial" w:cs="Arial"/>
              <w:bCs/>
              <w:sz w:val="24"/>
              <w:szCs w:val="24"/>
            </w:rPr>
            <w:delText>.</w:delText>
          </w:r>
        </w:del>
      </w:ins>
      <w:del w:id="92" w:author="Héctor Bahamonde" w:date="2026-09-18T15:19:00Z" w16du:dateUtc="2026-09-18T13:19:00Z">
        <w:r w:rsidR="00435E8C" w:rsidRPr="008372F6" w:rsidDel="00351B29">
          <w:rPr>
            <w:rFonts w:ascii="Arial" w:hAnsi="Arial" w:cs="Arial"/>
            <w:bCs/>
            <w:sz w:val="24"/>
            <w:szCs w:val="24"/>
          </w:rPr>
          <w:delText xml:space="preserve"> </w:delText>
        </w:r>
      </w:del>
    </w:p>
    <w:p w14:paraId="10A88D4A" w14:textId="7BED83C8" w:rsidR="00435E8C" w:rsidRPr="008372F6" w:rsidDel="00E517B1" w:rsidRDefault="007E4DEA" w:rsidP="008372F6">
      <w:pPr>
        <w:pStyle w:val="BodyText"/>
        <w:numPr>
          <w:ilvl w:val="0"/>
          <w:numId w:val="4"/>
        </w:numPr>
        <w:spacing w:before="120" w:after="120" w:line="360" w:lineRule="auto"/>
        <w:ind w:left="0"/>
        <w:jc w:val="both"/>
        <w:rPr>
          <w:del w:id="93" w:author="Katri Aaltonen" w:date="2026-09-13T16:12:00Z"/>
          <w:rFonts w:ascii="Arial" w:hAnsi="Arial" w:cs="Arial"/>
          <w:bCs/>
          <w:sz w:val="24"/>
          <w:szCs w:val="24"/>
        </w:rPr>
      </w:pPr>
      <w:ins w:id="94" w:author="Microsoft Office User" w:date="2026-09-13T19:55:00Z">
        <w:r w:rsidRPr="008372F6">
          <w:rPr>
            <w:rFonts w:ascii="Arial" w:hAnsi="Arial" w:cs="Arial"/>
            <w:bCs/>
            <w:sz w:val="24"/>
            <w:szCs w:val="24"/>
          </w:rPr>
          <w:t xml:space="preserve">Findings inform </w:t>
        </w:r>
      </w:ins>
      <w:del w:id="95" w:author="Katri Aaltonen" w:date="2026-09-13T16:12:00Z">
        <w:r w:rsidR="00435E8C" w:rsidRPr="008372F6" w:rsidDel="00E517B1">
          <w:rPr>
            <w:rFonts w:ascii="Arial" w:hAnsi="Arial" w:cs="Arial"/>
            <w:bCs/>
            <w:sz w:val="24"/>
            <w:szCs w:val="24"/>
          </w:rPr>
          <w:delText>Prospect theory -linked bulletpoint?</w:delText>
        </w:r>
      </w:del>
    </w:p>
    <w:p w14:paraId="731F7C99" w14:textId="0CD54F1F" w:rsidR="00795367" w:rsidRPr="008372F6" w:rsidRDefault="00435E8C" w:rsidP="008372F6">
      <w:pPr>
        <w:pStyle w:val="BodyText"/>
        <w:numPr>
          <w:ilvl w:val="0"/>
          <w:numId w:val="4"/>
        </w:numPr>
        <w:spacing w:before="120" w:after="120" w:line="360" w:lineRule="auto"/>
        <w:ind w:left="0"/>
        <w:jc w:val="both"/>
        <w:rPr>
          <w:rFonts w:ascii="Arial" w:hAnsi="Arial" w:cs="Arial"/>
          <w:bCs/>
          <w:sz w:val="24"/>
          <w:szCs w:val="24"/>
        </w:rPr>
      </w:pPr>
      <w:del w:id="96" w:author="Microsoft Office User" w:date="2026-09-13T19:55:00Z">
        <w:r w:rsidRPr="008372F6" w:rsidDel="007E4DEA">
          <w:rPr>
            <w:rFonts w:ascii="Arial" w:hAnsi="Arial" w:cs="Arial"/>
            <w:bCs/>
            <w:sz w:val="24"/>
            <w:szCs w:val="24"/>
          </w:rPr>
          <w:delText xml:space="preserve">Findings inform </w:delText>
        </w:r>
      </w:del>
      <w:ins w:id="97" w:author="Katri Aaltonen" w:date="2026-09-13T16:11:00Z">
        <w:r w:rsidR="00E517B1" w:rsidRPr="008372F6">
          <w:rPr>
            <w:rFonts w:ascii="Arial" w:hAnsi="Arial" w:cs="Arial"/>
            <w:bCs/>
            <w:sz w:val="24"/>
            <w:szCs w:val="24"/>
          </w:rPr>
          <w:t xml:space="preserve">communication about </w:t>
        </w:r>
      </w:ins>
      <w:ins w:id="98" w:author="Microsoft Office User" w:date="2026-09-13T19:55:00Z">
        <w:r w:rsidR="007E4DEA" w:rsidRPr="008372F6">
          <w:rPr>
            <w:rFonts w:ascii="Arial" w:hAnsi="Arial" w:cs="Arial"/>
            <w:bCs/>
            <w:sz w:val="24"/>
            <w:szCs w:val="24"/>
          </w:rPr>
          <w:t>priority-setting in public system</w:t>
        </w:r>
      </w:ins>
      <w:ins w:id="99" w:author="Microsoft Office User" w:date="2026-09-13T19:56:00Z">
        <w:r w:rsidR="007E4DEA" w:rsidRPr="008372F6">
          <w:rPr>
            <w:rFonts w:ascii="Arial" w:hAnsi="Arial" w:cs="Arial"/>
            <w:bCs/>
            <w:sz w:val="24"/>
            <w:szCs w:val="24"/>
          </w:rPr>
          <w:t>s.</w:t>
        </w:r>
      </w:ins>
      <w:del w:id="100" w:author="Katri Aaltonen" w:date="2026-09-13T16:11:00Z">
        <w:r w:rsidRPr="008372F6" w:rsidDel="00E517B1">
          <w:rPr>
            <w:rFonts w:ascii="Arial" w:hAnsi="Arial" w:cs="Arial"/>
            <w:bCs/>
            <w:sz w:val="24"/>
            <w:szCs w:val="24"/>
          </w:rPr>
          <w:delText>for high-cost m</w:delText>
        </w:r>
      </w:del>
    </w:p>
    <w:p w14:paraId="408DFB2D" w14:textId="77777777" w:rsidR="000605A5"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w w:val="105"/>
          <w:sz w:val="24"/>
          <w:szCs w:val="24"/>
        </w:rPr>
        <w:t>AI statement:</w:t>
      </w:r>
      <w:r w:rsidRPr="008372F6">
        <w:rPr>
          <w:rFonts w:ascii="Arial" w:hAnsi="Arial" w:cs="Arial"/>
          <w:w w:val="105"/>
          <w:sz w:val="24"/>
          <w:szCs w:val="24"/>
        </w:rPr>
        <w:t xml:space="preserve"> Artificial intelligence tool Microsoft Copilot was used to support language editing, proofreading, and minor editorial refinement.</w:t>
      </w:r>
      <w:r w:rsidRPr="008372F6">
        <w:rPr>
          <w:rFonts w:ascii="Arial" w:hAnsi="Arial" w:cs="Arial"/>
          <w:spacing w:val="37"/>
          <w:w w:val="105"/>
          <w:sz w:val="24"/>
          <w:szCs w:val="24"/>
        </w:rPr>
        <w:t xml:space="preserve"> </w:t>
      </w:r>
      <w:r w:rsidRPr="008372F6">
        <w:rPr>
          <w:rFonts w:ascii="Arial" w:hAnsi="Arial" w:cs="Arial"/>
          <w:w w:val="105"/>
          <w:sz w:val="24"/>
          <w:szCs w:val="24"/>
        </w:rPr>
        <w:t>After using this tool, the authors reviewed and edited the</w:t>
      </w:r>
      <w:r w:rsidRPr="008372F6">
        <w:rPr>
          <w:rFonts w:ascii="Arial" w:hAnsi="Arial" w:cs="Arial"/>
          <w:spacing w:val="34"/>
          <w:w w:val="105"/>
          <w:sz w:val="24"/>
          <w:szCs w:val="24"/>
        </w:rPr>
        <w:t xml:space="preserve"> </w:t>
      </w:r>
      <w:r w:rsidRPr="008372F6">
        <w:rPr>
          <w:rFonts w:ascii="Arial" w:hAnsi="Arial" w:cs="Arial"/>
          <w:w w:val="105"/>
          <w:sz w:val="24"/>
          <w:szCs w:val="24"/>
        </w:rPr>
        <w:t>content</w:t>
      </w:r>
      <w:r w:rsidRPr="008372F6">
        <w:rPr>
          <w:rFonts w:ascii="Arial" w:hAnsi="Arial" w:cs="Arial"/>
          <w:spacing w:val="34"/>
          <w:w w:val="105"/>
          <w:sz w:val="24"/>
          <w:szCs w:val="24"/>
        </w:rPr>
        <w:t xml:space="preserve"> </w:t>
      </w:r>
      <w:r w:rsidRPr="008372F6">
        <w:rPr>
          <w:rFonts w:ascii="Arial" w:hAnsi="Arial" w:cs="Arial"/>
          <w:w w:val="105"/>
          <w:sz w:val="24"/>
          <w:szCs w:val="24"/>
        </w:rPr>
        <w:t>as</w:t>
      </w:r>
      <w:r w:rsidRPr="008372F6">
        <w:rPr>
          <w:rFonts w:ascii="Arial" w:hAnsi="Arial" w:cs="Arial"/>
          <w:spacing w:val="34"/>
          <w:w w:val="105"/>
          <w:sz w:val="24"/>
          <w:szCs w:val="24"/>
        </w:rPr>
        <w:t xml:space="preserve"> </w:t>
      </w:r>
      <w:r w:rsidRPr="008372F6">
        <w:rPr>
          <w:rFonts w:ascii="Arial" w:hAnsi="Arial" w:cs="Arial"/>
          <w:w w:val="105"/>
          <w:sz w:val="24"/>
          <w:szCs w:val="24"/>
        </w:rPr>
        <w:t>needed</w:t>
      </w:r>
      <w:r w:rsidRPr="008372F6">
        <w:rPr>
          <w:rFonts w:ascii="Arial" w:hAnsi="Arial" w:cs="Arial"/>
          <w:spacing w:val="34"/>
          <w:w w:val="105"/>
          <w:sz w:val="24"/>
          <w:szCs w:val="24"/>
        </w:rPr>
        <w:t xml:space="preserve"> </w:t>
      </w:r>
      <w:r w:rsidRPr="008372F6">
        <w:rPr>
          <w:rFonts w:ascii="Arial" w:hAnsi="Arial" w:cs="Arial"/>
          <w:w w:val="105"/>
          <w:sz w:val="24"/>
          <w:szCs w:val="24"/>
        </w:rPr>
        <w:t>and</w:t>
      </w:r>
      <w:r w:rsidRPr="008372F6">
        <w:rPr>
          <w:rFonts w:ascii="Arial" w:hAnsi="Arial" w:cs="Arial"/>
          <w:spacing w:val="34"/>
          <w:w w:val="105"/>
          <w:sz w:val="24"/>
          <w:szCs w:val="24"/>
        </w:rPr>
        <w:t xml:space="preserve"> </w:t>
      </w:r>
      <w:r w:rsidRPr="008372F6">
        <w:rPr>
          <w:rFonts w:ascii="Arial" w:hAnsi="Arial" w:cs="Arial"/>
          <w:w w:val="105"/>
          <w:sz w:val="24"/>
          <w:szCs w:val="24"/>
        </w:rPr>
        <w:t>take</w:t>
      </w:r>
      <w:r w:rsidRPr="008372F6">
        <w:rPr>
          <w:rFonts w:ascii="Arial" w:hAnsi="Arial" w:cs="Arial"/>
          <w:spacing w:val="34"/>
          <w:w w:val="105"/>
          <w:sz w:val="24"/>
          <w:szCs w:val="24"/>
        </w:rPr>
        <w:t xml:space="preserve"> </w:t>
      </w:r>
      <w:r w:rsidRPr="008372F6">
        <w:rPr>
          <w:rFonts w:ascii="Arial" w:hAnsi="Arial" w:cs="Arial"/>
          <w:w w:val="105"/>
          <w:sz w:val="24"/>
          <w:szCs w:val="24"/>
        </w:rPr>
        <w:t>full</w:t>
      </w:r>
      <w:r w:rsidRPr="008372F6">
        <w:rPr>
          <w:rFonts w:ascii="Arial" w:hAnsi="Arial" w:cs="Arial"/>
          <w:spacing w:val="34"/>
          <w:w w:val="105"/>
          <w:sz w:val="24"/>
          <w:szCs w:val="24"/>
        </w:rPr>
        <w:t xml:space="preserve"> </w:t>
      </w:r>
      <w:r w:rsidRPr="008372F6">
        <w:rPr>
          <w:rFonts w:ascii="Arial" w:hAnsi="Arial" w:cs="Arial"/>
          <w:w w:val="105"/>
          <w:sz w:val="24"/>
          <w:szCs w:val="24"/>
        </w:rPr>
        <w:t>responsibility</w:t>
      </w:r>
      <w:r w:rsidRPr="008372F6">
        <w:rPr>
          <w:rFonts w:ascii="Arial" w:hAnsi="Arial" w:cs="Arial"/>
          <w:spacing w:val="34"/>
          <w:w w:val="105"/>
          <w:sz w:val="24"/>
          <w:szCs w:val="24"/>
        </w:rPr>
        <w:t xml:space="preserve"> </w:t>
      </w:r>
      <w:r w:rsidRPr="008372F6">
        <w:rPr>
          <w:rFonts w:ascii="Arial" w:hAnsi="Arial" w:cs="Arial"/>
          <w:w w:val="105"/>
          <w:sz w:val="24"/>
          <w:szCs w:val="24"/>
        </w:rPr>
        <w:t>for</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content</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publication.</w:t>
      </w:r>
    </w:p>
    <w:p w14:paraId="21E9B2CF" w14:textId="77777777" w:rsidR="000605A5"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sz w:val="24"/>
          <w:szCs w:val="24"/>
        </w:rPr>
        <w:t>Conflict</w:t>
      </w:r>
      <w:r w:rsidRPr="008372F6">
        <w:rPr>
          <w:rFonts w:ascii="Arial" w:hAnsi="Arial" w:cs="Arial"/>
          <w:b/>
          <w:bCs/>
          <w:spacing w:val="1"/>
          <w:sz w:val="24"/>
          <w:szCs w:val="24"/>
        </w:rPr>
        <w:t xml:space="preserve"> </w:t>
      </w:r>
      <w:r w:rsidRPr="008372F6">
        <w:rPr>
          <w:rFonts w:ascii="Arial" w:hAnsi="Arial" w:cs="Arial"/>
          <w:b/>
          <w:bCs/>
          <w:sz w:val="24"/>
          <w:szCs w:val="24"/>
        </w:rPr>
        <w:t>of</w:t>
      </w:r>
      <w:r w:rsidRPr="008372F6">
        <w:rPr>
          <w:rFonts w:ascii="Arial" w:hAnsi="Arial" w:cs="Arial"/>
          <w:b/>
          <w:bCs/>
          <w:spacing w:val="1"/>
          <w:sz w:val="24"/>
          <w:szCs w:val="24"/>
        </w:rPr>
        <w:t xml:space="preserve"> </w:t>
      </w:r>
      <w:r w:rsidRPr="008372F6">
        <w:rPr>
          <w:rFonts w:ascii="Arial" w:hAnsi="Arial" w:cs="Arial"/>
          <w:b/>
          <w:bCs/>
          <w:sz w:val="24"/>
          <w:szCs w:val="24"/>
        </w:rPr>
        <w:t>interests:</w:t>
      </w:r>
      <w:r w:rsidRPr="008372F6">
        <w:rPr>
          <w:rFonts w:ascii="Arial" w:hAnsi="Arial" w:cs="Arial"/>
          <w:spacing w:val="10"/>
          <w:sz w:val="24"/>
          <w:szCs w:val="24"/>
        </w:rPr>
        <w:t xml:space="preserve"> </w:t>
      </w:r>
      <w:r w:rsidRPr="008372F6">
        <w:rPr>
          <w:rFonts w:ascii="Arial" w:hAnsi="Arial" w:cs="Arial"/>
          <w:sz w:val="24"/>
          <w:szCs w:val="24"/>
        </w:rPr>
        <w:t>No</w:t>
      </w:r>
      <w:r w:rsidRPr="008372F6">
        <w:rPr>
          <w:rFonts w:ascii="Arial" w:hAnsi="Arial" w:cs="Arial"/>
          <w:spacing w:val="-6"/>
          <w:sz w:val="24"/>
          <w:szCs w:val="24"/>
        </w:rPr>
        <w:t xml:space="preserve"> </w:t>
      </w:r>
      <w:r w:rsidRPr="008372F6">
        <w:rPr>
          <w:rFonts w:ascii="Arial" w:hAnsi="Arial" w:cs="Arial"/>
          <w:sz w:val="24"/>
          <w:szCs w:val="24"/>
        </w:rPr>
        <w:t>conflict</w:t>
      </w:r>
      <w:r w:rsidRPr="008372F6">
        <w:rPr>
          <w:rFonts w:ascii="Arial" w:hAnsi="Arial" w:cs="Arial"/>
          <w:spacing w:val="-6"/>
          <w:sz w:val="24"/>
          <w:szCs w:val="24"/>
        </w:rPr>
        <w:t xml:space="preserve"> </w:t>
      </w:r>
      <w:r w:rsidRPr="008372F6">
        <w:rPr>
          <w:rFonts w:ascii="Arial" w:hAnsi="Arial" w:cs="Arial"/>
          <w:sz w:val="24"/>
          <w:szCs w:val="24"/>
        </w:rPr>
        <w:t>of</w:t>
      </w:r>
      <w:r w:rsidRPr="008372F6">
        <w:rPr>
          <w:rFonts w:ascii="Arial" w:hAnsi="Arial" w:cs="Arial"/>
          <w:spacing w:val="-5"/>
          <w:sz w:val="24"/>
          <w:szCs w:val="24"/>
        </w:rPr>
        <w:t xml:space="preserve"> </w:t>
      </w:r>
      <w:r w:rsidRPr="008372F6">
        <w:rPr>
          <w:rFonts w:ascii="Arial" w:hAnsi="Arial" w:cs="Arial"/>
          <w:sz w:val="24"/>
          <w:szCs w:val="24"/>
        </w:rPr>
        <w:t>interest.</w:t>
      </w:r>
    </w:p>
    <w:p w14:paraId="1D7D714A" w14:textId="2E7F2006" w:rsidR="000605A5" w:rsidRPr="008372F6" w:rsidRDefault="000605A5" w:rsidP="008372F6">
      <w:pPr>
        <w:pStyle w:val="BodyText"/>
        <w:spacing w:before="120" w:after="120" w:line="360" w:lineRule="auto"/>
        <w:jc w:val="both"/>
        <w:rPr>
          <w:rFonts w:ascii="Arial" w:hAnsi="Arial" w:cs="Arial"/>
          <w:sz w:val="24"/>
          <w:szCs w:val="24"/>
        </w:rPr>
      </w:pPr>
      <w:r w:rsidRPr="00C360C4">
        <w:rPr>
          <w:rFonts w:ascii="Arial" w:hAnsi="Arial" w:cs="Arial"/>
          <w:b/>
          <w:bCs/>
          <w:w w:val="105"/>
          <w:sz w:val="24"/>
          <w:szCs w:val="24"/>
        </w:rPr>
        <w:t>Funding:</w:t>
      </w:r>
      <w:ins w:id="101" w:author="Héctor Bahamonde" w:date="2026-09-18T10:34:00Z" w16du:dateUtc="2026-09-18T08:34:00Z">
        <w:r w:rsidR="00C360C4" w:rsidRPr="00C360C4">
          <w:t xml:space="preserve"> </w:t>
        </w:r>
        <w:r w:rsidR="00C360C4" w:rsidRPr="00D6274E">
          <w:rPr>
            <w:rFonts w:ascii="Arial" w:hAnsi="Arial" w:cs="Arial"/>
            <w:w w:val="105"/>
            <w:sz w:val="24"/>
            <w:szCs w:val="24"/>
          </w:rPr>
          <w:t>This study was supported by the Academy of Finland Flagship Programme (decision number 320162)</w:t>
        </w:r>
      </w:ins>
      <w:del w:id="102" w:author="Héctor Bahamonde" w:date="2026-09-18T10:33:00Z" w16du:dateUtc="2026-09-18T08:33:00Z">
        <w:r w:rsidRPr="00C360C4" w:rsidDel="00C360C4">
          <w:rPr>
            <w:rFonts w:ascii="Arial" w:hAnsi="Arial" w:cs="Arial"/>
            <w:spacing w:val="8"/>
            <w:w w:val="105"/>
            <w:sz w:val="24"/>
            <w:szCs w:val="24"/>
          </w:rPr>
          <w:delText xml:space="preserve"> </w:delText>
        </w:r>
        <w:r w:rsidRPr="00C360C4" w:rsidDel="00C360C4">
          <w:rPr>
            <w:rFonts w:ascii="Arial" w:hAnsi="Arial" w:cs="Arial"/>
            <w:w w:val="105"/>
            <w:sz w:val="24"/>
            <w:szCs w:val="24"/>
          </w:rPr>
          <w:delText>No</w:delText>
        </w:r>
        <w:r w:rsidRPr="00C360C4" w:rsidDel="00C360C4">
          <w:rPr>
            <w:rFonts w:ascii="Arial" w:hAnsi="Arial" w:cs="Arial"/>
            <w:spacing w:val="-7"/>
            <w:w w:val="105"/>
            <w:sz w:val="24"/>
            <w:szCs w:val="24"/>
          </w:rPr>
          <w:delText xml:space="preserve"> </w:delText>
        </w:r>
        <w:r w:rsidRPr="00C360C4" w:rsidDel="00C360C4">
          <w:rPr>
            <w:rFonts w:ascii="Arial" w:hAnsi="Arial" w:cs="Arial"/>
            <w:w w:val="105"/>
            <w:sz w:val="24"/>
            <w:szCs w:val="24"/>
          </w:rPr>
          <w:delText>funding</w:delText>
        </w:r>
        <w:r w:rsidRPr="00C360C4" w:rsidDel="00C360C4">
          <w:rPr>
            <w:rFonts w:ascii="Arial" w:hAnsi="Arial" w:cs="Arial"/>
            <w:spacing w:val="-7"/>
            <w:w w:val="105"/>
            <w:sz w:val="24"/>
            <w:szCs w:val="24"/>
          </w:rPr>
          <w:delText xml:space="preserve"> </w:delText>
        </w:r>
        <w:r w:rsidRPr="00C360C4" w:rsidDel="00C360C4">
          <w:rPr>
            <w:rFonts w:ascii="Arial" w:hAnsi="Arial" w:cs="Arial"/>
            <w:w w:val="105"/>
            <w:sz w:val="24"/>
            <w:szCs w:val="24"/>
          </w:rPr>
          <w:delText>to</w:delText>
        </w:r>
        <w:r w:rsidRPr="00C360C4" w:rsidDel="00C360C4">
          <w:rPr>
            <w:rFonts w:ascii="Arial" w:hAnsi="Arial" w:cs="Arial"/>
            <w:spacing w:val="-8"/>
            <w:w w:val="105"/>
            <w:sz w:val="24"/>
            <w:szCs w:val="24"/>
          </w:rPr>
          <w:delText xml:space="preserve"> </w:delText>
        </w:r>
        <w:r w:rsidRPr="00C360C4" w:rsidDel="00C360C4">
          <w:rPr>
            <w:rFonts w:ascii="Arial" w:hAnsi="Arial" w:cs="Arial"/>
            <w:w w:val="105"/>
            <w:sz w:val="24"/>
            <w:szCs w:val="24"/>
          </w:rPr>
          <w:delText>declare</w:delText>
        </w:r>
      </w:del>
      <w:r w:rsidRPr="00C360C4">
        <w:rPr>
          <w:rFonts w:ascii="Arial" w:hAnsi="Arial" w:cs="Arial"/>
          <w:w w:val="105"/>
          <w:sz w:val="24"/>
          <w:szCs w:val="24"/>
        </w:rPr>
        <w:t>.</w:t>
      </w:r>
    </w:p>
    <w:p w14:paraId="3BC6F90A" w14:textId="0830D57C" w:rsidR="005D491A"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w w:val="105"/>
          <w:sz w:val="24"/>
          <w:szCs w:val="24"/>
        </w:rPr>
        <w:t>Running</w:t>
      </w:r>
      <w:r w:rsidRPr="008372F6">
        <w:rPr>
          <w:rFonts w:ascii="Arial" w:hAnsi="Arial" w:cs="Arial"/>
          <w:b/>
          <w:bCs/>
          <w:spacing w:val="-3"/>
          <w:w w:val="105"/>
          <w:sz w:val="24"/>
          <w:szCs w:val="24"/>
        </w:rPr>
        <w:t xml:space="preserve"> </w:t>
      </w:r>
      <w:r w:rsidRPr="008372F6">
        <w:rPr>
          <w:rFonts w:ascii="Arial" w:hAnsi="Arial" w:cs="Arial"/>
          <w:b/>
          <w:bCs/>
          <w:w w:val="105"/>
          <w:sz w:val="24"/>
          <w:szCs w:val="24"/>
        </w:rPr>
        <w:t>title:</w:t>
      </w:r>
      <w:r w:rsidRPr="008372F6">
        <w:rPr>
          <w:rFonts w:ascii="Arial" w:hAnsi="Arial" w:cs="Arial"/>
          <w:spacing w:val="6"/>
          <w:w w:val="105"/>
          <w:sz w:val="24"/>
          <w:szCs w:val="24"/>
        </w:rPr>
        <w:t xml:space="preserve"> </w:t>
      </w:r>
      <w:r w:rsidR="0037350D" w:rsidRPr="008372F6">
        <w:rPr>
          <w:rFonts w:ascii="Arial" w:hAnsi="Arial" w:cs="Arial"/>
          <w:w w:val="105"/>
          <w:sz w:val="24"/>
          <w:szCs w:val="24"/>
        </w:rPr>
        <w:t>Delegation, Framing, and Mass Preferences.</w:t>
      </w:r>
    </w:p>
    <w:p w14:paraId="5B4CC4BB" w14:textId="47D70AB4" w:rsidR="00D47439" w:rsidRPr="008372F6" w:rsidRDefault="00D47439" w:rsidP="008372F6">
      <w:pPr>
        <w:spacing w:before="120" w:after="120" w:line="360" w:lineRule="auto"/>
        <w:jc w:val="both"/>
        <w:rPr>
          <w:rFonts w:ascii="Arial" w:hAnsi="Arial" w:cs="Arial"/>
          <w:sz w:val="24"/>
          <w:szCs w:val="24"/>
        </w:rPr>
        <w:sectPr w:rsidR="00D47439" w:rsidRPr="008372F6">
          <w:pgSz w:w="12240" w:h="15840"/>
          <w:pgMar w:top="1340" w:right="1080" w:bottom="280" w:left="1080" w:header="720" w:footer="720" w:gutter="0"/>
          <w:cols w:space="720"/>
        </w:sectPr>
      </w:pPr>
      <w:ins w:id="103" w:author="Héctor Bahamonde" w:date="2026-09-18T10:36:00Z" w16du:dateUtc="2026-09-18T08:36:00Z">
        <w:r w:rsidRPr="00D5353D">
          <w:rPr>
            <w:rFonts w:ascii="Arial" w:hAnsi="Arial" w:cs="Arial"/>
            <w:b/>
            <w:bCs/>
            <w:sz w:val="24"/>
            <w:szCs w:val="24"/>
            <w:rPrChange w:id="104" w:author="Héctor Bahamonde" w:date="2026-09-18T10:36:00Z" w16du:dateUtc="2026-09-18T08:36:00Z">
              <w:rPr>
                <w:rFonts w:ascii="Arial" w:hAnsi="Arial" w:cs="Arial"/>
                <w:sz w:val="24"/>
                <w:szCs w:val="24"/>
              </w:rPr>
            </w:rPrChange>
          </w:rPr>
          <w:t>Data-usage permission</w:t>
        </w:r>
        <w:r>
          <w:rPr>
            <w:rFonts w:ascii="Arial" w:hAnsi="Arial" w:cs="Arial"/>
            <w:sz w:val="24"/>
            <w:szCs w:val="24"/>
          </w:rPr>
          <w:t>: u</w:t>
        </w:r>
        <w:r w:rsidRPr="00D47439">
          <w:rPr>
            <w:rFonts w:ascii="Arial" w:hAnsi="Arial" w:cs="Arial"/>
            <w:sz w:val="24"/>
            <w:szCs w:val="24"/>
          </w:rPr>
          <w:t>se of the data was authorized by the Finnish Medicines Agency (Fimea), decision no. FIMEA/2020/005050.</w:t>
        </w:r>
      </w:ins>
    </w:p>
    <w:p w14:paraId="2B241A71" w14:textId="77777777" w:rsidR="005D491A" w:rsidRPr="008372F6" w:rsidRDefault="00000000">
      <w:pPr>
        <w:pStyle w:val="Title"/>
        <w:numPr>
          <w:ilvl w:val="0"/>
          <w:numId w:val="5"/>
        </w:numPr>
        <w:jc w:val="left"/>
        <w:pPrChange w:id="105" w:author="Héctor Bahamonde" w:date="2026-09-18T13:13:00Z" w16du:dateUtc="2026-09-18T11:13:00Z">
          <w:pPr>
            <w:pStyle w:val="Heading1"/>
            <w:numPr>
              <w:numId w:val="2"/>
            </w:numPr>
            <w:tabs>
              <w:tab w:val="left" w:pos="844"/>
            </w:tabs>
            <w:spacing w:before="120" w:after="120" w:line="360" w:lineRule="auto"/>
            <w:ind w:left="0" w:right="15" w:hanging="284"/>
            <w:jc w:val="both"/>
          </w:pPr>
        </w:pPrChange>
      </w:pPr>
      <w:bookmarkStart w:id="106" w:name="Introduction"/>
      <w:bookmarkEnd w:id="106"/>
      <w:r w:rsidRPr="008372F6">
        <w:lastRenderedPageBreak/>
        <w:t>Introduction</w:t>
      </w:r>
    </w:p>
    <w:p w14:paraId="23173918" w14:textId="4DC2A2F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 xml:space="preserve">dilemmas, alongside conflicting values and interests (Bærøe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del w:id="107" w:author="Héctor Bahamonde" w:date="2026-09-17T10:07:00Z" w16du:dateUtc="2026-09-17T08:07:00Z">
        <w:r w:rsidRPr="008372F6" w:rsidDel="00AD44B4">
          <w:rPr>
            <w:rFonts w:ascii="Arial" w:hAnsi="Arial" w:cs="Arial"/>
            <w:w w:val="105"/>
            <w:sz w:val="24"/>
            <w:szCs w:val="24"/>
          </w:rPr>
          <w:delText xml:space="preserve">, Jansen, Mikkelsen, </w:delText>
        </w:r>
      </w:del>
      <w:ins w:id="108" w:author="Héctor Bahamonde" w:date="2026-09-17T10:07:00Z" w16du:dateUtc="2026-09-17T08:07:00Z">
        <w:r w:rsidR="00AD44B4">
          <w:rPr>
            <w:rFonts w:ascii="Arial" w:hAnsi="Arial" w:cs="Arial"/>
            <w:w w:val="105"/>
            <w:sz w:val="24"/>
            <w:szCs w:val="24"/>
          </w:rPr>
          <w:t xml:space="preserve"> </w:t>
        </w:r>
      </w:ins>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ins w:id="109" w:author="Héctor Bahamonde" w:date="2026-09-18T10:51:00Z" w16du:dateUtc="2026-09-18T08:51:00Z">
        <w:r w:rsidR="00D7135A" w:rsidRPr="00D7135A">
          <w:rPr>
            <w:rFonts w:ascii="Arial" w:hAnsi="Arial" w:cs="Arial"/>
            <w:w w:val="105"/>
            <w:sz w:val="24"/>
            <w:szCs w:val="24"/>
          </w:rPr>
          <w:t>Corbett and Mori 1999; Abelson and Collins 2009</w:t>
        </w:r>
        <w:r w:rsidR="00D7135A">
          <w:rPr>
            <w:rFonts w:ascii="Arial" w:hAnsi="Arial" w:cs="Arial"/>
            <w:w w:val="105"/>
            <w:sz w:val="24"/>
            <w:szCs w:val="24"/>
          </w:rPr>
          <w:t>).</w:t>
        </w:r>
      </w:ins>
      <w:del w:id="110" w:author="Héctor Bahamonde" w:date="2026-09-18T10:51:00Z" w16du:dateUtc="2026-09-18T08:51:00Z">
        <w:r w:rsidRPr="008372F6" w:rsidDel="00D7135A">
          <w:rPr>
            <w:rFonts w:ascii="Arial" w:hAnsi="Arial" w:cs="Arial"/>
            <w:w w:val="105"/>
            <w:sz w:val="24"/>
            <w:szCs w:val="24"/>
          </w:rPr>
          <w:delText>Abelson</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and</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Collins</w:delText>
        </w:r>
        <w:r w:rsidRPr="008372F6" w:rsidDel="00D7135A">
          <w:rPr>
            <w:rFonts w:ascii="Arial" w:hAnsi="Arial" w:cs="Arial"/>
            <w:spacing w:val="38"/>
            <w:w w:val="105"/>
            <w:sz w:val="24"/>
            <w:szCs w:val="24"/>
          </w:rPr>
          <w:delText xml:space="preserve"> </w:delText>
        </w:r>
        <w:r w:rsidR="005D491A" w:rsidRPr="008372F6" w:rsidDel="00D7135A">
          <w:rPr>
            <w:rFonts w:ascii="Arial" w:hAnsi="Arial" w:cs="Arial"/>
            <w:sz w:val="24"/>
            <w:szCs w:val="24"/>
          </w:rPr>
          <w:fldChar w:fldCharType="begin"/>
        </w:r>
        <w:r w:rsidR="005D491A" w:rsidRPr="008372F6" w:rsidDel="00D7135A">
          <w:rPr>
            <w:rFonts w:ascii="Arial" w:hAnsi="Arial" w:cs="Arial"/>
            <w:sz w:val="24"/>
            <w:szCs w:val="24"/>
          </w:rPr>
          <w:delInstrText>HYPERLINK \l "_bookmark11"</w:delInstrText>
        </w:r>
        <w:r w:rsidR="005D491A" w:rsidRPr="008372F6" w:rsidDel="00D7135A">
          <w:rPr>
            <w:rFonts w:ascii="Arial" w:hAnsi="Arial" w:cs="Arial"/>
            <w:sz w:val="24"/>
            <w:szCs w:val="24"/>
          </w:rPr>
        </w:r>
        <w:r w:rsidR="005D491A" w:rsidRPr="008372F6" w:rsidDel="00D7135A">
          <w:rPr>
            <w:rFonts w:ascii="Arial" w:hAnsi="Arial" w:cs="Arial"/>
            <w:sz w:val="24"/>
            <w:szCs w:val="24"/>
          </w:rPr>
          <w:fldChar w:fldCharType="separate"/>
        </w:r>
        <w:r w:rsidR="005D491A" w:rsidRPr="008372F6" w:rsidDel="00D7135A">
          <w:rPr>
            <w:rFonts w:ascii="Arial" w:hAnsi="Arial" w:cs="Arial"/>
            <w:w w:val="105"/>
            <w:sz w:val="24"/>
            <w:szCs w:val="24"/>
          </w:rPr>
          <w:delText>2009;</w:delText>
        </w:r>
        <w:r w:rsidR="005D491A" w:rsidRPr="008372F6" w:rsidDel="00D7135A">
          <w:rPr>
            <w:rFonts w:ascii="Arial" w:hAnsi="Arial" w:cs="Arial"/>
            <w:sz w:val="24"/>
            <w:szCs w:val="24"/>
          </w:rPr>
          <w:fldChar w:fldCharType="end"/>
        </w:r>
        <w:r w:rsidRPr="008372F6" w:rsidDel="00D7135A">
          <w:rPr>
            <w:rFonts w:ascii="Arial" w:hAnsi="Arial" w:cs="Arial"/>
            <w:spacing w:val="40"/>
            <w:w w:val="105"/>
            <w:sz w:val="24"/>
            <w:szCs w:val="24"/>
          </w:rPr>
          <w:delText xml:space="preserve"> </w:delText>
        </w:r>
        <w:r w:rsidRPr="008372F6" w:rsidDel="00D7135A">
          <w:rPr>
            <w:rFonts w:ascii="Arial" w:hAnsi="Arial" w:cs="Arial"/>
            <w:w w:val="105"/>
            <w:sz w:val="24"/>
            <w:szCs w:val="24"/>
          </w:rPr>
          <w:delText>Corbett</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and</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Mori</w:delText>
        </w:r>
        <w:r w:rsidRPr="008372F6" w:rsidDel="00D7135A">
          <w:rPr>
            <w:rFonts w:ascii="Arial" w:hAnsi="Arial" w:cs="Arial"/>
            <w:spacing w:val="38"/>
            <w:w w:val="105"/>
            <w:sz w:val="24"/>
            <w:szCs w:val="24"/>
          </w:rPr>
          <w:delText xml:space="preserve"> </w:delText>
        </w:r>
        <w:r w:rsidR="005D491A" w:rsidRPr="008372F6" w:rsidDel="00D7135A">
          <w:rPr>
            <w:rFonts w:ascii="Arial" w:hAnsi="Arial" w:cs="Arial"/>
            <w:sz w:val="24"/>
            <w:szCs w:val="24"/>
          </w:rPr>
          <w:fldChar w:fldCharType="begin"/>
        </w:r>
        <w:r w:rsidR="005D491A" w:rsidRPr="008372F6" w:rsidDel="00D7135A">
          <w:rPr>
            <w:rFonts w:ascii="Arial" w:hAnsi="Arial" w:cs="Arial"/>
            <w:sz w:val="24"/>
            <w:szCs w:val="24"/>
          </w:rPr>
          <w:delInstrText>HYPERLINK \l "_bookmark29"</w:delInstrText>
        </w:r>
        <w:r w:rsidR="005D491A" w:rsidRPr="008372F6" w:rsidDel="00D7135A">
          <w:rPr>
            <w:rFonts w:ascii="Arial" w:hAnsi="Arial" w:cs="Arial"/>
            <w:sz w:val="24"/>
            <w:szCs w:val="24"/>
          </w:rPr>
        </w:r>
        <w:r w:rsidR="005D491A" w:rsidRPr="008372F6" w:rsidDel="00D7135A">
          <w:rPr>
            <w:rFonts w:ascii="Arial" w:hAnsi="Arial" w:cs="Arial"/>
            <w:sz w:val="24"/>
            <w:szCs w:val="24"/>
          </w:rPr>
          <w:fldChar w:fldCharType="separate"/>
        </w:r>
        <w:r w:rsidR="005D491A" w:rsidRPr="008372F6" w:rsidDel="00D7135A">
          <w:rPr>
            <w:rFonts w:ascii="Arial" w:hAnsi="Arial" w:cs="Arial"/>
            <w:w w:val="105"/>
            <w:sz w:val="24"/>
            <w:szCs w:val="24"/>
            <w:highlight w:val="yellow"/>
          </w:rPr>
          <w:delText>1999).</w:delText>
        </w:r>
        <w:r w:rsidR="005D491A" w:rsidRPr="008372F6" w:rsidDel="00D7135A">
          <w:rPr>
            <w:rFonts w:ascii="Arial" w:hAnsi="Arial" w:cs="Arial"/>
            <w:sz w:val="24"/>
            <w:szCs w:val="24"/>
          </w:rPr>
          <w:fldChar w:fldCharType="end"/>
        </w:r>
      </w:del>
      <w:del w:id="111" w:author="Héctor Bahamonde" w:date="2026-09-19T11:38:00Z" w16du:dateUtc="2026-09-19T09:38:00Z">
        <w:r w:rsidRPr="008372F6" w:rsidDel="00FA158F">
          <w:rPr>
            <w:rFonts w:ascii="Arial" w:hAnsi="Arial" w:cs="Arial"/>
            <w:spacing w:val="80"/>
            <w:w w:val="105"/>
            <w:sz w:val="24"/>
            <w:szCs w:val="24"/>
            <w:highlight w:val="yellow"/>
          </w:rPr>
          <w:delText xml:space="preserve"> </w:delText>
        </w:r>
      </w:del>
      <w:commentRangeStart w:id="112"/>
      <w:ins w:id="113" w:author="Katri Aaltonen" w:date="2026-08-23T10:51:00Z">
        <w:del w:id="114" w:author="Héctor Bahamonde" w:date="2026-09-19T11:38:00Z" w16du:dateUtc="2026-09-19T09:38:00Z">
          <w:r w:rsidR="00224467" w:rsidRPr="008372F6" w:rsidDel="00FA158F">
            <w:rPr>
              <w:rFonts w:ascii="Arial" w:hAnsi="Arial" w:cs="Arial"/>
              <w:sz w:val="24"/>
              <w:szCs w:val="24"/>
              <w:highlight w:val="yellow"/>
            </w:rPr>
            <w:delText xml:space="preserve">A </w:delText>
          </w:r>
        </w:del>
      </w:ins>
      <w:commentRangeEnd w:id="112"/>
      <w:ins w:id="115" w:author="Katri Aaltonen" w:date="2026-08-23T11:02:00Z">
        <w:del w:id="116" w:author="Héctor Bahamonde" w:date="2026-09-19T11:38:00Z" w16du:dateUtc="2026-09-19T09:38:00Z">
          <w:r w:rsidR="003D7409" w:rsidRPr="008372F6" w:rsidDel="00FA158F">
            <w:rPr>
              <w:rStyle w:val="CommentReference"/>
              <w:rFonts w:ascii="Arial" w:hAnsi="Arial" w:cs="Arial"/>
              <w:sz w:val="24"/>
              <w:szCs w:val="24"/>
              <w:highlight w:val="yellow"/>
            </w:rPr>
            <w:commentReference w:id="112"/>
          </w:r>
        </w:del>
      </w:ins>
      <w:ins w:id="117" w:author="Katri Aaltonen" w:date="2026-08-23T10:51:00Z">
        <w:del w:id="118" w:author="Héctor Bahamonde" w:date="2026-09-19T11:38:00Z" w16du:dateUtc="2026-09-19T09:38:00Z">
          <w:r w:rsidR="00224467" w:rsidRPr="008372F6" w:rsidDel="00FA158F">
            <w:rPr>
              <w:rFonts w:ascii="Arial" w:hAnsi="Arial" w:cs="Arial"/>
              <w:sz w:val="24"/>
              <w:szCs w:val="24"/>
              <w:highlight w:val="yellow"/>
            </w:rPr>
            <w:delText xml:space="preserve">key challenge in public funding decisions is that many new cancer medicines are approved based on surrogate endpoints, often before evidence on clinically meaningful benefits, such as improved overall survival or quality of life, is available. </w:delText>
          </w:r>
        </w:del>
      </w:ins>
      <w:ins w:id="119" w:author="Héctor Bahamonde" w:date="2026-09-19T11:38:00Z" w16du:dateUtc="2026-09-19T09:38:00Z">
        <w:r w:rsidR="00FA158F">
          <w:rPr>
            <w:rFonts w:ascii="Arial" w:hAnsi="Arial" w:cs="Arial"/>
            <w:sz w:val="24"/>
            <w:szCs w:val="24"/>
            <w:highlight w:val="yellow"/>
          </w:rPr>
          <w:t xml:space="preserve"> </w:t>
        </w:r>
        <w:r w:rsidR="00FA158F" w:rsidRPr="00FA158F">
          <w:rPr>
            <w:rFonts w:ascii="Arial" w:hAnsi="Arial" w:cs="Arial"/>
            <w:sz w:val="24"/>
            <w:szCs w:val="24"/>
          </w:rPr>
          <w:t>Because cancer treatment often aims to extend life rather than cure disease, a key challenge is that many new medicines are approved on surrogate endpoints before evidence of improved overall survival or quality of life is available (Cohen 2017; Davis et al. 2017; Vella Bonanno et al. 2017; Hwang et al. 2020; Brinkhuis et al. 2024)</w:t>
        </w:r>
      </w:ins>
      <w:ins w:id="120" w:author="Héctor Bahamonde" w:date="2026-09-18T11:00:00Z" w16du:dateUtc="2026-09-18T09:00:00Z">
        <w:r w:rsidR="00EC2983">
          <w:rPr>
            <w:rFonts w:ascii="Arial" w:hAnsi="Arial" w:cs="Arial"/>
            <w:sz w:val="24"/>
            <w:szCs w:val="24"/>
            <w:highlight w:val="yellow"/>
          </w:rPr>
          <w:t xml:space="preserve">. </w:t>
        </w:r>
      </w:ins>
      <w:ins w:id="121" w:author="Katri Aaltonen" w:date="2026-08-23T10:47:00Z">
        <w:del w:id="122" w:author="Héctor Bahamonde" w:date="2026-09-18T11:00:00Z" w16du:dateUtc="2026-09-18T09:00:00Z">
          <w:r w:rsidR="00422370" w:rsidRPr="008372F6" w:rsidDel="00EC2983">
            <w:rPr>
              <w:rFonts w:ascii="Arial" w:hAnsi="Arial" w:cs="Arial"/>
              <w:w w:val="105"/>
              <w:sz w:val="24"/>
              <w:szCs w:val="24"/>
              <w:highlight w:val="yellow"/>
            </w:rPr>
            <w:delText>(</w:delText>
          </w:r>
        </w:del>
        <w:del w:id="123" w:author="Héctor Bahamonde" w:date="2026-09-18T10:51:00Z" w16du:dateUtc="2026-09-18T08:51:00Z">
          <w:r w:rsidR="00422370" w:rsidRPr="008372F6" w:rsidDel="00554F3A">
            <w:rPr>
              <w:rFonts w:ascii="Arial" w:hAnsi="Arial" w:cs="Arial"/>
              <w:w w:val="105"/>
              <w:sz w:val="24"/>
              <w:szCs w:val="24"/>
              <w:highlight w:val="yellow"/>
            </w:rPr>
            <w:delText>Hwang</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w w:val="105"/>
              <w:sz w:val="24"/>
              <w:szCs w:val="24"/>
              <w:highlight w:val="yellow"/>
            </w:rPr>
            <w:delText>et</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w w:val="105"/>
              <w:sz w:val="24"/>
              <w:szCs w:val="24"/>
              <w:highlight w:val="yellow"/>
            </w:rPr>
            <w:delText>al.</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rPr>
            <w:delInstrText>HYPERLINK \l "_bookmark57"</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r w:rsidR="00422370" w:rsidRPr="008372F6" w:rsidDel="00554F3A">
            <w:rPr>
              <w:rFonts w:ascii="Arial" w:hAnsi="Arial" w:cs="Arial"/>
              <w:w w:val="105"/>
              <w:sz w:val="24"/>
              <w:szCs w:val="24"/>
              <w:highlight w:val="yellow"/>
              <w:lang w:val="fi-FI"/>
            </w:rPr>
            <w:delText>2020;</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spacing w:val="-9"/>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Vella</w:delText>
          </w:r>
          <w:r w:rsidR="00422370" w:rsidRPr="008372F6" w:rsidDel="00554F3A">
            <w:rPr>
              <w:rFonts w:ascii="Arial" w:hAnsi="Arial" w:cs="Arial"/>
              <w:spacing w:val="-11"/>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Bonanno</w:delText>
          </w:r>
        </w:del>
      </w:ins>
      <w:ins w:id="124" w:author="Katri Aaltonen" w:date="2026-08-23T10:51:00Z">
        <w:del w:id="125" w:author="Héctor Bahamonde" w:date="2026-09-18T10:51:00Z" w16du:dateUtc="2026-09-18T08:51:00Z">
          <w:r w:rsidR="00224467" w:rsidRPr="008372F6" w:rsidDel="00554F3A">
            <w:rPr>
              <w:rFonts w:ascii="Arial" w:hAnsi="Arial" w:cs="Arial"/>
              <w:w w:val="105"/>
              <w:sz w:val="24"/>
              <w:szCs w:val="24"/>
              <w:highlight w:val="yellow"/>
              <w:lang w:val="fi-FI"/>
            </w:rPr>
            <w:delText xml:space="preserve"> </w:delText>
          </w:r>
        </w:del>
      </w:ins>
      <w:ins w:id="126" w:author="Katri Aaltonen" w:date="2026-08-23T10:47:00Z">
        <w:del w:id="127" w:author="Héctor Bahamonde" w:date="2026-09-18T10:51:00Z" w16du:dateUtc="2026-09-18T08:51:00Z">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28"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"_bookmark102"</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29" w:author="Katri Aaltonen" w:date="2026-08-23T10:47:00Z">
        <w:del w:id="130"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Cohen</w:delText>
          </w:r>
          <w:r w:rsidR="00422370" w:rsidRPr="008372F6" w:rsidDel="00554F3A">
            <w:rPr>
              <w:rFonts w:ascii="Arial" w:hAnsi="Arial" w:cs="Arial"/>
              <w:spacing w:val="-2"/>
              <w:w w:val="105"/>
              <w:sz w:val="24"/>
              <w:szCs w:val="24"/>
              <w:highlight w:val="yellow"/>
              <w:lang w:val="fi-FI"/>
            </w:rPr>
            <w:delText xml:space="preserve"> </w:delText>
          </w:r>
        </w:del>
      </w:ins>
      <w:del w:id="131"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"_bookmark27"</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2" w:author="Katri Aaltonen" w:date="2026-08-23T10:47:00Z">
        <w:del w:id="133"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Davis</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34"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"_bookmark34"</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5" w:author="Katri Aaltonen" w:date="2026-08-23T10:47:00Z">
        <w:del w:id="136"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Brinkhuis</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37"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"_bookmark24"</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8" w:author="Katri Aaltonen" w:date="2026-08-23T10:47:00Z">
        <w:del w:id="139" w:author="Héctor Bahamonde" w:date="2026-09-18T10:51:00Z" w16du:dateUtc="2026-09-18T08:51:00Z">
          <w:r w:rsidR="00422370" w:rsidRPr="008372F6" w:rsidDel="00554F3A">
            <w:rPr>
              <w:rFonts w:ascii="Arial" w:hAnsi="Arial" w:cs="Arial"/>
              <w:w w:val="105"/>
              <w:sz w:val="24"/>
              <w:szCs w:val="24"/>
              <w:highlight w:val="yellow"/>
            </w:rPr>
            <w:delText>2024).</w:delText>
          </w:r>
          <w:r w:rsidR="00422370" w:rsidRPr="008372F6" w:rsidDel="00554F3A">
            <w:rPr>
              <w:rFonts w:ascii="Arial" w:hAnsi="Arial" w:cs="Arial"/>
              <w:w w:val="105"/>
              <w:sz w:val="24"/>
              <w:szCs w:val="24"/>
              <w:highlight w:val="yellow"/>
            </w:rPr>
            <w:fldChar w:fldCharType="end"/>
          </w:r>
        </w:del>
        <w:del w:id="140" w:author="Héctor Bahamonde" w:date="2026-09-18T11:00:00Z" w16du:dateUtc="2026-09-18T09:00:00Z">
          <w:r w:rsidR="00422370" w:rsidRPr="008372F6" w:rsidDel="00EC2983">
            <w:rPr>
              <w:rFonts w:ascii="Arial" w:hAnsi="Arial" w:cs="Arial"/>
              <w:w w:val="105"/>
              <w:sz w:val="24"/>
              <w:szCs w:val="24"/>
            </w:rPr>
            <w:delText xml:space="preserve"> </w:delText>
          </w:r>
        </w:del>
      </w:ins>
      <w:r w:rsidRPr="008372F6">
        <w:rPr>
          <w:rFonts w:ascii="Arial" w:hAnsi="Arial" w:cs="Arial"/>
          <w:sz w:val="24"/>
          <w:szCs w:val="24"/>
        </w:rPr>
        <w:t>I</w:t>
      </w:r>
      <w:r w:rsidRPr="008372F6">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4CF6119A" w14:textId="24330501"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We examine whether preferences over healthcare funding decisions </w:t>
      </w:r>
      <w:del w:id="141" w:author="Katri Aaltonen" w:date="2026-08-23T11:30:00Z">
        <w:r w:rsidRPr="008372F6" w:rsidDel="00F3033A">
          <w:rPr>
            <w:rFonts w:ascii="Arial" w:hAnsi="Arial" w:cs="Arial"/>
            <w:w w:val="105"/>
            <w:sz w:val="24"/>
            <w:szCs w:val="24"/>
          </w:rPr>
          <w:delText xml:space="preserve">remain </w:delText>
        </w:r>
      </w:del>
      <w:ins w:id="142" w:author="Katri Aaltonen" w:date="2026-08-23T11:30:00Z">
        <w:r w:rsidR="00F3033A" w:rsidRPr="008372F6">
          <w:rPr>
            <w:rFonts w:ascii="Arial" w:hAnsi="Arial" w:cs="Arial"/>
            <w:w w:val="105"/>
            <w:sz w:val="24"/>
            <w:szCs w:val="24"/>
          </w:rPr>
          <w:t xml:space="preserve">are </w:t>
        </w:r>
      </w:ins>
      <w:r w:rsidRPr="008372F6">
        <w:rPr>
          <w:rFonts w:ascii="Arial" w:hAnsi="Arial" w:cs="Arial"/>
          <w:w w:val="105"/>
          <w:sz w:val="24"/>
          <w:szCs w:val="24"/>
        </w:rPr>
        <w:t>elastic to framing effects</w:t>
      </w:r>
      <w:ins w:id="143" w:author="Katri Aaltonen" w:date="2026-08-23T11:30:00Z">
        <w:r w:rsidR="00F3033A" w:rsidRPr="008372F6">
          <w:rPr>
            <w:rFonts w:ascii="Arial" w:hAnsi="Arial" w:cs="Arial"/>
            <w:w w:val="105"/>
            <w:sz w:val="24"/>
            <w:szCs w:val="24"/>
          </w:rPr>
          <w:t xml:space="preserve">. The study </w:t>
        </w:r>
      </w:ins>
      <w:ins w:id="144" w:author="Katri Aaltonen" w:date="2026-08-23T11:31:00Z">
        <w:r w:rsidR="00F3033A" w:rsidRPr="008372F6">
          <w:rPr>
            <w:rFonts w:ascii="Arial" w:hAnsi="Arial" w:cs="Arial"/>
            <w:w w:val="105"/>
            <w:sz w:val="24"/>
            <w:szCs w:val="24"/>
          </w:rPr>
          <w:t xml:space="preserve">setting reflects </w:t>
        </w:r>
      </w:ins>
      <w:del w:id="145" w:author="Katri Aaltonen" w:date="2026-08-23T11:31:00Z">
        <w:r w:rsidRPr="008372F6" w:rsidDel="00F3033A">
          <w:rPr>
            <w:rFonts w:ascii="Arial" w:hAnsi="Arial" w:cs="Arial"/>
            <w:w w:val="105"/>
            <w:sz w:val="24"/>
            <w:szCs w:val="24"/>
          </w:rPr>
          <w:delText xml:space="preserve"> </w:delText>
        </w:r>
      </w:del>
      <w:del w:id="146" w:author="Katri Aaltonen" w:date="2026-08-23T11:30:00Z">
        <w:r w:rsidRPr="008372F6" w:rsidDel="00F3033A">
          <w:rPr>
            <w:rFonts w:ascii="Arial" w:hAnsi="Arial" w:cs="Arial"/>
            <w:w w:val="105"/>
            <w:sz w:val="24"/>
            <w:szCs w:val="24"/>
          </w:rPr>
          <w:delText xml:space="preserve">even </w:delText>
        </w:r>
      </w:del>
      <w:del w:id="147" w:author="Katri Aaltonen" w:date="2026-08-23T10:59:00Z">
        <w:r w:rsidRPr="008372F6" w:rsidDel="003D7409">
          <w:rPr>
            <w:rFonts w:ascii="Arial" w:hAnsi="Arial" w:cs="Arial"/>
            <w:w w:val="105"/>
            <w:sz w:val="24"/>
            <w:szCs w:val="24"/>
          </w:rPr>
          <w:delText>when these decisions are</w:delText>
        </w:r>
      </w:del>
      <w:del w:id="148" w:author="Katri Aaltonen" w:date="2026-08-23T11:30:00Z">
        <w:r w:rsidRPr="008372F6" w:rsidDel="00F3033A">
          <w:rPr>
            <w:rFonts w:ascii="Arial" w:hAnsi="Arial" w:cs="Arial"/>
            <w:w w:val="105"/>
            <w:sz w:val="24"/>
            <w:szCs w:val="24"/>
          </w:rPr>
          <w:delText xml:space="preserve"> insulat</w:delText>
        </w:r>
      </w:del>
      <w:del w:id="149" w:author="Katri Aaltonen" w:date="2026-08-23T10:59:00Z">
        <w:r w:rsidRPr="008372F6" w:rsidDel="003D7409">
          <w:rPr>
            <w:rFonts w:ascii="Arial" w:hAnsi="Arial" w:cs="Arial"/>
            <w:w w:val="105"/>
            <w:sz w:val="24"/>
            <w:szCs w:val="24"/>
          </w:rPr>
          <w:delText>ed</w:delText>
        </w:r>
      </w:del>
      <w:del w:id="150" w:author="Katri Aaltonen" w:date="2026-08-23T11:30:00Z">
        <w:r w:rsidRPr="008372F6" w:rsidDel="00F3033A">
          <w:rPr>
            <w:rFonts w:ascii="Arial" w:hAnsi="Arial" w:cs="Arial"/>
            <w:w w:val="105"/>
            <w:sz w:val="24"/>
            <w:szCs w:val="24"/>
          </w:rPr>
          <w:delText xml:space="preserve"> from partisan politics and are not presented through individual patient stories.</w:delText>
        </w:r>
        <w:r w:rsidRPr="008372F6" w:rsidDel="00F3033A">
          <w:rPr>
            <w:rFonts w:ascii="Arial" w:hAnsi="Arial" w:cs="Arial"/>
            <w:spacing w:val="40"/>
            <w:w w:val="105"/>
            <w:sz w:val="24"/>
            <w:szCs w:val="24"/>
          </w:rPr>
          <w:delText xml:space="preserve"> </w:delText>
        </w:r>
      </w:del>
      <w:del w:id="151" w:author="Katri Aaltonen" w:date="2026-08-23T11:31:00Z">
        <w:r w:rsidRPr="008372F6" w:rsidDel="00F3033A">
          <w:rPr>
            <w:rFonts w:ascii="Arial" w:hAnsi="Arial" w:cs="Arial"/>
            <w:w w:val="105"/>
            <w:sz w:val="24"/>
            <w:szCs w:val="24"/>
          </w:rPr>
          <w:delText xml:space="preserve">By </w:delText>
        </w:r>
      </w:del>
      <w:r w:rsidRPr="008372F6">
        <w:rPr>
          <w:rFonts w:ascii="Arial" w:hAnsi="Arial" w:cs="Arial"/>
          <w:w w:val="105"/>
          <w:sz w:val="24"/>
          <w:szCs w:val="24"/>
        </w:rPr>
        <w:t xml:space="preserve">institutional insulation, </w:t>
      </w:r>
      <w:ins w:id="152" w:author="Katri Aaltonen" w:date="2026-08-23T11:31:00Z">
        <w:r w:rsidR="00F3033A" w:rsidRPr="008372F6">
          <w:rPr>
            <w:rFonts w:ascii="Arial" w:hAnsi="Arial" w:cs="Arial"/>
            <w:w w:val="105"/>
            <w:sz w:val="24"/>
            <w:szCs w:val="24"/>
          </w:rPr>
          <w:t xml:space="preserve">that is, </w:t>
        </w:r>
      </w:ins>
      <w:del w:id="153" w:author="Katri Aaltonen" w:date="2026-08-23T11:31:00Z">
        <w:r w:rsidRPr="008372F6" w:rsidDel="00F3033A">
          <w:rPr>
            <w:rFonts w:ascii="Arial" w:hAnsi="Arial" w:cs="Arial"/>
            <w:w w:val="105"/>
            <w:sz w:val="24"/>
            <w:szCs w:val="24"/>
          </w:rPr>
          <w:delText xml:space="preserve">we refer to </w:delText>
        </w:r>
      </w:del>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ins w:id="154" w:author="Héctor Bahamonde" w:date="2026-09-18T10:45:00Z" w16du:dateUtc="2026-09-18T08:45:00Z">
        <w:r w:rsidR="00942922" w:rsidRPr="00942922">
          <w:rPr>
            <w:rFonts w:ascii="Arial" w:hAnsi="Arial" w:cs="Arial"/>
            <w:w w:val="105"/>
            <w:sz w:val="24"/>
            <w:szCs w:val="24"/>
          </w:rPr>
          <w:t>(Thatcher and Sweet 2002; Egeberg and Trondal 2009).</w:t>
        </w:r>
      </w:ins>
      <w:del w:id="155" w:author="Héctor Bahamonde" w:date="2026-09-18T10:45:00Z" w16du:dateUtc="2026-09-18T08:45:00Z">
        <w:r w:rsidRPr="008372F6" w:rsidDel="00942922">
          <w:rPr>
            <w:rFonts w:ascii="Arial" w:hAnsi="Arial" w:cs="Arial"/>
            <w:w w:val="105"/>
            <w:sz w:val="24"/>
            <w:szCs w:val="24"/>
          </w:rPr>
          <w:delText xml:space="preserve">(Egeberg and Trondal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"_bookmark37"</w:delInstrText>
        </w:r>
        <w:r w:rsidR="005D491A" w:rsidRPr="008372F6" w:rsidDel="00942922">
          <w:rPr>
            <w:rFonts w:ascii="Arial" w:hAnsi="Arial" w:cs="Arial"/>
            <w:sz w:val="24"/>
            <w:szCs w:val="24"/>
          </w:rPr>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2009;</w:delText>
        </w:r>
        <w:r w:rsidR="005D491A" w:rsidRPr="008372F6" w:rsidDel="00942922">
          <w:rPr>
            <w:rFonts w:ascii="Arial" w:hAnsi="Arial" w:cs="Arial"/>
            <w:sz w:val="24"/>
            <w:szCs w:val="24"/>
          </w:rPr>
          <w:fldChar w:fldCharType="end"/>
        </w:r>
        <w:r w:rsidRPr="008372F6" w:rsidDel="00942922">
          <w:rPr>
            <w:rFonts w:ascii="Arial" w:hAnsi="Arial" w:cs="Arial"/>
            <w:w w:val="105"/>
            <w:sz w:val="24"/>
            <w:szCs w:val="24"/>
          </w:rPr>
          <w:delText xml:space="preserve"> Thatcher and Sweet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"_bookmark98"</w:delInstrText>
        </w:r>
        <w:r w:rsidR="005D491A" w:rsidRPr="008372F6" w:rsidDel="00942922">
          <w:rPr>
            <w:rFonts w:ascii="Arial" w:hAnsi="Arial" w:cs="Arial"/>
            <w:sz w:val="24"/>
            <w:szCs w:val="24"/>
          </w:rPr>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2002).</w:delText>
        </w:r>
        <w:r w:rsidR="005D491A" w:rsidRPr="008372F6" w:rsidDel="00942922">
          <w:rPr>
            <w:rFonts w:ascii="Arial" w:hAnsi="Arial" w:cs="Arial"/>
            <w:sz w:val="24"/>
            <w:szCs w:val="24"/>
          </w:rPr>
          <w:fldChar w:fldCharType="end"/>
        </w:r>
      </w:del>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ins w:id="156" w:author="Microsoft Office User" w:date="2026-09-11T09:34:00Z">
        <w:r w:rsidR="005F2A68" w:rsidRPr="008372F6">
          <w:rPr>
            <w:rFonts w:ascii="Arial" w:hAnsi="Arial" w:cs="Arial"/>
            <w:w w:val="105"/>
            <w:sz w:val="24"/>
            <w:szCs w:val="24"/>
          </w:rPr>
          <w:t>z</w:t>
        </w:r>
      </w:ins>
      <w:del w:id="157"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ation and rationing are debated, yet these institutional arrangements are envisaged to depolitici</w:t>
      </w:r>
      <w:ins w:id="158" w:author="Microsoft Office User" w:date="2026-09-11T09:34:00Z">
        <w:r w:rsidR="005F2A68" w:rsidRPr="008372F6">
          <w:rPr>
            <w:rFonts w:ascii="Arial" w:hAnsi="Arial" w:cs="Arial"/>
            <w:w w:val="105"/>
            <w:sz w:val="24"/>
            <w:szCs w:val="24"/>
          </w:rPr>
          <w:t>z</w:t>
        </w:r>
      </w:ins>
      <w:del w:id="159"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To assess </w:t>
      </w:r>
      <w:del w:id="160" w:author="Katri Aaltonen" w:date="2026-08-23T11:00:00Z">
        <w:r w:rsidRPr="008372F6" w:rsidDel="003D7409">
          <w:rPr>
            <w:rFonts w:ascii="Arial" w:hAnsi="Arial" w:cs="Arial"/>
            <w:w w:val="105"/>
            <w:sz w:val="24"/>
            <w:szCs w:val="24"/>
          </w:rPr>
          <w:delText>whether institutional insulation neutralises</w:delText>
        </w:r>
      </w:del>
      <w:ins w:id="161" w:author="Katri Aaltonen" w:date="2026-08-23T11:00:00Z">
        <w:r w:rsidR="003D7409" w:rsidRPr="008372F6">
          <w:rPr>
            <w:rFonts w:ascii="Arial" w:hAnsi="Arial" w:cs="Arial"/>
            <w:w w:val="105"/>
            <w:sz w:val="24"/>
            <w:szCs w:val="24"/>
          </w:rPr>
          <w:t>the</w:t>
        </w:r>
      </w:ins>
      <w:r w:rsidRPr="008372F6">
        <w:rPr>
          <w:rFonts w:ascii="Arial" w:hAnsi="Arial" w:cs="Arial"/>
          <w:w w:val="105"/>
          <w:sz w:val="24"/>
          <w:szCs w:val="24"/>
        </w:rPr>
        <w:t xml:space="preserve"> framing effects, we field a survey experiment embedded in the 2021 Finnish Medicines Barometer in which we randomly vary the interpretive frame attached to an otherwise identical reimbursement decision. This</w:t>
      </w:r>
      <w:r w:rsidRPr="008372F6">
        <w:rPr>
          <w:rFonts w:ascii="Arial" w:hAnsi="Arial" w:cs="Arial"/>
          <w:spacing w:val="-1"/>
          <w:w w:val="105"/>
          <w:sz w:val="24"/>
          <w:szCs w:val="24"/>
        </w:rPr>
        <w:t xml:space="preserve"> </w:t>
      </w:r>
      <w:r w:rsidRPr="008372F6">
        <w:rPr>
          <w:rFonts w:ascii="Arial" w:hAnsi="Arial" w:cs="Arial"/>
          <w:w w:val="105"/>
          <w:sz w:val="24"/>
          <w:szCs w:val="24"/>
        </w:rPr>
        <w:t>design</w:t>
      </w:r>
      <w:r w:rsidRPr="008372F6">
        <w:rPr>
          <w:rFonts w:ascii="Arial" w:hAnsi="Arial" w:cs="Arial"/>
          <w:spacing w:val="-1"/>
          <w:w w:val="105"/>
          <w:sz w:val="24"/>
          <w:szCs w:val="24"/>
        </w:rPr>
        <w:t xml:space="preserve"> </w:t>
      </w:r>
      <w:r w:rsidRPr="008372F6">
        <w:rPr>
          <w:rFonts w:ascii="Arial" w:hAnsi="Arial" w:cs="Arial"/>
          <w:w w:val="105"/>
          <w:sz w:val="24"/>
          <w:szCs w:val="24"/>
        </w:rPr>
        <w:t>allows</w:t>
      </w:r>
      <w:r w:rsidRPr="008372F6">
        <w:rPr>
          <w:rFonts w:ascii="Arial" w:hAnsi="Arial" w:cs="Arial"/>
          <w:spacing w:val="-1"/>
          <w:w w:val="105"/>
          <w:sz w:val="24"/>
          <w:szCs w:val="24"/>
        </w:rPr>
        <w:t xml:space="preserve"> </w:t>
      </w:r>
      <w:r w:rsidRPr="008372F6">
        <w:rPr>
          <w:rFonts w:ascii="Arial" w:hAnsi="Arial" w:cs="Arial"/>
          <w:w w:val="105"/>
          <w:sz w:val="24"/>
          <w:szCs w:val="24"/>
        </w:rPr>
        <w:t>us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test</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core</w:t>
      </w:r>
      <w:r w:rsidRPr="008372F6">
        <w:rPr>
          <w:rFonts w:ascii="Arial" w:hAnsi="Arial" w:cs="Arial"/>
          <w:spacing w:val="-1"/>
          <w:w w:val="105"/>
          <w:sz w:val="24"/>
          <w:szCs w:val="24"/>
        </w:rPr>
        <w:t xml:space="preserve"> </w:t>
      </w:r>
      <w:r w:rsidRPr="008372F6">
        <w:rPr>
          <w:rFonts w:ascii="Arial" w:hAnsi="Arial" w:cs="Arial"/>
          <w:w w:val="105"/>
          <w:sz w:val="24"/>
          <w:szCs w:val="24"/>
        </w:rPr>
        <w:t>finding</w:t>
      </w:r>
      <w:r w:rsidRPr="008372F6">
        <w:rPr>
          <w:rFonts w:ascii="Arial" w:hAnsi="Arial" w:cs="Arial"/>
          <w:spacing w:val="-1"/>
          <w:w w:val="105"/>
          <w:sz w:val="24"/>
          <w:szCs w:val="24"/>
        </w:rPr>
        <w:t xml:space="preserve"> </w:t>
      </w:r>
      <w:r w:rsidRPr="008372F6">
        <w:rPr>
          <w:rFonts w:ascii="Arial" w:hAnsi="Arial" w:cs="Arial"/>
          <w:w w:val="105"/>
          <w:sz w:val="24"/>
          <w:szCs w:val="24"/>
        </w:rPr>
        <w:t>from</w:t>
      </w:r>
      <w:r w:rsidRPr="008372F6">
        <w:rPr>
          <w:rFonts w:ascii="Arial" w:hAnsi="Arial" w:cs="Arial"/>
          <w:spacing w:val="-1"/>
          <w:w w:val="105"/>
          <w:sz w:val="24"/>
          <w:szCs w:val="24"/>
        </w:rPr>
        <w:t xml:space="preserve"> </w:t>
      </w:r>
      <w:r w:rsidRPr="008372F6">
        <w:rPr>
          <w:rFonts w:ascii="Arial" w:hAnsi="Arial" w:cs="Arial"/>
          <w:w w:val="105"/>
          <w:sz w:val="24"/>
          <w:szCs w:val="24"/>
        </w:rPr>
        <w:t>prospect</w:t>
      </w:r>
      <w:r w:rsidRPr="008372F6">
        <w:rPr>
          <w:rFonts w:ascii="Arial" w:hAnsi="Arial" w:cs="Arial"/>
          <w:spacing w:val="-1"/>
          <w:w w:val="105"/>
          <w:sz w:val="24"/>
          <w:szCs w:val="24"/>
        </w:rPr>
        <w:t xml:space="preserve"> </w:t>
      </w:r>
      <w:r w:rsidRPr="008372F6">
        <w:rPr>
          <w:rFonts w:ascii="Arial" w:hAnsi="Arial" w:cs="Arial"/>
          <w:w w:val="105"/>
          <w:sz w:val="24"/>
          <w:szCs w:val="24"/>
        </w:rPr>
        <w:t>theory</w:t>
      </w:r>
      <w:r w:rsidRPr="008372F6">
        <w:rPr>
          <w:rFonts w:ascii="Arial" w:hAnsi="Arial" w:cs="Arial"/>
          <w:spacing w:val="-1"/>
          <w:w w:val="105"/>
          <w:sz w:val="24"/>
          <w:szCs w:val="24"/>
        </w:rPr>
        <w:t xml:space="preserve"> </w:t>
      </w:r>
      <w:r w:rsidRPr="008372F6">
        <w:rPr>
          <w:rFonts w:ascii="Arial" w:hAnsi="Arial" w:cs="Arial"/>
          <w:w w:val="105"/>
          <w:sz w:val="24"/>
          <w:szCs w:val="24"/>
        </w:rPr>
        <w:t>(Kahneman</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Tversky</w:t>
      </w:r>
      <w:r w:rsidRPr="008372F6">
        <w:rPr>
          <w:rFonts w:ascii="Arial" w:hAnsi="Arial" w:cs="Arial"/>
          <w:spacing w:val="-1"/>
          <w:w w:val="105"/>
          <w:sz w:val="24"/>
          <w:szCs w:val="24"/>
        </w:rPr>
        <w:t xml:space="preserve"> </w:t>
      </w:r>
      <w:hyperlink w:anchor="_bookmark61" w:history="1">
        <w:r w:rsidR="005D491A" w:rsidRPr="008372F6">
          <w:rPr>
            <w:rFonts w:ascii="Arial" w:hAnsi="Arial" w:cs="Arial"/>
            <w:w w:val="105"/>
            <w:sz w:val="24"/>
            <w:szCs w:val="24"/>
          </w:rPr>
          <w:t>1979):</w:t>
        </w:r>
      </w:hyperlink>
      <w:r w:rsidRPr="008372F6">
        <w:rPr>
          <w:rFonts w:ascii="Arial" w:hAnsi="Arial" w:cs="Arial"/>
          <w:spacing w:val="29"/>
          <w:w w:val="105"/>
          <w:sz w:val="24"/>
          <w:szCs w:val="24"/>
        </w:rPr>
        <w:t xml:space="preserve"> </w:t>
      </w:r>
      <w:r w:rsidRPr="008372F6">
        <w:rPr>
          <w:rFonts w:ascii="Arial" w:hAnsi="Arial" w:cs="Arial"/>
          <w:w w:val="105"/>
          <w:sz w:val="24"/>
          <w:szCs w:val="24"/>
        </w:rPr>
        <w:t>that individuals evaluate options relative to a reference point,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ins w:id="162" w:author="Héctor Bahamonde" w:date="2026-09-18T15:33:00Z" w16du:dateUtc="2026-09-18T13:33:00Z">
        <w:r w:rsidR="00DC462E" w:rsidRPr="00DC462E">
          <w:rPr>
            <w:rFonts w:ascii="Arial" w:hAnsi="Arial" w:cs="Arial"/>
            <w:w w:val="105"/>
            <w:sz w:val="24"/>
            <w:szCs w:val="24"/>
          </w:rPr>
          <w:t xml:space="preserve">We test whether varying the justification attached to an otherwise identical reimbursement </w:t>
        </w:r>
        <w:r w:rsidR="00DC462E" w:rsidRPr="00DC462E">
          <w:rPr>
            <w:rFonts w:ascii="Arial" w:hAnsi="Arial" w:cs="Arial"/>
            <w:w w:val="105"/>
            <w:sz w:val="24"/>
            <w:szCs w:val="24"/>
          </w:rPr>
          <w:lastRenderedPageBreak/>
          <w:t>decision shifts stated preferences within this delegated setting</w:t>
        </w:r>
      </w:ins>
      <w:del w:id="163" w:author="Héctor Bahamonde" w:date="2026-09-18T15:33:00Z" w16du:dateUtc="2026-09-18T13:33:00Z">
        <w:r w:rsidRPr="008372F6" w:rsidDel="00DC462E">
          <w:rPr>
            <w:rFonts w:ascii="Arial" w:hAnsi="Arial" w:cs="Arial"/>
            <w:w w:val="105"/>
            <w:sz w:val="24"/>
            <w:szCs w:val="24"/>
          </w:rPr>
          <w:delText>We examine whether these reference-dependent framing effects persist when citizens evaluate healthcare rationing decisions through delegated expert institutions. Specifically, we test whether varying the interpretive frame of an otherwise identical reimbursement decision produces framing effects</w:delText>
        </w:r>
      </w:del>
      <w:ins w:id="164" w:author="Katri Aaltonen" w:date="2026-08-23T11:34:00Z">
        <w:r w:rsidR="00F3033A" w:rsidRPr="008372F6">
          <w:rPr>
            <w:rFonts w:ascii="Arial" w:hAnsi="Arial" w:cs="Arial"/>
            <w:w w:val="105"/>
            <w:sz w:val="24"/>
            <w:szCs w:val="24"/>
          </w:rPr>
          <w:t>.</w:t>
        </w:r>
      </w:ins>
      <w:del w:id="165" w:author="Katri Aaltonen" w:date="2026-08-23T11:01:00Z">
        <w:r w:rsidRPr="008372F6" w:rsidDel="003D7409">
          <w:rPr>
            <w:rFonts w:ascii="Arial" w:hAnsi="Arial" w:cs="Arial"/>
            <w:w w:val="105"/>
            <w:sz w:val="24"/>
            <w:szCs w:val="24"/>
          </w:rPr>
          <w:delText xml:space="preserve"> even in institutional contexts designed to depoliticize decision-making</w:delText>
        </w:r>
      </w:del>
      <w:del w:id="166" w:author="Katri Aaltonen" w:date="2026-08-23T11:34:00Z">
        <w:r w:rsidRPr="008372F6" w:rsidDel="00F3033A">
          <w:rPr>
            <w:rFonts w:ascii="Arial" w:hAnsi="Arial" w:cs="Arial"/>
            <w:w w:val="105"/>
            <w:sz w:val="24"/>
            <w:szCs w:val="24"/>
          </w:rPr>
          <w:delText>.</w:delText>
        </w:r>
        <w:r w:rsidRPr="008372F6" w:rsidDel="00F3033A">
          <w:rPr>
            <w:rFonts w:ascii="Arial" w:hAnsi="Arial" w:cs="Arial"/>
            <w:spacing w:val="40"/>
            <w:w w:val="105"/>
            <w:sz w:val="24"/>
            <w:szCs w:val="24"/>
          </w:rPr>
          <w:delText xml:space="preserve"> </w:delText>
        </w:r>
        <w:r w:rsidRPr="008372F6" w:rsidDel="00F3033A">
          <w:rPr>
            <w:rFonts w:ascii="Arial" w:hAnsi="Arial" w:cs="Arial"/>
            <w:w w:val="105"/>
            <w:sz w:val="24"/>
            <w:szCs w:val="24"/>
          </w:rPr>
          <w:delText>This allows us to assess whether public interpretation remains consequential for preference formation and policy legitimacy even in expert-driven settings.</w:delText>
        </w:r>
      </w:del>
    </w:p>
    <w:p w14:paraId="170E3084" w14:textId="278F2407" w:rsidR="005D491A" w:rsidRPr="008372F6" w:rsidRDefault="00380282" w:rsidP="008372F6">
      <w:pPr>
        <w:pStyle w:val="BodyText"/>
        <w:spacing w:before="120" w:after="120" w:line="360" w:lineRule="auto"/>
        <w:jc w:val="both"/>
        <w:rPr>
          <w:rFonts w:ascii="Arial" w:hAnsi="Arial" w:cs="Arial"/>
          <w:sz w:val="24"/>
          <w:szCs w:val="24"/>
        </w:rPr>
      </w:pPr>
      <w:ins w:id="167" w:author="Héctor Bahamonde" w:date="2026-08-10T19:36:00Z">
        <w:r w:rsidRPr="008372F6">
          <w:rPr>
            <w:rFonts w:ascii="Arial" w:hAnsi="Arial" w:cs="Arial"/>
            <w:w w:val="110"/>
            <w:sz w:val="24"/>
            <w:szCs w:val="24"/>
          </w:rPr>
          <w:t>We argue that institutional insulation need not neutrali</w:t>
        </w:r>
      </w:ins>
      <w:ins w:id="168" w:author="Microsoft Office User" w:date="2026-09-11T09:34:00Z">
        <w:r w:rsidR="005F2A68" w:rsidRPr="008372F6">
          <w:rPr>
            <w:rFonts w:ascii="Arial" w:hAnsi="Arial" w:cs="Arial"/>
            <w:w w:val="110"/>
            <w:sz w:val="24"/>
            <w:szCs w:val="24"/>
          </w:rPr>
          <w:t>z</w:t>
        </w:r>
      </w:ins>
      <w:ins w:id="169" w:author="Héctor Bahamonde" w:date="2026-08-10T19:36:00Z">
        <w:del w:id="170" w:author="Microsoft Office User" w:date="2026-09-11T09:34:00Z">
          <w:r w:rsidRPr="008372F6" w:rsidDel="005F2A68">
            <w:rPr>
              <w:rFonts w:ascii="Arial" w:hAnsi="Arial" w:cs="Arial"/>
              <w:w w:val="110"/>
              <w:sz w:val="24"/>
              <w:szCs w:val="24"/>
            </w:rPr>
            <w:delText>s</w:delText>
          </w:r>
        </w:del>
        <w:r w:rsidRPr="008372F6">
          <w:rPr>
            <w:rFonts w:ascii="Arial" w:hAnsi="Arial" w:cs="Arial"/>
            <w:w w:val="110"/>
            <w:sz w:val="24"/>
            <w:szCs w:val="24"/>
          </w:rPr>
          <w:t>e framing effects in mass preferences because citizens may still interpret distributive trade-offs through competing reference points.</w:t>
        </w:r>
      </w:ins>
      <w:del w:id="171" w:author="Héctor Bahamonde" w:date="2026-08-10T19:36:00Z">
        <w:r w:rsidRPr="008372F6" w:rsidDel="00380282">
          <w:rPr>
            <w:rFonts w:ascii="Arial" w:hAnsi="Arial" w:cs="Arial"/>
            <w:w w:val="110"/>
            <w:sz w:val="24"/>
            <w:szCs w:val="24"/>
          </w:rPr>
          <w:delText xml:space="preserve">We argue that institutional insulation does not neutralise framing effects in mass preferences because it does not alter the cognitive mechanisms through which citizens evaluate distributive </w:delText>
        </w:r>
        <w:r w:rsidRPr="008372F6" w:rsidDel="00380282">
          <w:rPr>
            <w:rFonts w:ascii="Arial" w:hAnsi="Arial" w:cs="Arial"/>
            <w:spacing w:val="-2"/>
            <w:w w:val="110"/>
            <w:sz w:val="24"/>
            <w:szCs w:val="24"/>
          </w:rPr>
          <w:delText>trade-offs.</w:delText>
        </w:r>
      </w:del>
      <w:r w:rsidRPr="008372F6">
        <w:rPr>
          <w:rFonts w:ascii="Arial" w:hAnsi="Arial" w:cs="Arial"/>
          <w:spacing w:val="12"/>
          <w:w w:val="110"/>
          <w:sz w:val="24"/>
          <w:szCs w:val="24"/>
        </w:rPr>
        <w:t xml:space="preserve"> </w:t>
      </w:r>
      <w:r w:rsidRPr="008372F6">
        <w:rPr>
          <w:rFonts w:ascii="Arial" w:hAnsi="Arial" w:cs="Arial"/>
          <w:spacing w:val="-2"/>
          <w:w w:val="110"/>
          <w:sz w:val="24"/>
          <w:szCs w:val="24"/>
        </w:rPr>
        <w:t>Instead,</w:t>
      </w:r>
      <w:r w:rsidRPr="008372F6">
        <w:rPr>
          <w:rFonts w:ascii="Arial" w:hAnsi="Arial" w:cs="Arial"/>
          <w:spacing w:val="-7"/>
          <w:w w:val="110"/>
          <w:sz w:val="24"/>
          <w:szCs w:val="24"/>
        </w:rPr>
        <w:t xml:space="preserve"> </w:t>
      </w:r>
      <w:r w:rsidRPr="008372F6">
        <w:rPr>
          <w:rFonts w:ascii="Arial" w:hAnsi="Arial" w:cs="Arial"/>
          <w:spacing w:val="-2"/>
          <w:w w:val="110"/>
          <w:sz w:val="24"/>
          <w:szCs w:val="24"/>
        </w:rPr>
        <w:t>delegation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shifts</w:t>
      </w:r>
      <w:r w:rsidRPr="008372F6">
        <w:rPr>
          <w:rFonts w:ascii="Arial" w:hAnsi="Arial" w:cs="Arial"/>
          <w:spacing w:val="-7"/>
          <w:w w:val="110"/>
          <w:sz w:val="24"/>
          <w:szCs w:val="24"/>
        </w:rPr>
        <w:t xml:space="preserve"> </w:t>
      </w:r>
      <w:r w:rsidRPr="008372F6">
        <w:rPr>
          <w:rFonts w:ascii="Arial" w:hAnsi="Arial" w:cs="Arial"/>
          <w:spacing w:val="-2"/>
          <w:w w:val="110"/>
          <w:sz w:val="24"/>
          <w:szCs w:val="24"/>
        </w:rPr>
        <w:t>political</w:t>
      </w:r>
      <w:r w:rsidRPr="008372F6">
        <w:rPr>
          <w:rFonts w:ascii="Arial" w:hAnsi="Arial" w:cs="Arial"/>
          <w:spacing w:val="-7"/>
          <w:w w:val="110"/>
          <w:sz w:val="24"/>
          <w:szCs w:val="24"/>
        </w:rPr>
        <w:t xml:space="preserve"> </w:t>
      </w:r>
      <w:r w:rsidRPr="008372F6">
        <w:rPr>
          <w:rFonts w:ascii="Arial" w:hAnsi="Arial" w:cs="Arial"/>
          <w:spacing w:val="-2"/>
          <w:w w:val="110"/>
          <w:sz w:val="24"/>
          <w:szCs w:val="24"/>
        </w:rPr>
        <w:t>contestation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w:t>
      </w:r>
      <w:r w:rsidRPr="008372F6">
        <w:rPr>
          <w:rFonts w:ascii="Arial" w:hAnsi="Arial" w:cs="Arial"/>
          <w:spacing w:val="-7"/>
          <w:w w:val="110"/>
          <w:sz w:val="24"/>
          <w:szCs w:val="24"/>
        </w:rPr>
        <w:t xml:space="preserve"> </w:t>
      </w:r>
      <w:r w:rsidRPr="008372F6">
        <w:rPr>
          <w:rFonts w:ascii="Arial" w:hAnsi="Arial" w:cs="Arial"/>
          <w:spacing w:val="-2"/>
          <w:w w:val="110"/>
          <w:sz w:val="24"/>
          <w:szCs w:val="24"/>
        </w:rPr>
        <w:t>the</w:t>
      </w:r>
      <w:r w:rsidRPr="008372F6">
        <w:rPr>
          <w:rFonts w:ascii="Arial" w:hAnsi="Arial" w:cs="Arial"/>
          <w:spacing w:val="-6"/>
          <w:w w:val="110"/>
          <w:sz w:val="24"/>
          <w:szCs w:val="24"/>
        </w:rPr>
        <w:t xml:space="preserve"> </w:t>
      </w:r>
      <w:r w:rsidRPr="008372F6">
        <w:rPr>
          <w:rFonts w:ascii="Arial" w:hAnsi="Arial" w:cs="Arial"/>
          <w:spacing w:val="-2"/>
          <w:w w:val="110"/>
          <w:sz w:val="24"/>
          <w:szCs w:val="24"/>
        </w:rPr>
        <w:t>realm</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interpretation. </w:t>
      </w:r>
      <w:ins w:id="172" w:author="Héctor Bahamonde" w:date="2026-08-10T19:36:00Z">
        <w:r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ins>
      <w:ins w:id="173" w:author="Microsoft Office User" w:date="2026-09-11T14:45:00Z">
        <w:r w:rsidR="000E7832" w:rsidRPr="008372F6">
          <w:rPr>
            <w:rFonts w:ascii="Arial" w:hAnsi="Arial" w:cs="Arial"/>
            <w:sz w:val="24"/>
            <w:szCs w:val="24"/>
          </w:rPr>
          <w:t>z</w:t>
        </w:r>
      </w:ins>
      <w:ins w:id="174" w:author="Héctor Bahamonde" w:date="2026-08-10T19:36:00Z">
        <w:del w:id="175" w:author="Microsoft Office User" w:date="2026-09-11T14:45:00Z">
          <w:r w:rsidRPr="008372F6" w:rsidDel="000E7832">
            <w:rPr>
              <w:rFonts w:ascii="Arial" w:hAnsi="Arial" w:cs="Arial"/>
              <w:sz w:val="24"/>
              <w:szCs w:val="24"/>
            </w:rPr>
            <w:delText>s</w:delText>
          </w:r>
        </w:del>
        <w:r w:rsidRPr="008372F6">
          <w:rPr>
            <w:rFonts w:ascii="Arial" w:hAnsi="Arial" w:cs="Arial"/>
            <w:sz w:val="24"/>
            <w:szCs w:val="24"/>
          </w:rPr>
          <w:t>ation or as an avoidable loss.</w:t>
        </w:r>
      </w:ins>
      <w:del w:id="176" w:author="Héctor Bahamonde" w:date="2026-08-10T19:36:00Z">
        <w:r w:rsidRPr="008372F6" w:rsidDel="00380282">
          <w:rPr>
            <w:rFonts w:ascii="Arial" w:hAnsi="Arial" w:cs="Arial"/>
            <w:sz w:val="24"/>
            <w:szCs w:val="24"/>
          </w:rPr>
          <w:delText>When citizens encounter decisions justified on technical or clinical grounds,</w:delText>
        </w:r>
        <w:r w:rsidRPr="008372F6" w:rsidDel="00380282">
          <w:rPr>
            <w:rFonts w:ascii="Arial" w:hAnsi="Arial" w:cs="Arial"/>
            <w:spacing w:val="30"/>
            <w:sz w:val="24"/>
            <w:szCs w:val="24"/>
          </w:rPr>
          <w:delText xml:space="preserve"> </w:delText>
        </w:r>
        <w:r w:rsidRPr="008372F6" w:rsidDel="00380282">
          <w:rPr>
            <w:rFonts w:ascii="Arial" w:hAnsi="Arial" w:cs="Arial"/>
            <w:sz w:val="24"/>
            <w:szCs w:val="24"/>
          </w:rPr>
          <w:delText>the interpretive frame sets</w:delText>
        </w:r>
        <w:r w:rsidRPr="008372F6" w:rsidDel="00380282">
          <w:rPr>
            <w:rFonts w:ascii="Arial" w:hAnsi="Arial" w:cs="Arial"/>
            <w:spacing w:val="40"/>
            <w:w w:val="110"/>
            <w:sz w:val="24"/>
            <w:szCs w:val="24"/>
          </w:rPr>
          <w:delText xml:space="preserve"> </w:delText>
        </w:r>
        <w:r w:rsidRPr="008372F6" w:rsidDel="00380282">
          <w:rPr>
            <w:rFonts w:ascii="Arial" w:hAnsi="Arial" w:cs="Arial"/>
            <w:w w:val="110"/>
            <w:sz w:val="24"/>
            <w:szCs w:val="24"/>
          </w:rPr>
          <w:delText>the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reference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point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against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which</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outcomes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are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judged—in</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this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case,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shaping</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whether</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distributive restraint is understood as prudent health maximisation or as an avoidable loss.</w:delText>
        </w:r>
      </w:del>
    </w:p>
    <w:p w14:paraId="624B2A2C" w14:textId="0F85A474" w:rsidR="00B30E2A" w:rsidRPr="008372F6" w:rsidDel="00A565E6" w:rsidRDefault="00A565E6" w:rsidP="008372F6">
      <w:pPr>
        <w:pStyle w:val="BodyText"/>
        <w:spacing w:before="120" w:after="120" w:line="360" w:lineRule="auto"/>
        <w:jc w:val="both"/>
        <w:rPr>
          <w:del w:id="177" w:author="Héctor Bahamonde" w:date="2026-09-16T12:13:00Z" w16du:dateUtc="2026-09-16T10:13:00Z"/>
          <w:rFonts w:ascii="Arial" w:hAnsi="Arial" w:cs="Arial"/>
          <w:w w:val="105"/>
          <w:sz w:val="24"/>
          <w:szCs w:val="24"/>
        </w:rPr>
      </w:pPr>
      <w:ins w:id="178" w:author="Héctor Bahamonde" w:date="2026-09-16T12:13:00Z" w16du:dateUtc="2026-09-16T10:13:00Z">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ins>
      <w:ins w:id="179" w:author="Héctor Bahamonde" w:date="2026-09-18T11:01:00Z" w16du:dateUtc="2026-09-18T09:01:00Z">
        <w:r w:rsidR="00EC2983" w:rsidRPr="00EC2983">
          <w:rPr>
            <w:rFonts w:ascii="Arial" w:hAnsi="Arial" w:cs="Arial"/>
            <w:w w:val="105"/>
            <w:sz w:val="24"/>
            <w:szCs w:val="24"/>
          </w:rPr>
          <w:t>(Cohen 2017; Davis et al. 2017; Vella Bonanno et al. 2017; Hwang et al. 2020; Brinkhuis et al. 2024)</w:t>
        </w:r>
        <w:r w:rsidR="00EC2983">
          <w:rPr>
            <w:rFonts w:ascii="Arial" w:hAnsi="Arial" w:cs="Arial"/>
            <w:w w:val="105"/>
            <w:sz w:val="24"/>
            <w:szCs w:val="24"/>
          </w:rPr>
          <w:t xml:space="preserve">. </w:t>
        </w:r>
      </w:ins>
      <w:ins w:id="180" w:author="Héctor Bahamonde" w:date="2026-09-16T12:13:00Z" w16du:dateUtc="2026-09-16T10:13:00Z">
        <w:r w:rsidRPr="008372F6">
          <w:rPr>
            <w:rFonts w:ascii="Arial" w:hAnsi="Arial" w:cs="Arial"/>
            <w:w w:val="105"/>
            <w:sz w:val="24"/>
            <w:szCs w:val="24"/>
          </w:rPr>
          <w:t>Prior studies show that framing, opportunity-cost salience, and competing priority-setting principles can shape public preferences (Desser et al. 2013; Kangas et al. 2014; Maguire et al. 2023). Our narrower contribution is to estimate how rescue-oriented and resource-preservation justifications redistribute stated support among rejection, conditional funding, unconditional funding, and uncertainty in Finland. Institutional delegation defines the policy context rather than an experimentally varied condition. The findings therefore inform the communication of difficult funding decisions without establishing effects on political trust, system legitimacy, or stakeholder behaviour.</w:t>
        </w:r>
      </w:ins>
      <w:del w:id="181" w:author="Héctor Bahamonde" w:date="2026-09-16T12:13:00Z" w16du:dateUtc="2026-09-16T10:13:00Z">
        <w:r w:rsidRPr="008372F6" w:rsidDel="00A565E6">
          <w:rPr>
            <w:rFonts w:ascii="Arial" w:hAnsi="Arial" w:cs="Arial"/>
            <w:w w:val="105"/>
            <w:sz w:val="24"/>
            <w:szCs w:val="24"/>
          </w:rPr>
          <w:delText>Our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findings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have</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important</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implications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for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policy.</w:delText>
        </w:r>
        <w:r w:rsidRPr="008372F6" w:rsidDel="00A565E6">
          <w:rPr>
            <w:rFonts w:ascii="Arial" w:hAnsi="Arial" w:cs="Arial"/>
            <w:spacing w:val="22"/>
            <w:w w:val="105"/>
            <w:sz w:val="24"/>
            <w:szCs w:val="24"/>
          </w:rPr>
          <w:delText xml:space="preserve"> </w:delText>
        </w:r>
        <w:r w:rsidRPr="008372F6" w:rsidDel="00A565E6">
          <w:rPr>
            <w:rFonts w:ascii="Arial" w:hAnsi="Arial" w:cs="Arial"/>
            <w:w w:val="105"/>
            <w:sz w:val="24"/>
            <w:szCs w:val="24"/>
          </w:rPr>
          <w:delText>First,</w:delText>
        </w:r>
        <w:r w:rsidRPr="008372F6" w:rsidDel="00A565E6">
          <w:rPr>
            <w:rFonts w:ascii="Arial" w:hAnsi="Arial" w:cs="Arial"/>
            <w:spacing w:val="-1"/>
            <w:w w:val="105"/>
            <w:sz w:val="24"/>
            <w:szCs w:val="24"/>
          </w:rPr>
          <w:delText xml:space="preserve"> </w:delText>
        </w:r>
        <w:r w:rsidRPr="008372F6" w:rsidDel="00A565E6">
          <w:rPr>
            <w:rFonts w:ascii="Arial" w:hAnsi="Arial" w:cs="Arial"/>
            <w:w w:val="105"/>
            <w:sz w:val="24"/>
            <w:szCs w:val="24"/>
          </w:rPr>
          <w:delText>decisions</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on</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funding</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cancer</w:delText>
        </w:r>
        <w:r w:rsidRPr="008372F6" w:rsidDel="00A565E6">
          <w:rPr>
            <w:rFonts w:ascii="Arial" w:hAnsi="Arial" w:cs="Arial"/>
            <w:spacing w:val="-3"/>
            <w:w w:val="105"/>
            <w:sz w:val="24"/>
            <w:szCs w:val="24"/>
          </w:rPr>
          <w:delText xml:space="preserve"> </w:delText>
        </w:r>
        <w:r w:rsidRPr="008372F6" w:rsidDel="00A565E6">
          <w:rPr>
            <w:rFonts w:ascii="Arial" w:hAnsi="Arial" w:cs="Arial"/>
            <w:w w:val="105"/>
            <w:sz w:val="24"/>
            <w:szCs w:val="24"/>
          </w:rPr>
          <w:delText>medicines are increasingly challenged by the lack of robust clinical evidence, a consequence of policies that prioriti</w:delText>
        </w:r>
      </w:del>
      <w:ins w:id="182" w:author="Microsoft Office User" w:date="2026-09-11T09:35:00Z">
        <w:del w:id="183" w:author="Héctor Bahamonde" w:date="2026-09-16T12:13:00Z" w16du:dateUtc="2026-09-16T10:13:00Z">
          <w:r w:rsidR="005F2A68" w:rsidRPr="008372F6" w:rsidDel="00A565E6">
            <w:rPr>
              <w:rFonts w:ascii="Arial" w:hAnsi="Arial" w:cs="Arial"/>
              <w:w w:val="105"/>
              <w:sz w:val="24"/>
              <w:szCs w:val="24"/>
            </w:rPr>
            <w:delText>z</w:delText>
          </w:r>
        </w:del>
      </w:ins>
      <w:del w:id="184" w:author="Héctor Bahamonde" w:date="2026-09-16T12:13:00Z" w16du:dateUtc="2026-09-16T10:13:00Z">
        <w:r w:rsidRPr="008372F6" w:rsidDel="00A565E6">
          <w:rPr>
            <w:rFonts w:ascii="Arial" w:hAnsi="Arial" w:cs="Arial"/>
            <w:w w:val="105"/>
            <w:sz w:val="24"/>
            <w:szCs w:val="24"/>
          </w:rPr>
          <w:delText>se</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accelerated</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access</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of</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novel</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therapies</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(Hwang</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et</w:delText>
        </w:r>
        <w:r w:rsidRPr="008372F6" w:rsidDel="00A565E6">
          <w:rPr>
            <w:rFonts w:ascii="Arial" w:hAnsi="Arial" w:cs="Arial"/>
            <w:spacing w:val="-11"/>
            <w:w w:val="105"/>
            <w:sz w:val="24"/>
            <w:szCs w:val="24"/>
          </w:rPr>
          <w:delText xml:space="preserve"> </w:delText>
        </w:r>
        <w:r w:rsidRPr="008372F6" w:rsidDel="00A565E6">
          <w:rPr>
            <w:rFonts w:ascii="Arial" w:hAnsi="Arial" w:cs="Arial"/>
            <w:w w:val="105"/>
            <w:sz w:val="24"/>
            <w:szCs w:val="24"/>
          </w:rPr>
          <w:delText>al.</w:delText>
        </w:r>
        <w:r w:rsidRPr="008372F6" w:rsidDel="00A565E6">
          <w:rPr>
            <w:rFonts w:ascii="Arial" w:hAnsi="Arial" w:cs="Arial"/>
            <w:spacing w:val="-11"/>
            <w:w w:val="105"/>
            <w:sz w:val="24"/>
            <w:szCs w:val="24"/>
          </w:rPr>
          <w:delText xml:space="preserve">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"_bookmark57"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2020;</w:delText>
        </w:r>
        <w:r w:rsidR="005D491A" w:rsidRPr="008372F6" w:rsidDel="00A565E6">
          <w:rPr>
            <w:rFonts w:ascii="Arial" w:hAnsi="Arial" w:cs="Arial"/>
            <w:sz w:val="24"/>
            <w:szCs w:val="24"/>
          </w:rPr>
          <w:fldChar w:fldCharType="end"/>
        </w:r>
        <w:r w:rsidRPr="008372F6" w:rsidDel="00A565E6">
          <w:rPr>
            <w:rFonts w:ascii="Arial" w:hAnsi="Arial" w:cs="Arial"/>
            <w:spacing w:val="-9"/>
            <w:w w:val="105"/>
            <w:sz w:val="24"/>
            <w:szCs w:val="24"/>
            <w:lang w:val="fi-FI"/>
          </w:rPr>
          <w:delText xml:space="preserve"> </w:delText>
        </w:r>
        <w:r w:rsidRPr="008372F6" w:rsidDel="00A565E6">
          <w:rPr>
            <w:rFonts w:ascii="Arial" w:hAnsi="Arial" w:cs="Arial"/>
            <w:w w:val="105"/>
            <w:sz w:val="24"/>
            <w:szCs w:val="24"/>
            <w:lang w:val="fi-FI"/>
          </w:rPr>
          <w:delText>Vella</w:delText>
        </w:r>
        <w:r w:rsidRPr="008372F6" w:rsidDel="00A565E6">
          <w:rPr>
            <w:rFonts w:ascii="Arial" w:hAnsi="Arial" w:cs="Arial"/>
            <w:spacing w:val="-11"/>
            <w:w w:val="105"/>
            <w:sz w:val="24"/>
            <w:szCs w:val="24"/>
            <w:lang w:val="fi-FI"/>
          </w:rPr>
          <w:delText xml:space="preserve"> </w:delText>
        </w:r>
        <w:r w:rsidRPr="008372F6" w:rsidDel="00A565E6">
          <w:rPr>
            <w:rFonts w:ascii="Arial" w:hAnsi="Arial" w:cs="Arial"/>
            <w:w w:val="105"/>
            <w:sz w:val="24"/>
            <w:szCs w:val="24"/>
            <w:lang w:val="fi-FI"/>
          </w:rPr>
          <w:delText>Bonanno,</w:delText>
        </w:r>
        <w:r w:rsidRPr="008372F6" w:rsidDel="00A565E6">
          <w:rPr>
            <w:rFonts w:ascii="Arial" w:hAnsi="Arial" w:cs="Arial"/>
            <w:spacing w:val="-10"/>
            <w:w w:val="105"/>
            <w:sz w:val="24"/>
            <w:szCs w:val="24"/>
            <w:lang w:val="fi-FI"/>
          </w:rPr>
          <w:delText xml:space="preserve"> </w:delText>
        </w:r>
        <w:r w:rsidRPr="008372F6" w:rsidDel="00A565E6">
          <w:rPr>
            <w:rFonts w:ascii="Arial" w:hAnsi="Arial" w:cs="Arial"/>
            <w:w w:val="105"/>
            <w:sz w:val="24"/>
            <w:szCs w:val="24"/>
            <w:lang w:val="fi-FI"/>
          </w:rPr>
          <w:delText>Ermisch,</w:delText>
        </w:r>
        <w:r w:rsidRPr="008372F6" w:rsidDel="00A565E6">
          <w:rPr>
            <w:rFonts w:ascii="Arial" w:hAnsi="Arial" w:cs="Arial"/>
            <w:spacing w:val="-10"/>
            <w:w w:val="105"/>
            <w:sz w:val="24"/>
            <w:szCs w:val="24"/>
            <w:lang w:val="fi-FI"/>
          </w:rPr>
          <w:delText xml:space="preserve"> </w:delText>
        </w:r>
        <w:r w:rsidRPr="008372F6" w:rsidDel="00A565E6">
          <w:rPr>
            <w:rFonts w:ascii="Arial" w:hAnsi="Arial" w:cs="Arial"/>
            <w:w w:val="105"/>
            <w:sz w:val="24"/>
            <w:szCs w:val="24"/>
            <w:lang w:val="fi-FI"/>
          </w:rPr>
          <w:delText>Godman, et</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w w:val="105"/>
            <w:sz w:val="24"/>
            <w:szCs w:val="24"/>
            <w:lang w:val="fi-FI"/>
          </w:rPr>
          <w:delText>al.</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sz w:val="24"/>
            <w:szCs w:val="24"/>
          </w:rPr>
          <w:fldChar w:fldCharType="begin"/>
        </w:r>
        <w:r w:rsidRPr="008372F6" w:rsidDel="00A565E6">
          <w:rPr>
            <w:rFonts w:ascii="Arial" w:hAnsi="Arial" w:cs="Arial"/>
            <w:sz w:val="24"/>
            <w:szCs w:val="24"/>
            <w:lang w:val="fi-FI"/>
            <w:rPrChange w:id="185" w:author="Microsoft Office User" w:date="2026-09-11T10:20:00Z">
              <w:rPr/>
            </w:rPrChange>
          </w:rPr>
          <w:delInstrText>HYPERLINK \l "_bookmark102"</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Pr="008372F6" w:rsidDel="00A565E6">
          <w:rPr>
            <w:rFonts w:ascii="Arial" w:hAnsi="Arial" w:cs="Arial"/>
            <w:w w:val="105"/>
            <w:sz w:val="24"/>
            <w:szCs w:val="24"/>
            <w:lang w:val="fi-FI"/>
          </w:rPr>
          <w:fldChar w:fldCharType="end"/>
        </w:r>
        <w:r w:rsidRPr="008372F6" w:rsidDel="00A565E6">
          <w:rPr>
            <w:rFonts w:ascii="Arial" w:hAnsi="Arial" w:cs="Arial"/>
            <w:w w:val="105"/>
            <w:sz w:val="24"/>
            <w:szCs w:val="24"/>
            <w:lang w:val="fi-FI"/>
          </w:rPr>
          <w:delText xml:space="preserve"> Cohen</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sz w:val="24"/>
            <w:szCs w:val="24"/>
          </w:rPr>
          <w:fldChar w:fldCharType="begin"/>
        </w:r>
        <w:r w:rsidRPr="008372F6" w:rsidDel="00A565E6">
          <w:rPr>
            <w:rFonts w:ascii="Arial" w:hAnsi="Arial" w:cs="Arial"/>
            <w:sz w:val="24"/>
            <w:szCs w:val="24"/>
            <w:lang w:val="fi-FI"/>
            <w:rPrChange w:id="186" w:author="Microsoft Office User" w:date="2026-09-11T10:20:00Z">
              <w:rPr/>
            </w:rPrChange>
          </w:rPr>
          <w:delInstrText>HYPERLINK \l "_bookmark27"</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Pr="008372F6" w:rsidDel="00A565E6">
          <w:rPr>
            <w:rFonts w:ascii="Arial" w:hAnsi="Arial" w:cs="Arial"/>
            <w:w w:val="105"/>
            <w:sz w:val="24"/>
            <w:szCs w:val="24"/>
            <w:lang w:val="fi-FI"/>
          </w:rPr>
          <w:fldChar w:fldCharType="end"/>
        </w:r>
        <w:r w:rsidRPr="008372F6" w:rsidDel="00A565E6">
          <w:rPr>
            <w:rFonts w:ascii="Arial" w:hAnsi="Arial" w:cs="Arial"/>
            <w:w w:val="105"/>
            <w:sz w:val="24"/>
            <w:szCs w:val="24"/>
            <w:lang w:val="fi-FI"/>
          </w:rPr>
          <w:delText xml:space="preserve"> Davis</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w w:val="105"/>
            <w:sz w:val="24"/>
            <w:szCs w:val="24"/>
            <w:lang w:val="fi-FI"/>
          </w:rPr>
          <w:delText>et</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w w:val="105"/>
            <w:sz w:val="24"/>
            <w:szCs w:val="24"/>
            <w:lang w:val="fi-FI"/>
          </w:rPr>
          <w:delText>al.</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sz w:val="24"/>
            <w:szCs w:val="24"/>
          </w:rPr>
          <w:fldChar w:fldCharType="begin"/>
        </w:r>
        <w:r w:rsidRPr="008372F6" w:rsidDel="00A565E6">
          <w:rPr>
            <w:rFonts w:ascii="Arial" w:hAnsi="Arial" w:cs="Arial"/>
            <w:sz w:val="24"/>
            <w:szCs w:val="24"/>
            <w:lang w:val="fi-FI"/>
            <w:rPrChange w:id="187" w:author="Microsoft Office User" w:date="2026-09-11T10:20:00Z">
              <w:rPr/>
            </w:rPrChange>
          </w:rPr>
          <w:delInstrText>HYPERLINK \l "_bookmark34"</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Pr="008372F6" w:rsidDel="00A565E6">
          <w:rPr>
            <w:rFonts w:ascii="Arial" w:hAnsi="Arial" w:cs="Arial"/>
            <w:w w:val="105"/>
            <w:sz w:val="24"/>
            <w:szCs w:val="24"/>
            <w:lang w:val="fi-FI"/>
          </w:rPr>
          <w:fldChar w:fldCharType="end"/>
        </w:r>
        <w:r w:rsidRPr="008372F6" w:rsidDel="00A565E6">
          <w:rPr>
            <w:rFonts w:ascii="Arial" w:hAnsi="Arial" w:cs="Arial"/>
            <w:w w:val="105"/>
            <w:sz w:val="24"/>
            <w:szCs w:val="24"/>
            <w:lang w:val="fi-FI"/>
          </w:rPr>
          <w:delText xml:space="preserve"> Brinkhuis</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w w:val="105"/>
            <w:sz w:val="24"/>
            <w:szCs w:val="24"/>
            <w:lang w:val="fi-FI"/>
          </w:rPr>
          <w:delText>et</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w w:val="105"/>
            <w:sz w:val="24"/>
            <w:szCs w:val="24"/>
            <w:lang w:val="fi-FI"/>
          </w:rPr>
          <w:delText>al.</w:delText>
        </w:r>
        <w:r w:rsidRPr="008372F6" w:rsidDel="00A565E6">
          <w:rPr>
            <w:rFonts w:ascii="Arial" w:hAnsi="Arial" w:cs="Arial"/>
            <w:spacing w:val="-2"/>
            <w:w w:val="105"/>
            <w:sz w:val="24"/>
            <w:szCs w:val="24"/>
            <w:lang w:val="fi-FI"/>
          </w:rPr>
          <w:delText xml:space="preserve"> </w:delText>
        </w:r>
        <w:r w:rsidRPr="008372F6" w:rsidDel="00A565E6">
          <w:rPr>
            <w:rFonts w:ascii="Arial" w:hAnsi="Arial" w:cs="Arial"/>
            <w:sz w:val="24"/>
            <w:szCs w:val="24"/>
          </w:rPr>
          <w:fldChar w:fldCharType="begin"/>
        </w:r>
        <w:r w:rsidRPr="008372F6" w:rsidDel="00A565E6">
          <w:rPr>
            <w:rFonts w:ascii="Arial" w:hAnsi="Arial" w:cs="Arial"/>
            <w:sz w:val="24"/>
            <w:szCs w:val="24"/>
            <w:lang w:val="fi-FI"/>
            <w:rPrChange w:id="188" w:author="Microsoft Office User" w:date="2026-09-11T10:20:00Z">
              <w:rPr/>
            </w:rPrChange>
          </w:rPr>
          <w:delInstrText>HYPERLINK \l "_bookmark24"</w:delInstrText>
        </w:r>
        <w:r w:rsidRPr="008372F6" w:rsidDel="00A565E6">
          <w:rPr>
            <w:rFonts w:ascii="Arial" w:hAnsi="Arial" w:cs="Arial"/>
            <w:sz w:val="24"/>
            <w:szCs w:val="24"/>
          </w:rPr>
        </w:r>
        <w:r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2024).</w:delText>
        </w:r>
        <w:r w:rsidRPr="008372F6" w:rsidDel="00A565E6">
          <w:rPr>
            <w:rFonts w:ascii="Arial" w:hAnsi="Arial" w:cs="Arial"/>
            <w:w w:val="105"/>
            <w:sz w:val="24"/>
            <w:szCs w:val="24"/>
          </w:rPr>
          <w:fldChar w:fldCharType="end"/>
        </w:r>
        <w:r w:rsidRPr="008372F6" w:rsidDel="00A565E6">
          <w:rPr>
            <w:rFonts w:ascii="Arial" w:hAnsi="Arial" w:cs="Arial"/>
            <w:spacing w:val="26"/>
            <w:w w:val="105"/>
            <w:sz w:val="24"/>
            <w:szCs w:val="24"/>
          </w:rPr>
          <w:delText xml:space="preserve"> </w:delText>
        </w:r>
        <w:r w:rsidRPr="008372F6" w:rsidDel="00A565E6">
          <w:rPr>
            <w:rFonts w:ascii="Arial" w:hAnsi="Arial" w:cs="Arial"/>
            <w:w w:val="105"/>
            <w:sz w:val="24"/>
            <w:szCs w:val="24"/>
          </w:rPr>
          <w:delText>Public</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and</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third-party</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payers</w:delText>
        </w:r>
        <w:r w:rsidRPr="008372F6" w:rsidDel="00A565E6">
          <w:rPr>
            <w:rFonts w:ascii="Arial" w:hAnsi="Arial" w:cs="Arial"/>
            <w:spacing w:val="-2"/>
            <w:w w:val="105"/>
            <w:sz w:val="24"/>
            <w:szCs w:val="24"/>
          </w:rPr>
          <w:delText xml:space="preserve"> </w:delText>
        </w:r>
        <w:r w:rsidRPr="008372F6" w:rsidDel="00A565E6">
          <w:rPr>
            <w:rFonts w:ascii="Arial" w:hAnsi="Arial" w:cs="Arial"/>
            <w:w w:val="105"/>
            <w:sz w:val="24"/>
            <w:szCs w:val="24"/>
          </w:rPr>
          <w:delText>must therefore decide on coverage despite limited data on health gains and safety, yet with full certainty</w:delText>
        </w:r>
        <w:r w:rsidRPr="008372F6" w:rsidDel="00A565E6">
          <w:rPr>
            <w:rFonts w:ascii="Arial" w:hAnsi="Arial" w:cs="Arial"/>
            <w:spacing w:val="80"/>
            <w:w w:val="105"/>
            <w:sz w:val="24"/>
            <w:szCs w:val="24"/>
          </w:rPr>
          <w:delText xml:space="preserve"> </w:delText>
        </w:r>
        <w:r w:rsidRPr="008372F6" w:rsidDel="00A565E6">
          <w:rPr>
            <w:rFonts w:ascii="Arial" w:hAnsi="Arial" w:cs="Arial"/>
            <w:w w:val="105"/>
            <w:sz w:val="24"/>
            <w:szCs w:val="24"/>
          </w:rPr>
          <w:delText xml:space="preserve">of extraordinary costs (Cohen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"_bookmark27"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2017).</w:delText>
        </w:r>
        <w:r w:rsidR="005D491A" w:rsidRPr="008372F6" w:rsidDel="00A565E6">
          <w:rPr>
            <w:rFonts w:ascii="Arial" w:hAnsi="Arial" w:cs="Arial"/>
            <w:sz w:val="24"/>
            <w:szCs w:val="24"/>
          </w:rPr>
          <w:fldChar w:fldCharType="end"/>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Second, mass preferences play a key role in welfare state legitimacy.</w:delText>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Public perceptions of acceptability or fairness, and influence political trust, willingness</w:delText>
        </w:r>
        <w:r w:rsidRPr="008372F6" w:rsidDel="00A565E6">
          <w:rPr>
            <w:rFonts w:ascii="Arial" w:hAnsi="Arial" w:cs="Arial"/>
            <w:spacing w:val="40"/>
            <w:w w:val="105"/>
            <w:sz w:val="24"/>
            <w:szCs w:val="24"/>
          </w:rPr>
          <w:delText xml:space="preserve"> </w:delText>
        </w:r>
        <w:r w:rsidRPr="008372F6" w:rsidDel="00A565E6">
          <w:rPr>
            <w:rFonts w:ascii="Arial" w:hAnsi="Arial" w:cs="Arial"/>
            <w:w w:val="105"/>
            <w:sz w:val="24"/>
            <w:szCs w:val="24"/>
          </w:rPr>
          <w:delText>to</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pay</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taxes,</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confidence</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in</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the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health</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system,</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and</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the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uptake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of</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supplementary</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private</w:delText>
        </w:r>
        <w:r w:rsidRPr="008372F6" w:rsidDel="00A565E6">
          <w:rPr>
            <w:rFonts w:ascii="Arial" w:hAnsi="Arial" w:cs="Arial"/>
            <w:spacing w:val="13"/>
            <w:w w:val="105"/>
            <w:sz w:val="24"/>
            <w:szCs w:val="24"/>
          </w:rPr>
          <w:delText xml:space="preserve"> </w:delText>
        </w:r>
        <w:r w:rsidRPr="008372F6" w:rsidDel="00A565E6">
          <w:rPr>
            <w:rFonts w:ascii="Arial" w:hAnsi="Arial" w:cs="Arial"/>
            <w:w w:val="105"/>
            <w:sz w:val="24"/>
            <w:szCs w:val="24"/>
          </w:rPr>
          <w:delText>insurance</w:delText>
        </w:r>
        <w:r w:rsidRPr="008372F6" w:rsidDel="00A565E6">
          <w:rPr>
            <w:rFonts w:ascii="Arial" w:hAnsi="Arial" w:cs="Arial"/>
            <w:spacing w:val="14"/>
            <w:w w:val="105"/>
            <w:sz w:val="24"/>
            <w:szCs w:val="24"/>
          </w:rPr>
          <w:delText xml:space="preserve"> </w:delText>
        </w:r>
        <w:r w:rsidRPr="008372F6" w:rsidDel="00A565E6">
          <w:rPr>
            <w:rFonts w:ascii="Arial" w:hAnsi="Arial" w:cs="Arial"/>
            <w:w w:val="105"/>
            <w:sz w:val="24"/>
            <w:szCs w:val="24"/>
          </w:rPr>
          <w:delText>as a response to perceived access failures.</w:delText>
        </w:r>
        <w:r w:rsidRPr="008372F6" w:rsidDel="00A565E6">
          <w:rPr>
            <w:rFonts w:ascii="Arial" w:hAnsi="Arial" w:cs="Arial"/>
            <w:spacing w:val="29"/>
            <w:w w:val="105"/>
            <w:sz w:val="24"/>
            <w:szCs w:val="24"/>
          </w:rPr>
          <w:delText xml:space="preserve"> </w:delText>
        </w:r>
        <w:r w:rsidRPr="008372F6" w:rsidDel="00A565E6">
          <w:rPr>
            <w:rFonts w:ascii="Arial" w:hAnsi="Arial" w:cs="Arial"/>
            <w:w w:val="105"/>
            <w:sz w:val="24"/>
            <w:szCs w:val="24"/>
          </w:rPr>
          <w:delText>Finally, the framing approach offers us important insights t</w:delText>
        </w:r>
        <w:r w:rsidR="00B30E2A" w:rsidRPr="008372F6" w:rsidDel="00A565E6">
          <w:rPr>
            <w:rFonts w:ascii="Arial" w:hAnsi="Arial" w:cs="Arial"/>
            <w:w w:val="105"/>
            <w:sz w:val="24"/>
            <w:szCs w:val="24"/>
          </w:rPr>
          <w:delText>o institutional feedback mechanisms and democratic decision-making. It both helps decision-makers to communicate more clearly about the reasoning behind difficult choices and provide insight into how different stakeholders, including commercial actors, advocacy groups, and policymakers, may use framing to advance their positions (Greer</w:delText>
        </w:r>
      </w:del>
      <w:ins w:id="189" w:author="Microsoft Office User" w:date="2026-09-11T15:19:00Z">
        <w:del w:id="190" w:author="Héctor Bahamonde" w:date="2026-09-16T12:13:00Z" w16du:dateUtc="2026-09-16T10:13:00Z">
          <w:r w:rsidR="00596CF9" w:rsidRPr="008372F6" w:rsidDel="00A565E6">
            <w:rPr>
              <w:rFonts w:ascii="Arial" w:hAnsi="Arial" w:cs="Arial"/>
              <w:w w:val="105"/>
              <w:sz w:val="24"/>
              <w:szCs w:val="24"/>
            </w:rPr>
            <w:delText xml:space="preserve"> et al.</w:delText>
          </w:r>
        </w:del>
      </w:ins>
      <w:del w:id="191" w:author="Héctor Bahamonde" w:date="2026-09-16T12:13:00Z" w16du:dateUtc="2026-09-16T10:13:00Z">
        <w:r w:rsidR="00B30E2A" w:rsidRPr="008372F6" w:rsidDel="00A565E6">
          <w:rPr>
            <w:rFonts w:ascii="Arial" w:hAnsi="Arial" w:cs="Arial"/>
            <w:w w:val="105"/>
            <w:sz w:val="24"/>
            <w:szCs w:val="24"/>
          </w:rPr>
          <w:delText>, Wismar, and Figueras 2016; Pinho and Dias Costa 2020; Béland and Cox 2016).</w:delText>
        </w:r>
      </w:del>
    </w:p>
    <w:p w14:paraId="66010771" w14:textId="77777777" w:rsidR="00A565E6" w:rsidRPr="008372F6" w:rsidRDefault="00A565E6" w:rsidP="008372F6">
      <w:pPr>
        <w:pStyle w:val="BodyText"/>
        <w:spacing w:before="120" w:after="120" w:line="360" w:lineRule="auto"/>
        <w:jc w:val="both"/>
        <w:rPr>
          <w:ins w:id="192" w:author="Héctor Bahamonde" w:date="2026-09-16T12:07:00Z" w16du:dateUtc="2026-09-16T10:07:00Z"/>
          <w:rFonts w:ascii="Arial" w:hAnsi="Arial" w:cs="Arial"/>
          <w:w w:val="105"/>
          <w:sz w:val="24"/>
          <w:szCs w:val="24"/>
        </w:rPr>
      </w:pPr>
    </w:p>
    <w:p w14:paraId="2E68EDFC" w14:textId="11C2C80A" w:rsidR="00B30E2A" w:rsidRPr="008372F6" w:rsidDel="00133F1C" w:rsidRDefault="00B30E2A">
      <w:pPr>
        <w:pStyle w:val="BodyText"/>
        <w:spacing w:before="120" w:after="120" w:line="360" w:lineRule="auto"/>
        <w:jc w:val="both"/>
        <w:rPr>
          <w:del w:id="193" w:author="Héctor Bahamonde" w:date="2026-09-16T12:07:00Z" w16du:dateUtc="2026-09-16T10:07:00Z"/>
          <w:rFonts w:ascii="Arial" w:hAnsi="Arial" w:cs="Arial"/>
          <w:sz w:val="24"/>
          <w:szCs w:val="24"/>
        </w:rPr>
        <w:sectPr w:rsidR="00B30E2A" w:rsidRPr="008372F6" w:rsidDel="00133F1C">
          <w:footerReference w:type="default" r:id="rId12"/>
          <w:pgSz w:w="12240" w:h="15840"/>
          <w:pgMar w:top="1260" w:right="1080" w:bottom="1080" w:left="1080" w:header="0" w:footer="888" w:gutter="0"/>
          <w:pgNumType w:start="1"/>
          <w:cols w:space="720"/>
        </w:sectPr>
        <w:pPrChange w:id="194" w:author="Microsoft Office User" w:date="2026-09-11T15:19:00Z">
          <w:pPr>
            <w:pStyle w:val="BodyText"/>
            <w:ind w:right="15"/>
          </w:pPr>
        </w:pPrChange>
      </w:pPr>
    </w:p>
    <w:p w14:paraId="377304CE" w14:textId="1833A813" w:rsidR="005D491A" w:rsidRPr="008372F6" w:rsidDel="007C0CFF" w:rsidRDefault="00000000" w:rsidP="008372F6">
      <w:pPr>
        <w:pStyle w:val="BodyText"/>
        <w:spacing w:before="120" w:after="120" w:line="360" w:lineRule="auto"/>
        <w:ind w:right="327" w:firstLine="338"/>
        <w:jc w:val="both"/>
        <w:rPr>
          <w:del w:id="195" w:author="Microsoft Office User" w:date="2026-09-11T08:51:00Z"/>
          <w:rFonts w:ascii="Arial" w:hAnsi="Arial" w:cs="Arial"/>
          <w:sz w:val="24"/>
          <w:szCs w:val="24"/>
        </w:rPr>
      </w:pPr>
      <w:commentRangeStart w:id="196"/>
      <w:del w:id="197" w:author="Microsoft Office User" w:date="2026-09-11T08:51:00Z">
        <w:r w:rsidRPr="008372F6" w:rsidDel="007C0CFF">
          <w:rPr>
            <w:rFonts w:ascii="Arial" w:hAnsi="Arial" w:cs="Arial"/>
            <w:w w:val="105"/>
            <w:sz w:val="24"/>
            <w:szCs w:val="24"/>
          </w:rPr>
          <w:delText xml:space="preserve">This paper proceeds as follows. In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"_bookmark0"</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review the core principles and contested value trade-offs that structure healthcare priority setting and, in turn, supply the normative content for competing justifications of rationing decisions. In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"_bookmark1"</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2</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develop the theoretical argument, specifying</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how</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prospect</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theory</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and</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the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rule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of</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rescue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generate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reference-point-dependent</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 xml:space="preserve">evaluations of high-cost reimbursement decisions under technocratic delegation. Next,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"_bookmark2"</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3</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describes the survey experiment embedded in the 2021 Finnish Medicines Barometer, including the framing manipulation and the empirical strategy used to estimate framing effects (Equation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"_bookmark4"</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then present the results, reporting covariate balance (Figure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"_bookmark6"</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and model-based predicted probabilities across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experimental</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conditions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(Figure</w:delText>
        </w:r>
        <w:r w:rsidRPr="008372F6" w:rsidDel="007C0CFF">
          <w:rPr>
            <w:rFonts w:ascii="Arial" w:hAnsi="Arial" w:cs="Arial"/>
            <w:spacing w:val="-3"/>
            <w:w w:val="105"/>
            <w:sz w:val="24"/>
            <w:szCs w:val="24"/>
          </w:rPr>
          <w:delText xml:space="preserv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"_bookmark7"</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2).</w:delText>
        </w:r>
        <w:r w:rsidRPr="008372F6" w:rsidDel="007C0CFF">
          <w:rPr>
            <w:rFonts w:ascii="Arial" w:hAnsi="Arial" w:cs="Arial"/>
            <w:w w:val="105"/>
            <w:sz w:val="24"/>
            <w:szCs w:val="24"/>
          </w:rPr>
          <w:fldChar w:fldCharType="end"/>
        </w:r>
        <w:r w:rsidRPr="008372F6" w:rsidDel="007C0CFF">
          <w:rPr>
            <w:rFonts w:ascii="Arial" w:hAnsi="Arial" w:cs="Arial"/>
            <w:spacing w:val="21"/>
            <w:w w:val="105"/>
            <w:sz w:val="24"/>
            <w:szCs w:val="24"/>
          </w:rPr>
          <w:delText xml:space="preserve"> </w:delText>
        </w:r>
        <w:r w:rsidRPr="008372F6" w:rsidDel="007C0CFF">
          <w:rPr>
            <w:rFonts w:ascii="Arial" w:hAnsi="Arial" w:cs="Arial"/>
            <w:w w:val="105"/>
            <w:sz w:val="24"/>
            <w:szCs w:val="24"/>
          </w:rPr>
          <w:delText>In</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Section</w:delText>
        </w:r>
        <w:r w:rsidRPr="008372F6" w:rsidDel="007C0CFF">
          <w:rPr>
            <w:rFonts w:ascii="Arial" w:hAnsi="Arial" w:cs="Arial"/>
            <w:spacing w:val="-3"/>
            <w:w w:val="105"/>
            <w:sz w:val="24"/>
            <w:szCs w:val="24"/>
          </w:rPr>
          <w:delText xml:space="preserv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"_bookmark10"</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5</w:delText>
        </w:r>
        <w:r w:rsidRPr="008372F6" w:rsidDel="007C0CFF">
          <w:rPr>
            <w:rFonts w:ascii="Arial" w:hAnsi="Arial" w:cs="Arial"/>
            <w:w w:val="105"/>
            <w:sz w:val="24"/>
            <w:szCs w:val="24"/>
          </w:rPr>
          <w:fldChar w:fldCharType="end"/>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we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offer</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some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implications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for</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the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legitimacy and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contestability</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of</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expert-justified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rationing</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decisions</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in</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publicly</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funded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healthcare</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systems.</w:delText>
        </w:r>
        <w:commentRangeEnd w:id="196"/>
        <w:r w:rsidR="00BC7F05" w:rsidRPr="008372F6" w:rsidDel="007C0CFF">
          <w:rPr>
            <w:rStyle w:val="CommentReference"/>
            <w:rFonts w:ascii="Arial" w:hAnsi="Arial" w:cs="Arial"/>
            <w:sz w:val="24"/>
            <w:szCs w:val="24"/>
          </w:rPr>
          <w:commentReference w:id="196"/>
        </w:r>
      </w:del>
    </w:p>
    <w:p w14:paraId="65E5A2AA" w14:textId="77777777" w:rsidR="005D491A" w:rsidRPr="008372F6" w:rsidRDefault="00000000" w:rsidP="008372F6">
      <w:pPr>
        <w:pStyle w:val="Heading2"/>
        <w:numPr>
          <w:ilvl w:val="1"/>
          <w:numId w:val="2"/>
        </w:numPr>
        <w:tabs>
          <w:tab w:val="left" w:pos="972"/>
        </w:tabs>
        <w:spacing w:before="120" w:after="120" w:line="360" w:lineRule="auto"/>
        <w:ind w:left="0" w:hanging="567"/>
        <w:jc w:val="both"/>
        <w:rPr>
          <w:rFonts w:ascii="Arial" w:hAnsi="Arial" w:cs="Arial"/>
        </w:rPr>
      </w:pPr>
      <w:bookmarkStart w:id="198" w:name="Values_underpinning_priority_setting_in_"/>
      <w:bookmarkStart w:id="199" w:name="_bookmark0"/>
      <w:bookmarkEnd w:id="198"/>
      <w:bookmarkEnd w:id="199"/>
      <w:r w:rsidRPr="008372F6">
        <w:rPr>
          <w:rFonts w:ascii="Arial" w:hAnsi="Arial" w:cs="Arial"/>
          <w:spacing w:val="-8"/>
        </w:rPr>
        <w:t>Values</w:t>
      </w:r>
      <w:r w:rsidRPr="008372F6">
        <w:rPr>
          <w:rFonts w:ascii="Arial" w:hAnsi="Arial" w:cs="Arial"/>
          <w:spacing w:val="2"/>
        </w:rPr>
        <w:t xml:space="preserve"> </w:t>
      </w:r>
      <w:r w:rsidRPr="008372F6">
        <w:rPr>
          <w:rFonts w:ascii="Arial" w:hAnsi="Arial" w:cs="Arial"/>
          <w:spacing w:val="-8"/>
        </w:rPr>
        <w:t>underpinning</w:t>
      </w:r>
      <w:r w:rsidRPr="008372F6">
        <w:rPr>
          <w:rFonts w:ascii="Arial" w:hAnsi="Arial" w:cs="Arial"/>
          <w:spacing w:val="3"/>
        </w:rPr>
        <w:t xml:space="preserve"> </w:t>
      </w:r>
      <w:r w:rsidRPr="008372F6">
        <w:rPr>
          <w:rFonts w:ascii="Arial" w:hAnsi="Arial" w:cs="Arial"/>
          <w:spacing w:val="-8"/>
        </w:rPr>
        <w:t>priority</w:t>
      </w:r>
      <w:r w:rsidRPr="008372F6">
        <w:rPr>
          <w:rFonts w:ascii="Arial" w:hAnsi="Arial" w:cs="Arial"/>
          <w:spacing w:val="3"/>
        </w:rPr>
        <w:t xml:space="preserve"> </w:t>
      </w:r>
      <w:r w:rsidRPr="008372F6">
        <w:rPr>
          <w:rFonts w:ascii="Arial" w:hAnsi="Arial" w:cs="Arial"/>
          <w:spacing w:val="-8"/>
        </w:rPr>
        <w:t>setting</w:t>
      </w:r>
      <w:r w:rsidRPr="008372F6">
        <w:rPr>
          <w:rFonts w:ascii="Arial" w:hAnsi="Arial" w:cs="Arial"/>
          <w:spacing w:val="3"/>
        </w:rPr>
        <w:t xml:space="preserve"> </w:t>
      </w:r>
      <w:r w:rsidRPr="008372F6">
        <w:rPr>
          <w:rFonts w:ascii="Arial" w:hAnsi="Arial" w:cs="Arial"/>
          <w:spacing w:val="-8"/>
        </w:rPr>
        <w:t>in</w:t>
      </w:r>
      <w:r w:rsidRPr="008372F6">
        <w:rPr>
          <w:rFonts w:ascii="Arial" w:hAnsi="Arial" w:cs="Arial"/>
          <w:spacing w:val="3"/>
        </w:rPr>
        <w:t xml:space="preserve"> </w:t>
      </w:r>
      <w:r w:rsidRPr="008372F6">
        <w:rPr>
          <w:rFonts w:ascii="Arial" w:hAnsi="Arial" w:cs="Arial"/>
          <w:spacing w:val="-8"/>
        </w:rPr>
        <w:t>healthcare</w:t>
      </w:r>
    </w:p>
    <w:p w14:paraId="04B0E3B1" w14:textId="299BBDA4"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ins w:id="200" w:author="Microsoft Office User" w:date="2026-09-11T15:20:00Z">
        <w:r w:rsidR="00596CF9" w:rsidRPr="008372F6">
          <w:rPr>
            <w:rFonts w:ascii="Arial" w:hAnsi="Arial" w:cs="Arial"/>
            <w:w w:val="110"/>
            <w:sz w:val="24"/>
            <w:szCs w:val="24"/>
          </w:rPr>
          <w:t>z</w:t>
        </w:r>
      </w:ins>
      <w:del w:id="201"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ation as the guiding prioriti</w:t>
      </w:r>
      <w:ins w:id="202" w:author="Microsoft Office User" w:date="2026-09-11T15:20:00Z">
        <w:r w:rsidR="00596CF9" w:rsidRPr="008372F6">
          <w:rPr>
            <w:rFonts w:ascii="Arial" w:hAnsi="Arial" w:cs="Arial"/>
            <w:w w:val="110"/>
            <w:sz w:val="24"/>
            <w:szCs w:val="24"/>
          </w:rPr>
          <w:t>z</w:t>
        </w:r>
      </w:ins>
      <w:del w:id="203"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ins w:id="204" w:author="Héctor Bahamonde" w:date="2026-09-19T11:46:00Z" w16du:dateUtc="2026-09-19T09:46:00Z">
        <w:r w:rsidR="00586FAE">
          <w:rPr>
            <w:rFonts w:ascii="Arial" w:hAnsi="Arial" w:cs="Arial"/>
            <w:w w:val="110"/>
            <w:sz w:val="24"/>
            <w:szCs w:val="24"/>
          </w:rPr>
          <w:t xml:space="preserve"> </w:t>
        </w:r>
        <w:r w:rsidR="00586FAE" w:rsidRPr="00586FAE">
          <w:rPr>
            <w:rFonts w:ascii="Arial" w:hAnsi="Arial" w:cs="Arial"/>
            <w:w w:val="110"/>
            <w:sz w:val="24"/>
            <w:szCs w:val="24"/>
          </w:rPr>
          <w:t>van der</w:t>
        </w:r>
      </w:ins>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14A08635" w14:textId="37EA0E81"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ins w:id="205" w:author="Microsoft Office User" w:date="2026-09-11T14:41:00Z">
        <w:r w:rsidR="00F157A9" w:rsidRPr="008372F6">
          <w:rPr>
            <w:rFonts w:ascii="Arial" w:hAnsi="Arial" w:cs="Arial"/>
            <w:w w:val="105"/>
            <w:sz w:val="24"/>
            <w:szCs w:val="24"/>
          </w:rPr>
          <w:t>z</w:t>
        </w:r>
      </w:ins>
      <w:del w:id="206"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del w:id="207" w:author="Microsoft Office User" w:date="2026-09-11T09:17:00Z">
        <w:r w:rsidRPr="008372F6" w:rsidDel="005F2A68">
          <w:rPr>
            <w:rFonts w:ascii="Arial" w:hAnsi="Arial" w:cs="Arial"/>
            <w:spacing w:val="40"/>
            <w:w w:val="105"/>
            <w:sz w:val="24"/>
            <w:szCs w:val="24"/>
          </w:rPr>
          <w:delText xml:space="preserve"> </w:delText>
        </w:r>
      </w:del>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ins w:id="208" w:author="Microsoft Office User" w:date="2026-09-11T15:26:00Z">
        <w:r w:rsidR="00596CF9" w:rsidRPr="008372F6">
          <w:rPr>
            <w:rFonts w:ascii="Arial" w:hAnsi="Arial" w:cs="Arial"/>
            <w:w w:val="105"/>
            <w:sz w:val="24"/>
            <w:szCs w:val="24"/>
          </w:rPr>
          <w:t>z</w:t>
        </w:r>
      </w:ins>
      <w:del w:id="209" w:author="Microsoft Office User" w:date="2026-09-11T15:26:00Z">
        <w:r w:rsidRPr="008372F6" w:rsidDel="00596CF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principles applied—whether economic, clinical, or related to </w:t>
      </w:r>
      <w:r w:rsidRPr="008372F6">
        <w:rPr>
          <w:rFonts w:ascii="Arial" w:hAnsi="Arial" w:cs="Arial"/>
          <w:w w:val="105"/>
          <w:sz w:val="24"/>
          <w:szCs w:val="24"/>
        </w:rPr>
        <w:lastRenderedPageBreak/>
        <w:t xml:space="preserve">personal characteristics, deservingness, or merit—remain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6D4962B0" w14:textId="7606AC08" w:rsidR="005D491A" w:rsidRPr="008372F6" w:rsidDel="00F3033A" w:rsidRDefault="00000000" w:rsidP="008372F6">
      <w:pPr>
        <w:pStyle w:val="BodyText"/>
        <w:spacing w:before="120" w:after="120" w:line="360" w:lineRule="auto"/>
        <w:jc w:val="both"/>
        <w:rPr>
          <w:del w:id="210" w:author="Katri Aaltonen" w:date="2026-08-23T11:38:00Z"/>
          <w:rFonts w:ascii="Arial" w:hAnsi="Arial" w:cs="Arial"/>
          <w:sz w:val="24"/>
          <w:szCs w:val="24"/>
        </w:rPr>
      </w:pPr>
      <w:del w:id="211" w:author="Katri Aaltonen" w:date="2026-08-23T11:38:00Z">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overall</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value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base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of</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European</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health</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systems,</w:delText>
        </w:r>
        <w:r w:rsidRPr="008372F6" w:rsidDel="00F3033A">
          <w:rPr>
            <w:rFonts w:ascii="Arial" w:hAnsi="Arial" w:cs="Arial"/>
            <w:spacing w:val="32"/>
            <w:sz w:val="24"/>
            <w:szCs w:val="24"/>
          </w:rPr>
          <w:delText xml:space="preserve"> </w:delText>
        </w:r>
        <w:r w:rsidRPr="008372F6" w:rsidDel="00F3033A">
          <w:rPr>
            <w:rFonts w:ascii="Arial" w:hAnsi="Arial" w:cs="Arial"/>
            <w:sz w:val="24"/>
            <w:szCs w:val="24"/>
          </w:rPr>
          <w:delText>and</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welfare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states</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they</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 xml:space="preserve">embedded, </w:delText>
        </w:r>
        <w:r w:rsidRPr="008372F6" w:rsidDel="00F3033A">
          <w:rPr>
            <w:rFonts w:ascii="Arial" w:hAnsi="Arial" w:cs="Arial"/>
            <w:w w:val="110"/>
            <w:sz w:val="24"/>
            <w:szCs w:val="24"/>
          </w:rPr>
          <w:delText>is grounded in solidarity and institutionalised as charters and legislation that ensure social rights. In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healthcare, access, equity, quality, performance and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efficiency</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have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been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proposed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as</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the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 xml:space="preserve">core </w:delText>
        </w:r>
        <w:r w:rsidRPr="008372F6" w:rsidDel="00F3033A">
          <w:rPr>
            <w:rFonts w:ascii="Arial" w:hAnsi="Arial" w:cs="Arial"/>
            <w:sz w:val="24"/>
            <w:szCs w:val="24"/>
          </w:rPr>
          <w:delText xml:space="preserve">principles through which European health systems pursue a fair distribution of resources (European </w:delText>
        </w:r>
        <w:r w:rsidRPr="008372F6" w:rsidDel="00F3033A">
          <w:rPr>
            <w:rFonts w:ascii="Arial" w:hAnsi="Arial" w:cs="Arial"/>
            <w:w w:val="110"/>
            <w:sz w:val="24"/>
            <w:szCs w:val="24"/>
          </w:rPr>
          <w:delText>Commission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Expert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Panel</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Effective</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Ways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of</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Investing</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Health</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(EXPH)</w:delText>
        </w:r>
        <w:r w:rsidRPr="008372F6" w:rsidDel="00F3033A">
          <w:rPr>
            <w:rFonts w:ascii="Arial" w:hAnsi="Arial" w:cs="Arial"/>
            <w:spacing w:val="-12"/>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"_bookmark39"</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2019).</w:delText>
        </w:r>
        <w:r w:rsidRPr="008372F6" w:rsidDel="00F3033A">
          <w:rPr>
            <w:rFonts w:ascii="Arial" w:hAnsi="Arial" w:cs="Arial"/>
            <w:w w:val="110"/>
            <w:sz w:val="24"/>
            <w:szCs w:val="24"/>
          </w:rPr>
          <w:fldChar w:fldCharType="end"/>
        </w:r>
        <w:r w:rsidRPr="008372F6" w:rsidDel="00F3033A">
          <w:rPr>
            <w:rFonts w:ascii="Arial" w:hAnsi="Arial" w:cs="Arial"/>
            <w:w w:val="110"/>
            <w:sz w:val="24"/>
            <w:szCs w:val="24"/>
          </w:rPr>
          <w:delText xml:space="preserve"> Values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 xml:space="preserve">linked </w:delText>
        </w:r>
        <w:r w:rsidRPr="008372F6" w:rsidDel="00F3033A">
          <w:rPr>
            <w:rFonts w:ascii="Arial" w:hAnsi="Arial" w:cs="Arial"/>
            <w:sz w:val="24"/>
            <w:szCs w:val="24"/>
          </w:rPr>
          <w:delText xml:space="preserve">with legitimate decision-making processes include, for example, publicity, relevance, revisability, and </w:delText>
        </w:r>
        <w:r w:rsidRPr="008372F6" w:rsidDel="00F3033A">
          <w:rPr>
            <w:rFonts w:ascii="Arial" w:hAnsi="Arial" w:cs="Arial"/>
            <w:w w:val="110"/>
            <w:sz w:val="24"/>
            <w:szCs w:val="24"/>
          </w:rPr>
          <w:delText>enforceability</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"_bookmark32"</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2000;</w:delText>
        </w:r>
        <w:r w:rsidRPr="008372F6" w:rsidDel="00F3033A">
          <w:rPr>
            <w:rFonts w:ascii="Arial" w:hAnsi="Arial" w:cs="Arial"/>
            <w:w w:val="110"/>
            <w:sz w:val="24"/>
            <w:szCs w:val="24"/>
          </w:rPr>
          <w:fldChar w:fldCharType="end"/>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and</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Wilt</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"_bookmark33"</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2016).</w:delText>
        </w:r>
        <w:r w:rsidRPr="008372F6" w:rsidDel="00F3033A">
          <w:rPr>
            <w:rFonts w:ascii="Arial" w:hAnsi="Arial" w:cs="Arial"/>
            <w:w w:val="110"/>
            <w:sz w:val="24"/>
            <w:szCs w:val="24"/>
          </w:rPr>
          <w:fldChar w:fldCharType="end"/>
        </w:r>
      </w:del>
    </w:p>
    <w:p w14:paraId="73E08C4F" w14:textId="46D56A1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del w:id="212" w:author="Katri Aaltonen" w:date="2026-08-23T11:38:00Z">
        <w:r w:rsidRPr="008372F6" w:rsidDel="00F3033A">
          <w:rPr>
            <w:rFonts w:ascii="Arial" w:hAnsi="Arial" w:cs="Arial"/>
            <w:w w:val="110"/>
            <w:sz w:val="24"/>
            <w:szCs w:val="24"/>
          </w:rPr>
          <w:delTex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however,</w:delText>
        </w:r>
        <w:r w:rsidRPr="008372F6" w:rsidDel="00F3033A">
          <w:rPr>
            <w:rFonts w:ascii="Arial" w:hAnsi="Arial" w:cs="Arial"/>
            <w:spacing w:val="-12"/>
            <w:w w:val="110"/>
            <w:sz w:val="24"/>
            <w:szCs w:val="24"/>
          </w:rPr>
          <w:delText xml:space="preserve"> </w:delText>
        </w:r>
      </w:del>
      <w:ins w:id="213" w:author="Katri Aaltonen" w:date="2026-08-23T11:38:00Z">
        <w:r w:rsidR="00F3033A" w:rsidRPr="008372F6">
          <w:rPr>
            <w:rFonts w:ascii="Arial" w:hAnsi="Arial" w:cs="Arial"/>
            <w:spacing w:val="-12"/>
            <w:w w:val="110"/>
            <w:sz w:val="24"/>
            <w:szCs w:val="24"/>
          </w:rPr>
          <w:t xml:space="preserve"> </w:t>
        </w:r>
      </w:ins>
      <w:r w:rsidRPr="008372F6">
        <w:rPr>
          <w:rFonts w:ascii="Arial" w:hAnsi="Arial" w:cs="Arial"/>
          <w:w w:val="110"/>
          <w:sz w:val="24"/>
          <w:szCs w:val="24"/>
        </w:rPr>
        <w:t>on</w:t>
      </w:r>
      <w:r w:rsidRPr="008372F6">
        <w:rPr>
          <w:rFonts w:ascii="Arial" w:hAnsi="Arial" w:cs="Arial"/>
          <w:spacing w:val="-12"/>
          <w:w w:val="110"/>
          <w:sz w:val="24"/>
          <w:szCs w:val="24"/>
        </w:rPr>
        <w:t xml:space="preserve"> </w:t>
      </w:r>
      <w:ins w:id="214" w:author="Katri Aaltonen" w:date="2026-08-23T11:38:00Z">
        <w:r w:rsidR="00F3033A" w:rsidRPr="008372F6">
          <w:rPr>
            <w:rFonts w:ascii="Arial" w:hAnsi="Arial" w:cs="Arial"/>
            <w:spacing w:val="-12"/>
            <w:w w:val="110"/>
            <w:sz w:val="24"/>
            <w:szCs w:val="24"/>
          </w:rPr>
          <w:t xml:space="preserve">the </w:t>
        </w:r>
      </w:ins>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t>decisions are made and why). Commonly applied values in healthcare prioriti</w:t>
      </w:r>
      <w:ins w:id="215" w:author="Microsoft Office User" w:date="2026-09-11T15:27:00Z">
        <w:r w:rsidR="000B052A" w:rsidRPr="008372F6">
          <w:rPr>
            <w:rFonts w:ascii="Arial" w:hAnsi="Arial" w:cs="Arial"/>
            <w:sz w:val="24"/>
            <w:szCs w:val="24"/>
          </w:rPr>
          <w:t>z</w:t>
        </w:r>
      </w:ins>
      <w:del w:id="216" w:author="Microsoft Office User" w:date="2026-09-11T15:27:00Z">
        <w:r w:rsidRPr="008372F6" w:rsidDel="000B052A">
          <w:rPr>
            <w:rFonts w:ascii="Arial" w:hAnsi="Arial" w:cs="Arial"/>
            <w:sz w:val="24"/>
            <w:szCs w:val="24"/>
          </w:rPr>
          <w:delText>s</w:delText>
        </w:r>
      </w:del>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ins w:id="217" w:author="Microsoft Office User" w:date="2026-09-11T15:27:00Z">
        <w:r w:rsidR="000B052A" w:rsidRPr="008372F6">
          <w:rPr>
            <w:rFonts w:ascii="Arial" w:hAnsi="Arial" w:cs="Arial"/>
            <w:w w:val="110"/>
            <w:sz w:val="24"/>
            <w:szCs w:val="24"/>
          </w:rPr>
          <w:t>z</w:t>
        </w:r>
      </w:ins>
      <w:del w:id="218" w:author="Microsoft Office User" w:date="2026-09-11T15:27:00Z">
        <w:r w:rsidRPr="008372F6" w:rsidDel="000B052A">
          <w:rPr>
            <w:rFonts w:ascii="Arial" w:hAnsi="Arial" w:cs="Arial"/>
            <w:w w:val="110"/>
            <w:sz w:val="24"/>
            <w:szCs w:val="24"/>
          </w:rPr>
          <w:delText>s</w:delText>
        </w:r>
      </w:del>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ins w:id="219" w:author="Microsoft Office User" w:date="2026-09-11T15:28:00Z">
        <w:r w:rsidR="000B052A" w:rsidRPr="008372F6">
          <w:rPr>
            <w:rFonts w:ascii="Arial" w:hAnsi="Arial" w:cs="Arial"/>
            <w:w w:val="110"/>
            <w:sz w:val="24"/>
            <w:szCs w:val="24"/>
          </w:rPr>
          <w:t xml:space="preserve"> et al.</w:t>
        </w:r>
      </w:ins>
      <w:del w:id="220" w:author="Microsoft Office User" w:date="2026-09-11T15:28:00Z">
        <w:r w:rsidRPr="008372F6" w:rsidDel="000B052A">
          <w:rPr>
            <w:rFonts w:ascii="Arial" w:hAnsi="Arial" w:cs="Arial"/>
            <w:w w:val="110"/>
            <w:sz w:val="24"/>
            <w:szCs w:val="24"/>
          </w:rPr>
          <w:delText>,</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Persson,</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and</w:delText>
        </w:r>
        <w:r w:rsidRPr="008372F6" w:rsidDel="000B052A">
          <w:rPr>
            <w:rFonts w:ascii="Arial" w:hAnsi="Arial" w:cs="Arial"/>
            <w:spacing w:val="-3"/>
            <w:w w:val="110"/>
            <w:sz w:val="24"/>
            <w:szCs w:val="24"/>
          </w:rPr>
          <w:delText xml:space="preserve"> </w:delText>
        </w:r>
        <w:r w:rsidRPr="008372F6" w:rsidDel="000B052A">
          <w:rPr>
            <w:rFonts w:ascii="Arial" w:hAnsi="Arial" w:cs="Arial"/>
            <w:w w:val="110"/>
            <w:sz w:val="24"/>
            <w:szCs w:val="24"/>
          </w:rPr>
          <w:delText>Tinghög</w:delText>
        </w:r>
      </w:del>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ins w:id="221" w:author="Microsoft Office User" w:date="2026-09-11T09:20:00Z">
        <w:r w:rsidR="005F2A68" w:rsidRPr="008372F6">
          <w:rPr>
            <w:rFonts w:ascii="Arial" w:hAnsi="Arial" w:cs="Arial"/>
            <w:w w:val="110"/>
            <w:sz w:val="24"/>
            <w:szCs w:val="24"/>
          </w:rPr>
          <w:t>-</w:t>
        </w:r>
      </w:ins>
      <w:del w:id="222" w:author="Microsoft Office User" w:date="2026-09-11T09:20:00Z">
        <w:r w:rsidRPr="008372F6" w:rsidDel="005F2A68">
          <w:rPr>
            <w:rFonts w:ascii="Arial" w:hAnsi="Arial" w:cs="Arial"/>
            <w:w w:val="110"/>
            <w:sz w:val="24"/>
            <w:szCs w:val="24"/>
          </w:rPr>
          <w:delText xml:space="preserve"> </w:delText>
        </w:r>
      </w:del>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ins w:id="223" w:author="Héctor Bahamonde" w:date="2026-09-19T11:49:00Z" w16du:dateUtc="2026-09-19T09:49:00Z">
        <w:r w:rsidR="00560602">
          <w:rPr>
            <w:rFonts w:ascii="Arial" w:hAnsi="Arial" w:cs="Arial"/>
            <w:w w:val="105"/>
            <w:sz w:val="24"/>
            <w:szCs w:val="24"/>
          </w:rPr>
          <w:t xml:space="preserve">the </w:t>
        </w:r>
      </w:ins>
      <w:r w:rsidRPr="008372F6">
        <w:rPr>
          <w:rFonts w:ascii="Arial" w:hAnsi="Arial" w:cs="Arial"/>
          <w:w w:val="105"/>
          <w:sz w:val="24"/>
          <w:szCs w:val="24"/>
        </w:rPr>
        <w:t xml:space="preserve">QALY concept involves controversial value judgements (Dukhanin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ins w:id="224" w:author="Microsoft Office User" w:date="2026-09-13T14:55:00Z">
        <w:r w:rsidR="00FE5E87" w:rsidRPr="008372F6">
          <w:rPr>
            <w:rFonts w:ascii="Arial" w:hAnsi="Arial" w:cs="Arial"/>
            <w:w w:val="105"/>
            <w:sz w:val="24"/>
            <w:szCs w:val="24"/>
          </w:rPr>
          <w:t xml:space="preserve"> e</w:t>
        </w:r>
      </w:ins>
      <w:ins w:id="225" w:author="Microsoft Office User" w:date="2026-09-13T14:56:00Z">
        <w:r w:rsidR="00FE5E87" w:rsidRPr="008372F6">
          <w:rPr>
            <w:rFonts w:ascii="Arial" w:hAnsi="Arial" w:cs="Arial"/>
            <w:w w:val="105"/>
            <w:sz w:val="24"/>
            <w:szCs w:val="24"/>
          </w:rPr>
          <w:t>t al.</w:t>
        </w:r>
      </w:ins>
      <w:del w:id="226" w:author="Microsoft Office User" w:date="2026-09-13T14:55: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0873B1DB" w14:textId="1524466C"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ins w:id="227" w:author="Microsoft Office User" w:date="2026-09-11T14:41:00Z">
        <w:r w:rsidR="00F157A9" w:rsidRPr="008372F6">
          <w:rPr>
            <w:rFonts w:ascii="Arial" w:hAnsi="Arial" w:cs="Arial"/>
            <w:w w:val="105"/>
            <w:sz w:val="24"/>
            <w:szCs w:val="24"/>
          </w:rPr>
          <w:t>z</w:t>
        </w:r>
      </w:ins>
      <w:del w:id="228"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597ADB79" w14:textId="375699E8" w:rsidR="005D491A" w:rsidRPr="008372F6" w:rsidRDefault="00685F38" w:rsidP="008372F6">
      <w:pPr>
        <w:pStyle w:val="BodyText"/>
        <w:spacing w:before="120" w:after="120" w:line="360" w:lineRule="auto"/>
        <w:jc w:val="both"/>
        <w:rPr>
          <w:rFonts w:ascii="Arial" w:hAnsi="Arial" w:cs="Arial"/>
          <w:w w:val="105"/>
          <w:sz w:val="24"/>
          <w:szCs w:val="24"/>
        </w:rPr>
      </w:pPr>
      <w:ins w:id="229" w:author="Héctor Bahamonde" w:date="2026-09-19T11:49:00Z" w16du:dateUtc="2026-09-19T09:49:00Z">
        <w:r>
          <w:rPr>
            <w:rFonts w:ascii="Arial" w:hAnsi="Arial" w:cs="Arial"/>
            <w:w w:val="105"/>
            <w:sz w:val="24"/>
            <w:szCs w:val="24"/>
          </w:rPr>
          <w:t>The h</w:t>
        </w:r>
      </w:ins>
      <w:del w:id="230" w:author="Héctor Bahamonde" w:date="2026-09-19T11:49:00Z" w16du:dateUtc="2026-09-19T09:49:00Z">
        <w:r w:rsidRPr="008372F6" w:rsidDel="00685F38">
          <w:rPr>
            <w:rFonts w:ascii="Arial" w:hAnsi="Arial" w:cs="Arial"/>
            <w:w w:val="105"/>
            <w:sz w:val="24"/>
            <w:szCs w:val="24"/>
          </w:rPr>
          <w:delText>H</w:delText>
        </w:r>
      </w:del>
      <w:r w:rsidRPr="008372F6">
        <w:rPr>
          <w:rFonts w:ascii="Arial" w:hAnsi="Arial" w:cs="Arial"/>
          <w:w w:val="105"/>
          <w:sz w:val="24"/>
          <w:szCs w:val="24"/>
        </w:rPr>
        <w:t>ealth</w:t>
      </w:r>
      <w:r w:rsidRPr="008372F6">
        <w:rPr>
          <w:rFonts w:ascii="Arial" w:hAnsi="Arial" w:cs="Arial"/>
          <w:spacing w:val="40"/>
          <w:w w:val="105"/>
          <w:sz w:val="24"/>
          <w:szCs w:val="24"/>
        </w:rPr>
        <w:t xml:space="preserve"> </w:t>
      </w:r>
      <w:r w:rsidRPr="008372F6">
        <w:rPr>
          <w:rFonts w:ascii="Arial" w:hAnsi="Arial" w:cs="Arial"/>
          <w:w w:val="105"/>
          <w:sz w:val="24"/>
          <w:szCs w:val="24"/>
        </w:rPr>
        <w:t>maximi</w:t>
      </w:r>
      <w:ins w:id="231" w:author="Microsoft Office User" w:date="2026-09-13T14:49:00Z">
        <w:r w:rsidR="00205904" w:rsidRPr="008372F6">
          <w:rPr>
            <w:rFonts w:ascii="Arial" w:hAnsi="Arial" w:cs="Arial"/>
            <w:w w:val="105"/>
            <w:sz w:val="24"/>
            <w:szCs w:val="24"/>
          </w:rPr>
          <w:t>z</w:t>
        </w:r>
      </w:ins>
      <w:del w:id="232" w:author="Microsoft Office User" w:date="2026-09-13T14:49:00Z">
        <w:r w:rsidRPr="008372F6" w:rsidDel="00205904">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40"/>
          <w:w w:val="105"/>
          <w:sz w:val="24"/>
          <w:szCs w:val="24"/>
        </w:rPr>
        <w:t xml:space="preserve"> </w:t>
      </w:r>
      <w:r w:rsidRPr="008372F6">
        <w:rPr>
          <w:rFonts w:ascii="Arial" w:hAnsi="Arial" w:cs="Arial"/>
          <w:w w:val="105"/>
          <w:sz w:val="24"/>
          <w:szCs w:val="24"/>
        </w:rPr>
        <w:t>criterion</w:t>
      </w:r>
      <w:r w:rsidRPr="008372F6">
        <w:rPr>
          <w:rFonts w:ascii="Arial" w:hAnsi="Arial" w:cs="Arial"/>
          <w:spacing w:val="40"/>
          <w:w w:val="105"/>
          <w:sz w:val="24"/>
          <w:szCs w:val="24"/>
        </w:rPr>
        <w:t xml:space="preserve"> </w:t>
      </w:r>
      <w:r w:rsidRPr="008372F6">
        <w:rPr>
          <w:rFonts w:ascii="Arial" w:hAnsi="Arial" w:cs="Arial"/>
          <w:w w:val="105"/>
          <w:sz w:val="24"/>
          <w:szCs w:val="24"/>
        </w:rPr>
        <w:t>also</w:t>
      </w:r>
      <w:r w:rsidRPr="008372F6">
        <w:rPr>
          <w:rFonts w:ascii="Arial" w:hAnsi="Arial" w:cs="Arial"/>
          <w:spacing w:val="40"/>
          <w:w w:val="105"/>
          <w:sz w:val="24"/>
          <w:szCs w:val="24"/>
        </w:rPr>
        <w:t xml:space="preserve"> </w:t>
      </w:r>
      <w:r w:rsidRPr="008372F6">
        <w:rPr>
          <w:rFonts w:ascii="Arial" w:hAnsi="Arial" w:cs="Arial"/>
          <w:w w:val="105"/>
          <w:sz w:val="24"/>
          <w:szCs w:val="24"/>
        </w:rPr>
        <w:t>clashes</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people</w:t>
      </w:r>
      <w:del w:id="233" w:author="Héctor Bahamonde" w:date="2026-09-19T11:50:00Z" w16du:dateUtc="2026-09-19T09:50:00Z">
        <w:r w:rsidRPr="008372F6" w:rsidDel="008341EE">
          <w:rPr>
            <w:rFonts w:ascii="Arial" w:hAnsi="Arial" w:cs="Arial"/>
            <w:w w:val="105"/>
            <w:sz w:val="24"/>
            <w:szCs w:val="24"/>
          </w:rPr>
          <w:delText>s</w:delText>
        </w:r>
      </w:del>
      <w:r w:rsidRPr="008372F6">
        <w:rPr>
          <w:rFonts w:ascii="Arial" w:hAnsi="Arial" w:cs="Arial"/>
          <w:w w:val="105"/>
          <w:sz w:val="24"/>
          <w:szCs w:val="24"/>
        </w:rPr>
        <w:t>’</w:t>
      </w:r>
      <w:ins w:id="234" w:author="Héctor Bahamonde" w:date="2026-09-19T11:50:00Z" w16du:dateUtc="2026-09-19T09:50:00Z">
        <w:r w:rsidR="002E56EB">
          <w:rPr>
            <w:rFonts w:ascii="Arial" w:hAnsi="Arial" w:cs="Arial"/>
            <w:w w:val="105"/>
            <w:sz w:val="24"/>
            <w:szCs w:val="24"/>
          </w:rPr>
          <w:t>s</w:t>
        </w:r>
      </w:ins>
      <w:r w:rsidRPr="008372F6">
        <w:rPr>
          <w:rFonts w:ascii="Arial" w:hAnsi="Arial" w:cs="Arial"/>
          <w:spacing w:val="40"/>
          <w:w w:val="105"/>
          <w:sz w:val="24"/>
          <w:szCs w:val="24"/>
        </w:rPr>
        <w:t xml:space="preserve"> </w:t>
      </w:r>
      <w:r w:rsidRPr="008372F6">
        <w:rPr>
          <w:rFonts w:ascii="Arial" w:hAnsi="Arial" w:cs="Arial"/>
          <w:w w:val="105"/>
          <w:sz w:val="24"/>
          <w:szCs w:val="24"/>
        </w:rPr>
        <w:t>intuitive</w:t>
      </w:r>
      <w:r w:rsidRPr="008372F6">
        <w:rPr>
          <w:rFonts w:ascii="Arial" w:hAnsi="Arial" w:cs="Arial"/>
          <w:spacing w:val="40"/>
          <w:w w:val="105"/>
          <w:sz w:val="24"/>
          <w:szCs w:val="24"/>
        </w:rPr>
        <w:t xml:space="preserve"> </w:t>
      </w:r>
      <w:r w:rsidRPr="008372F6">
        <w:rPr>
          <w:rFonts w:ascii="Arial" w:hAnsi="Arial" w:cs="Arial"/>
          <w:w w:val="105"/>
          <w:sz w:val="24"/>
          <w:szCs w:val="24"/>
        </w:rPr>
        <w:t>‘rule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rescue’</w:t>
      </w:r>
      <w:r w:rsidRPr="008372F6">
        <w:rPr>
          <w:rFonts w:ascii="Arial" w:hAnsi="Arial" w:cs="Arial"/>
          <w:spacing w:val="40"/>
          <w:w w:val="105"/>
          <w:sz w:val="24"/>
          <w:szCs w:val="24"/>
        </w:rPr>
        <w:t xml:space="preserve"> </w:t>
      </w:r>
      <w:r w:rsidRPr="008372F6">
        <w:rPr>
          <w:rFonts w:ascii="Arial" w:hAnsi="Arial" w:cs="Arial"/>
          <w:w w:val="105"/>
          <w:sz w:val="24"/>
          <w:szCs w:val="24"/>
        </w:rPr>
        <w:t>obligation to save individuals from imminent death at any cost, even when those costs could be used more efficiently</w:t>
      </w:r>
      <w:r w:rsidRPr="008372F6">
        <w:rPr>
          <w:rFonts w:ascii="Arial" w:hAnsi="Arial" w:cs="Arial"/>
          <w:spacing w:val="-15"/>
          <w:w w:val="105"/>
          <w:sz w:val="24"/>
          <w:szCs w:val="24"/>
        </w:rPr>
        <w:t xml:space="preserve"> </w:t>
      </w:r>
      <w:r w:rsidRPr="008372F6">
        <w:rPr>
          <w:rFonts w:ascii="Arial" w:hAnsi="Arial" w:cs="Arial"/>
          <w:w w:val="105"/>
          <w:sz w:val="24"/>
          <w:szCs w:val="24"/>
        </w:rPr>
        <w:t>elsewhere</w:t>
      </w:r>
      <w:r w:rsidRPr="008372F6">
        <w:rPr>
          <w:rFonts w:ascii="Arial" w:hAnsi="Arial" w:cs="Arial"/>
          <w:spacing w:val="-14"/>
          <w:w w:val="105"/>
          <w:sz w:val="24"/>
          <w:szCs w:val="24"/>
        </w:rPr>
        <w:t xml:space="preserve"> </w:t>
      </w:r>
      <w:r w:rsidRPr="008372F6">
        <w:rPr>
          <w:rFonts w:ascii="Arial" w:hAnsi="Arial" w:cs="Arial"/>
          <w:w w:val="105"/>
          <w:sz w:val="24"/>
          <w:szCs w:val="24"/>
        </w:rPr>
        <w:t>(Cookson</w:t>
      </w:r>
      <w:ins w:id="235" w:author="Microsoft Office User" w:date="2026-09-13T14:57:00Z">
        <w:r w:rsidR="00FE5E87" w:rsidRPr="008372F6">
          <w:rPr>
            <w:rFonts w:ascii="Arial" w:hAnsi="Arial" w:cs="Arial"/>
            <w:w w:val="105"/>
            <w:sz w:val="24"/>
            <w:szCs w:val="24"/>
          </w:rPr>
          <w:t xml:space="preserve"> et al.</w:t>
        </w:r>
      </w:ins>
      <w:del w:id="236" w:author="Microsoft Office User" w:date="2026-09-13T14:57:00Z">
        <w:r w:rsidRPr="008372F6" w:rsidDel="00FE5E87">
          <w:rPr>
            <w:rFonts w:ascii="Arial" w:hAnsi="Arial" w:cs="Arial"/>
            <w:w w:val="105"/>
            <w:sz w:val="24"/>
            <w:szCs w:val="24"/>
          </w:rPr>
          <w:delText>,</w:delText>
        </w:r>
        <w:r w:rsidRPr="008372F6" w:rsidDel="00FE5E87">
          <w:rPr>
            <w:rFonts w:ascii="Arial" w:hAnsi="Arial" w:cs="Arial"/>
            <w:spacing w:val="-15"/>
            <w:w w:val="105"/>
            <w:sz w:val="24"/>
            <w:szCs w:val="24"/>
          </w:rPr>
          <w:delText xml:space="preserve"> </w:delText>
        </w:r>
        <w:r w:rsidRPr="008372F6" w:rsidDel="00FE5E87">
          <w:rPr>
            <w:rFonts w:ascii="Arial" w:hAnsi="Arial" w:cs="Arial"/>
            <w:w w:val="105"/>
            <w:sz w:val="24"/>
            <w:szCs w:val="24"/>
          </w:rPr>
          <w:delText>McCabe,</w:delText>
        </w:r>
        <w:r w:rsidRPr="008372F6" w:rsidDel="00FE5E87">
          <w:rPr>
            <w:rFonts w:ascii="Arial" w:hAnsi="Arial" w:cs="Arial"/>
            <w:spacing w:val="-14"/>
            <w:w w:val="105"/>
            <w:sz w:val="24"/>
            <w:szCs w:val="24"/>
          </w:rPr>
          <w:delText xml:space="preserve"> </w:delText>
        </w:r>
        <w:r w:rsidRPr="008372F6" w:rsidDel="00FE5E87">
          <w:rPr>
            <w:rFonts w:ascii="Arial" w:hAnsi="Arial" w:cs="Arial"/>
            <w:w w:val="105"/>
            <w:sz w:val="24"/>
            <w:szCs w:val="24"/>
          </w:rPr>
          <w:delText>and</w:delText>
        </w:r>
        <w:r w:rsidRPr="008372F6" w:rsidDel="00FE5E87">
          <w:rPr>
            <w:rFonts w:ascii="Arial" w:hAnsi="Arial" w:cs="Arial"/>
            <w:spacing w:val="-15"/>
            <w:w w:val="105"/>
            <w:sz w:val="24"/>
            <w:szCs w:val="24"/>
          </w:rPr>
          <w:delText xml:space="preserve"> </w:delText>
        </w:r>
        <w:r w:rsidRPr="008372F6" w:rsidDel="00FE5E87">
          <w:rPr>
            <w:rFonts w:ascii="Arial" w:hAnsi="Arial" w:cs="Arial"/>
            <w:w w:val="105"/>
            <w:sz w:val="24"/>
            <w:szCs w:val="24"/>
          </w:rPr>
          <w:delText>Tsuchiya</w:delText>
        </w:r>
      </w:del>
      <w:r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15"/>
          <w:w w:val="105"/>
          <w:sz w:val="24"/>
          <w:szCs w:val="24"/>
        </w:rPr>
        <w:t xml:space="preserve"> </w:t>
      </w:r>
      <w:r w:rsidRPr="008372F6">
        <w:rPr>
          <w:rFonts w:ascii="Arial" w:hAnsi="Arial" w:cs="Arial"/>
          <w:w w:val="105"/>
          <w:sz w:val="24"/>
          <w:szCs w:val="24"/>
        </w:rPr>
        <w:t>Sinclair</w:t>
      </w:r>
      <w:r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Pr="008372F6">
        <w:rPr>
          <w:rFonts w:ascii="Arial" w:hAnsi="Arial" w:cs="Arial"/>
          <w:spacing w:val="-14"/>
          <w:w w:val="105"/>
          <w:sz w:val="24"/>
          <w:szCs w:val="24"/>
        </w:rPr>
        <w:t xml:space="preserve"> </w:t>
      </w:r>
      <w:r w:rsidRPr="008372F6">
        <w:rPr>
          <w:rFonts w:ascii="Arial" w:hAnsi="Arial" w:cs="Arial"/>
          <w:w w:val="105"/>
          <w:sz w:val="24"/>
          <w:szCs w:val="24"/>
        </w:rPr>
        <w:t>Andrade</w:t>
      </w:r>
      <w:r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Pr="008372F6">
        <w:rPr>
          <w:rFonts w:ascii="Arial" w:hAnsi="Arial" w:cs="Arial"/>
          <w:spacing w:val="-12"/>
          <w:w w:val="105"/>
          <w:sz w:val="24"/>
          <w:szCs w:val="24"/>
        </w:rPr>
        <w:t xml:space="preserve"> </w:t>
      </w:r>
      <w:r w:rsidRPr="008372F6">
        <w:rPr>
          <w:rFonts w:ascii="Arial" w:hAnsi="Arial" w:cs="Arial"/>
          <w:w w:val="105"/>
          <w:sz w:val="24"/>
          <w:szCs w:val="24"/>
        </w:rPr>
        <w:t>The</w:t>
      </w:r>
      <w:r w:rsidRPr="008372F6">
        <w:rPr>
          <w:rFonts w:ascii="Arial" w:hAnsi="Arial" w:cs="Arial"/>
          <w:spacing w:val="-14"/>
          <w:w w:val="105"/>
          <w:sz w:val="24"/>
          <w:szCs w:val="24"/>
        </w:rPr>
        <w:t xml:space="preserve"> </w:t>
      </w:r>
      <w:r w:rsidRPr="008372F6">
        <w:rPr>
          <w:rFonts w:ascii="Arial" w:hAnsi="Arial" w:cs="Arial"/>
          <w:w w:val="105"/>
          <w:sz w:val="24"/>
          <w:szCs w:val="24"/>
        </w:rPr>
        <w:lastRenderedPageBreak/>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One explanation centers on narrative considerations:</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Pr="008372F6">
        <w:rPr>
          <w:rFonts w:ascii="Arial" w:hAnsi="Arial" w:cs="Arial"/>
          <w:spacing w:val="40"/>
          <w:w w:val="105"/>
          <w:sz w:val="24"/>
          <w:szCs w:val="24"/>
        </w:rPr>
        <w:t xml:space="preserve"> </w:t>
      </w:r>
      <w:r w:rsidRPr="008372F6">
        <w:rPr>
          <w:rFonts w:ascii="Arial" w:hAnsi="Arial" w:cs="Arial"/>
          <w:w w:val="105"/>
          <w:sz w:val="24"/>
          <w:szCs w:val="24"/>
        </w:rPr>
        <w:t>may</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averse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letting</w:t>
      </w:r>
      <w:r w:rsidRPr="008372F6">
        <w:rPr>
          <w:rFonts w:ascii="Arial" w:hAnsi="Arial" w:cs="Arial"/>
          <w:spacing w:val="40"/>
          <w:w w:val="105"/>
          <w:sz w:val="24"/>
          <w:szCs w:val="24"/>
        </w:rPr>
        <w:t xml:space="preserve"> </w:t>
      </w:r>
      <w:r w:rsidRPr="008372F6">
        <w:rPr>
          <w:rFonts w:ascii="Arial" w:hAnsi="Arial" w:cs="Arial"/>
          <w:w w:val="105"/>
          <w:sz w:val="24"/>
          <w:szCs w:val="24"/>
        </w:rPr>
        <w:t>others</w:t>
      </w:r>
      <w:r w:rsidRPr="008372F6">
        <w:rPr>
          <w:rFonts w:ascii="Arial" w:hAnsi="Arial" w:cs="Arial"/>
          <w:spacing w:val="40"/>
          <w:w w:val="105"/>
          <w:sz w:val="24"/>
          <w:szCs w:val="24"/>
        </w:rPr>
        <w:t xml:space="preserve"> </w:t>
      </w:r>
      <w:r w:rsidRPr="008372F6">
        <w:rPr>
          <w:rFonts w:ascii="Arial" w:hAnsi="Arial" w:cs="Arial"/>
          <w:w w:val="105"/>
          <w:sz w:val="24"/>
          <w:szCs w:val="24"/>
        </w:rPr>
        <w:t>die</w:t>
      </w:r>
      <w:r w:rsidRPr="008372F6">
        <w:rPr>
          <w:rFonts w:ascii="Arial" w:hAnsi="Arial" w:cs="Arial"/>
          <w:spacing w:val="40"/>
          <w:w w:val="105"/>
          <w:sz w:val="24"/>
          <w:szCs w:val="24"/>
        </w:rPr>
        <w:t xml:space="preserve"> </w:t>
      </w:r>
      <w:r w:rsidRPr="008372F6">
        <w:rPr>
          <w:rFonts w:ascii="Arial" w:hAnsi="Arial" w:cs="Arial"/>
          <w:w w:val="105"/>
          <w:sz w:val="24"/>
          <w:szCs w:val="24"/>
        </w:rPr>
        <w:t>suddenly,</w:t>
      </w:r>
      <w:r w:rsidRPr="008372F6">
        <w:rPr>
          <w:rFonts w:ascii="Arial" w:hAnsi="Arial" w:cs="Arial"/>
          <w:spacing w:val="40"/>
          <w:w w:val="105"/>
          <w:sz w:val="24"/>
          <w:szCs w:val="24"/>
        </w:rPr>
        <w:t xml:space="preserve"> </w:t>
      </w:r>
      <w:r w:rsidRPr="008372F6">
        <w:rPr>
          <w:rFonts w:ascii="Arial" w:hAnsi="Arial" w:cs="Arial"/>
          <w:w w:val="105"/>
          <w:sz w:val="24"/>
          <w:szCs w:val="24"/>
        </w:rPr>
        <w:t>without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to settle</w:t>
      </w:r>
      <w:r w:rsidRPr="008372F6">
        <w:rPr>
          <w:rFonts w:ascii="Arial" w:hAnsi="Arial" w:cs="Arial"/>
          <w:spacing w:val="32"/>
          <w:w w:val="105"/>
          <w:sz w:val="24"/>
          <w:szCs w:val="24"/>
        </w:rPr>
        <w:t xml:space="preserve"> </w:t>
      </w:r>
      <w:r w:rsidRPr="008372F6">
        <w:rPr>
          <w:rFonts w:ascii="Arial" w:hAnsi="Arial" w:cs="Arial"/>
          <w:w w:val="105"/>
          <w:sz w:val="24"/>
          <w:szCs w:val="24"/>
        </w:rPr>
        <w:t>their</w:t>
      </w:r>
      <w:r w:rsidRPr="008372F6">
        <w:rPr>
          <w:rFonts w:ascii="Arial" w:hAnsi="Arial" w:cs="Arial"/>
          <w:spacing w:val="32"/>
          <w:w w:val="105"/>
          <w:sz w:val="24"/>
          <w:szCs w:val="24"/>
        </w:rPr>
        <w:t xml:space="preserve"> </w:t>
      </w:r>
      <w:r w:rsidRPr="008372F6">
        <w:rPr>
          <w:rFonts w:ascii="Arial" w:hAnsi="Arial" w:cs="Arial"/>
          <w:w w:val="105"/>
          <w:sz w:val="24"/>
          <w:szCs w:val="24"/>
        </w:rPr>
        <w:t>affairs,</w:t>
      </w:r>
      <w:r w:rsidRPr="008372F6">
        <w:rPr>
          <w:rFonts w:ascii="Arial" w:hAnsi="Arial" w:cs="Arial"/>
          <w:spacing w:val="32"/>
          <w:w w:val="105"/>
          <w:sz w:val="24"/>
          <w:szCs w:val="24"/>
        </w:rPr>
        <w:t xml:space="preserve"> </w:t>
      </w:r>
      <w:r w:rsidRPr="008372F6">
        <w:rPr>
          <w:rFonts w:ascii="Arial" w:hAnsi="Arial" w:cs="Arial"/>
          <w:w w:val="105"/>
          <w:sz w:val="24"/>
          <w:szCs w:val="24"/>
        </w:rPr>
        <w:t>say</w:t>
      </w:r>
      <w:r w:rsidRPr="008372F6">
        <w:rPr>
          <w:rFonts w:ascii="Arial" w:hAnsi="Arial" w:cs="Arial"/>
          <w:spacing w:val="32"/>
          <w:w w:val="105"/>
          <w:sz w:val="24"/>
          <w:szCs w:val="24"/>
        </w:rPr>
        <w:t xml:space="preserve"> </w:t>
      </w:r>
      <w:r w:rsidRPr="008372F6">
        <w:rPr>
          <w:rFonts w:ascii="Arial" w:hAnsi="Arial" w:cs="Arial"/>
          <w:w w:val="105"/>
          <w:sz w:val="24"/>
          <w:szCs w:val="24"/>
        </w:rPr>
        <w:t>goodbye,</w:t>
      </w:r>
      <w:r w:rsidRPr="008372F6">
        <w:rPr>
          <w:rFonts w:ascii="Arial" w:hAnsi="Arial" w:cs="Arial"/>
          <w:spacing w:val="32"/>
          <w:w w:val="105"/>
          <w:sz w:val="24"/>
          <w:szCs w:val="24"/>
        </w:rPr>
        <w:t xml:space="preserve"> </w:t>
      </w:r>
      <w:r w:rsidRPr="008372F6">
        <w:rPr>
          <w:rFonts w:ascii="Arial" w:hAnsi="Arial" w:cs="Arial"/>
          <w:w w:val="105"/>
          <w:sz w:val="24"/>
          <w:szCs w:val="24"/>
        </w:rPr>
        <w:t>and</w:t>
      </w:r>
      <w:r w:rsidRPr="008372F6">
        <w:rPr>
          <w:rFonts w:ascii="Arial" w:hAnsi="Arial" w:cs="Arial"/>
          <w:spacing w:val="32"/>
          <w:w w:val="105"/>
          <w:sz w:val="24"/>
          <w:szCs w:val="24"/>
        </w:rPr>
        <w:t xml:space="preserve"> </w:t>
      </w:r>
      <w:r w:rsidRPr="008372F6">
        <w:rPr>
          <w:rFonts w:ascii="Arial" w:hAnsi="Arial" w:cs="Arial"/>
          <w:w w:val="105"/>
          <w:sz w:val="24"/>
          <w:szCs w:val="24"/>
        </w:rPr>
        <w:t>come</w:t>
      </w:r>
      <w:r w:rsidRPr="008372F6">
        <w:rPr>
          <w:rFonts w:ascii="Arial" w:hAnsi="Arial" w:cs="Arial"/>
          <w:spacing w:val="32"/>
          <w:w w:val="105"/>
          <w:sz w:val="24"/>
          <w:szCs w:val="24"/>
        </w:rPr>
        <w:t xml:space="preserve"> </w:t>
      </w:r>
      <w:r w:rsidRPr="008372F6">
        <w:rPr>
          <w:rFonts w:ascii="Arial" w:hAnsi="Arial" w:cs="Arial"/>
          <w:w w:val="105"/>
          <w:sz w:val="24"/>
          <w:szCs w:val="24"/>
        </w:rPr>
        <w:t>to</w:t>
      </w:r>
      <w:r w:rsidRPr="008372F6">
        <w:rPr>
          <w:rFonts w:ascii="Arial" w:hAnsi="Arial" w:cs="Arial"/>
          <w:spacing w:val="32"/>
          <w:w w:val="105"/>
          <w:sz w:val="24"/>
          <w:szCs w:val="24"/>
        </w:rPr>
        <w:t xml:space="preserve"> </w:t>
      </w:r>
      <w:r w:rsidRPr="008372F6">
        <w:rPr>
          <w:rFonts w:ascii="Arial" w:hAnsi="Arial" w:cs="Arial"/>
          <w:w w:val="105"/>
          <w:sz w:val="24"/>
          <w:szCs w:val="24"/>
        </w:rPr>
        <w:t>terms</w:t>
      </w:r>
      <w:r w:rsidRPr="008372F6">
        <w:rPr>
          <w:rFonts w:ascii="Arial" w:hAnsi="Arial" w:cs="Arial"/>
          <w:spacing w:val="32"/>
          <w:w w:val="105"/>
          <w:sz w:val="24"/>
          <w:szCs w:val="24"/>
        </w:rPr>
        <w:t xml:space="preserve"> </w:t>
      </w:r>
      <w:r w:rsidRPr="008372F6">
        <w:rPr>
          <w:rFonts w:ascii="Arial" w:hAnsi="Arial" w:cs="Arial"/>
          <w:w w:val="105"/>
          <w:sz w:val="24"/>
          <w:szCs w:val="24"/>
        </w:rPr>
        <w:t>with</w:t>
      </w:r>
      <w:r w:rsidRPr="008372F6">
        <w:rPr>
          <w:rFonts w:ascii="Arial" w:hAnsi="Arial" w:cs="Arial"/>
          <w:spacing w:val="32"/>
          <w:w w:val="105"/>
          <w:sz w:val="24"/>
          <w:szCs w:val="24"/>
        </w:rPr>
        <w:t xml:space="preserve"> </w:t>
      </w:r>
      <w:r w:rsidRPr="008372F6">
        <w:rPr>
          <w:rFonts w:ascii="Arial" w:hAnsi="Arial" w:cs="Arial"/>
          <w:w w:val="105"/>
          <w:sz w:val="24"/>
          <w:szCs w:val="24"/>
        </w:rPr>
        <w:t>death</w:t>
      </w:r>
      <w:r w:rsidRPr="008372F6">
        <w:rPr>
          <w:rFonts w:ascii="Arial" w:hAnsi="Arial" w:cs="Arial"/>
          <w:spacing w:val="32"/>
          <w:w w:val="105"/>
          <w:sz w:val="24"/>
          <w:szCs w:val="24"/>
        </w:rPr>
        <w:t xml:space="preserve"> </w:t>
      </w:r>
      <w:r w:rsidRPr="008372F6">
        <w:rPr>
          <w:rFonts w:ascii="Arial" w:hAnsi="Arial" w:cs="Arial"/>
          <w:w w:val="105"/>
          <w:sz w:val="24"/>
          <w:szCs w:val="24"/>
        </w:rPr>
        <w:t>(Sinclair</w:t>
      </w:r>
      <w:r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5942A4A5" w14:textId="47351A6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ins w:id="237" w:author="Microsoft Office User" w:date="2026-09-13T14:57:00Z">
        <w:r w:rsidR="00FE5E87" w:rsidRPr="008372F6">
          <w:rPr>
            <w:rFonts w:ascii="Arial" w:hAnsi="Arial" w:cs="Arial"/>
            <w:w w:val="105"/>
            <w:sz w:val="24"/>
            <w:szCs w:val="24"/>
          </w:rPr>
          <w:t xml:space="preserve"> et al.</w:t>
        </w:r>
      </w:ins>
      <w:del w:id="238" w:author="Microsoft Office User" w:date="2026-09-13T14:57:00Z">
        <w:r w:rsidRPr="008372F6" w:rsidDel="00FE5E87">
          <w:rPr>
            <w:rFonts w:ascii="Arial" w:hAnsi="Arial" w:cs="Arial"/>
            <w:w w:val="105"/>
            <w:sz w:val="24"/>
            <w:szCs w:val="24"/>
          </w:rPr>
          <w:delText>,</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McCabe,</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and</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Tsuchiya</w:delText>
        </w:r>
      </w:del>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ins w:id="239" w:author="Microsoft Office User" w:date="2026-09-13T14:58:00Z">
        <w:r w:rsidR="00836E98" w:rsidRPr="008372F6">
          <w:rPr>
            <w:rFonts w:ascii="Arial" w:hAnsi="Arial" w:cs="Arial"/>
            <w:w w:val="105"/>
            <w:sz w:val="24"/>
            <w:szCs w:val="24"/>
          </w:rPr>
          <w:t xml:space="preserve"> et al.</w:t>
        </w:r>
      </w:ins>
      <w:del w:id="240" w:author="Microsoft Office User" w:date="2026-09-13T14:57: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(Mahdiani</w:t>
      </w:r>
      <w:ins w:id="241" w:author="Microsoft Office User" w:date="2026-09-13T14:58:00Z">
        <w:r w:rsidR="00836E98" w:rsidRPr="008372F6">
          <w:rPr>
            <w:rFonts w:ascii="Arial" w:hAnsi="Arial" w:cs="Arial"/>
            <w:w w:val="105"/>
            <w:sz w:val="24"/>
            <w:szCs w:val="24"/>
          </w:rPr>
          <w:t xml:space="preserve"> et al.</w:t>
        </w:r>
      </w:ins>
      <w:del w:id="242" w:author="Microsoft Office User" w:date="2026-09-13T14:58:00Z">
        <w:r w:rsidRPr="008372F6" w:rsidDel="00836E98">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del w:id="243" w:author="Microsoft Office User" w:date="2026-09-13T14:58:00Z">
        <w:r w:rsidRPr="008372F6" w:rsidDel="00836E98">
          <w:rPr>
            <w:rFonts w:ascii="Arial" w:hAnsi="Arial" w:cs="Arial"/>
            <w:w w:val="105"/>
            <w:sz w:val="24"/>
            <w:szCs w:val="24"/>
          </w:rPr>
          <w:delText>,</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Gerdtham,</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Hultkrantz,</w:delText>
        </w:r>
      </w:del>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ins w:id="244" w:author="Microsoft Office User" w:date="2026-09-13T15:00:00Z">
        <w:r w:rsidR="00836E98" w:rsidRPr="008372F6">
          <w:rPr>
            <w:rFonts w:ascii="Arial" w:hAnsi="Arial" w:cs="Arial"/>
            <w:w w:val="105"/>
            <w:sz w:val="24"/>
            <w:szCs w:val="24"/>
          </w:rPr>
          <w:t xml:space="preserve"> et al.</w:t>
        </w:r>
      </w:ins>
      <w:del w:id="245"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ins w:id="246" w:author="Microsoft Office User" w:date="2026-09-11T14:40:00Z">
        <w:r w:rsidR="00F157A9" w:rsidRPr="008372F6">
          <w:rPr>
            <w:rFonts w:ascii="Arial" w:hAnsi="Arial" w:cs="Arial"/>
            <w:w w:val="105"/>
            <w:sz w:val="24"/>
            <w:szCs w:val="24"/>
          </w:rPr>
          <w:t>z</w:t>
        </w:r>
      </w:ins>
      <w:del w:id="247"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 based on cost than payers (MacLeod</w:t>
      </w:r>
      <w:ins w:id="248" w:author="Microsoft Office User" w:date="2026-09-13T15:00:00Z">
        <w:r w:rsidR="00836E98" w:rsidRPr="008372F6">
          <w:rPr>
            <w:rFonts w:ascii="Arial" w:hAnsi="Arial" w:cs="Arial"/>
            <w:w w:val="105"/>
            <w:sz w:val="24"/>
            <w:szCs w:val="24"/>
          </w:rPr>
          <w:t xml:space="preserve"> </w:t>
        </w:r>
      </w:ins>
      <w:ins w:id="249" w:author="Héctor Bahamonde" w:date="2026-09-19T11:50:00Z" w16du:dateUtc="2026-09-19T09:50:00Z">
        <w:r w:rsidR="00AB6864">
          <w:rPr>
            <w:rFonts w:ascii="Arial" w:hAnsi="Arial" w:cs="Arial"/>
            <w:w w:val="105"/>
            <w:sz w:val="24"/>
            <w:szCs w:val="24"/>
          </w:rPr>
          <w:t>e</w:t>
        </w:r>
      </w:ins>
      <w:ins w:id="250" w:author="Microsoft Office User" w:date="2026-09-13T15:00:00Z">
        <w:del w:id="251" w:author="Héctor Bahamonde" w:date="2026-09-19T11:50:00Z" w16du:dateUtc="2026-09-19T09:50:00Z">
          <w:r w:rsidR="00836E98" w:rsidRPr="008372F6" w:rsidDel="00AB6864">
            <w:rPr>
              <w:rFonts w:ascii="Arial" w:hAnsi="Arial" w:cs="Arial"/>
              <w:w w:val="105"/>
              <w:sz w:val="24"/>
              <w:szCs w:val="24"/>
            </w:rPr>
            <w:delText>a</w:delText>
          </w:r>
        </w:del>
        <w:r w:rsidR="00836E98" w:rsidRPr="008372F6">
          <w:rPr>
            <w:rFonts w:ascii="Arial" w:hAnsi="Arial" w:cs="Arial"/>
            <w:w w:val="105"/>
            <w:sz w:val="24"/>
            <w:szCs w:val="24"/>
          </w:rPr>
          <w:t>t al.</w:t>
        </w:r>
      </w:ins>
      <w:del w:id="252"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ins w:id="253" w:author="Héctor Bahamonde" w:date="2026-09-19T11:50:00Z" w16du:dateUtc="2026-09-19T09:50:00Z">
        <w:r w:rsidR="006C6CDF">
          <w:rPr>
            <w:rFonts w:ascii="Arial" w:hAnsi="Arial" w:cs="Arial"/>
            <w:w w:val="105"/>
            <w:sz w:val="24"/>
            <w:szCs w:val="24"/>
          </w:rPr>
          <w:t xml:space="preserve"> a</w:t>
        </w:r>
      </w:ins>
      <w:r w:rsidRPr="008372F6">
        <w:rPr>
          <w:rFonts w:ascii="Arial" w:hAnsi="Arial" w:cs="Arial"/>
          <w:w w:val="105"/>
          <w:sz w:val="24"/>
          <w:szCs w:val="24"/>
        </w:rPr>
        <w:t xml:space="preserve"> funding criteri</w:t>
      </w:r>
      <w:ins w:id="254" w:author="Héctor Bahamonde" w:date="2026-09-19T11:50:00Z" w16du:dateUtc="2026-09-19T09:50:00Z">
        <w:r w:rsidR="0029689B">
          <w:rPr>
            <w:rFonts w:ascii="Arial" w:hAnsi="Arial" w:cs="Arial"/>
            <w:w w:val="105"/>
            <w:sz w:val="24"/>
            <w:szCs w:val="24"/>
          </w:rPr>
          <w:t>on</w:t>
        </w:r>
      </w:ins>
      <w:del w:id="255" w:author="Héctor Bahamonde" w:date="2026-09-19T11:50:00Z" w16du:dateUtc="2026-09-19T09:50:00Z">
        <w:r w:rsidRPr="008372F6" w:rsidDel="0029689B">
          <w:rPr>
            <w:rFonts w:ascii="Arial" w:hAnsi="Arial" w:cs="Arial"/>
            <w:w w:val="105"/>
            <w:sz w:val="24"/>
            <w:szCs w:val="24"/>
          </w:rPr>
          <w:delText>a</w:delText>
        </w:r>
      </w:del>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ins w:id="256" w:author="Microsoft Office User" w:date="2026-09-11T14:41:00Z">
        <w:r w:rsidR="00F157A9" w:rsidRPr="008372F6">
          <w:rPr>
            <w:rFonts w:ascii="Arial" w:hAnsi="Arial" w:cs="Arial"/>
            <w:w w:val="105"/>
            <w:sz w:val="24"/>
            <w:szCs w:val="24"/>
          </w:rPr>
          <w:t>z</w:t>
        </w:r>
      </w:ins>
      <w:del w:id="257"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ins w:id="258" w:author="Microsoft Office User" w:date="2026-09-11T14:41:00Z">
        <w:r w:rsidR="00F157A9" w:rsidRPr="008372F6">
          <w:rPr>
            <w:rFonts w:ascii="Arial" w:hAnsi="Arial" w:cs="Arial"/>
            <w:w w:val="105"/>
            <w:sz w:val="24"/>
            <w:szCs w:val="24"/>
          </w:rPr>
          <w:t>z</w:t>
        </w:r>
      </w:ins>
      <w:del w:id="259"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ins w:id="260" w:author="Microsoft Office User" w:date="2026-09-13T15:00:00Z">
        <w:r w:rsidR="00836E98" w:rsidRPr="008372F6">
          <w:rPr>
            <w:rFonts w:ascii="Arial" w:hAnsi="Arial" w:cs="Arial"/>
            <w:w w:val="105"/>
            <w:sz w:val="24"/>
            <w:szCs w:val="24"/>
          </w:rPr>
          <w:t xml:space="preserve"> et al.</w:t>
        </w:r>
      </w:ins>
      <w:del w:id="261" w:author="Microsoft Office User" w:date="2026-09-13T15:00:00Z">
        <w:r w:rsidRPr="008372F6" w:rsidDel="00836E98">
          <w:rPr>
            <w:rFonts w:ascii="Arial" w:hAnsi="Arial" w:cs="Arial"/>
            <w:w w:val="105"/>
            <w:sz w:val="24"/>
            <w:szCs w:val="24"/>
          </w:rPr>
          <w:delText>,</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McCabe,</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and</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Tsuchiya</w:delText>
        </w:r>
      </w:del>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23F9B884" w14:textId="01EAB9EC"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ins w:id="262" w:author="Héctor Bahamonde" w:date="2026-09-19T12:39:00Z" w16du:dateUtc="2026-09-19T10:39:00Z">
        <w:r w:rsidR="00E810D2">
          <w:rPr>
            <w:rFonts w:ascii="Arial" w:hAnsi="Arial" w:cs="Arial"/>
            <w:w w:val="105"/>
            <w:sz w:val="24"/>
            <w:szCs w:val="24"/>
          </w:rPr>
          <w:t>’</w:t>
        </w:r>
      </w:ins>
      <w:r w:rsidRPr="008372F6">
        <w:rPr>
          <w:rFonts w:ascii="Arial" w:hAnsi="Arial" w:cs="Arial"/>
          <w:w w:val="105"/>
          <w:sz w:val="24"/>
          <w:szCs w:val="24"/>
        </w:rPr>
        <w:t>s</w:t>
      </w:r>
      <w:del w:id="263" w:author="Héctor Bahamonde" w:date="2026-09-19T12:39:00Z" w16du:dateUtc="2026-09-19T10:39:00Z">
        <w:r w:rsidRPr="008372F6" w:rsidDel="00E810D2">
          <w:rPr>
            <w:rFonts w:ascii="Arial" w:hAnsi="Arial" w:cs="Arial"/>
            <w:w w:val="105"/>
            <w:sz w:val="24"/>
            <w:szCs w:val="24"/>
          </w:rPr>
          <w:delText>’</w:delText>
        </w:r>
      </w:del>
      <w:r w:rsidRPr="008372F6">
        <w:rPr>
          <w:rFonts w:ascii="Arial" w:hAnsi="Arial" w:cs="Arial"/>
          <w:w w:val="105"/>
          <w:sz w:val="24"/>
          <w:szCs w:val="24"/>
        </w:rPr>
        <w:t xml:space="preserve"> perceptions of cancer. Intuitively, people tend to associate cancer with fear of imminent death, although this is often followed by a more deliberate recognition of improvements in care and increasing survival rates (Robb</w:t>
      </w:r>
      <w:del w:id="264" w:author="Microsoft Office User" w:date="2026-09-13T15:01:00Z">
        <w:r w:rsidRPr="008372F6" w:rsidDel="00320B43">
          <w:rPr>
            <w:rFonts w:ascii="Arial" w:hAnsi="Arial" w:cs="Arial"/>
            <w:w w:val="105"/>
            <w:sz w:val="24"/>
            <w:szCs w:val="24"/>
          </w:rPr>
          <w:delText>, Simon, Miles,</w:delText>
        </w:r>
      </w:del>
      <w:r w:rsidRPr="008372F6">
        <w:rPr>
          <w:rFonts w:ascii="Arial" w:hAnsi="Arial" w:cs="Arial"/>
          <w:w w:val="105"/>
          <w:sz w:val="24"/>
          <w:szCs w:val="24"/>
        </w:rPr>
        <w:t xml:space="preserve">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ins w:id="265" w:author="Héctor Bahamonde" w:date="2026-09-18T10:53:00Z" w16du:dateUtc="2026-09-18T08:53:00Z">
        <w:r w:rsidR="004C41C9" w:rsidRPr="004C41C9">
          <w:rPr>
            <w:rFonts w:ascii="Arial" w:hAnsi="Arial" w:cs="Arial"/>
            <w:w w:val="105"/>
            <w:sz w:val="24"/>
            <w:szCs w:val="24"/>
          </w:rPr>
          <w:t>(Schomerus et al. 2006; Morrell et al. 2017)</w:t>
        </w:r>
      </w:ins>
      <w:ins w:id="266" w:author="Héctor Bahamonde" w:date="2026-09-19T11:51:00Z" w16du:dateUtc="2026-09-19T09:51:00Z">
        <w:r w:rsidR="00964BD0">
          <w:rPr>
            <w:rFonts w:ascii="Arial" w:hAnsi="Arial" w:cs="Arial"/>
            <w:w w:val="105"/>
            <w:sz w:val="24"/>
            <w:szCs w:val="24"/>
          </w:rPr>
          <w:t>.</w:t>
        </w:r>
      </w:ins>
      <w:del w:id="267" w:author="Héctor Bahamonde" w:date="2026-09-18T10:53:00Z" w16du:dateUtc="2026-09-18T08:53:00Z">
        <w:r w:rsidRPr="008372F6" w:rsidDel="004C41C9">
          <w:rPr>
            <w:rFonts w:ascii="Arial" w:hAnsi="Arial" w:cs="Arial"/>
            <w:w w:val="105"/>
            <w:sz w:val="24"/>
            <w:szCs w:val="24"/>
          </w:rPr>
          <w:delText>(Morrell</w:delText>
        </w:r>
      </w:del>
      <w:ins w:id="268" w:author="Microsoft Office User" w:date="2026-09-13T15:01:00Z">
        <w:del w:id="269" w:author="Héctor Bahamonde" w:date="2026-09-18T10:53:00Z" w16du:dateUtc="2026-09-18T08:53:00Z">
          <w:r w:rsidR="00320B43" w:rsidRPr="008372F6" w:rsidDel="004C41C9">
            <w:rPr>
              <w:rFonts w:ascii="Arial" w:hAnsi="Arial" w:cs="Arial"/>
              <w:w w:val="105"/>
              <w:sz w:val="24"/>
              <w:szCs w:val="24"/>
            </w:rPr>
            <w:delText xml:space="preserve"> </w:delText>
          </w:r>
        </w:del>
      </w:ins>
      <w:del w:id="270" w:author="Héctor Bahamonde" w:date="2026-09-18T10:53:00Z" w16du:dateUtc="2026-09-18T08:53:00Z">
        <w:r w:rsidRPr="008372F6" w:rsidDel="004C41C9">
          <w:rPr>
            <w:rFonts w:ascii="Arial" w:hAnsi="Arial" w:cs="Arial"/>
            <w:w w:val="105"/>
            <w:sz w:val="24"/>
            <w:szCs w:val="24"/>
          </w:rPr>
          <w:delText xml:space="preserve">, Wordsworth, Rees, et al.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"_bookmark78"</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2017;</w:delText>
        </w:r>
        <w:r w:rsidR="003C0628" w:rsidRPr="008372F6" w:rsidDel="004C41C9">
          <w:rPr>
            <w:rFonts w:ascii="Arial" w:hAnsi="Arial" w:cs="Arial"/>
            <w:sz w:val="24"/>
            <w:szCs w:val="24"/>
          </w:rPr>
          <w:fldChar w:fldCharType="end"/>
        </w:r>
        <w:r w:rsidRPr="008372F6" w:rsidDel="004C41C9">
          <w:rPr>
            <w:rFonts w:ascii="Arial" w:hAnsi="Arial" w:cs="Arial"/>
            <w:w w:val="105"/>
            <w:sz w:val="24"/>
            <w:szCs w:val="24"/>
          </w:rPr>
          <w:delText xml:space="preserve"> Schomerus</w:delText>
        </w:r>
      </w:del>
      <w:ins w:id="271" w:author="Microsoft Office User" w:date="2026-09-13T15:02:00Z">
        <w:del w:id="272" w:author="Héctor Bahamonde" w:date="2026-09-18T10:53:00Z" w16du:dateUtc="2026-09-18T08:53:00Z">
          <w:r w:rsidR="00320B43" w:rsidRPr="008372F6" w:rsidDel="004C41C9">
            <w:rPr>
              <w:rFonts w:ascii="Arial" w:hAnsi="Arial" w:cs="Arial"/>
              <w:w w:val="105"/>
              <w:sz w:val="24"/>
              <w:szCs w:val="24"/>
            </w:rPr>
            <w:delText xml:space="preserve"> et al.</w:delText>
          </w:r>
        </w:del>
      </w:ins>
      <w:del w:id="273" w:author="Héctor Bahamonde" w:date="2026-09-18T10:53:00Z" w16du:dateUtc="2026-09-18T08:53:00Z">
        <w:r w:rsidRPr="008372F6" w:rsidDel="004C41C9">
          <w:rPr>
            <w:rFonts w:ascii="Arial" w:hAnsi="Arial" w:cs="Arial"/>
            <w:w w:val="105"/>
            <w:sz w:val="24"/>
            <w:szCs w:val="24"/>
          </w:rPr>
          <w:delText xml:space="preserve">, Matschinger, and Angermeyer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"_bookmark91"</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2006).</w:delText>
        </w:r>
        <w:r w:rsidR="003C0628" w:rsidRPr="008372F6" w:rsidDel="004C41C9">
          <w:rPr>
            <w:rFonts w:ascii="Arial" w:hAnsi="Arial" w:cs="Arial"/>
            <w:sz w:val="24"/>
            <w:szCs w:val="24"/>
          </w:rPr>
          <w:fldChar w:fldCharType="end"/>
        </w:r>
      </w:del>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ins w:id="274" w:author="Microsoft Office User" w:date="2026-09-13T15:02:00Z">
        <w:r w:rsidR="00320B43" w:rsidRPr="008372F6">
          <w:rPr>
            <w:rFonts w:ascii="Arial" w:hAnsi="Arial" w:cs="Arial"/>
            <w:w w:val="105"/>
            <w:sz w:val="24"/>
            <w:szCs w:val="24"/>
          </w:rPr>
          <w:t xml:space="preserve"> </w:t>
        </w:r>
      </w:ins>
      <w:del w:id="275" w:author="Microsoft Office User" w:date="2026-09-13T15:02:00Z">
        <w:r w:rsidRPr="008372F6" w:rsidDel="00320B43">
          <w:rPr>
            <w:rFonts w:ascii="Arial" w:hAnsi="Arial" w:cs="Arial"/>
            <w:w w:val="105"/>
            <w:sz w:val="24"/>
            <w:szCs w:val="24"/>
          </w:rPr>
          <w:delText>, Wordsworth, Ree</w:delText>
        </w:r>
      </w:del>
      <w:del w:id="276" w:author="Microsoft Office User" w:date="2026-09-13T15:01:00Z">
        <w:r w:rsidRPr="008372F6" w:rsidDel="00320B43">
          <w:rPr>
            <w:rFonts w:ascii="Arial" w:hAnsi="Arial" w:cs="Arial"/>
            <w:w w:val="105"/>
            <w:sz w:val="24"/>
            <w:szCs w:val="24"/>
          </w:rPr>
          <w:delText xml:space="preserve">s, </w:delText>
        </w:r>
      </w:del>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13C1F18D" w14:textId="622091EA"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ins w:id="277" w:author="Héctor Bahamonde" w:date="2026-09-19T11:51:00Z" w16du:dateUtc="2026-09-19T09:51:00Z">
        <w:r w:rsidR="00BA34C6">
          <w:rPr>
            <w:rFonts w:ascii="Arial" w:hAnsi="Arial" w:cs="Arial"/>
            <w:w w:val="105"/>
            <w:sz w:val="24"/>
            <w:szCs w:val="24"/>
          </w:rPr>
          <w:t>al</w:t>
        </w:r>
      </w:ins>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Loupas</w:t>
      </w:r>
      <w:ins w:id="278" w:author="Microsoft Office User" w:date="2026-09-13T15:03:00Z">
        <w:r w:rsidR="00320B43" w:rsidRPr="008372F6">
          <w:rPr>
            <w:rFonts w:ascii="Arial" w:hAnsi="Arial" w:cs="Arial"/>
            <w:w w:val="105"/>
            <w:sz w:val="24"/>
            <w:szCs w:val="24"/>
          </w:rPr>
          <w:t xml:space="preserve"> et al.</w:t>
        </w:r>
      </w:ins>
      <w:del w:id="279" w:author="Microsoft Office User" w:date="2026-09-13T15:03:00Z">
        <w:r w:rsidRPr="008372F6" w:rsidDel="00320B43">
          <w:rPr>
            <w:rFonts w:ascii="Arial" w:hAnsi="Arial" w:cs="Arial"/>
            <w:w w:val="105"/>
            <w:sz w:val="24"/>
            <w:szCs w:val="24"/>
          </w:rPr>
          <w:delText>, Athanasakis, and Zavras</w:delText>
        </w:r>
      </w:del>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Willingness to pay is high for the treatment of rare diseases despite high medical </w:t>
      </w:r>
      <w:r w:rsidRPr="008372F6">
        <w:rPr>
          <w:rFonts w:ascii="Arial" w:hAnsi="Arial" w:cs="Arial"/>
          <w:w w:val="105"/>
          <w:sz w:val="24"/>
          <w:szCs w:val="24"/>
        </w:rPr>
        <w:lastRenderedPageBreak/>
        <w:t>costs, although</w:t>
      </w:r>
      <w:del w:id="280" w:author="Héctor Bahamonde" w:date="2026-09-19T11:51:00Z" w16du:dateUtc="2026-09-19T09:51:00Z">
        <w:r w:rsidRPr="008372F6" w:rsidDel="006B75F7">
          <w:rPr>
            <w:rFonts w:ascii="Arial" w:hAnsi="Arial" w:cs="Arial"/>
            <w:w w:val="105"/>
            <w:sz w:val="24"/>
            <w:szCs w:val="24"/>
          </w:rPr>
          <w:delText>,</w:delText>
        </w:r>
      </w:del>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The public tends to view individuals engaging in risky behaviours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be prioriti</w:t>
      </w:r>
      <w:ins w:id="281" w:author="Microsoft Office User" w:date="2026-09-11T09:38:00Z">
        <w:r w:rsidR="002E5AF1" w:rsidRPr="008372F6">
          <w:rPr>
            <w:rFonts w:ascii="Arial" w:hAnsi="Arial" w:cs="Arial"/>
            <w:w w:val="105"/>
            <w:sz w:val="24"/>
            <w:szCs w:val="24"/>
          </w:rPr>
          <w:t>z</w:t>
        </w:r>
      </w:ins>
      <w:del w:id="282" w:author="Microsoft Office User" w:date="2026-09-11T09:38:00Z">
        <w:r w:rsidRPr="008372F6" w:rsidDel="002E5AF1">
          <w:rPr>
            <w:rFonts w:ascii="Arial" w:hAnsi="Arial" w:cs="Arial"/>
            <w:w w:val="105"/>
            <w:sz w:val="24"/>
            <w:szCs w:val="24"/>
          </w:rPr>
          <w:delText>s</w:delText>
        </w:r>
      </w:del>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del w:id="283" w:author="Microsoft Office User" w:date="2026-09-13T15:02:00Z">
        <w:r w:rsidRPr="008372F6" w:rsidDel="00320B43">
          <w:rPr>
            <w:rFonts w:ascii="Arial" w:hAnsi="Arial" w:cs="Arial"/>
            <w:w w:val="105"/>
            <w:sz w:val="24"/>
            <w:szCs w:val="24"/>
          </w:rPr>
          <w:delText>,</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Wordsworth,</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Rees,</w:delText>
        </w:r>
      </w:del>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ins w:id="284" w:author="Microsoft Office User" w:date="2026-09-11T15:28:00Z">
        <w:r w:rsidR="000B052A" w:rsidRPr="008372F6">
          <w:rPr>
            <w:rFonts w:ascii="Arial" w:hAnsi="Arial" w:cs="Arial"/>
            <w:w w:val="105"/>
            <w:sz w:val="24"/>
            <w:szCs w:val="24"/>
          </w:rPr>
          <w:t xml:space="preserve"> et al.</w:t>
        </w:r>
      </w:ins>
      <w:del w:id="285" w:author="Microsoft Office User" w:date="2026-09-11T15:28:00Z">
        <w:r w:rsidRPr="008372F6" w:rsidDel="000B052A">
          <w:rPr>
            <w:rFonts w:ascii="Arial" w:hAnsi="Arial" w:cs="Arial"/>
            <w:w w:val="105"/>
            <w:sz w:val="24"/>
            <w:szCs w:val="24"/>
          </w:rPr>
          <w:delText>, Persson, and Tinghög</w:delText>
        </w:r>
      </w:del>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125C6E97" w14:textId="70A312F9"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ins w:id="286" w:author="Microsoft Office User" w:date="2026-09-11T15:29:00Z">
        <w:r w:rsidR="000B052A" w:rsidRPr="008372F6">
          <w:rPr>
            <w:rFonts w:ascii="Arial" w:hAnsi="Arial" w:cs="Arial"/>
            <w:w w:val="105"/>
            <w:sz w:val="24"/>
            <w:szCs w:val="24"/>
          </w:rPr>
          <w:t xml:space="preserve"> </w:t>
        </w:r>
      </w:ins>
      <w:del w:id="287" w:author="Microsoft Office User" w:date="2026-09-11T15:29:00Z">
        <w:r w:rsidRPr="008372F6" w:rsidDel="000B052A">
          <w:rPr>
            <w:rFonts w:ascii="Arial" w:hAnsi="Arial" w:cs="Arial"/>
            <w:w w:val="105"/>
            <w:sz w:val="24"/>
            <w:szCs w:val="24"/>
          </w:rPr>
          <w:delText xml:space="preserve">, Lancsar, Rixon, </w:delText>
        </w:r>
      </w:del>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ins w:id="288" w:author="Microsoft Office User" w:date="2026-09-11T15:29:00Z">
        <w:r w:rsidR="000B052A" w:rsidRPr="008372F6">
          <w:rPr>
            <w:rFonts w:ascii="Arial" w:hAnsi="Arial" w:cs="Arial"/>
            <w:w w:val="105"/>
            <w:sz w:val="24"/>
            <w:szCs w:val="24"/>
          </w:rPr>
          <w:t>,</w:t>
        </w:r>
      </w:ins>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ins w:id="289" w:author="Microsoft Office User" w:date="2026-09-11T09:39:00Z">
        <w:r w:rsidR="002E5AF1" w:rsidRPr="008372F6">
          <w:rPr>
            <w:rFonts w:ascii="Arial" w:hAnsi="Arial" w:cs="Arial"/>
            <w:w w:val="105"/>
            <w:sz w:val="24"/>
            <w:szCs w:val="24"/>
          </w:rPr>
          <w:t>z</w:t>
        </w:r>
      </w:ins>
      <w:del w:id="290"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F0B4B74" w14:textId="7E045E38"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ins w:id="291" w:author="Microsoft Office User" w:date="2026-09-11T15:30:00Z">
        <w:r w:rsidR="000B052A" w:rsidRPr="008372F6">
          <w:rPr>
            <w:rFonts w:ascii="Arial" w:hAnsi="Arial" w:cs="Arial"/>
            <w:w w:val="105"/>
            <w:sz w:val="24"/>
            <w:szCs w:val="24"/>
          </w:rPr>
          <w:t xml:space="preserve"> et al.</w:t>
        </w:r>
      </w:ins>
      <w:del w:id="292" w:author="Microsoft Office User" w:date="2026-09-11T15:30:00Z">
        <w:r w:rsidRPr="008372F6" w:rsidDel="000B052A">
          <w:rPr>
            <w:rFonts w:ascii="Arial" w:hAnsi="Arial" w:cs="Arial"/>
            <w:w w:val="105"/>
            <w:sz w:val="24"/>
            <w:szCs w:val="24"/>
          </w:rPr>
          <w:delText>, Wismar, and Figueras</w:delText>
        </w:r>
      </w:del>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ins w:id="293" w:author="Héctor Bahamonde" w:date="2026-09-19T11:52:00Z" w16du:dateUtc="2026-09-19T09:52:00Z">
        <w:r w:rsidR="00B97226">
          <w:rPr>
            <w:rFonts w:ascii="Arial" w:hAnsi="Arial" w:cs="Arial"/>
            <w:w w:val="105"/>
            <w:sz w:val="24"/>
            <w:szCs w:val="24"/>
          </w:rPr>
          <w:t xml:space="preserve"> the</w:t>
        </w:r>
      </w:ins>
      <w:r w:rsidRPr="008372F6">
        <w:rPr>
          <w:rFonts w:ascii="Arial" w:hAnsi="Arial" w:cs="Arial"/>
          <w:w w:val="105"/>
          <w:sz w:val="24"/>
          <w:szCs w:val="24"/>
        </w:rPr>
        <w:t xml:space="preserve"> pharmaceutical industry and patient organi</w:t>
      </w:r>
      <w:ins w:id="294" w:author="Microsoft Office User" w:date="2026-09-11T14:40:00Z">
        <w:r w:rsidR="00F157A9" w:rsidRPr="008372F6">
          <w:rPr>
            <w:rFonts w:ascii="Arial" w:hAnsi="Arial" w:cs="Arial"/>
            <w:w w:val="105"/>
            <w:sz w:val="24"/>
            <w:szCs w:val="24"/>
          </w:rPr>
          <w:t>z</w:t>
        </w:r>
      </w:ins>
      <w:del w:id="295"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 xml:space="preserve">ations are well known, including likely commercially motivated funding pursuits (Mulinari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ins w:id="296" w:author="Héctor Bahamonde" w:date="2026-09-19T11:52:00Z" w16du:dateUtc="2026-09-19T09:52:00Z">
        <w:r w:rsidR="00135068">
          <w:rPr>
            <w:rFonts w:ascii="Arial" w:hAnsi="Arial" w:cs="Arial"/>
            <w:w w:val="105"/>
            <w:sz w:val="24"/>
            <w:szCs w:val="24"/>
          </w:rPr>
          <w:t>;</w:t>
        </w:r>
      </w:ins>
      <w:del w:id="297" w:author="Héctor Bahamonde" w:date="2026-09-19T11:52:00Z" w16du:dateUtc="2026-09-19T09:52:00Z">
        <w:r w:rsidRPr="008372F6" w:rsidDel="00135068">
          <w:rPr>
            <w:rFonts w:ascii="Arial" w:hAnsi="Arial" w:cs="Arial"/>
            <w:w w:val="105"/>
            <w:sz w:val="24"/>
            <w:szCs w:val="24"/>
          </w:rPr>
          <w:delText>,</w:delText>
        </w:r>
      </w:del>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6F5A8E9C" w14:textId="7663D2E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lastRenderedPageBreak/>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r w:rsidRPr="008372F6">
        <w:rPr>
          <w:rFonts w:ascii="Arial" w:hAnsi="Arial" w:cs="Arial"/>
          <w:w w:val="110"/>
          <w:sz w:val="24"/>
          <w:szCs w:val="24"/>
        </w:rPr>
        <w:t>Rubagumya</w:t>
      </w:r>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2CEF9127" w14:textId="6091FA39" w:rsidR="00812742" w:rsidRPr="008372F6" w:rsidRDefault="00000000">
      <w:pPr>
        <w:pStyle w:val="BodyText"/>
        <w:spacing w:before="120" w:after="120" w:line="360" w:lineRule="auto"/>
        <w:jc w:val="both"/>
        <w:rPr>
          <w:rFonts w:ascii="Arial" w:hAnsi="Arial" w:cs="Arial"/>
          <w:sz w:val="24"/>
          <w:szCs w:val="24"/>
        </w:rPr>
        <w:pPrChange w:id="298" w:author="Héctor Bahamonde" w:date="2026-08-24T11:55:00Z">
          <w:pPr>
            <w:pStyle w:val="BodyText"/>
            <w:spacing w:before="2" w:line="256" w:lineRule="auto"/>
            <w:ind w:left="360" w:right="314" w:firstLine="338"/>
            <w:jc w:val="right"/>
          </w:pPr>
        </w:pPrChange>
      </w:pPr>
      <w:commentRangeStart w:id="299"/>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ins w:id="300" w:author="Microsoft Office User" w:date="2026-09-11T14:40:00Z">
        <w:r w:rsidR="00F157A9" w:rsidRPr="008372F6">
          <w:rPr>
            <w:rFonts w:ascii="Arial" w:hAnsi="Arial" w:cs="Arial"/>
            <w:w w:val="105"/>
            <w:sz w:val="24"/>
            <w:szCs w:val="24"/>
          </w:rPr>
          <w:t>z</w:t>
        </w:r>
      </w:ins>
      <w:del w:id="301"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 and how these preferences may be intentionally or unintentionally exploited in favour of commercial stakeholders over societal interests.</w:t>
      </w:r>
      <w:r w:rsidRPr="008372F6">
        <w:rPr>
          <w:rFonts w:ascii="Arial" w:hAnsi="Arial" w:cs="Arial"/>
          <w:spacing w:val="37"/>
          <w:w w:val="105"/>
          <w:sz w:val="24"/>
          <w:szCs w:val="24"/>
        </w:rPr>
        <w:t xml:space="preserve"> </w:t>
      </w:r>
      <w:commentRangeEnd w:id="299"/>
      <w:r w:rsidR="000B052A" w:rsidRPr="008372F6">
        <w:rPr>
          <w:rStyle w:val="CommentReference"/>
          <w:rFonts w:ascii="Arial" w:hAnsi="Arial" w:cs="Arial"/>
          <w:w w:val="105"/>
          <w:sz w:val="24"/>
          <w:szCs w:val="24"/>
        </w:rPr>
        <w:commentReference w:id="299"/>
      </w:r>
      <w:r w:rsidRPr="008372F6">
        <w:rPr>
          <w:rFonts w:ascii="Arial" w:hAnsi="Arial" w:cs="Arial"/>
          <w:w w:val="105"/>
          <w:sz w:val="24"/>
          <w:szCs w:val="24"/>
        </w:rPr>
        <w:t>If healthcare continues to be organi</w:t>
      </w:r>
      <w:ins w:id="302" w:author="Microsoft Office User" w:date="2026-09-11T09:39:00Z">
        <w:r w:rsidR="002E5AF1" w:rsidRPr="008372F6">
          <w:rPr>
            <w:rFonts w:ascii="Arial" w:hAnsi="Arial" w:cs="Arial"/>
            <w:w w:val="105"/>
            <w:sz w:val="24"/>
            <w:szCs w:val="24"/>
          </w:rPr>
          <w:t>z</w:t>
        </w:r>
      </w:ins>
      <w:del w:id="303"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0FBCE5C2" w14:textId="5426FAE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ins w:id="304" w:author="Héctor Bahamonde" w:date="2026-09-19T11:52:00Z" w16du:dateUtc="2026-09-19T09:52:00Z">
        <w:r w:rsidR="00EF2C03">
          <w:rPr>
            <w:rFonts w:ascii="Arial" w:hAnsi="Arial" w:cs="Arial"/>
            <w:w w:val="105"/>
            <w:sz w:val="24"/>
            <w:szCs w:val="24"/>
          </w:rPr>
          <w:t xml:space="preserve"> the</w:t>
        </w:r>
      </w:ins>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ins w:id="305" w:author="Héctor Bahamonde" w:date="2026-09-19T11:53:00Z" w16du:dateUtc="2026-09-19T09:53:00Z">
        <w:r w:rsidR="000E3F1A">
          <w:rPr>
            <w:rFonts w:ascii="Arial" w:hAnsi="Arial" w:cs="Arial"/>
            <w:w w:val="105"/>
            <w:sz w:val="24"/>
            <w:szCs w:val="24"/>
          </w:rPr>
          <w:t xml:space="preserve"> the</w:t>
        </w:r>
      </w:ins>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Brinkhuis et al. </w:t>
      </w:r>
      <w:hyperlink w:anchor="_bookmark24" w:history="1">
        <w:r w:rsidR="005D491A" w:rsidRPr="008372F6">
          <w:rPr>
            <w:rFonts w:ascii="Arial" w:hAnsi="Arial" w:cs="Arial"/>
            <w:w w:val="110"/>
            <w:sz w:val="24"/>
            <w:szCs w:val="24"/>
          </w:rPr>
          <w:t>2024).</w:t>
        </w:r>
      </w:hyperlink>
    </w:p>
    <w:p w14:paraId="577E4600" w14:textId="77777777" w:rsidR="005D491A" w:rsidRPr="008372F6" w:rsidRDefault="00000000" w:rsidP="008372F6">
      <w:pPr>
        <w:pStyle w:val="Heading1"/>
        <w:numPr>
          <w:ilvl w:val="0"/>
          <w:numId w:val="2"/>
        </w:numPr>
        <w:tabs>
          <w:tab w:val="left" w:pos="844"/>
        </w:tabs>
        <w:spacing w:before="120" w:after="120" w:line="360" w:lineRule="auto"/>
        <w:ind w:left="0" w:right="358" w:hanging="284"/>
        <w:jc w:val="both"/>
        <w:rPr>
          <w:rFonts w:ascii="Arial" w:hAnsi="Arial" w:cs="Arial"/>
          <w:sz w:val="24"/>
          <w:szCs w:val="24"/>
        </w:rPr>
      </w:pPr>
      <w:bookmarkStart w:id="306" w:name="Theoretical_framework:_prospect_theory_a"/>
      <w:bookmarkStart w:id="307" w:name="_bookmark1"/>
      <w:bookmarkEnd w:id="306"/>
      <w:bookmarkEnd w:id="307"/>
      <w:r w:rsidRPr="008372F6">
        <w:rPr>
          <w:rFonts w:ascii="Arial" w:hAnsi="Arial" w:cs="Arial"/>
          <w:spacing w:val="-2"/>
          <w:sz w:val="24"/>
          <w:szCs w:val="24"/>
        </w:rPr>
        <w:t>Theoretical</w:t>
      </w:r>
      <w:r w:rsidRPr="008372F6">
        <w:rPr>
          <w:rFonts w:ascii="Arial" w:hAnsi="Arial" w:cs="Arial"/>
          <w:spacing w:val="-3"/>
          <w:sz w:val="24"/>
          <w:szCs w:val="24"/>
        </w:rPr>
        <w:t xml:space="preserve"> </w:t>
      </w:r>
      <w:r w:rsidRPr="008372F6">
        <w:rPr>
          <w:rFonts w:ascii="Arial" w:hAnsi="Arial" w:cs="Arial"/>
          <w:spacing w:val="-2"/>
          <w:sz w:val="24"/>
          <w:szCs w:val="24"/>
        </w:rPr>
        <w:t>framework:</w:t>
      </w:r>
      <w:r w:rsidRPr="008372F6">
        <w:rPr>
          <w:rFonts w:ascii="Arial" w:hAnsi="Arial" w:cs="Arial"/>
          <w:spacing w:val="22"/>
          <w:sz w:val="24"/>
          <w:szCs w:val="24"/>
        </w:rPr>
        <w:t xml:space="preserve"> </w:t>
      </w:r>
      <w:r w:rsidRPr="008372F6">
        <w:rPr>
          <w:rFonts w:ascii="Arial" w:hAnsi="Arial" w:cs="Arial"/>
          <w:spacing w:val="-2"/>
          <w:sz w:val="24"/>
          <w:szCs w:val="24"/>
        </w:rPr>
        <w:t>prospect theory</w:t>
      </w:r>
      <w:r w:rsidRPr="008372F6">
        <w:rPr>
          <w:rFonts w:ascii="Arial" w:hAnsi="Arial" w:cs="Arial"/>
          <w:spacing w:val="-3"/>
          <w:sz w:val="24"/>
          <w:szCs w:val="24"/>
        </w:rPr>
        <w:t xml:space="preserve"> </w:t>
      </w:r>
      <w:r w:rsidRPr="008372F6">
        <w:rPr>
          <w:rFonts w:ascii="Arial" w:hAnsi="Arial" w:cs="Arial"/>
          <w:spacing w:val="-2"/>
          <w:sz w:val="24"/>
          <w:szCs w:val="24"/>
        </w:rPr>
        <w:t>and the</w:t>
      </w:r>
      <w:r w:rsidRPr="008372F6">
        <w:rPr>
          <w:rFonts w:ascii="Arial" w:hAnsi="Arial" w:cs="Arial"/>
          <w:spacing w:val="-1"/>
          <w:sz w:val="24"/>
          <w:szCs w:val="24"/>
        </w:rPr>
        <w:t xml:space="preserve"> </w:t>
      </w:r>
      <w:r w:rsidRPr="008372F6">
        <w:rPr>
          <w:rFonts w:ascii="Arial" w:hAnsi="Arial" w:cs="Arial"/>
          <w:spacing w:val="-2"/>
          <w:sz w:val="24"/>
          <w:szCs w:val="24"/>
        </w:rPr>
        <w:t xml:space="preserve">rule of rescue </w:t>
      </w:r>
      <w:r w:rsidRPr="008372F6">
        <w:rPr>
          <w:rFonts w:ascii="Arial" w:hAnsi="Arial" w:cs="Arial"/>
          <w:sz w:val="24"/>
          <w:szCs w:val="24"/>
        </w:rPr>
        <w:t>in delegated healthcare</w:t>
      </w:r>
    </w:p>
    <w:p w14:paraId="22506344" w14:textId="44462E97"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 xml:space="preserve">Prospect theory provides </w:t>
      </w:r>
      <w:del w:id="308" w:author="Katri Aaltonen" w:date="2026-08-23T11:40:00Z">
        <w:r w:rsidRPr="008372F6" w:rsidDel="00DA3B00">
          <w:rPr>
            <w:rFonts w:ascii="Arial" w:hAnsi="Arial" w:cs="Arial"/>
            <w:w w:val="105"/>
            <w:sz w:val="24"/>
            <w:szCs w:val="24"/>
          </w:rPr>
          <w:delText xml:space="preserve">the </w:delText>
        </w:r>
      </w:del>
      <w:ins w:id="309" w:author="Katri Aaltonen" w:date="2026-08-23T11:40:00Z">
        <w:r w:rsidR="00DA3B00" w:rsidRPr="008372F6">
          <w:rPr>
            <w:rFonts w:ascii="Arial" w:hAnsi="Arial" w:cs="Arial"/>
            <w:w w:val="105"/>
            <w:sz w:val="24"/>
            <w:szCs w:val="24"/>
          </w:rPr>
          <w:t xml:space="preserve">a </w:t>
        </w:r>
      </w:ins>
      <w:ins w:id="310" w:author="Katri Aaltonen" w:date="2026-08-23T11:41:00Z">
        <w:r w:rsidR="00DA3B00" w:rsidRPr="008372F6">
          <w:rPr>
            <w:rFonts w:ascii="Arial" w:hAnsi="Arial" w:cs="Arial"/>
            <w:w w:val="105"/>
            <w:sz w:val="24"/>
            <w:szCs w:val="24"/>
          </w:rPr>
          <w:t xml:space="preserve">plausible </w:t>
        </w:r>
      </w:ins>
      <w:ins w:id="311" w:author="Katri Aaltonen" w:date="2026-08-23T11:40:00Z">
        <w:r w:rsidR="00DA3B00" w:rsidRPr="008372F6">
          <w:rPr>
            <w:rFonts w:ascii="Arial" w:hAnsi="Arial" w:cs="Arial"/>
            <w:w w:val="105"/>
            <w:sz w:val="24"/>
            <w:szCs w:val="24"/>
          </w:rPr>
          <w:t>framework</w:t>
        </w:r>
      </w:ins>
      <w:del w:id="312" w:author="Katri Aaltonen" w:date="2026-08-23T11:40:00Z">
        <w:r w:rsidRPr="008372F6" w:rsidDel="00DA3B00">
          <w:rPr>
            <w:rFonts w:ascii="Arial" w:hAnsi="Arial" w:cs="Arial"/>
            <w:w w:val="105"/>
            <w:sz w:val="24"/>
            <w:szCs w:val="24"/>
          </w:rPr>
          <w:delText>micro-foundations</w:delText>
        </w:r>
      </w:del>
      <w:r w:rsidRPr="008372F6">
        <w:rPr>
          <w:rFonts w:ascii="Arial" w:hAnsi="Arial" w:cs="Arial"/>
          <w:w w:val="105"/>
          <w:sz w:val="24"/>
          <w:szCs w:val="24"/>
        </w:rPr>
        <w:t xml:space="preserve"> for understanding how citizens evaluate distributive choices in healthcare rationing and why such evaluations are reference-point dependent. Individuals do not assess outcomes in terms of final states, but as gains and losses relative to a reference point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w:t>
      </w:r>
      <w:r w:rsidRPr="008372F6">
        <w:rPr>
          <w:rFonts w:ascii="Arial" w:hAnsi="Arial" w:cs="Arial"/>
          <w:w w:val="105"/>
          <w:sz w:val="24"/>
          <w:szCs w:val="24"/>
        </w:rPr>
        <w:lastRenderedPageBreak/>
        <w:t xml:space="preserve">prospect-theoretic value function is concave for gains, convex for losses, and steeper in the loss domain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hyperlink w:anchor="_bookmark19"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00FCE573" w14:textId="409A4D4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00FB13AB" w14:textId="366CC29E"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This matters directly for high-cost oncology medicines, where decisions often involve clinical uncertainty and the possibility of small-probability benefits at high financial cost.</w:t>
      </w:r>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ins w:id="313" w:author="Microsoft Office User" w:date="2026-09-11T09:52:00Z">
        <w:r w:rsidR="00347A86" w:rsidRPr="008372F6">
          <w:rPr>
            <w:rFonts w:ascii="Arial" w:hAnsi="Arial" w:cs="Arial"/>
            <w:w w:val="105"/>
            <w:sz w:val="24"/>
            <w:szCs w:val="24"/>
          </w:rPr>
          <w:t>would</w:t>
        </w:r>
      </w:ins>
      <w:del w:id="314" w:author="Microsoft Office User" w:date="2026-09-11T09:52:00Z">
        <w:r w:rsidRPr="008372F6" w:rsidDel="00347A86">
          <w:rPr>
            <w:rFonts w:ascii="Arial" w:hAnsi="Arial" w:cs="Arial"/>
            <w:w w:val="105"/>
            <w:sz w:val="24"/>
            <w:szCs w:val="24"/>
          </w:rPr>
          <w:delText>should</w:delText>
        </w:r>
      </w:del>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 xml:space="preserve">willing to tolerate fiscal risk and uncertainty to avert the salient loss (Hameleers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ins w:id="315" w:author="Microsoft Office User" w:date="2026-09-11T09:52:00Z">
        <w:r w:rsidR="00347A86" w:rsidRPr="008372F6">
          <w:rPr>
            <w:rFonts w:ascii="Arial" w:hAnsi="Arial" w:cs="Arial"/>
            <w:w w:val="105"/>
            <w:sz w:val="24"/>
            <w:szCs w:val="24"/>
          </w:rPr>
          <w:t>would</w:t>
        </w:r>
      </w:ins>
      <w:del w:id="316" w:author="Microsoft Office User" w:date="2026-09-11T09:52: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become more supportive of restraint (Hameleers</w:t>
      </w:r>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w:t>
      </w:r>
      <w:r w:rsidRPr="008372F6">
        <w:rPr>
          <w:rFonts w:ascii="Arial" w:hAnsi="Arial" w:cs="Arial"/>
          <w:w w:val="105"/>
          <w:sz w:val="24"/>
          <w:szCs w:val="24"/>
        </w:rPr>
        <w:lastRenderedPageBreak/>
        <w:t xml:space="preserve">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38601CE" w14:textId="77777777" w:rsidR="002E5AF1" w:rsidRPr="008372F6" w:rsidRDefault="00000000" w:rsidP="008372F6">
      <w:pPr>
        <w:pStyle w:val="BodyText"/>
        <w:spacing w:before="120" w:after="120" w:line="360" w:lineRule="auto"/>
        <w:jc w:val="both"/>
        <w:rPr>
          <w:rFonts w:ascii="Arial" w:hAnsi="Arial" w:cs="Arial"/>
          <w:w w:val="105"/>
          <w:sz w:val="24"/>
          <w:szCs w:val="24"/>
        </w:rPr>
      </w:pPr>
      <w:commentRangeStart w:id="317"/>
      <w:del w:id="318" w:author="Katri Aaltonen" w:date="2026-08-23T11:41:00Z">
        <w:r w:rsidRPr="008372F6" w:rsidDel="00DA3B00">
          <w:rPr>
            <w:rFonts w:ascii="Arial" w:hAnsi="Arial" w:cs="Arial"/>
            <w:w w:val="105"/>
            <w:sz w:val="24"/>
            <w:szCs w:val="24"/>
          </w:rPr>
          <w:delText xml:space="preserve">These mechanisms </w:delText>
        </w:r>
      </w:del>
      <w:commentRangeEnd w:id="317"/>
      <w:r w:rsidR="00DA3B00" w:rsidRPr="008372F6">
        <w:rPr>
          <w:rStyle w:val="CommentReference"/>
          <w:rFonts w:ascii="Arial" w:hAnsi="Arial" w:cs="Arial"/>
          <w:w w:val="105"/>
          <w:sz w:val="24"/>
          <w:szCs w:val="24"/>
        </w:rPr>
        <w:commentReference w:id="317"/>
      </w:r>
      <w:del w:id="319" w:author="Katri Aaltonen" w:date="2026-08-23T11:41:00Z">
        <w:r w:rsidRPr="008372F6" w:rsidDel="00DA3B00">
          <w:rPr>
            <w:rFonts w:ascii="Arial" w:hAnsi="Arial" w:cs="Arial"/>
            <w:w w:val="105"/>
            <w:sz w:val="24"/>
            <w:szCs w:val="24"/>
          </w:rPr>
          <w:delText>should persist under technocratic delegation because frames operate through interpretation rather than through formal institutional responsibility.</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Delegation is often narrated as depoliticization: evidence is assessed through objective criteria, thresholds are applied consistently, and distributive choices are presented as technically grounded rather than politically discretionary (Thatcher</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Sweet</w:delText>
        </w:r>
        <w:r w:rsidRPr="008372F6" w:rsidDel="00DA3B00">
          <w:rPr>
            <w:rFonts w:ascii="Arial" w:hAnsi="Arial" w:cs="Arial"/>
            <w:spacing w:val="20"/>
            <w:w w:val="105"/>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"_bookmark98"</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2002).</w:delText>
        </w:r>
        <w:r w:rsidRPr="008372F6" w:rsidDel="00DA3B00">
          <w:rPr>
            <w:rFonts w:ascii="Arial" w:hAnsi="Arial" w:cs="Arial"/>
            <w:w w:val="105"/>
            <w:sz w:val="24"/>
            <w:szCs w:val="24"/>
          </w:rPr>
          <w:fldChar w:fldCharType="end"/>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Yet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fact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that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decisions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are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justified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technically</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does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not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immunize</w:delText>
        </w:r>
        <w:r w:rsidR="007B26EF" w:rsidRPr="008372F6" w:rsidDel="00DA3B00">
          <w:rPr>
            <w:rFonts w:ascii="Arial" w:hAnsi="Arial" w:cs="Arial"/>
            <w:w w:val="105"/>
            <w:sz w:val="24"/>
            <w:szCs w:val="24"/>
          </w:rPr>
          <w:delText xml:space="preserve"> </w:delText>
        </w:r>
        <w:r w:rsidRPr="008372F6" w:rsidDel="00DA3B00">
          <w:rPr>
            <w:rFonts w:ascii="Arial" w:hAnsi="Arial" w:cs="Arial"/>
            <w:w w:val="105"/>
            <w:sz w:val="24"/>
            <w:szCs w:val="24"/>
          </w:rPr>
          <w:delText>publics against reference dependence.</w:delText>
        </w:r>
        <w:r w:rsidRPr="008372F6" w:rsidDel="00DA3B00">
          <w:rPr>
            <w:rFonts w:ascii="Arial" w:hAnsi="Arial" w:cs="Arial"/>
            <w:spacing w:val="29"/>
            <w:w w:val="105"/>
            <w:sz w:val="24"/>
            <w:szCs w:val="24"/>
          </w:rPr>
          <w:delText xml:space="preserve"> </w:delText>
        </w:r>
        <w:r w:rsidRPr="008372F6" w:rsidDel="00DA3B00">
          <w:rPr>
            <w:rFonts w:ascii="Arial" w:hAnsi="Arial" w:cs="Arial"/>
            <w:w w:val="105"/>
            <w:sz w:val="24"/>
            <w:szCs w:val="24"/>
          </w:rPr>
          <w:delText>Technical criteria themselves must be interpreted, and citizens draw</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pragmatic</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inferences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about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communicated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rationale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implies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 xml:space="preserve">decision-maker is prioritizing (Flusberg et al.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"_bookmark45"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2024).</w:delText>
        </w:r>
        <w:r w:rsidRPr="008372F6" w:rsidDel="00DA3B00">
          <w:rPr>
            <w:rFonts w:ascii="Arial" w:hAnsi="Arial" w:cs="Arial"/>
            <w:w w:val="105"/>
            <w:sz w:val="24"/>
            <w:szCs w:val="24"/>
          </w:rPr>
          <w:fldChar w:fldCharType="end"/>
        </w:r>
        <w:r w:rsidRPr="008372F6" w:rsidDel="00DA3B00">
          <w:rPr>
            <w:rFonts w:ascii="Arial" w:hAnsi="Arial" w:cs="Arial"/>
            <w:w w:val="105"/>
            <w:sz w:val="24"/>
            <w:szCs w:val="24"/>
          </w:rPr>
          <w:delText xml:space="preserve"> </w:delText>
        </w:r>
      </w:del>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sidRPr="008372F6">
        <w:rPr>
          <w:rFonts w:ascii="Arial" w:hAnsi="Arial" w:cs="Arial"/>
          <w:w w:val="105"/>
          <w:sz w:val="24"/>
          <w:szCs w:val="24"/>
        </w:rPr>
        <w:t xml:space="preserve"> In rationing, the narrative of a specific patient denied a last-resort medicine is cognitively accessible, whereas opportunity costs borne by anonymous others are comparatively opaque. This asymmetry makes it easier for loss frames to dominate public evaluation even when expert institutions supply cost-effectiveness language and probabilistic evidence.</w:t>
      </w:r>
    </w:p>
    <w:p w14:paraId="7DED5F17" w14:textId="77777777"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spacing w:val="-2"/>
          <w:w w:val="105"/>
          <w:sz w:val="24"/>
          <w:szCs w:val="24"/>
        </w:rPr>
        <w:t>If</w:t>
      </w:r>
      <w:r w:rsidRPr="008372F6">
        <w:rPr>
          <w:rFonts w:ascii="Arial" w:hAnsi="Arial" w:cs="Arial"/>
          <w:spacing w:val="-4"/>
          <w:w w:val="105"/>
          <w:sz w:val="24"/>
          <w:szCs w:val="24"/>
        </w:rPr>
        <w:t xml:space="preserve"> </w:t>
      </w:r>
      <w:r w:rsidRPr="008372F6">
        <w:rPr>
          <w:rFonts w:ascii="Arial" w:hAnsi="Arial" w:cs="Arial"/>
          <w:spacing w:val="-2"/>
          <w:w w:val="105"/>
          <w:sz w:val="24"/>
          <w:szCs w:val="24"/>
        </w:rPr>
        <w:t>prospect</w:t>
      </w:r>
      <w:r w:rsidRPr="008372F6">
        <w:rPr>
          <w:rFonts w:ascii="Arial" w:hAnsi="Arial" w:cs="Arial"/>
          <w:spacing w:val="-4"/>
          <w:w w:val="105"/>
          <w:sz w:val="24"/>
          <w:szCs w:val="24"/>
        </w:rPr>
        <w:t xml:space="preserve"> </w:t>
      </w:r>
      <w:r w:rsidRPr="008372F6">
        <w:rPr>
          <w:rFonts w:ascii="Arial" w:hAnsi="Arial" w:cs="Arial"/>
          <w:spacing w:val="-2"/>
          <w:w w:val="105"/>
          <w:sz w:val="24"/>
          <w:szCs w:val="24"/>
        </w:rPr>
        <w:t>theory</w:t>
      </w:r>
      <w:r w:rsidRPr="008372F6">
        <w:rPr>
          <w:rFonts w:ascii="Arial" w:hAnsi="Arial" w:cs="Arial"/>
          <w:spacing w:val="-4"/>
          <w:w w:val="105"/>
          <w:sz w:val="24"/>
          <w:szCs w:val="24"/>
        </w:rPr>
        <w:t xml:space="preserve"> </w:t>
      </w:r>
      <w:r w:rsidRPr="008372F6">
        <w:rPr>
          <w:rFonts w:ascii="Arial" w:hAnsi="Arial" w:cs="Arial"/>
          <w:spacing w:val="-2"/>
          <w:w w:val="105"/>
          <w:sz w:val="24"/>
          <w:szCs w:val="24"/>
        </w:rPr>
        <w:t>explains</w:t>
      </w:r>
      <w:r w:rsidRPr="008372F6">
        <w:rPr>
          <w:rFonts w:ascii="Arial" w:hAnsi="Arial" w:cs="Arial"/>
          <w:spacing w:val="-4"/>
          <w:w w:val="105"/>
          <w:sz w:val="24"/>
          <w:szCs w:val="24"/>
        </w:rPr>
        <w:t xml:space="preserve"> </w:t>
      </w:r>
      <w:r w:rsidRPr="008372F6">
        <w:rPr>
          <w:rFonts w:ascii="Arial" w:hAnsi="Arial" w:cs="Arial"/>
          <w:spacing w:val="-2"/>
          <w:w w:val="105"/>
          <w:sz w:val="24"/>
          <w:szCs w:val="24"/>
        </w:rPr>
        <w:t>why</w:t>
      </w:r>
      <w:r w:rsidRPr="008372F6">
        <w:rPr>
          <w:rFonts w:ascii="Arial" w:hAnsi="Arial" w:cs="Arial"/>
          <w:spacing w:val="-4"/>
          <w:w w:val="105"/>
          <w:sz w:val="24"/>
          <w:szCs w:val="24"/>
        </w:rPr>
        <w:t xml:space="preserve"> </w:t>
      </w:r>
      <w:r w:rsidRPr="008372F6">
        <w:rPr>
          <w:rFonts w:ascii="Arial" w:hAnsi="Arial" w:cs="Arial"/>
          <w:spacing w:val="-2"/>
          <w:w w:val="105"/>
          <w:sz w:val="24"/>
          <w:szCs w:val="24"/>
        </w:rPr>
        <w:t>equivalent</w:t>
      </w:r>
      <w:r w:rsidRPr="008372F6">
        <w:rPr>
          <w:rFonts w:ascii="Arial" w:hAnsi="Arial" w:cs="Arial"/>
          <w:spacing w:val="-4"/>
          <w:w w:val="105"/>
          <w:sz w:val="24"/>
          <w:szCs w:val="24"/>
        </w:rPr>
        <w:t xml:space="preserve"> </w:t>
      </w:r>
      <w:r w:rsidRPr="008372F6">
        <w:rPr>
          <w:rFonts w:ascii="Arial" w:hAnsi="Arial" w:cs="Arial"/>
          <w:spacing w:val="-2"/>
          <w:w w:val="105"/>
          <w:sz w:val="24"/>
          <w:szCs w:val="24"/>
        </w:rPr>
        <w:t>choices</w:t>
      </w:r>
      <w:r w:rsidRPr="008372F6">
        <w:rPr>
          <w:rFonts w:ascii="Arial" w:hAnsi="Arial" w:cs="Arial"/>
          <w:spacing w:val="-4"/>
          <w:w w:val="105"/>
          <w:sz w:val="24"/>
          <w:szCs w:val="24"/>
        </w:rPr>
        <w:t xml:space="preserve"> </w:t>
      </w:r>
      <w:r w:rsidRPr="008372F6">
        <w:rPr>
          <w:rFonts w:ascii="Arial" w:hAnsi="Arial" w:cs="Arial"/>
          <w:spacing w:val="-2"/>
          <w:w w:val="105"/>
          <w:sz w:val="24"/>
          <w:szCs w:val="24"/>
        </w:rPr>
        <w:t>can</w:t>
      </w:r>
      <w:r w:rsidRPr="008372F6">
        <w:rPr>
          <w:rFonts w:ascii="Arial" w:hAnsi="Arial" w:cs="Arial"/>
          <w:spacing w:val="-4"/>
          <w:w w:val="105"/>
          <w:sz w:val="24"/>
          <w:szCs w:val="24"/>
        </w:rPr>
        <w:t xml:space="preserve"> </w:t>
      </w:r>
      <w:r w:rsidRPr="008372F6">
        <w:rPr>
          <w:rFonts w:ascii="Arial" w:hAnsi="Arial" w:cs="Arial"/>
          <w:spacing w:val="-2"/>
          <w:w w:val="105"/>
          <w:sz w:val="24"/>
          <w:szCs w:val="24"/>
        </w:rPr>
        <w:t>elicit</w:t>
      </w:r>
      <w:r w:rsidRPr="008372F6">
        <w:rPr>
          <w:rFonts w:ascii="Arial" w:hAnsi="Arial" w:cs="Arial"/>
          <w:spacing w:val="-4"/>
          <w:w w:val="105"/>
          <w:sz w:val="24"/>
          <w:szCs w:val="24"/>
        </w:rPr>
        <w:t xml:space="preserve"> </w:t>
      </w:r>
      <w:r w:rsidRPr="008372F6">
        <w:rPr>
          <w:rFonts w:ascii="Arial" w:hAnsi="Arial" w:cs="Arial"/>
          <w:spacing w:val="-2"/>
          <w:w w:val="105"/>
          <w:sz w:val="24"/>
          <w:szCs w:val="24"/>
        </w:rPr>
        <w:t>different</w:t>
      </w:r>
      <w:r w:rsidRPr="008372F6">
        <w:rPr>
          <w:rFonts w:ascii="Arial" w:hAnsi="Arial" w:cs="Arial"/>
          <w:spacing w:val="-4"/>
          <w:w w:val="105"/>
          <w:sz w:val="24"/>
          <w:szCs w:val="24"/>
        </w:rPr>
        <w:t xml:space="preserve"> </w:t>
      </w:r>
      <w:r w:rsidRPr="008372F6">
        <w:rPr>
          <w:rFonts w:ascii="Arial" w:hAnsi="Arial" w:cs="Arial"/>
          <w:spacing w:val="-2"/>
          <w:w w:val="105"/>
          <w:sz w:val="24"/>
          <w:szCs w:val="24"/>
        </w:rPr>
        <w:t>preferences</w:t>
      </w:r>
      <w:r w:rsidRPr="008372F6">
        <w:rPr>
          <w:rFonts w:ascii="Arial" w:hAnsi="Arial" w:cs="Arial"/>
          <w:spacing w:val="-4"/>
          <w:w w:val="105"/>
          <w:sz w:val="24"/>
          <w:szCs w:val="24"/>
        </w:rPr>
        <w:t xml:space="preserve"> </w:t>
      </w:r>
      <w:r w:rsidRPr="008372F6">
        <w:rPr>
          <w:rFonts w:ascii="Arial" w:hAnsi="Arial" w:cs="Arial"/>
          <w:spacing w:val="-2"/>
          <w:w w:val="105"/>
          <w:sz w:val="24"/>
          <w:szCs w:val="24"/>
        </w:rPr>
        <w:t>depending</w:t>
      </w:r>
      <w:r w:rsidRPr="008372F6">
        <w:rPr>
          <w:rFonts w:ascii="Arial" w:hAnsi="Arial" w:cs="Arial"/>
          <w:spacing w:val="-4"/>
          <w:w w:val="105"/>
          <w:sz w:val="24"/>
          <w:szCs w:val="24"/>
        </w:rPr>
        <w:t xml:space="preserve"> </w:t>
      </w:r>
      <w:r w:rsidRPr="008372F6">
        <w:rPr>
          <w:rFonts w:ascii="Arial" w:hAnsi="Arial" w:cs="Arial"/>
          <w:spacing w:val="-2"/>
          <w:w w:val="105"/>
          <w:sz w:val="24"/>
          <w:szCs w:val="24"/>
        </w:rPr>
        <w:t>on</w:t>
      </w:r>
      <w:r w:rsidRPr="008372F6">
        <w:rPr>
          <w:rFonts w:ascii="Arial" w:hAnsi="Arial" w:cs="Arial"/>
          <w:spacing w:val="-4"/>
          <w:w w:val="105"/>
          <w:sz w:val="24"/>
          <w:szCs w:val="24"/>
        </w:rPr>
        <w:t xml:space="preserve"> </w:t>
      </w:r>
      <w:r w:rsidRPr="008372F6">
        <w:rPr>
          <w:rFonts w:ascii="Arial" w:hAnsi="Arial" w:cs="Arial"/>
          <w:spacing w:val="-2"/>
          <w:w w:val="105"/>
          <w:sz w:val="24"/>
          <w:szCs w:val="24"/>
        </w:rPr>
        <w:t xml:space="preserve">the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rule</w:t>
      </w:r>
      <w:r w:rsidRPr="008372F6">
        <w:rPr>
          <w:rFonts w:ascii="Arial" w:hAnsi="Arial" w:cs="Arial"/>
          <w:spacing w:val="-8"/>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rescue</w:t>
      </w:r>
      <w:r w:rsidRPr="008372F6">
        <w:rPr>
          <w:rFonts w:ascii="Arial" w:hAnsi="Arial" w:cs="Arial"/>
          <w:spacing w:val="-8"/>
          <w:w w:val="105"/>
          <w:sz w:val="24"/>
          <w:szCs w:val="24"/>
        </w:rPr>
        <w:t xml:space="preserve"> </w:t>
      </w:r>
      <w:r w:rsidRPr="008372F6">
        <w:rPr>
          <w:rFonts w:ascii="Arial" w:hAnsi="Arial" w:cs="Arial"/>
          <w:w w:val="105"/>
          <w:sz w:val="24"/>
          <w:szCs w:val="24"/>
        </w:rPr>
        <w:t>clarifies</w:t>
      </w:r>
      <w:r w:rsidRPr="008372F6">
        <w:rPr>
          <w:rFonts w:ascii="Arial" w:hAnsi="Arial" w:cs="Arial"/>
          <w:spacing w:val="-8"/>
          <w:w w:val="105"/>
          <w:sz w:val="24"/>
          <w:szCs w:val="24"/>
        </w:rPr>
        <w:t xml:space="preserve"> </w:t>
      </w:r>
      <w:r w:rsidRPr="008372F6">
        <w:rPr>
          <w:rFonts w:ascii="Arial" w:hAnsi="Arial" w:cs="Arial"/>
          <w:w w:val="105"/>
          <w:sz w:val="24"/>
          <w:szCs w:val="24"/>
        </w:rPr>
        <w:t>why</w:t>
      </w:r>
      <w:r w:rsidRPr="008372F6">
        <w:rPr>
          <w:rFonts w:ascii="Arial" w:hAnsi="Arial" w:cs="Arial"/>
          <w:spacing w:val="-8"/>
          <w:w w:val="105"/>
          <w:sz w:val="24"/>
          <w:szCs w:val="24"/>
        </w:rPr>
        <w:t xml:space="preserve"> </w:t>
      </w:r>
      <w:r w:rsidRPr="008372F6">
        <w:rPr>
          <w:rFonts w:ascii="Arial" w:hAnsi="Arial" w:cs="Arial"/>
          <w:w w:val="105"/>
          <w:sz w:val="24"/>
          <w:szCs w:val="24"/>
        </w:rPr>
        <w:t>some</w:t>
      </w:r>
      <w:r w:rsidRPr="008372F6">
        <w:rPr>
          <w:rFonts w:ascii="Arial" w:hAnsi="Arial" w:cs="Arial"/>
          <w:spacing w:val="-8"/>
          <w:w w:val="105"/>
          <w:sz w:val="24"/>
          <w:szCs w:val="24"/>
        </w:rPr>
        <w:t xml:space="preserv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points</w:t>
      </w:r>
      <w:r w:rsidRPr="008372F6">
        <w:rPr>
          <w:rFonts w:ascii="Arial" w:hAnsi="Arial" w:cs="Arial"/>
          <w:spacing w:val="-8"/>
          <w:w w:val="105"/>
          <w:sz w:val="24"/>
          <w:szCs w:val="24"/>
        </w:rPr>
        <w:t xml:space="preserve"> </w:t>
      </w:r>
      <w:r w:rsidRPr="008372F6">
        <w:rPr>
          <w:rFonts w:ascii="Arial" w:hAnsi="Arial" w:cs="Arial"/>
          <w:w w:val="105"/>
          <w:sz w:val="24"/>
          <w:szCs w:val="24"/>
        </w:rPr>
        <w:t>acquire</w:t>
      </w:r>
      <w:r w:rsidRPr="008372F6">
        <w:rPr>
          <w:rFonts w:ascii="Arial" w:hAnsi="Arial" w:cs="Arial"/>
          <w:spacing w:val="-8"/>
          <w:w w:val="105"/>
          <w:sz w:val="24"/>
          <w:szCs w:val="24"/>
        </w:rPr>
        <w:t xml:space="preserve"> </w:t>
      </w:r>
      <w:r w:rsidRPr="008372F6">
        <w:rPr>
          <w:rFonts w:ascii="Arial" w:hAnsi="Arial" w:cs="Arial"/>
          <w:w w:val="105"/>
          <w:sz w:val="24"/>
          <w:szCs w:val="24"/>
        </w:rPr>
        <w:t>exceptional</w:t>
      </w:r>
      <w:r w:rsidRPr="008372F6">
        <w:rPr>
          <w:rFonts w:ascii="Arial" w:hAnsi="Arial" w:cs="Arial"/>
          <w:spacing w:val="-9"/>
          <w:w w:val="105"/>
          <w:sz w:val="24"/>
          <w:szCs w:val="24"/>
        </w:rPr>
        <w:t xml:space="preserve"> </w:t>
      </w:r>
      <w:r w:rsidRPr="008372F6">
        <w:rPr>
          <w:rFonts w:ascii="Arial" w:hAnsi="Arial" w:cs="Arial"/>
          <w:w w:val="105"/>
          <w:sz w:val="24"/>
          <w:szCs w:val="24"/>
        </w:rPr>
        <w:t>moral</w:t>
      </w:r>
      <w:r w:rsidRPr="008372F6">
        <w:rPr>
          <w:rFonts w:ascii="Arial" w:hAnsi="Arial" w:cs="Arial"/>
          <w:spacing w:val="-8"/>
          <w:w w:val="105"/>
          <w:sz w:val="24"/>
          <w:szCs w:val="24"/>
        </w:rPr>
        <w:t xml:space="preserve"> </w:t>
      </w:r>
      <w:r w:rsidRPr="008372F6">
        <w:rPr>
          <w:rFonts w:ascii="Arial" w:hAnsi="Arial" w:cs="Arial"/>
          <w:w w:val="105"/>
          <w:sz w:val="24"/>
          <w:szCs w:val="24"/>
        </w:rPr>
        <w:t>force in healthcare.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ins w:id="320" w:author="Héctor Bahamonde" w:date="2026-08-10T19:37:00Z">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ins>
      <w:del w:id="321" w:author="Héctor Bahamonde" w:date="2026-08-10T19:37:00Z">
        <w:r w:rsidRPr="008372F6" w:rsidDel="00380282">
          <w:rPr>
            <w:rFonts w:ascii="Arial" w:hAnsi="Arial" w:cs="Arial"/>
            <w:w w:val="105"/>
            <w:sz w:val="24"/>
            <w:szCs w:val="24"/>
          </w:rPr>
          <w:delText>such</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frames</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situate</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citizens in the loss domain, thereby activating the loss aversion and risk-seeking dynamics predicted by prospect theory.</w:delText>
        </w:r>
      </w:del>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C5DD227" w14:textId="3908FEED"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Taken together, prospect theory and the rule of rescue provide a coherent account </w:t>
      </w:r>
      <w:del w:id="322" w:author="Katri Aaltonen" w:date="2026-08-23T11:42:00Z">
        <w:r w:rsidRPr="008372F6" w:rsidDel="00DA3B00">
          <w:rPr>
            <w:rFonts w:ascii="Arial" w:hAnsi="Arial" w:cs="Arial"/>
            <w:w w:val="105"/>
            <w:sz w:val="24"/>
            <w:szCs w:val="24"/>
          </w:rPr>
          <w:delText>of why technocratic delegation should not eliminate</w:delText>
        </w:r>
      </w:del>
      <w:ins w:id="323" w:author="Katri Aaltonen" w:date="2026-08-23T11:42:00Z">
        <w:r w:rsidR="00DA3B00" w:rsidRPr="008372F6">
          <w:rPr>
            <w:rFonts w:ascii="Arial" w:hAnsi="Arial" w:cs="Arial"/>
            <w:w w:val="105"/>
            <w:sz w:val="24"/>
            <w:szCs w:val="24"/>
          </w:rPr>
          <w:t>for</w:t>
        </w:r>
      </w:ins>
      <w:r w:rsidRPr="008372F6">
        <w:rPr>
          <w:rFonts w:ascii="Arial" w:hAnsi="Arial" w:cs="Arial"/>
          <w:w w:val="105"/>
          <w:sz w:val="24"/>
          <w:szCs w:val="24"/>
        </w:rPr>
        <w:t xml:space="preserve"> framing effects in public evaluations of reimbursement decisions.</w:t>
      </w:r>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ins w:id="324" w:author="Microsoft Office User" w:date="2026-09-11T10:05:00Z">
        <w:r w:rsidR="00347A86" w:rsidRPr="008372F6">
          <w:rPr>
            <w:rFonts w:ascii="Arial" w:hAnsi="Arial" w:cs="Arial"/>
            <w:w w:val="105"/>
            <w:sz w:val="24"/>
            <w:szCs w:val="24"/>
          </w:rPr>
          <w:t>would</w:t>
        </w:r>
      </w:ins>
      <w:del w:id="325"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ins w:id="326" w:author="Microsoft Office User" w:date="2026-09-11T10:05:00Z">
        <w:r w:rsidR="00347A86" w:rsidRPr="008372F6">
          <w:rPr>
            <w:rFonts w:ascii="Arial" w:hAnsi="Arial" w:cs="Arial"/>
            <w:w w:val="105"/>
            <w:sz w:val="24"/>
            <w:szCs w:val="24"/>
          </w:rPr>
          <w:t>would</w:t>
        </w:r>
      </w:ins>
      <w:del w:id="327"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ins w:id="328" w:author="Microsoft Office User" w:date="2026-09-11T10:20:00Z">
        <w:r w:rsidR="00094080" w:rsidRPr="008372F6">
          <w:rPr>
            <w:rFonts w:ascii="Arial" w:hAnsi="Arial" w:cs="Arial"/>
            <w:w w:val="105"/>
            <w:sz w:val="24"/>
            <w:szCs w:val="24"/>
          </w:rPr>
          <w:t>would</w:t>
        </w:r>
      </w:ins>
      <w:del w:id="329" w:author="Microsoft Office User" w:date="2026-09-11T10:20:00Z">
        <w:r w:rsidRPr="008372F6" w:rsidDel="00094080">
          <w:rPr>
            <w:rFonts w:ascii="Arial" w:hAnsi="Arial" w:cs="Arial"/>
            <w:w w:val="105"/>
            <w:sz w:val="24"/>
            <w:szCs w:val="24"/>
          </w:rPr>
          <w:delText>should</w:delText>
        </w:r>
      </w:del>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lastRenderedPageBreak/>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4B8E6B87" w14:textId="72D3E246" w:rsidR="005D491A" w:rsidRPr="008372F6" w:rsidDel="00DA3B00" w:rsidRDefault="00000000" w:rsidP="008372F6">
      <w:pPr>
        <w:pStyle w:val="BodyText"/>
        <w:spacing w:before="120" w:after="120" w:line="360" w:lineRule="auto"/>
        <w:jc w:val="both"/>
        <w:rPr>
          <w:del w:id="330" w:author="Katri Aaltonen" w:date="2026-08-23T11:43:00Z"/>
          <w:rFonts w:ascii="Arial" w:hAnsi="Arial" w:cs="Arial"/>
          <w:w w:val="105"/>
          <w:sz w:val="24"/>
          <w:szCs w:val="24"/>
        </w:rPr>
      </w:pPr>
      <w:del w:id="331" w:author="Katri Aaltonen" w:date="2026-08-23T11:43:00Z">
        <w:r w:rsidRPr="008372F6" w:rsidDel="00DA3B00">
          <w:rPr>
            <w:rFonts w:ascii="Arial" w:hAnsi="Arial" w:cs="Arial"/>
            <w:w w:val="110"/>
            <w:sz w:val="24"/>
            <w:szCs w:val="24"/>
          </w:rPr>
          <w:delText>This implication aligns with research on delegation and accountability, which suggests that delegation may facilitate blame avoidance only under specific institutional conditions and only insofar</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citizens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accept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attributional</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story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that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responsibility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shifted</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(Heinkelmann-Wild et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2023;</w:delText>
        </w:r>
        <w:r w:rsidRPr="008372F6" w:rsidDel="00DA3B00">
          <w:rPr>
            <w:rFonts w:ascii="Arial" w:hAnsi="Arial" w:cs="Arial"/>
            <w:w w:val="110"/>
            <w:sz w:val="24"/>
            <w:szCs w:val="24"/>
          </w:rPr>
          <w:fldChar w:fldCharType="end"/>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Heinkelmann-Wild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and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Zangl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"_bookmark56"</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2020).</w:delText>
        </w:r>
        <w:r w:rsidRPr="008372F6" w:rsidDel="00DA3B00">
          <w:rPr>
            <w:rFonts w:ascii="Arial" w:hAnsi="Arial" w:cs="Arial"/>
            <w:w w:val="110"/>
            <w:sz w:val="24"/>
            <w:szCs w:val="24"/>
          </w:rPr>
          <w:fldChar w:fldCharType="end"/>
        </w:r>
        <w:r w:rsidRPr="008372F6" w:rsidDel="00DA3B00">
          <w:rPr>
            <w:rFonts w:ascii="Arial" w:hAnsi="Arial" w:cs="Arial"/>
            <w:w w:val="110"/>
            <w:sz w:val="24"/>
            <w:szCs w:val="24"/>
          </w:rPr>
          <w:delText xml:space="preserve"> It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also</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aligns</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with</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work</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on</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contestability</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 xml:space="preserve">of expertise, where public acceptance of expert advice depends on more than technical merit and remains vulnerable to competing narratives (Head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"_bookmark54"</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2024).</w:delText>
        </w:r>
        <w:r w:rsidRPr="008372F6" w:rsidDel="00DA3B00">
          <w:rPr>
            <w:rFonts w:ascii="Arial" w:hAnsi="Arial" w:cs="Arial"/>
            <w:w w:val="110"/>
            <w:sz w:val="24"/>
            <w:szCs w:val="24"/>
          </w:rPr>
          <w:fldChar w:fldCharType="end"/>
        </w:r>
      </w:del>
    </w:p>
    <w:p w14:paraId="31BFFA67" w14:textId="67E65F09" w:rsidR="005D491A" w:rsidRPr="008372F6" w:rsidRDefault="00D94BA7" w:rsidP="008372F6">
      <w:pPr>
        <w:pStyle w:val="BodyText"/>
        <w:spacing w:before="120" w:after="120" w:line="360" w:lineRule="auto"/>
        <w:jc w:val="both"/>
        <w:rPr>
          <w:rFonts w:ascii="Arial" w:hAnsi="Arial" w:cs="Arial"/>
          <w:sz w:val="24"/>
          <w:szCs w:val="24"/>
        </w:rPr>
      </w:pPr>
      <w:ins w:id="332" w:author="Héctor Bahamonde" w:date="2026-09-18T15:36:00Z" w16du:dateUtc="2026-09-18T13:36:00Z">
        <w:r w:rsidRPr="00D94BA7">
          <w:rPr>
            <w:rFonts w:ascii="Arial" w:hAnsi="Arial" w:cs="Arial"/>
            <w:w w:val="110"/>
            <w:sz w:val="24"/>
            <w:szCs w:val="24"/>
          </w:rPr>
          <w:t>This framework situates framing within delegated governance and connects it to broader institutional theory on delegation and accountability</w:t>
        </w:r>
      </w:ins>
      <w:del w:id="333" w:author="Héctor Bahamonde" w:date="2026-09-18T15:36:00Z" w16du:dateUtc="2026-09-18T13:36:00Z">
        <w:r w:rsidRPr="008372F6" w:rsidDel="00D94BA7">
          <w:rPr>
            <w:rFonts w:ascii="Arial" w:hAnsi="Arial" w:cs="Arial"/>
            <w:w w:val="110"/>
            <w:sz w:val="24"/>
            <w:szCs w:val="24"/>
          </w:rPr>
          <w:delText>The theoretical framework developed above assumes that formal institutional insulation does not eliminate political contestation; it redirects it toward the arena of public interpretation</w:delText>
        </w:r>
      </w:del>
      <w:r w:rsidRPr="008372F6">
        <w:rPr>
          <w:rFonts w:ascii="Arial" w:hAnsi="Arial" w:cs="Arial"/>
          <w:w w:val="110"/>
          <w:sz w:val="24"/>
          <w:szCs w:val="24"/>
        </w:rPr>
        <w:t xml:space="preserve">. </w:t>
      </w:r>
      <w:del w:id="334" w:author="Héctor Bahamonde" w:date="2026-09-18T15:37:00Z" w16du:dateUtc="2026-09-18T13:37:00Z">
        <w:r w:rsidRPr="008372F6" w:rsidDel="000D4A67">
          <w:rPr>
            <w:rFonts w:ascii="Arial" w:hAnsi="Arial" w:cs="Arial"/>
            <w:w w:val="110"/>
            <w:sz w:val="24"/>
            <w:szCs w:val="24"/>
          </w:rPr>
          <w:delText>This claim</w:delText>
        </w:r>
        <w:r w:rsidRPr="008372F6" w:rsidDel="000D4A67">
          <w:rPr>
            <w:rFonts w:ascii="Arial" w:hAnsi="Arial" w:cs="Arial"/>
            <w:spacing w:val="-16"/>
            <w:w w:val="110"/>
            <w:sz w:val="24"/>
            <w:szCs w:val="24"/>
          </w:rPr>
          <w:delText xml:space="preserve"> </w:delText>
        </w:r>
        <w:r w:rsidRPr="008372F6" w:rsidDel="000D4A67">
          <w:rPr>
            <w:rFonts w:ascii="Arial" w:hAnsi="Arial" w:cs="Arial"/>
            <w:w w:val="110"/>
            <w:sz w:val="24"/>
            <w:szCs w:val="24"/>
          </w:rPr>
          <w:delText>benefits</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from</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engagement</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with</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broader</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institutional</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theory</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on</w:delText>
        </w:r>
        <w:r w:rsidRPr="008372F6" w:rsidDel="000D4A67">
          <w:rPr>
            <w:rFonts w:ascii="Arial" w:hAnsi="Arial" w:cs="Arial"/>
            <w:spacing w:val="-16"/>
            <w:w w:val="110"/>
            <w:sz w:val="24"/>
            <w:szCs w:val="24"/>
          </w:rPr>
          <w:delText xml:space="preserve"> </w:delText>
        </w:r>
        <w:r w:rsidRPr="008372F6" w:rsidDel="000D4A67">
          <w:rPr>
            <w:rFonts w:ascii="Arial" w:hAnsi="Arial" w:cs="Arial"/>
            <w:w w:val="110"/>
            <w:sz w:val="24"/>
            <w:szCs w:val="24"/>
          </w:rPr>
          <w:delText>delegation</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and</w:delText>
        </w:r>
        <w:r w:rsidRPr="008372F6" w:rsidDel="000D4A67">
          <w:rPr>
            <w:rFonts w:ascii="Arial" w:hAnsi="Arial" w:cs="Arial"/>
            <w:spacing w:val="-15"/>
            <w:w w:val="110"/>
            <w:sz w:val="24"/>
            <w:szCs w:val="24"/>
          </w:rPr>
          <w:delText xml:space="preserve"> </w:delText>
        </w:r>
        <w:r w:rsidRPr="008372F6" w:rsidDel="000D4A67">
          <w:rPr>
            <w:rFonts w:ascii="Arial" w:hAnsi="Arial" w:cs="Arial"/>
            <w:w w:val="110"/>
            <w:sz w:val="24"/>
            <w:szCs w:val="24"/>
          </w:rPr>
          <w:delText xml:space="preserve">accountability. </w:delText>
        </w:r>
      </w:del>
      <w:r w:rsidRPr="008372F6">
        <w:rPr>
          <w:rFonts w:ascii="Arial" w:hAnsi="Arial" w:cs="Arial"/>
          <w:w w:val="110"/>
          <w:sz w:val="24"/>
          <w:szCs w:val="24"/>
        </w:rPr>
        <w:t>Delegation</w:t>
      </w:r>
      <w:r w:rsidRPr="008372F6">
        <w:rPr>
          <w:rFonts w:ascii="Arial" w:hAnsi="Arial" w:cs="Arial"/>
          <w:spacing w:val="-3"/>
          <w:w w:val="110"/>
          <w:sz w:val="24"/>
          <w:szCs w:val="24"/>
        </w:rPr>
        <w:t xml:space="preserve"> </w:t>
      </w:r>
      <w:r w:rsidRPr="008372F6">
        <w:rPr>
          <w:rFonts w:ascii="Arial" w:hAnsi="Arial" w:cs="Arial"/>
          <w:w w:val="110"/>
          <w:sz w:val="24"/>
          <w:szCs w:val="24"/>
        </w:rPr>
        <w:t>to</w:t>
      </w:r>
      <w:r w:rsidRPr="008372F6">
        <w:rPr>
          <w:rFonts w:ascii="Arial" w:hAnsi="Arial" w:cs="Arial"/>
          <w:spacing w:val="-3"/>
          <w:w w:val="110"/>
          <w:sz w:val="24"/>
          <w:szCs w:val="24"/>
        </w:rPr>
        <w:t xml:space="preserve"> </w:t>
      </w:r>
      <w:r w:rsidRPr="008372F6">
        <w:rPr>
          <w:rFonts w:ascii="Arial" w:hAnsi="Arial" w:cs="Arial"/>
          <w:w w:val="110"/>
          <w:sz w:val="24"/>
          <w:szCs w:val="24"/>
        </w:rPr>
        <w:t>technically</w:t>
      </w:r>
      <w:r w:rsidRPr="008372F6">
        <w:rPr>
          <w:rFonts w:ascii="Arial" w:hAnsi="Arial" w:cs="Arial"/>
          <w:spacing w:val="-3"/>
          <w:w w:val="110"/>
          <w:sz w:val="24"/>
          <w:szCs w:val="24"/>
        </w:rPr>
        <w:t xml:space="preserve"> </w:t>
      </w:r>
      <w:r w:rsidRPr="008372F6">
        <w:rPr>
          <w:rFonts w:ascii="Arial" w:hAnsi="Arial" w:cs="Arial"/>
          <w:w w:val="110"/>
          <w:sz w:val="24"/>
          <w:szCs w:val="24"/>
        </w:rPr>
        <w:t>specialized</w:t>
      </w:r>
      <w:r w:rsidRPr="008372F6">
        <w:rPr>
          <w:rFonts w:ascii="Arial" w:hAnsi="Arial" w:cs="Arial"/>
          <w:spacing w:val="-3"/>
          <w:w w:val="110"/>
          <w:sz w:val="24"/>
          <w:szCs w:val="24"/>
        </w:rPr>
        <w:t xml:space="preserve"> </w:t>
      </w:r>
      <w:r w:rsidRPr="008372F6">
        <w:rPr>
          <w:rFonts w:ascii="Arial" w:hAnsi="Arial" w:cs="Arial"/>
          <w:w w:val="110"/>
          <w:sz w:val="24"/>
          <w:szCs w:val="24"/>
        </w:rPr>
        <w:t>agencies</w:t>
      </w:r>
      <w:r w:rsidRPr="008372F6">
        <w:rPr>
          <w:rFonts w:ascii="Arial" w:hAnsi="Arial" w:cs="Arial"/>
          <w:spacing w:val="-3"/>
          <w:w w:val="110"/>
          <w:sz w:val="24"/>
          <w:szCs w:val="24"/>
        </w:rPr>
        <w:t xml:space="preserve"> </w:t>
      </w:r>
      <w:r w:rsidRPr="008372F6">
        <w:rPr>
          <w:rFonts w:ascii="Arial" w:hAnsi="Arial" w:cs="Arial"/>
          <w:w w:val="110"/>
          <w:sz w:val="24"/>
          <w:szCs w:val="24"/>
        </w:rPr>
        <w:t>is</w:t>
      </w:r>
      <w:r w:rsidRPr="008372F6">
        <w:rPr>
          <w:rFonts w:ascii="Arial" w:hAnsi="Arial" w:cs="Arial"/>
          <w:spacing w:val="-3"/>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common</w:t>
      </w:r>
      <w:r w:rsidRPr="008372F6">
        <w:rPr>
          <w:rFonts w:ascii="Arial" w:hAnsi="Arial" w:cs="Arial"/>
          <w:spacing w:val="-3"/>
          <w:w w:val="110"/>
          <w:sz w:val="24"/>
          <w:szCs w:val="24"/>
        </w:rPr>
        <w:t xml:space="preserve"> </w:t>
      </w:r>
      <w:r w:rsidRPr="008372F6">
        <w:rPr>
          <w:rFonts w:ascii="Arial" w:hAnsi="Arial" w:cs="Arial"/>
          <w:w w:val="110"/>
          <w:sz w:val="24"/>
          <w:szCs w:val="24"/>
        </w:rPr>
        <w:t>governance</w:t>
      </w:r>
      <w:r w:rsidRPr="008372F6">
        <w:rPr>
          <w:rFonts w:ascii="Arial" w:hAnsi="Arial" w:cs="Arial"/>
          <w:spacing w:val="-3"/>
          <w:w w:val="110"/>
          <w:sz w:val="24"/>
          <w:szCs w:val="24"/>
        </w:rPr>
        <w:t xml:space="preserve"> </w:t>
      </w:r>
      <w:r w:rsidRPr="008372F6">
        <w:rPr>
          <w:rFonts w:ascii="Arial" w:hAnsi="Arial" w:cs="Arial"/>
          <w:w w:val="110"/>
          <w:sz w:val="24"/>
          <w:szCs w:val="24"/>
        </w:rPr>
        <w:t>strategy</w:t>
      </w:r>
      <w:r w:rsidRPr="008372F6">
        <w:rPr>
          <w:rFonts w:ascii="Arial" w:hAnsi="Arial" w:cs="Arial"/>
          <w:spacing w:val="-3"/>
          <w:w w:val="110"/>
          <w:sz w:val="24"/>
          <w:szCs w:val="24"/>
        </w:rPr>
        <w:t xml:space="preserve"> </w:t>
      </w:r>
      <w:r w:rsidRPr="008372F6">
        <w:rPr>
          <w:rFonts w:ascii="Arial" w:hAnsi="Arial" w:cs="Arial"/>
          <w:w w:val="110"/>
          <w:sz w:val="24"/>
          <w:szCs w:val="24"/>
        </w:rPr>
        <w:t>in</w:t>
      </w:r>
      <w:r w:rsidRPr="008372F6">
        <w:rPr>
          <w:rFonts w:ascii="Arial" w:hAnsi="Arial" w:cs="Arial"/>
          <w:spacing w:val="-3"/>
          <w:w w:val="110"/>
          <w:sz w:val="24"/>
          <w:szCs w:val="24"/>
        </w:rPr>
        <w:t xml:space="preserve"> </w:t>
      </w:r>
      <w:r w:rsidRPr="008372F6">
        <w:rPr>
          <w:rFonts w:ascii="Arial" w:hAnsi="Arial" w:cs="Arial"/>
          <w:w w:val="110"/>
          <w:sz w:val="24"/>
          <w:szCs w:val="24"/>
        </w:rPr>
        <w:t xml:space="preserve">contemporary democracies, reflecting functional demands for expertise as well as political incentives to shift </w:t>
      </w:r>
      <w:r w:rsidRPr="008372F6">
        <w:rPr>
          <w:rFonts w:ascii="Arial" w:hAnsi="Arial" w:cs="Arial"/>
          <w:sz w:val="24"/>
          <w:szCs w:val="24"/>
        </w:rPr>
        <w:t>responsibility for contentious decisions.</w:t>
      </w:r>
      <w:r w:rsidRPr="008372F6">
        <w:rPr>
          <w:rFonts w:ascii="Arial" w:hAnsi="Arial" w:cs="Arial"/>
          <w:spacing w:val="40"/>
          <w:sz w:val="24"/>
          <w:szCs w:val="24"/>
        </w:rPr>
        <w:t xml:space="preserve"> </w:t>
      </w:r>
      <w:r w:rsidRPr="008372F6">
        <w:rPr>
          <w:rFonts w:ascii="Arial" w:hAnsi="Arial" w:cs="Arial"/>
          <w:sz w:val="24"/>
          <w:szCs w:val="24"/>
        </w:rPr>
        <w:t>Yet political scientists have questioned whether institutional insulation genuinely depoliticizes decision-making or instead obscures underlying political struggle</w:t>
      </w:r>
      <w:r w:rsidRPr="008372F6">
        <w:rPr>
          <w:rFonts w:ascii="Arial" w:hAnsi="Arial" w:cs="Arial"/>
          <w:spacing w:val="40"/>
          <w:w w:val="110"/>
          <w:sz w:val="24"/>
          <w:szCs w:val="24"/>
        </w:rPr>
        <w:t xml:space="preserve"> </w:t>
      </w:r>
      <w:r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Pr="008372F6">
        <w:rPr>
          <w:rFonts w:ascii="Arial" w:hAnsi="Arial" w:cs="Arial"/>
          <w:spacing w:val="40"/>
          <w:w w:val="110"/>
          <w:sz w:val="24"/>
          <w:szCs w:val="24"/>
        </w:rPr>
        <w:t xml:space="preserve"> </w:t>
      </w:r>
      <w:r w:rsidRPr="008372F6">
        <w:rPr>
          <w:rFonts w:ascii="Arial" w:hAnsi="Arial" w:cs="Arial"/>
          <w:w w:val="110"/>
          <w:sz w:val="24"/>
          <w:szCs w:val="24"/>
        </w:rPr>
        <w:t>Comparative work suggests that formal independence can improve regulatory</w:t>
      </w:r>
      <w:r w:rsidRPr="008372F6">
        <w:rPr>
          <w:rFonts w:ascii="Arial" w:hAnsi="Arial" w:cs="Arial"/>
          <w:spacing w:val="-16"/>
          <w:w w:val="110"/>
          <w:sz w:val="24"/>
          <w:szCs w:val="24"/>
        </w:rPr>
        <w:t xml:space="preserve"> </w:t>
      </w:r>
      <w:r w:rsidRPr="008372F6">
        <w:rPr>
          <w:rFonts w:ascii="Arial" w:hAnsi="Arial" w:cs="Arial"/>
          <w:w w:val="110"/>
          <w:sz w:val="24"/>
          <w:szCs w:val="24"/>
        </w:rPr>
        <w:t>quality</w:t>
      </w:r>
      <w:r w:rsidRPr="008372F6">
        <w:rPr>
          <w:rFonts w:ascii="Arial" w:hAnsi="Arial" w:cs="Arial"/>
          <w:spacing w:val="-15"/>
          <w:w w:val="110"/>
          <w:sz w:val="24"/>
          <w:szCs w:val="24"/>
        </w:rPr>
        <w:t xml:space="preserve"> </w:t>
      </w:r>
      <w:r w:rsidRPr="008372F6">
        <w:rPr>
          <w:rFonts w:ascii="Arial" w:hAnsi="Arial" w:cs="Arial"/>
          <w:w w:val="110"/>
          <w:sz w:val="24"/>
          <w:szCs w:val="24"/>
        </w:rPr>
        <w:t>by</w:t>
      </w:r>
      <w:r w:rsidRPr="008372F6">
        <w:rPr>
          <w:rFonts w:ascii="Arial" w:hAnsi="Arial" w:cs="Arial"/>
          <w:spacing w:val="-15"/>
          <w:w w:val="110"/>
          <w:sz w:val="24"/>
          <w:szCs w:val="24"/>
        </w:rPr>
        <w:t xml:space="preserve"> </w:t>
      </w:r>
      <w:r w:rsidRPr="008372F6">
        <w:rPr>
          <w:rFonts w:ascii="Arial" w:hAnsi="Arial" w:cs="Arial"/>
          <w:w w:val="110"/>
          <w:sz w:val="24"/>
          <w:szCs w:val="24"/>
        </w:rPr>
        <w:t>enabling</w:t>
      </w:r>
      <w:r w:rsidRPr="008372F6">
        <w:rPr>
          <w:rFonts w:ascii="Arial" w:hAnsi="Arial" w:cs="Arial"/>
          <w:spacing w:val="-15"/>
          <w:w w:val="110"/>
          <w:sz w:val="24"/>
          <w:szCs w:val="24"/>
        </w:rPr>
        <w:t xml:space="preserve"> </w:t>
      </w:r>
      <w:r w:rsidRPr="008372F6">
        <w:rPr>
          <w:rFonts w:ascii="Arial" w:hAnsi="Arial" w:cs="Arial"/>
          <w:w w:val="110"/>
          <w:sz w:val="24"/>
          <w:szCs w:val="24"/>
        </w:rPr>
        <w:t>more</w:t>
      </w:r>
      <w:r w:rsidRPr="008372F6">
        <w:rPr>
          <w:rFonts w:ascii="Arial" w:hAnsi="Arial" w:cs="Arial"/>
          <w:spacing w:val="-15"/>
          <w:w w:val="110"/>
          <w:sz w:val="24"/>
          <w:szCs w:val="24"/>
        </w:rPr>
        <w:t xml:space="preserve"> </w:t>
      </w:r>
      <w:r w:rsidRPr="008372F6">
        <w:rPr>
          <w:rFonts w:ascii="Arial" w:hAnsi="Arial" w:cs="Arial"/>
          <w:w w:val="110"/>
          <w:sz w:val="24"/>
          <w:szCs w:val="24"/>
        </w:rPr>
        <w:t>technically</w:t>
      </w:r>
      <w:r w:rsidRPr="008372F6">
        <w:rPr>
          <w:rFonts w:ascii="Arial" w:hAnsi="Arial" w:cs="Arial"/>
          <w:spacing w:val="-15"/>
          <w:w w:val="110"/>
          <w:sz w:val="24"/>
          <w:szCs w:val="24"/>
        </w:rPr>
        <w:t xml:space="preserve"> </w:t>
      </w:r>
      <w:r w:rsidRPr="008372F6">
        <w:rPr>
          <w:rFonts w:ascii="Arial" w:hAnsi="Arial" w:cs="Arial"/>
          <w:w w:val="110"/>
          <w:sz w:val="24"/>
          <w:szCs w:val="24"/>
        </w:rPr>
        <w:t>sophisticated</w:t>
      </w:r>
      <w:r w:rsidRPr="008372F6">
        <w:rPr>
          <w:rFonts w:ascii="Arial" w:hAnsi="Arial" w:cs="Arial"/>
          <w:spacing w:val="-15"/>
          <w:w w:val="110"/>
          <w:sz w:val="24"/>
          <w:szCs w:val="24"/>
        </w:rPr>
        <w:t xml:space="preserve"> </w:t>
      </w:r>
      <w:r w:rsidRPr="008372F6">
        <w:rPr>
          <w:rFonts w:ascii="Arial" w:hAnsi="Arial" w:cs="Arial"/>
          <w:w w:val="110"/>
          <w:sz w:val="24"/>
          <w:szCs w:val="24"/>
        </w:rPr>
        <w:t>decisions</w:t>
      </w:r>
      <w:r w:rsidRPr="008372F6">
        <w:rPr>
          <w:rFonts w:ascii="Arial" w:hAnsi="Arial" w:cs="Arial"/>
          <w:spacing w:val="-15"/>
          <w:w w:val="110"/>
          <w:sz w:val="24"/>
          <w:szCs w:val="24"/>
        </w:rPr>
        <w:t xml:space="preserve"> </w:t>
      </w:r>
      <w:r w:rsidRPr="008372F6">
        <w:rPr>
          <w:rFonts w:ascii="Arial" w:hAnsi="Arial" w:cs="Arial"/>
          <w:w w:val="110"/>
          <w:sz w:val="24"/>
          <w:szCs w:val="24"/>
        </w:rPr>
        <w:t>(Koop</w:t>
      </w:r>
      <w:r w:rsidRPr="008372F6">
        <w:rPr>
          <w:rFonts w:ascii="Arial" w:hAnsi="Arial" w:cs="Arial"/>
          <w:spacing w:val="-16"/>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Hanretty</w:t>
      </w:r>
      <w:r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Pr="008372F6">
        <w:rPr>
          <w:rFonts w:ascii="Arial" w:hAnsi="Arial" w:cs="Arial"/>
          <w:w w:val="110"/>
          <w:sz w:val="24"/>
          <w:szCs w:val="24"/>
        </w:rPr>
        <w:t xml:space="preserve"> At</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same</w:t>
      </w:r>
      <w:r w:rsidRPr="008372F6">
        <w:rPr>
          <w:rFonts w:ascii="Arial" w:hAnsi="Arial" w:cs="Arial"/>
          <w:spacing w:val="-3"/>
          <w:w w:val="110"/>
          <w:sz w:val="24"/>
          <w:szCs w:val="24"/>
        </w:rPr>
        <w:t xml:space="preserve"> </w:t>
      </w:r>
      <w:r w:rsidRPr="008372F6">
        <w:rPr>
          <w:rFonts w:ascii="Arial" w:hAnsi="Arial" w:cs="Arial"/>
          <w:w w:val="110"/>
          <w:sz w:val="24"/>
          <w:szCs w:val="24"/>
        </w:rPr>
        <w:t>time,</w:t>
      </w:r>
      <w:r w:rsidRPr="008372F6">
        <w:rPr>
          <w:rFonts w:ascii="Arial" w:hAnsi="Arial" w:cs="Arial"/>
          <w:spacing w:val="-4"/>
          <w:w w:val="110"/>
          <w:sz w:val="24"/>
          <w:szCs w:val="24"/>
        </w:rPr>
        <w:t xml:space="preserve"> </w:t>
      </w:r>
      <w:r w:rsidRPr="008372F6">
        <w:rPr>
          <w:rFonts w:ascii="Arial" w:hAnsi="Arial" w:cs="Arial"/>
          <w:w w:val="110"/>
          <w:sz w:val="24"/>
          <w:szCs w:val="24"/>
        </w:rPr>
        <w:t>such</w:t>
      </w:r>
      <w:r w:rsidRPr="008372F6">
        <w:rPr>
          <w:rFonts w:ascii="Arial" w:hAnsi="Arial" w:cs="Arial"/>
          <w:spacing w:val="-4"/>
          <w:w w:val="110"/>
          <w:sz w:val="24"/>
          <w:szCs w:val="24"/>
        </w:rPr>
        <w:t xml:space="preserve"> </w:t>
      </w:r>
      <w:r w:rsidRPr="008372F6">
        <w:rPr>
          <w:rFonts w:ascii="Arial" w:hAnsi="Arial" w:cs="Arial"/>
          <w:w w:val="110"/>
          <w:sz w:val="24"/>
          <w:szCs w:val="24"/>
        </w:rPr>
        <w:t>capacity</w:t>
      </w:r>
      <w:r w:rsidRPr="008372F6">
        <w:rPr>
          <w:rFonts w:ascii="Arial" w:hAnsi="Arial" w:cs="Arial"/>
          <w:spacing w:val="-4"/>
          <w:w w:val="110"/>
          <w:sz w:val="24"/>
          <w:szCs w:val="24"/>
        </w:rPr>
        <w:t xml:space="preserve"> </w:t>
      </w:r>
      <w:r w:rsidRPr="008372F6">
        <w:rPr>
          <w:rFonts w:ascii="Arial" w:hAnsi="Arial" w:cs="Arial"/>
          <w:w w:val="110"/>
          <w:sz w:val="24"/>
          <w:szCs w:val="24"/>
        </w:rPr>
        <w:t>gains</w:t>
      </w:r>
      <w:r w:rsidRPr="008372F6">
        <w:rPr>
          <w:rFonts w:ascii="Arial" w:hAnsi="Arial" w:cs="Arial"/>
          <w:spacing w:val="-4"/>
          <w:w w:val="110"/>
          <w:sz w:val="24"/>
          <w:szCs w:val="24"/>
        </w:rPr>
        <w:t xml:space="preserve"> </w:t>
      </w:r>
      <w:r w:rsidRPr="008372F6">
        <w:rPr>
          <w:rFonts w:ascii="Arial" w:hAnsi="Arial" w:cs="Arial"/>
          <w:w w:val="110"/>
          <w:sz w:val="24"/>
          <w:szCs w:val="24"/>
        </w:rPr>
        <w:t>do</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remove</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3"/>
          <w:w w:val="110"/>
          <w:sz w:val="24"/>
          <w:szCs w:val="24"/>
        </w:rPr>
        <w:t xml:space="preserve"> </w:t>
      </w:r>
      <w:r w:rsidRPr="008372F6">
        <w:rPr>
          <w:rFonts w:ascii="Arial" w:hAnsi="Arial" w:cs="Arial"/>
          <w:w w:val="110"/>
          <w:sz w:val="24"/>
          <w:szCs w:val="24"/>
        </w:rPr>
        <w:t>distributive</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value-laden</w:t>
      </w:r>
      <w:r w:rsidRPr="008372F6">
        <w:rPr>
          <w:rFonts w:ascii="Arial" w:hAnsi="Arial" w:cs="Arial"/>
          <w:spacing w:val="-4"/>
          <w:w w:val="110"/>
          <w:sz w:val="24"/>
          <w:szCs w:val="24"/>
        </w:rPr>
        <w:t xml:space="preserve"> </w:t>
      </w:r>
      <w:r w:rsidRPr="008372F6">
        <w:rPr>
          <w:rFonts w:ascii="Arial" w:hAnsi="Arial" w:cs="Arial"/>
          <w:w w:val="110"/>
          <w:sz w:val="24"/>
          <w:szCs w:val="24"/>
        </w:rPr>
        <w:t>character</w:t>
      </w:r>
      <w:r w:rsidRPr="008372F6">
        <w:rPr>
          <w:rFonts w:ascii="Arial" w:hAnsi="Arial" w:cs="Arial"/>
          <w:spacing w:val="-4"/>
          <w:w w:val="110"/>
          <w:sz w:val="24"/>
          <w:szCs w:val="24"/>
        </w:rPr>
        <w:t xml:space="preserve"> </w:t>
      </w:r>
      <w:r w:rsidRPr="008372F6">
        <w:rPr>
          <w:rFonts w:ascii="Arial" w:hAnsi="Arial" w:cs="Arial"/>
          <w:w w:val="110"/>
          <w:sz w:val="24"/>
          <w:szCs w:val="24"/>
        </w:rPr>
        <w:t>of decisions</w:t>
      </w:r>
      <w:r w:rsidRPr="008372F6">
        <w:rPr>
          <w:rFonts w:ascii="Arial" w:hAnsi="Arial" w:cs="Arial"/>
          <w:spacing w:val="-10"/>
          <w:w w:val="110"/>
          <w:sz w:val="24"/>
          <w:szCs w:val="24"/>
        </w:rPr>
        <w:t xml:space="preserve"> </w:t>
      </w:r>
      <w:r w:rsidRPr="008372F6">
        <w:rPr>
          <w:rFonts w:ascii="Arial" w:hAnsi="Arial" w:cs="Arial"/>
          <w:w w:val="110"/>
          <w:sz w:val="24"/>
          <w:szCs w:val="24"/>
        </w:rPr>
        <w:t>with</w:t>
      </w:r>
      <w:r w:rsidRPr="008372F6">
        <w:rPr>
          <w:rFonts w:ascii="Arial" w:hAnsi="Arial" w:cs="Arial"/>
          <w:spacing w:val="-10"/>
          <w:w w:val="110"/>
          <w:sz w:val="24"/>
          <w:szCs w:val="24"/>
        </w:rPr>
        <w:t xml:space="preserve"> </w:t>
      </w:r>
      <w:r w:rsidRPr="008372F6">
        <w:rPr>
          <w:rFonts w:ascii="Arial" w:hAnsi="Arial" w:cs="Arial"/>
          <w:w w:val="110"/>
          <w:sz w:val="24"/>
          <w:szCs w:val="24"/>
        </w:rPr>
        <w:t>major</w:t>
      </w:r>
      <w:r w:rsidRPr="008372F6">
        <w:rPr>
          <w:rFonts w:ascii="Arial" w:hAnsi="Arial" w:cs="Arial"/>
          <w:spacing w:val="-10"/>
          <w:w w:val="110"/>
          <w:sz w:val="24"/>
          <w:szCs w:val="24"/>
        </w:rPr>
        <w:t xml:space="preserve"> </w:t>
      </w:r>
      <w:r w:rsidRPr="008372F6">
        <w:rPr>
          <w:rFonts w:ascii="Arial" w:hAnsi="Arial" w:cs="Arial"/>
          <w:w w:val="110"/>
          <w:sz w:val="24"/>
          <w:szCs w:val="24"/>
        </w:rPr>
        <w:t>consequences</w:t>
      </w:r>
      <w:r w:rsidRPr="008372F6">
        <w:rPr>
          <w:rFonts w:ascii="Arial" w:hAnsi="Arial" w:cs="Arial"/>
          <w:spacing w:val="-10"/>
          <w:w w:val="110"/>
          <w:sz w:val="24"/>
          <w:szCs w:val="24"/>
        </w:rPr>
        <w:t xml:space="preserve"> </w:t>
      </w:r>
      <w:r w:rsidRPr="008372F6">
        <w:rPr>
          <w:rFonts w:ascii="Arial" w:hAnsi="Arial" w:cs="Arial"/>
          <w:w w:val="110"/>
          <w:sz w:val="24"/>
          <w:szCs w:val="24"/>
        </w:rPr>
        <w:t>for</w:t>
      </w:r>
      <w:r w:rsidRPr="008372F6">
        <w:rPr>
          <w:rFonts w:ascii="Arial" w:hAnsi="Arial" w:cs="Arial"/>
          <w:spacing w:val="-10"/>
          <w:w w:val="110"/>
          <w:sz w:val="24"/>
          <w:szCs w:val="24"/>
        </w:rPr>
        <w:t xml:space="preserve"> </w:t>
      </w:r>
      <w:r w:rsidRPr="008372F6">
        <w:rPr>
          <w:rFonts w:ascii="Arial" w:hAnsi="Arial" w:cs="Arial"/>
          <w:w w:val="110"/>
          <w:sz w:val="24"/>
          <w:szCs w:val="24"/>
        </w:rPr>
        <w:t>affected</w:t>
      </w:r>
      <w:r w:rsidRPr="008372F6">
        <w:rPr>
          <w:rFonts w:ascii="Arial" w:hAnsi="Arial" w:cs="Arial"/>
          <w:spacing w:val="-10"/>
          <w:w w:val="110"/>
          <w:sz w:val="24"/>
          <w:szCs w:val="24"/>
        </w:rPr>
        <w:t xml:space="preserve"> </w:t>
      </w:r>
      <w:r w:rsidRPr="008372F6">
        <w:rPr>
          <w:rFonts w:ascii="Arial" w:hAnsi="Arial" w:cs="Arial"/>
          <w:w w:val="110"/>
          <w:sz w:val="24"/>
          <w:szCs w:val="24"/>
        </w:rPr>
        <w:t>publics</w:t>
      </w:r>
      <w:r w:rsidRPr="008372F6">
        <w:rPr>
          <w:rFonts w:ascii="Arial" w:hAnsi="Arial" w:cs="Arial"/>
          <w:spacing w:val="-10"/>
          <w:w w:val="110"/>
          <w:sz w:val="24"/>
          <w:szCs w:val="24"/>
        </w:rPr>
        <w:t xml:space="preserve"> </w:t>
      </w:r>
      <w:r w:rsidRPr="008372F6">
        <w:rPr>
          <w:rFonts w:ascii="Arial" w:hAnsi="Arial" w:cs="Arial"/>
          <w:w w:val="110"/>
          <w:sz w:val="24"/>
          <w:szCs w:val="24"/>
        </w:rPr>
        <w:t>(Langvatn</w:t>
      </w:r>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Holst</w:t>
      </w:r>
      <w:r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 xml:space="preserve">insulation </w:t>
      </w:r>
      <w:r w:rsidRPr="008372F6">
        <w:rPr>
          <w:rFonts w:ascii="Arial" w:hAnsi="Arial" w:cs="Arial"/>
          <w:sz w:val="24"/>
          <w:szCs w:val="24"/>
        </w:rPr>
        <w:t xml:space="preserve">can generate accountability deficits by weakening electoral responsiveness and limiting conventional </w:t>
      </w:r>
      <w:r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ins w:id="335" w:author="Héctor Bahamonde" w:date="2026-08-10T19:38:00Z">
        <w:r w:rsidR="00380282" w:rsidRPr="008372F6">
          <w:rPr>
            <w:rFonts w:ascii="Arial" w:hAnsi="Arial" w:cs="Arial"/>
            <w:sz w:val="24"/>
            <w:szCs w:val="24"/>
          </w:rPr>
          <w:t xml:space="preserve"> </w:t>
        </w:r>
      </w:ins>
      <w:ins w:id="336" w:author="Héctor Bahamonde" w:date="2026-09-18T15:38:00Z" w16du:dateUtc="2026-09-18T13:38:00Z">
        <w:r w:rsidR="003A0D05" w:rsidRPr="003A0D05">
          <w:rPr>
            <w:rFonts w:ascii="Arial" w:hAnsi="Arial" w:cs="Arial"/>
            <w:sz w:val="24"/>
            <w:szCs w:val="24"/>
          </w:rPr>
          <w:t>These propositions motivate the directional hypotheses, while the experiment identifies treatment effects on funding choices rather than effects of delegation or the intervening psychological process.</w:t>
        </w:r>
      </w:ins>
    </w:p>
    <w:p w14:paraId="7624DFCE"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337" w:name="Method"/>
      <w:bookmarkStart w:id="338" w:name="_bookmark2"/>
      <w:bookmarkEnd w:id="337"/>
      <w:bookmarkEnd w:id="338"/>
      <w:r w:rsidRPr="008372F6">
        <w:rPr>
          <w:rFonts w:ascii="Arial" w:hAnsi="Arial" w:cs="Arial"/>
          <w:spacing w:val="-2"/>
          <w:sz w:val="24"/>
          <w:szCs w:val="24"/>
        </w:rPr>
        <w:t>Method</w:t>
      </w:r>
    </w:p>
    <w:p w14:paraId="7FAAD0A7" w14:textId="2AC44DFB"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 xml:space="preserve">national, cross-sectional </w:t>
      </w:r>
      <w:del w:id="339" w:author="Héctor Bahamonde" w:date="2026-09-19T11:53:00Z" w16du:dateUtc="2026-09-19T09:53:00Z">
        <w:r w:rsidRPr="008372F6" w:rsidDel="00BF5283">
          <w:rPr>
            <w:rFonts w:ascii="Arial" w:hAnsi="Arial" w:cs="Arial"/>
            <w:w w:val="105"/>
            <w:sz w:val="24"/>
            <w:szCs w:val="24"/>
          </w:rPr>
          <w:delText xml:space="preserve">population </w:delText>
        </w:r>
      </w:del>
      <w:r w:rsidRPr="008372F6">
        <w:rPr>
          <w:rFonts w:ascii="Arial" w:hAnsi="Arial" w:cs="Arial"/>
          <w:w w:val="105"/>
          <w:sz w:val="24"/>
          <w:szCs w:val="24"/>
        </w:rPr>
        <w:t>survey administered biennially by the Finnish Medicines Agency to examine experiences, opinions, and values related to health, medicines, and well-being. The 2021 wave included an ad hoc experimental module designed specifically to assess how citizens evaluate expert-justified funding decisions on high-cost cancer medicines when identical cases are presented under</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frames.</w:t>
      </w:r>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57138962"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 xml:space="preserve">system is comprehensive and predominantly publicly funded, resembling other advanced welfare states in which questions of healthcare rationing and legitimacy are politically salient (Keskimäki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lastRenderedPageBreak/>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r w:rsidRPr="008372F6">
        <w:rPr>
          <w:rFonts w:ascii="Arial" w:hAnsi="Arial" w:cs="Arial"/>
          <w:w w:val="105"/>
          <w:sz w:val="24"/>
          <w:szCs w:val="24"/>
        </w:rPr>
        <w:t>cost-effectiveness thresholds, 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However, despite the normative emphasis on transparency as a core dimension of legitimate limit-setting, justifications for pharmaceutical reimbursement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238A520A" w14:textId="2EC3133A"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(Taloustutkimus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To reach the target sample size, 10,105 invitations were distributed to panel members.</w:t>
      </w:r>
      <w:r w:rsidRPr="008372F6">
        <w:rPr>
          <w:rFonts w:ascii="Arial" w:hAnsi="Arial" w:cs="Arial"/>
          <w:spacing w:val="40"/>
          <w:w w:val="105"/>
          <w:sz w:val="24"/>
          <w:szCs w:val="24"/>
        </w:rPr>
        <w:t xml:space="preserve"> </w:t>
      </w:r>
      <w:ins w:id="340" w:author="Héctor Bahamonde" w:date="2026-08-10T19:06:00Z">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ins>
      <w:del w:id="341" w:author="Héctor Bahamonde" w:date="2026-08-10T19:06:00Z">
        <w:r w:rsidRPr="008372F6" w:rsidDel="00175756">
          <w:rPr>
            <w:rFonts w:ascii="Arial" w:hAnsi="Arial" w:cs="Arial"/>
            <w:w w:val="105"/>
            <w:sz w:val="24"/>
            <w:szCs w:val="24"/>
          </w:rPr>
          <w:delText>The sample was stratified to ensure balance across gender, age, education level, and geographic region, with eligibility restricted to</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Finnish-speaking</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citizens</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aged</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18—79</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years</w:delText>
        </w:r>
      </w:del>
      <w:r w:rsidRPr="008372F6">
        <w:rPr>
          <w:rFonts w:ascii="Arial" w:hAnsi="Arial" w:cs="Arial"/>
          <w:w w:val="105"/>
          <w:sz w:val="24"/>
          <w:szCs w:val="24"/>
        </w:rPr>
        <w:t>.</w:t>
      </w:r>
      <w:ins w:id="342" w:author="Héctor Bahamonde" w:date="2026-08-10T19:10:00Z">
        <w:r w:rsidR="00175756" w:rsidRPr="008372F6">
          <w:rPr>
            <w:rStyle w:val="FootnoteReference"/>
            <w:rFonts w:ascii="Arial" w:hAnsi="Arial" w:cs="Arial"/>
            <w:w w:val="105"/>
            <w:sz w:val="24"/>
            <w:szCs w:val="24"/>
          </w:rPr>
          <w:footnoteReference w:id="1"/>
        </w:r>
      </w:ins>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del w:id="350" w:author="Héctor Bahamonde" w:date="2026-08-10T19:09:00Z">
        <w:r w:rsidRPr="008372F6" w:rsidDel="00175756">
          <w:rPr>
            <w:rFonts w:ascii="Arial" w:hAnsi="Arial" w:cs="Arial"/>
            <w:spacing w:val="40"/>
            <w:w w:val="105"/>
            <w:sz w:val="24"/>
            <w:szCs w:val="24"/>
          </w:rPr>
          <w:delText xml:space="preserve"> </w:delText>
        </w:r>
      </w:del>
      <w:del w:id="351" w:author="Héctor Bahamonde" w:date="2026-08-10T19:06:00Z">
        <w:r w:rsidRPr="008372F6" w:rsidDel="00175756">
          <w:rPr>
            <w:rFonts w:ascii="Arial" w:hAnsi="Arial" w:cs="Arial"/>
            <w:w w:val="105"/>
            <w:sz w:val="24"/>
            <w:szCs w:val="24"/>
          </w:rPr>
          <w:delText>While online panels are not probability</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samples,</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stratification</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and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quota-based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recruitment</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ensure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close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correspondence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with the Finnish adult population on key sociodemographic dimensions, making the data suitable for inference about mass public opinion in a welfare-state context.</w:delText>
        </w:r>
      </w:del>
    </w:p>
    <w:p w14:paraId="2E5358C5" w14:textId="4FA3965D" w:rsidR="00C80BDD" w:rsidRPr="008372F6" w:rsidRDefault="00000000" w:rsidP="008372F6">
      <w:pPr>
        <w:pStyle w:val="BodyText"/>
        <w:spacing w:before="120" w:after="120" w:line="360" w:lineRule="auto"/>
        <w:jc w:val="both"/>
        <w:rPr>
          <w:ins w:id="352" w:author="Microsoft Office User" w:date="2026-09-13T20:11:00Z"/>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sidRPr="008372F6">
        <w:rPr>
          <w:rFonts w:ascii="Arial" w:hAnsi="Arial" w:cs="Arial"/>
          <w:w w:val="105"/>
          <w:sz w:val="24"/>
          <w:szCs w:val="24"/>
        </w:rPr>
        <w:t>and two treatment conditions that varied only in how the decision context was framed.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ins w:id="353" w:author="Microsoft Office User" w:date="2026-09-13T20:11:00Z">
        <w:r w:rsidR="00C80BDD" w:rsidRPr="008372F6">
          <w:rPr>
            <w:rFonts w:ascii="Arial" w:hAnsi="Arial" w:cs="Arial"/>
            <w:w w:val="105"/>
            <w:sz w:val="24"/>
            <w:szCs w:val="24"/>
          </w:rPr>
          <w:t xml:space="preserve"> Thus, this </w:t>
        </w:r>
      </w:ins>
      <w:ins w:id="354" w:author="Microsoft Office User" w:date="2026-09-13T20:12:00Z">
        <w:r w:rsidR="00C80BDD" w:rsidRPr="008372F6">
          <w:rPr>
            <w:rFonts w:ascii="Arial" w:hAnsi="Arial" w:cs="Arial"/>
            <w:w w:val="105"/>
            <w:sz w:val="24"/>
            <w:szCs w:val="24"/>
          </w:rPr>
          <w:t>article follows the idea that framing refers to the way information is presented or structured. Empirically this o</w:t>
        </w:r>
      </w:ins>
      <w:ins w:id="355" w:author="Microsoft Office User" w:date="2026-09-13T20:13:00Z">
        <w:r w:rsidR="00C80BDD" w:rsidRPr="008372F6">
          <w:rPr>
            <w:rFonts w:ascii="Arial" w:hAnsi="Arial" w:cs="Arial"/>
            <w:w w:val="105"/>
            <w:sz w:val="24"/>
            <w:szCs w:val="24"/>
          </w:rPr>
          <w:t>ccurs by giving different information or emphasizing certain aspects over others to shape perceptions, attitudes and decisions</w:t>
        </w:r>
      </w:ins>
      <w:ins w:id="356" w:author="Microsoft Office User" w:date="2026-09-13T20:14:00Z">
        <w:r w:rsidR="00C80BDD" w:rsidRPr="008372F6">
          <w:rPr>
            <w:rFonts w:ascii="Arial" w:hAnsi="Arial" w:cs="Arial"/>
            <w:w w:val="105"/>
            <w:sz w:val="24"/>
            <w:szCs w:val="24"/>
          </w:rPr>
          <w:t xml:space="preserve"> (</w:t>
        </w:r>
      </w:ins>
      <w:ins w:id="357" w:author="Microsoft Office User" w:date="2026-09-13T21:26:00Z">
        <w:r w:rsidR="00523435" w:rsidRPr="008372F6">
          <w:rPr>
            <w:rFonts w:ascii="Arial" w:hAnsi="Arial" w:cs="Arial"/>
            <w:w w:val="105"/>
            <w:sz w:val="24"/>
            <w:szCs w:val="24"/>
          </w:rPr>
          <w:t xml:space="preserve">Chong and Druckman 2007; </w:t>
        </w:r>
      </w:ins>
      <w:ins w:id="358" w:author="Microsoft Office User" w:date="2026-09-13T20:14:00Z">
        <w:r w:rsidR="00C80BDD" w:rsidRPr="008372F6">
          <w:rPr>
            <w:rFonts w:ascii="Arial" w:hAnsi="Arial" w:cs="Arial"/>
            <w:w w:val="105"/>
            <w:sz w:val="24"/>
            <w:szCs w:val="24"/>
          </w:rPr>
          <w:t>Kangas et al. 2014</w:t>
        </w:r>
      </w:ins>
      <w:ins w:id="359" w:author="Microsoft Office User" w:date="2026-09-13T20:19:00Z">
        <w:r w:rsidR="00FD6722" w:rsidRPr="008372F6">
          <w:rPr>
            <w:rFonts w:ascii="Arial" w:hAnsi="Arial" w:cs="Arial"/>
            <w:w w:val="105"/>
            <w:sz w:val="24"/>
            <w:szCs w:val="24"/>
          </w:rPr>
          <w:t>).</w:t>
        </w:r>
      </w:ins>
    </w:p>
    <w:p w14:paraId="15B379FC" w14:textId="7A5EA9C8" w:rsidR="00630346" w:rsidRPr="00012F0C" w:rsidRDefault="00DC5724" w:rsidP="00012F0C">
      <w:pPr>
        <w:pStyle w:val="BodyText"/>
        <w:spacing w:before="120" w:after="120" w:line="360" w:lineRule="auto"/>
        <w:jc w:val="both"/>
        <w:rPr>
          <w:rFonts w:ascii="Arial" w:hAnsi="Arial" w:cs="Arial"/>
          <w:w w:val="105"/>
          <w:sz w:val="24"/>
          <w:szCs w:val="24"/>
          <w:rPrChange w:id="360" w:author="Héctor Bahamonde" w:date="2026-09-18T13:15:00Z" w16du:dateUtc="2026-09-18T11:15:00Z">
            <w:rPr>
              <w:w w:val="105"/>
            </w:rPr>
          </w:rPrChange>
        </w:rPr>
      </w:pPr>
      <w:commentRangeStart w:id="361"/>
      <w:ins w:id="362" w:author="Katri Aaltonen" w:date="2026-08-23T10:32:00Z">
        <w:r w:rsidRPr="008372F6">
          <w:rPr>
            <w:rFonts w:ascii="Arial" w:hAnsi="Arial" w:cs="Arial"/>
            <w:sz w:val="24"/>
            <w:szCs w:val="24"/>
            <w:rPrChange w:id="363" w:author="Microsoft Office User" w:date="2026-09-11T14:39:00Z">
              <w:rPr>
                <w:highlight w:val="yellow"/>
              </w:rPr>
            </w:rPrChange>
          </w:rPr>
          <w:lastRenderedPageBreak/>
          <w:t xml:space="preserve">To </w:t>
        </w:r>
      </w:ins>
      <w:commentRangeEnd w:id="361"/>
      <w:ins w:id="364" w:author="Katri Aaltonen" w:date="2026-08-23T10:37:00Z">
        <w:r w:rsidRPr="008372F6">
          <w:rPr>
            <w:rStyle w:val="CommentReference"/>
            <w:rFonts w:ascii="Arial" w:hAnsi="Arial" w:cs="Arial"/>
            <w:sz w:val="24"/>
            <w:szCs w:val="24"/>
            <w:rPrChange w:id="365" w:author="Microsoft Office User" w:date="2026-09-11T14:39:00Z">
              <w:rPr>
                <w:rStyle w:val="CommentReference"/>
                <w:sz w:val="22"/>
                <w:szCs w:val="22"/>
                <w:highlight w:val="yellow"/>
              </w:rPr>
            </w:rPrChange>
          </w:rPr>
          <w:commentReference w:id="361"/>
        </w:r>
      </w:ins>
      <w:ins w:id="366" w:author="Katri Aaltonen" w:date="2026-08-23T10:32:00Z">
        <w:r w:rsidRPr="008372F6">
          <w:rPr>
            <w:rFonts w:ascii="Arial" w:hAnsi="Arial" w:cs="Arial"/>
            <w:sz w:val="24"/>
            <w:szCs w:val="24"/>
            <w:rPrChange w:id="367" w:author="Microsoft Office User" w:date="2026-09-11T14:39:00Z">
              <w:rPr>
                <w:highlight w:val="yellow"/>
              </w:rPr>
            </w:rPrChange>
          </w:rPr>
          <w:t>minimi</w:t>
        </w:r>
      </w:ins>
      <w:ins w:id="368" w:author="Microsoft Office User" w:date="2026-09-11T10:28:00Z">
        <w:r w:rsidR="00D6172F" w:rsidRPr="008372F6">
          <w:rPr>
            <w:rFonts w:ascii="Arial" w:hAnsi="Arial" w:cs="Arial"/>
            <w:sz w:val="24"/>
            <w:szCs w:val="24"/>
            <w:rPrChange w:id="369" w:author="Microsoft Office User" w:date="2026-09-11T14:39:00Z">
              <w:rPr>
                <w:highlight w:val="yellow"/>
              </w:rPr>
            </w:rPrChange>
          </w:rPr>
          <w:t>z</w:t>
        </w:r>
      </w:ins>
      <w:ins w:id="370" w:author="Katri Aaltonen" w:date="2026-08-23T10:32:00Z">
        <w:del w:id="371" w:author="Microsoft Office User" w:date="2026-09-11T10:28:00Z">
          <w:r w:rsidRPr="008372F6" w:rsidDel="00D6172F">
            <w:rPr>
              <w:rFonts w:ascii="Arial" w:hAnsi="Arial" w:cs="Arial"/>
              <w:sz w:val="24"/>
              <w:szCs w:val="24"/>
              <w:rPrChange w:id="372" w:author="Microsoft Office User" w:date="2026-09-11T14:39:00Z">
                <w:rPr>
                  <w:highlight w:val="yellow"/>
                </w:rPr>
              </w:rPrChange>
            </w:rPr>
            <w:delText>s</w:delText>
          </w:r>
        </w:del>
        <w:r w:rsidRPr="008372F6">
          <w:rPr>
            <w:rFonts w:ascii="Arial" w:hAnsi="Arial" w:cs="Arial"/>
            <w:sz w:val="24"/>
            <w:szCs w:val="24"/>
            <w:rPrChange w:id="373" w:author="Microsoft Office User" w:date="2026-09-11T14:39:00Z">
              <w:rPr>
                <w:highlight w:val="yellow"/>
              </w:rPr>
            </w:rPrChange>
          </w:rPr>
          <w:t>e the influence of pre-existing preferences, we avoided direct references to specific treatments, cancer types, and patient subgroups (e.g., age groups).</w:t>
        </w:r>
      </w:ins>
      <w:ins w:id="374" w:author="Katri Aaltonen" w:date="2026-08-23T10:34:00Z">
        <w:r w:rsidRPr="008372F6">
          <w:rPr>
            <w:rFonts w:ascii="Arial" w:hAnsi="Arial" w:cs="Arial"/>
            <w:sz w:val="24"/>
            <w:szCs w:val="24"/>
          </w:rPr>
          <w:t xml:space="preserve"> </w:t>
        </w:r>
      </w:ins>
      <w:r w:rsidRPr="008372F6">
        <w:rPr>
          <w:rFonts w:ascii="Arial" w:hAnsi="Arial" w:cs="Arial"/>
          <w:w w:val="105"/>
          <w:sz w:val="24"/>
          <w:szCs w:val="24"/>
        </w:rPr>
        <w:t>The vignette was drafted based on a published</w:t>
      </w:r>
      <w:r w:rsidRPr="008372F6">
        <w:rPr>
          <w:rFonts w:ascii="Arial" w:hAnsi="Arial" w:cs="Arial"/>
          <w:spacing w:val="-1"/>
          <w:w w:val="105"/>
          <w:sz w:val="24"/>
          <w:szCs w:val="24"/>
        </w:rPr>
        <w:t xml:space="preserve"> </w:t>
      </w:r>
      <w:r w:rsidRPr="008372F6">
        <w:rPr>
          <w:rFonts w:ascii="Arial" w:hAnsi="Arial" w:cs="Arial"/>
          <w:w w:val="105"/>
          <w:sz w:val="24"/>
          <w:szCs w:val="24"/>
        </w:rPr>
        <w:t>assessment</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Council</w:t>
      </w:r>
      <w:r w:rsidRPr="008372F6">
        <w:rPr>
          <w:rFonts w:ascii="Arial" w:hAnsi="Arial" w:cs="Arial"/>
          <w:spacing w:val="-1"/>
          <w:w w:val="105"/>
          <w:sz w:val="24"/>
          <w:szCs w:val="24"/>
        </w:rPr>
        <w:t xml:space="preserve"> </w:t>
      </w:r>
      <w:r w:rsidRPr="008372F6">
        <w:rPr>
          <w:rFonts w:ascii="Arial" w:hAnsi="Arial" w:cs="Arial"/>
          <w:w w:val="105"/>
          <w:sz w:val="24"/>
          <w:szCs w:val="24"/>
        </w:rPr>
        <w:t>for</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Finland</w:t>
      </w:r>
      <w:r w:rsidRPr="008372F6">
        <w:rPr>
          <w:rFonts w:ascii="Arial" w:hAnsi="Arial" w:cs="Arial"/>
          <w:spacing w:val="-1"/>
          <w:w w:val="105"/>
          <w:sz w:val="24"/>
          <w:szCs w:val="24"/>
        </w:rPr>
        <w:t xml:space="preserve"> </w:t>
      </w:r>
      <w:r w:rsidRPr="008372F6">
        <w:rPr>
          <w:rFonts w:ascii="Arial" w:hAnsi="Arial" w:cs="Arial"/>
          <w:w w:val="105"/>
          <w:sz w:val="24"/>
          <w:szCs w:val="24"/>
        </w:rPr>
        <w:t>(COHERE</w:t>
      </w:r>
      <w:r w:rsidRPr="008372F6">
        <w:rPr>
          <w:rFonts w:ascii="Arial" w:hAnsi="Arial" w:cs="Arial"/>
          <w:spacing w:val="-1"/>
          <w:w w:val="105"/>
          <w:sz w:val="24"/>
          <w:szCs w:val="24"/>
        </w:rPr>
        <w:t xml:space="preserve"> </w:t>
      </w:r>
      <w:r w:rsidRPr="008372F6">
        <w:rPr>
          <w:rFonts w:ascii="Arial" w:hAnsi="Arial" w:cs="Arial"/>
          <w:w w:val="105"/>
          <w:sz w:val="24"/>
          <w:szCs w:val="24"/>
        </w:rPr>
        <w:t xml:space="preserve">Finland), </w:t>
      </w:r>
      <w:ins w:id="375" w:author="Katri Aaltonen" w:date="2026-08-23T10:33:00Z">
        <w:r w:rsidRPr="008372F6">
          <w:rPr>
            <w:rFonts w:ascii="Arial" w:hAnsi="Arial" w:cs="Arial"/>
            <w:w w:val="105"/>
            <w:sz w:val="24"/>
            <w:szCs w:val="24"/>
            <w:rPrChange w:id="376" w:author="Microsoft Office User" w:date="2026-09-11T14:39:00Z">
              <w:rPr>
                <w:w w:val="105"/>
                <w:highlight w:val="yellow"/>
              </w:rPr>
            </w:rPrChange>
          </w:rPr>
          <w:t xml:space="preserve">drawing on publicly available official documents and </w:t>
        </w:r>
      </w:ins>
      <w:del w:id="377" w:author="Katri Aaltonen" w:date="2026-08-23T10:33:00Z">
        <w:r w:rsidRPr="008372F6" w:rsidDel="00DC5724">
          <w:rPr>
            <w:rFonts w:ascii="Arial" w:hAnsi="Arial" w:cs="Arial"/>
            <w:w w:val="105"/>
            <w:sz w:val="24"/>
            <w:szCs w:val="24"/>
            <w:rPrChange w:id="378" w:author="Microsoft Office User" w:date="2026-09-11T14:39:00Z">
              <w:rPr>
                <w:w w:val="105"/>
                <w:highlight w:val="yellow"/>
              </w:rPr>
            </w:rPrChange>
          </w:rPr>
          <w:delText xml:space="preserve">with similar </w:delText>
        </w:r>
      </w:del>
      <w:r w:rsidRPr="008372F6">
        <w:rPr>
          <w:rFonts w:ascii="Arial" w:hAnsi="Arial" w:cs="Arial"/>
          <w:w w:val="105"/>
          <w:sz w:val="24"/>
          <w:szCs w:val="24"/>
          <w:rPrChange w:id="379" w:author="Microsoft Office User" w:date="2026-09-11T14:39:00Z">
            <w:rPr>
              <w:w w:val="105"/>
              <w:highlight w:val="yellow"/>
            </w:rPr>
          </w:rPrChange>
        </w:rPr>
        <w:t xml:space="preserve">decision options </w:t>
      </w:r>
      <w:ins w:id="380" w:author="Katri Aaltonen" w:date="2026-08-23T10:33:00Z">
        <w:r w:rsidRPr="008372F6">
          <w:rPr>
            <w:rFonts w:ascii="Arial" w:hAnsi="Arial" w:cs="Arial"/>
            <w:w w:val="105"/>
            <w:sz w:val="24"/>
            <w:szCs w:val="24"/>
            <w:rPrChange w:id="381" w:author="Microsoft Office User" w:date="2026-09-11T14:39:00Z">
              <w:rPr>
                <w:w w:val="105"/>
                <w:highlight w:val="yellow"/>
              </w:rPr>
            </w:rPrChange>
          </w:rPr>
          <w:t xml:space="preserve">similar to those used in COHERE </w:t>
        </w:r>
      </w:ins>
      <w:del w:id="382" w:author="Katri Aaltonen" w:date="2026-08-23T10:33:00Z">
        <w:r w:rsidRPr="008372F6" w:rsidDel="00DC5724">
          <w:rPr>
            <w:rFonts w:ascii="Arial" w:hAnsi="Arial" w:cs="Arial"/>
            <w:w w:val="105"/>
            <w:sz w:val="24"/>
            <w:szCs w:val="24"/>
            <w:rPrChange w:id="383" w:author="Microsoft Office User" w:date="2026-09-11T14:39:00Z">
              <w:rPr>
                <w:w w:val="105"/>
                <w:highlight w:val="yellow"/>
              </w:rPr>
            </w:rPrChange>
          </w:rPr>
          <w:delText>that are used by their</w:delText>
        </w:r>
      </w:del>
      <w:r w:rsidRPr="008372F6">
        <w:rPr>
          <w:rFonts w:ascii="Arial" w:hAnsi="Arial" w:cs="Arial"/>
          <w:w w:val="105"/>
          <w:sz w:val="24"/>
          <w:szCs w:val="24"/>
          <w:rPrChange w:id="384" w:author="Microsoft Office User" w:date="2026-09-11T14:39:00Z">
            <w:rPr>
              <w:w w:val="105"/>
              <w:highlight w:val="yellow"/>
            </w:rPr>
          </w:rPrChange>
        </w:rPr>
        <w:t xml:space="preserve"> recommendations. </w:t>
      </w:r>
      <w:ins w:id="385" w:author="Katri Aaltonen" w:date="2026-08-23T10:34:00Z">
        <w:r w:rsidRPr="008372F6">
          <w:rPr>
            <w:rFonts w:ascii="Arial" w:hAnsi="Arial" w:cs="Arial"/>
            <w:w w:val="105"/>
            <w:sz w:val="24"/>
            <w:szCs w:val="24"/>
            <w:rPrChange w:id="386" w:author="Microsoft Office User" w:date="2026-09-11T14:39:00Z">
              <w:rPr>
                <w:w w:val="105"/>
                <w:highlight w:val="yellow"/>
              </w:rPr>
            </w:rPrChange>
          </w:rPr>
          <w:t>We acknowledge that perceptions of clinical benefit may depend on how information is presented (</w:t>
        </w:r>
      </w:ins>
      <w:ins w:id="387" w:author="Héctor Bahamonde" w:date="2026-09-18T13:15:00Z" w16du:dateUtc="2026-09-18T11:15:00Z">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ins>
      <w:commentRangeStart w:id="388"/>
      <w:ins w:id="389" w:author="Katri Aaltonen" w:date="2026-08-23T10:34:00Z">
        <w:del w:id="390" w:author="Héctor Bahamonde" w:date="2026-09-18T13:15:00Z" w16du:dateUtc="2026-09-18T11:15:00Z">
          <w:r w:rsidRPr="008372F6" w:rsidDel="00012F0C">
            <w:rPr>
              <w:rFonts w:ascii="Arial" w:hAnsi="Arial" w:cs="Arial"/>
              <w:w w:val="105"/>
              <w:sz w:val="24"/>
              <w:szCs w:val="24"/>
              <w:rPrChange w:id="391" w:author="Microsoft Office User" w:date="2026-09-11T14:39:00Z">
                <w:rPr>
                  <w:w w:val="105"/>
                  <w:highlight w:val="yellow"/>
                </w:rPr>
              </w:rPrChange>
            </w:rPr>
            <w:delText>REF</w:delText>
          </w:r>
          <w:commentRangeEnd w:id="388"/>
          <w:r w:rsidRPr="008372F6" w:rsidDel="00012F0C">
            <w:rPr>
              <w:rStyle w:val="CommentReference"/>
              <w:rFonts w:ascii="Arial" w:hAnsi="Arial" w:cs="Arial"/>
              <w:w w:val="105"/>
              <w:sz w:val="24"/>
              <w:szCs w:val="24"/>
              <w:rPrChange w:id="392" w:author="Microsoft Office User" w:date="2026-09-11T14:39:00Z">
                <w:rPr>
                  <w:rStyle w:val="CommentReference"/>
                  <w:w w:val="105"/>
                  <w:sz w:val="22"/>
                  <w:szCs w:val="22"/>
                  <w:highlight w:val="yellow"/>
                </w:rPr>
              </w:rPrChange>
            </w:rPr>
            <w:commentReference w:id="388"/>
          </w:r>
        </w:del>
        <w:r w:rsidRPr="008372F6">
          <w:rPr>
            <w:rFonts w:ascii="Arial" w:hAnsi="Arial" w:cs="Arial"/>
            <w:w w:val="105"/>
            <w:sz w:val="24"/>
            <w:szCs w:val="24"/>
            <w:rPrChange w:id="393" w:author="Microsoft Office User" w:date="2026-09-11T14:39:00Z">
              <w:rPr>
                <w:w w:val="105"/>
                <w:highlight w:val="yellow"/>
              </w:rPr>
            </w:rPrChange>
          </w:rPr>
          <w:t>). However, any such effect is likely to have been similar across study arms, as all respondents received the same vignette. This also reflects the real-world challenges of communicating complex clinical evidence to lay audiences.</w:t>
        </w:r>
      </w:ins>
      <w:ins w:id="394" w:author="Héctor Bahamonde" w:date="2026-08-24T12:07:00Z">
        <w:r w:rsidR="009307B0" w:rsidRPr="008372F6">
          <w:rPr>
            <w:rFonts w:ascii="Arial" w:hAnsi="Arial" w:cs="Arial"/>
            <w:w w:val="105"/>
            <w:sz w:val="24"/>
            <w:szCs w:val="24"/>
            <w:rPrChange w:id="395" w:author="Microsoft Office User" w:date="2026-09-11T14:39:00Z">
              <w:rPr>
                <w:w w:val="105"/>
                <w:highlight w:val="yellow"/>
              </w:rPr>
            </w:rPrChange>
          </w:rPr>
          <w:t xml:space="preserve"> </w:t>
        </w:r>
      </w:ins>
      <w:commentRangeStart w:id="396"/>
      <w:del w:id="397" w:author="Katri Aaltonen" w:date="2026-08-23T10:16:00Z">
        <w:r w:rsidRPr="008372F6" w:rsidDel="00B23519">
          <w:rPr>
            <w:rFonts w:ascii="Arial" w:hAnsi="Arial" w:cs="Arial"/>
            <w:w w:val="105"/>
            <w:sz w:val="24"/>
            <w:szCs w:val="24"/>
            <w:rPrChange w:id="398" w:author="Microsoft Office User" w:date="2026-09-11T14:39:00Z">
              <w:rPr>
                <w:w w:val="105"/>
                <w:highlight w:val="yellow"/>
              </w:rPr>
            </w:rPrChange>
          </w:rPr>
          <w:delText>COHERE, working in conjunction with</w:delText>
        </w:r>
        <w:r w:rsidRPr="008372F6" w:rsidDel="00B23519">
          <w:rPr>
            <w:rFonts w:ascii="Arial" w:hAnsi="Arial" w:cs="Arial"/>
            <w:spacing w:val="-14"/>
            <w:w w:val="105"/>
            <w:sz w:val="24"/>
            <w:szCs w:val="24"/>
            <w:rPrChange w:id="399"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00" w:author="Microsoft Office User" w:date="2026-09-11T14:39:00Z">
              <w:rPr>
                <w:w w:val="105"/>
                <w:highlight w:val="yellow"/>
              </w:rPr>
            </w:rPrChange>
          </w:rPr>
          <w:delText>the</w:delText>
        </w:r>
        <w:r w:rsidRPr="008372F6" w:rsidDel="00B23519">
          <w:rPr>
            <w:rFonts w:ascii="Arial" w:hAnsi="Arial" w:cs="Arial"/>
            <w:spacing w:val="-14"/>
            <w:w w:val="105"/>
            <w:sz w:val="24"/>
            <w:szCs w:val="24"/>
            <w:rPrChange w:id="40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02" w:author="Microsoft Office User" w:date="2026-09-11T14:39:00Z">
              <w:rPr>
                <w:w w:val="105"/>
                <w:highlight w:val="yellow"/>
              </w:rPr>
            </w:rPrChange>
          </w:rPr>
          <w:delText>Ministry</w:delText>
        </w:r>
        <w:r w:rsidRPr="008372F6" w:rsidDel="00B23519">
          <w:rPr>
            <w:rFonts w:ascii="Arial" w:hAnsi="Arial" w:cs="Arial"/>
            <w:spacing w:val="-14"/>
            <w:w w:val="105"/>
            <w:sz w:val="24"/>
            <w:szCs w:val="24"/>
            <w:rPrChange w:id="403"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04" w:author="Microsoft Office User" w:date="2026-09-11T14:39:00Z">
              <w:rPr>
                <w:w w:val="105"/>
                <w:highlight w:val="yellow"/>
              </w:rPr>
            </w:rPrChange>
          </w:rPr>
          <w:delText>of</w:delText>
        </w:r>
        <w:r w:rsidRPr="008372F6" w:rsidDel="00B23519">
          <w:rPr>
            <w:rFonts w:ascii="Arial" w:hAnsi="Arial" w:cs="Arial"/>
            <w:spacing w:val="-14"/>
            <w:w w:val="105"/>
            <w:sz w:val="24"/>
            <w:szCs w:val="24"/>
            <w:rPrChange w:id="40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06" w:author="Microsoft Office User" w:date="2026-09-11T14:39:00Z">
              <w:rPr>
                <w:w w:val="105"/>
                <w:highlight w:val="yellow"/>
              </w:rPr>
            </w:rPrChange>
          </w:rPr>
          <w:delText>Social</w:delText>
        </w:r>
        <w:r w:rsidRPr="008372F6" w:rsidDel="00B23519">
          <w:rPr>
            <w:rFonts w:ascii="Arial" w:hAnsi="Arial" w:cs="Arial"/>
            <w:spacing w:val="-14"/>
            <w:w w:val="105"/>
            <w:sz w:val="24"/>
            <w:szCs w:val="24"/>
            <w:rPrChange w:id="407"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08" w:author="Microsoft Office User" w:date="2026-09-11T14:39:00Z">
              <w:rPr>
                <w:w w:val="105"/>
                <w:highlight w:val="yellow"/>
              </w:rPr>
            </w:rPrChange>
          </w:rPr>
          <w:delText>Affairs</w:delText>
        </w:r>
        <w:r w:rsidRPr="008372F6" w:rsidDel="00B23519">
          <w:rPr>
            <w:rFonts w:ascii="Arial" w:hAnsi="Arial" w:cs="Arial"/>
            <w:spacing w:val="-14"/>
            <w:w w:val="105"/>
            <w:sz w:val="24"/>
            <w:szCs w:val="24"/>
            <w:rPrChange w:id="409"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10" w:author="Microsoft Office User" w:date="2026-09-11T14:39:00Z">
              <w:rPr>
                <w:w w:val="105"/>
                <w:highlight w:val="yellow"/>
              </w:rPr>
            </w:rPrChange>
          </w:rPr>
          <w:delText>and</w:delText>
        </w:r>
        <w:r w:rsidRPr="008372F6" w:rsidDel="00B23519">
          <w:rPr>
            <w:rFonts w:ascii="Arial" w:hAnsi="Arial" w:cs="Arial"/>
            <w:spacing w:val="-14"/>
            <w:w w:val="105"/>
            <w:sz w:val="24"/>
            <w:szCs w:val="24"/>
            <w:rPrChange w:id="41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12" w:author="Microsoft Office User" w:date="2026-09-11T14:39:00Z">
              <w:rPr>
                <w:w w:val="105"/>
                <w:highlight w:val="yellow"/>
              </w:rPr>
            </w:rPrChange>
          </w:rPr>
          <w:delText>Health,</w:delText>
        </w:r>
        <w:r w:rsidRPr="008372F6" w:rsidDel="00B23519">
          <w:rPr>
            <w:rFonts w:ascii="Arial" w:hAnsi="Arial" w:cs="Arial"/>
            <w:spacing w:val="-11"/>
            <w:w w:val="105"/>
            <w:sz w:val="24"/>
            <w:szCs w:val="24"/>
            <w:rPrChange w:id="413" w:author="Microsoft Office User" w:date="2026-09-11T14:39:00Z">
              <w:rPr>
                <w:spacing w:val="-11"/>
                <w:w w:val="105"/>
                <w:highlight w:val="yellow"/>
              </w:rPr>
            </w:rPrChange>
          </w:rPr>
          <w:delText xml:space="preserve"> </w:delText>
        </w:r>
        <w:r w:rsidRPr="008372F6" w:rsidDel="00B23519">
          <w:rPr>
            <w:rFonts w:ascii="Arial" w:hAnsi="Arial" w:cs="Arial"/>
            <w:w w:val="105"/>
            <w:sz w:val="24"/>
            <w:szCs w:val="24"/>
            <w:rPrChange w:id="414" w:author="Microsoft Office User" w:date="2026-09-11T14:39:00Z">
              <w:rPr>
                <w:w w:val="105"/>
                <w:highlight w:val="yellow"/>
              </w:rPr>
            </w:rPrChange>
          </w:rPr>
          <w:delText>only</w:delText>
        </w:r>
        <w:r w:rsidRPr="008372F6" w:rsidDel="00B23519">
          <w:rPr>
            <w:rFonts w:ascii="Arial" w:hAnsi="Arial" w:cs="Arial"/>
            <w:spacing w:val="-14"/>
            <w:w w:val="105"/>
            <w:sz w:val="24"/>
            <w:szCs w:val="24"/>
            <w:rPrChange w:id="41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16" w:author="Microsoft Office User" w:date="2026-09-11T14:39:00Z">
              <w:rPr>
                <w:w w:val="105"/>
                <w:highlight w:val="yellow"/>
              </w:rPr>
            </w:rPrChange>
          </w:rPr>
          <w:delText>issues</w:delText>
        </w:r>
        <w:r w:rsidRPr="008372F6" w:rsidDel="00B23519">
          <w:rPr>
            <w:rFonts w:ascii="Arial" w:hAnsi="Arial" w:cs="Arial"/>
            <w:spacing w:val="-14"/>
            <w:w w:val="105"/>
            <w:sz w:val="24"/>
            <w:szCs w:val="24"/>
            <w:rPrChange w:id="417"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18" w:author="Microsoft Office User" w:date="2026-09-11T14:39:00Z">
              <w:rPr>
                <w:w w:val="105"/>
                <w:highlight w:val="yellow"/>
              </w:rPr>
            </w:rPrChange>
          </w:rPr>
          <w:delText>recommendations</w:delText>
        </w:r>
        <w:r w:rsidRPr="008372F6" w:rsidDel="00B23519">
          <w:rPr>
            <w:rFonts w:ascii="Arial" w:hAnsi="Arial" w:cs="Arial"/>
            <w:spacing w:val="-14"/>
            <w:w w:val="105"/>
            <w:sz w:val="24"/>
            <w:szCs w:val="24"/>
            <w:rPrChange w:id="419"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20" w:author="Microsoft Office User" w:date="2026-09-11T14:39:00Z">
              <w:rPr>
                <w:w w:val="105"/>
                <w:highlight w:val="yellow"/>
              </w:rPr>
            </w:rPrChange>
          </w:rPr>
          <w:delText>on</w:delText>
        </w:r>
        <w:r w:rsidRPr="008372F6" w:rsidDel="00B23519">
          <w:rPr>
            <w:rFonts w:ascii="Arial" w:hAnsi="Arial" w:cs="Arial"/>
            <w:spacing w:val="-14"/>
            <w:w w:val="105"/>
            <w:sz w:val="24"/>
            <w:szCs w:val="24"/>
            <w:rPrChange w:id="421"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22" w:author="Microsoft Office User" w:date="2026-09-11T14:39:00Z">
              <w:rPr>
                <w:w w:val="105"/>
                <w:highlight w:val="yellow"/>
              </w:rPr>
            </w:rPrChange>
          </w:rPr>
          <w:delText>including</w:delText>
        </w:r>
        <w:r w:rsidRPr="008372F6" w:rsidDel="00B23519">
          <w:rPr>
            <w:rFonts w:ascii="Arial" w:hAnsi="Arial" w:cs="Arial"/>
            <w:spacing w:val="-14"/>
            <w:w w:val="105"/>
            <w:sz w:val="24"/>
            <w:szCs w:val="24"/>
            <w:rPrChange w:id="423"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24" w:author="Microsoft Office User" w:date="2026-09-11T14:39:00Z">
              <w:rPr>
                <w:w w:val="105"/>
                <w:highlight w:val="yellow"/>
              </w:rPr>
            </w:rPrChange>
          </w:rPr>
          <w:delText>or</w:delText>
        </w:r>
        <w:r w:rsidRPr="008372F6" w:rsidDel="00B23519">
          <w:rPr>
            <w:rFonts w:ascii="Arial" w:hAnsi="Arial" w:cs="Arial"/>
            <w:spacing w:val="-14"/>
            <w:w w:val="105"/>
            <w:sz w:val="24"/>
            <w:szCs w:val="24"/>
            <w:rPrChange w:id="425" w:author="Microsoft Office User" w:date="2026-09-11T14:39:00Z">
              <w:rPr>
                <w:spacing w:val="-14"/>
                <w:w w:val="105"/>
                <w:highlight w:val="yellow"/>
              </w:rPr>
            </w:rPrChange>
          </w:rPr>
          <w:delText xml:space="preserve"> </w:delText>
        </w:r>
        <w:r w:rsidRPr="008372F6" w:rsidDel="00B23519">
          <w:rPr>
            <w:rFonts w:ascii="Arial" w:hAnsi="Arial" w:cs="Arial"/>
            <w:w w:val="105"/>
            <w:sz w:val="24"/>
            <w:szCs w:val="24"/>
            <w:rPrChange w:id="426" w:author="Microsoft Office User" w:date="2026-09-11T14:39:00Z">
              <w:rPr>
                <w:w w:val="105"/>
                <w:highlight w:val="yellow"/>
              </w:rPr>
            </w:rPrChange>
          </w:rPr>
          <w:delText>excluding health technologies in the range of public health services.</w:delText>
        </w:r>
        <w:r w:rsidRPr="008372F6" w:rsidDel="00B23519">
          <w:rPr>
            <w:rFonts w:ascii="Arial" w:hAnsi="Arial" w:cs="Arial"/>
            <w:spacing w:val="27"/>
            <w:w w:val="105"/>
            <w:sz w:val="24"/>
            <w:szCs w:val="24"/>
            <w:rPrChange w:id="427" w:author="Microsoft Office User" w:date="2026-09-11T14:39:00Z">
              <w:rPr>
                <w:spacing w:val="27"/>
                <w:w w:val="105"/>
                <w:highlight w:val="yellow"/>
              </w:rPr>
            </w:rPrChange>
          </w:rPr>
          <w:delText xml:space="preserve"> </w:delText>
        </w:r>
        <w:r w:rsidRPr="008372F6" w:rsidDel="00B23519">
          <w:rPr>
            <w:rFonts w:ascii="Arial" w:hAnsi="Arial" w:cs="Arial"/>
            <w:w w:val="105"/>
            <w:sz w:val="24"/>
            <w:szCs w:val="24"/>
            <w:rPrChange w:id="428" w:author="Microsoft Office User" w:date="2026-09-11T14:39:00Z">
              <w:rPr>
                <w:w w:val="105"/>
                <w:highlight w:val="yellow"/>
              </w:rPr>
            </w:rPrChange>
          </w:rPr>
          <w:delText>Decisions on reimbursement for outpatient medicines are conducted by the Pharmaceutical Pricing Board, also working in conjunction with the Ministry of Social Affairs and Health, and for inpatient medicines, the ultimate decision lies with hospitals</w:delText>
        </w:r>
      </w:del>
      <w:commentRangeEnd w:id="396"/>
      <w:r w:rsidRPr="008372F6">
        <w:rPr>
          <w:rStyle w:val="CommentReference"/>
          <w:rFonts w:ascii="Arial" w:hAnsi="Arial" w:cs="Arial"/>
          <w:w w:val="105"/>
          <w:sz w:val="24"/>
          <w:szCs w:val="24"/>
        </w:rPr>
        <w:commentReference w:id="396"/>
      </w:r>
      <w:del w:id="429" w:author="Katri Aaltonen" w:date="2026-08-23T10:16:00Z">
        <w:r w:rsidRPr="008372F6" w:rsidDel="00B23519">
          <w:rPr>
            <w:rFonts w:ascii="Arial" w:hAnsi="Arial" w:cs="Arial"/>
            <w:w w:val="105"/>
            <w:sz w:val="24"/>
            <w:szCs w:val="24"/>
          </w:rPr>
          <w:delText>.</w:delText>
        </w:r>
        <w:r w:rsidRPr="008372F6" w:rsidDel="00B23519">
          <w:rPr>
            <w:rFonts w:ascii="Arial" w:hAnsi="Arial" w:cs="Arial"/>
            <w:spacing w:val="40"/>
            <w:w w:val="105"/>
            <w:sz w:val="24"/>
            <w:szCs w:val="24"/>
          </w:rPr>
          <w:delText xml:space="preserve"> </w:delText>
        </w:r>
      </w:del>
      <w:ins w:id="430" w:author="Héctor Bahamonde" w:date="2026-08-05T17:13:00Z">
        <w:r w:rsidR="006F041B" w:rsidRPr="008372F6">
          <w:rPr>
            <w:rFonts w:ascii="Arial" w:hAnsi="Arial" w:cs="Arial"/>
            <w:w w:val="105"/>
            <w:sz w:val="24"/>
            <w:szCs w:val="24"/>
          </w:rPr>
          <w:t>Following Haaland, Roth, and Wohlfart (2023), we use a “pure control,” a design suited to assessing the effect of adding particular information relative to providing no additional information. Accordingly, respondents in the control condition received the common clinical vignette but no supplementary framing or justification.</w:t>
        </w:r>
      </w:ins>
      <w:del w:id="431" w:author="Héctor Bahamonde" w:date="2026-08-05T17:13:00Z">
        <w:r w:rsidRPr="008372F6" w:rsidDel="006F041B">
          <w:rPr>
            <w:rFonts w:ascii="Arial" w:hAnsi="Arial" w:cs="Arial"/>
            <w:w w:val="105"/>
            <w:sz w:val="24"/>
            <w:szCs w:val="24"/>
          </w:rPr>
          <w:delText>The framing manipulation consisted solely of additional information presented between</w:delText>
        </w:r>
        <w:r w:rsidRPr="008372F6" w:rsidDel="006F041B">
          <w:rPr>
            <w:rFonts w:ascii="Arial" w:hAnsi="Arial" w:cs="Arial"/>
            <w:spacing w:val="40"/>
            <w:w w:val="105"/>
            <w:sz w:val="24"/>
            <w:szCs w:val="24"/>
          </w:rPr>
          <w:delText xml:space="preserve"> </w:delText>
        </w:r>
        <w:r w:rsidRPr="008372F6" w:rsidDel="006F041B">
          <w:rPr>
            <w:rFonts w:ascii="Arial" w:hAnsi="Arial" w:cs="Arial"/>
            <w:w w:val="105"/>
            <w:sz w:val="24"/>
            <w:szCs w:val="24"/>
          </w:rPr>
          <w:delText>the vignette and the decision task,</w:delText>
        </w:r>
        <w:r w:rsidRPr="008372F6" w:rsidDel="006F041B">
          <w:rPr>
            <w:rFonts w:ascii="Arial" w:hAnsi="Arial" w:cs="Arial"/>
            <w:spacing w:val="40"/>
            <w:w w:val="105"/>
            <w:sz w:val="24"/>
            <w:szCs w:val="24"/>
          </w:rPr>
          <w:delText xml:space="preserve"> </w:delText>
        </w:r>
        <w:r w:rsidRPr="008372F6" w:rsidDel="006F041B">
          <w:rPr>
            <w:rFonts w:ascii="Arial" w:hAnsi="Arial" w:cs="Arial"/>
            <w:w w:val="105"/>
            <w:sz w:val="24"/>
            <w:szCs w:val="24"/>
          </w:rPr>
          <w:delText>allowing differences in responses to be attributed to framing</w:delText>
        </w:r>
        <w:r w:rsidRPr="008372F6" w:rsidDel="006F041B">
          <w:rPr>
            <w:rFonts w:ascii="Arial" w:hAnsi="Arial" w:cs="Arial"/>
            <w:spacing w:val="80"/>
            <w:w w:val="105"/>
            <w:sz w:val="24"/>
            <w:szCs w:val="24"/>
          </w:rPr>
          <w:delText xml:space="preserve"> </w:delText>
        </w:r>
        <w:r w:rsidRPr="008372F6" w:rsidDel="006F041B">
          <w:rPr>
            <w:rFonts w:ascii="Arial" w:hAnsi="Arial" w:cs="Arial"/>
            <w:w w:val="105"/>
            <w:sz w:val="24"/>
            <w:szCs w:val="24"/>
          </w:rPr>
          <w:delText>rather than to substantive informational differences.</w:delText>
        </w:r>
      </w:del>
    </w:p>
    <w:p w14:paraId="269631AA" w14:textId="28DF465A" w:rsidR="005D491A" w:rsidRPr="006A5364" w:rsidDel="00A83E16" w:rsidRDefault="00000000" w:rsidP="00E47708">
      <w:pPr>
        <w:pStyle w:val="BodyText"/>
        <w:spacing w:before="120" w:after="120" w:line="360" w:lineRule="auto"/>
        <w:jc w:val="center"/>
        <w:rPr>
          <w:del w:id="432" w:author="Microsoft Office User" w:date="2026-09-11T12:23:00Z"/>
          <w:rFonts w:ascii="Arial" w:hAnsi="Arial" w:cs="Arial"/>
          <w:b/>
          <w:bCs/>
          <w:sz w:val="24"/>
          <w:szCs w:val="24"/>
        </w:rPr>
      </w:pPr>
      <w:r w:rsidRPr="006A5364">
        <w:rPr>
          <w:rFonts w:ascii="Arial" w:hAnsi="Arial" w:cs="Arial"/>
          <w:b/>
          <w:bCs/>
          <w:w w:val="105"/>
          <w:sz w:val="24"/>
          <w:szCs w:val="24"/>
        </w:rPr>
        <w:t>Table</w:t>
      </w:r>
      <w:r w:rsidRPr="006A5364">
        <w:rPr>
          <w:rFonts w:ascii="Arial" w:hAnsi="Arial" w:cs="Arial"/>
          <w:b/>
          <w:bCs/>
          <w:spacing w:val="14"/>
          <w:w w:val="105"/>
          <w:sz w:val="24"/>
          <w:szCs w:val="24"/>
        </w:rPr>
        <w:t xml:space="preserve"> </w:t>
      </w:r>
      <w:r w:rsidRPr="006A5364">
        <w:rPr>
          <w:rFonts w:ascii="Arial" w:hAnsi="Arial" w:cs="Arial"/>
          <w:b/>
          <w:bCs/>
          <w:w w:val="105"/>
          <w:sz w:val="24"/>
          <w:szCs w:val="24"/>
        </w:rPr>
        <w:t>1</w:t>
      </w:r>
      <w:ins w:id="433" w:author="Microsoft Office User" w:date="2026-09-11T11:07:00Z">
        <w:r w:rsidR="00D878C7" w:rsidRPr="006A5364">
          <w:rPr>
            <w:rFonts w:ascii="Arial" w:hAnsi="Arial" w:cs="Arial"/>
            <w:b/>
            <w:bCs/>
            <w:w w:val="105"/>
            <w:sz w:val="24"/>
            <w:szCs w:val="24"/>
          </w:rPr>
          <w:t>.</w:t>
        </w:r>
      </w:ins>
      <w:del w:id="434" w:author="Microsoft Office User" w:date="2026-09-11T11:07:00Z">
        <w:r w:rsidRPr="006A5364" w:rsidDel="00D878C7">
          <w:rPr>
            <w:rFonts w:ascii="Arial" w:hAnsi="Arial" w:cs="Arial"/>
            <w:b/>
            <w:bCs/>
            <w:w w:val="105"/>
            <w:sz w:val="24"/>
            <w:szCs w:val="24"/>
          </w:rPr>
          <w:delText>:</w:delText>
        </w:r>
      </w:del>
      <w:r w:rsidRPr="006A5364">
        <w:rPr>
          <w:rFonts w:ascii="Arial" w:hAnsi="Arial" w:cs="Arial"/>
          <w:b/>
          <w:bCs/>
          <w:spacing w:val="39"/>
          <w:w w:val="105"/>
          <w:sz w:val="24"/>
          <w:szCs w:val="24"/>
        </w:rPr>
        <w:t xml:space="preserve"> </w:t>
      </w:r>
      <w:r w:rsidRPr="006A5364">
        <w:rPr>
          <w:rFonts w:ascii="Arial" w:hAnsi="Arial" w:cs="Arial"/>
          <w:b/>
          <w:bCs/>
          <w:w w:val="105"/>
          <w:sz w:val="24"/>
          <w:szCs w:val="24"/>
        </w:rPr>
        <w:t>Decision-making</w:t>
      </w:r>
      <w:r w:rsidRPr="006A5364">
        <w:rPr>
          <w:rFonts w:ascii="Arial" w:hAnsi="Arial" w:cs="Arial"/>
          <w:b/>
          <w:bCs/>
          <w:spacing w:val="15"/>
          <w:w w:val="105"/>
          <w:sz w:val="24"/>
          <w:szCs w:val="24"/>
        </w:rPr>
        <w:t xml:space="preserve"> </w:t>
      </w:r>
      <w:r w:rsidRPr="006A5364">
        <w:rPr>
          <w:rFonts w:ascii="Arial" w:hAnsi="Arial" w:cs="Arial"/>
          <w:b/>
          <w:bCs/>
          <w:w w:val="105"/>
          <w:sz w:val="24"/>
          <w:szCs w:val="24"/>
        </w:rPr>
        <w:t>task</w:t>
      </w:r>
      <w:r w:rsidRPr="006A5364">
        <w:rPr>
          <w:rFonts w:ascii="Arial" w:hAnsi="Arial" w:cs="Arial"/>
          <w:b/>
          <w:bCs/>
          <w:spacing w:val="14"/>
          <w:w w:val="105"/>
          <w:sz w:val="24"/>
          <w:szCs w:val="24"/>
        </w:rPr>
        <w:t xml:space="preserve"> </w:t>
      </w:r>
      <w:r w:rsidRPr="006A5364">
        <w:rPr>
          <w:rFonts w:ascii="Arial" w:hAnsi="Arial" w:cs="Arial"/>
          <w:b/>
          <w:bCs/>
          <w:w w:val="105"/>
          <w:sz w:val="24"/>
          <w:szCs w:val="24"/>
        </w:rPr>
        <w:t>administered</w:t>
      </w:r>
      <w:r w:rsidRPr="006A5364">
        <w:rPr>
          <w:rFonts w:ascii="Arial" w:hAnsi="Arial" w:cs="Arial"/>
          <w:b/>
          <w:bCs/>
          <w:spacing w:val="15"/>
          <w:w w:val="105"/>
          <w:sz w:val="24"/>
          <w:szCs w:val="24"/>
        </w:rPr>
        <w:t xml:space="preserve"> </w:t>
      </w:r>
      <w:r w:rsidRPr="006A5364">
        <w:rPr>
          <w:rFonts w:ascii="Arial" w:hAnsi="Arial" w:cs="Arial"/>
          <w:b/>
          <w:bCs/>
          <w:w w:val="105"/>
          <w:sz w:val="24"/>
          <w:szCs w:val="24"/>
        </w:rPr>
        <w:t>in</w:t>
      </w:r>
      <w:r w:rsidRPr="006A5364">
        <w:rPr>
          <w:rFonts w:ascii="Arial" w:hAnsi="Arial" w:cs="Arial"/>
          <w:b/>
          <w:bCs/>
          <w:spacing w:val="15"/>
          <w:w w:val="105"/>
          <w:sz w:val="24"/>
          <w:szCs w:val="24"/>
        </w:rPr>
        <w:t xml:space="preserve"> </w:t>
      </w:r>
      <w:r w:rsidRPr="006A5364">
        <w:rPr>
          <w:rFonts w:ascii="Arial" w:hAnsi="Arial" w:cs="Arial"/>
          <w:b/>
          <w:bCs/>
          <w:w w:val="105"/>
          <w:sz w:val="24"/>
          <w:szCs w:val="24"/>
        </w:rPr>
        <w:t>the</w:t>
      </w:r>
      <w:r w:rsidRPr="006A5364">
        <w:rPr>
          <w:rFonts w:ascii="Arial" w:hAnsi="Arial" w:cs="Arial"/>
          <w:b/>
          <w:bCs/>
          <w:spacing w:val="14"/>
          <w:w w:val="105"/>
          <w:sz w:val="24"/>
          <w:szCs w:val="24"/>
        </w:rPr>
        <w:t xml:space="preserve"> </w:t>
      </w:r>
      <w:r w:rsidRPr="006A5364">
        <w:rPr>
          <w:rFonts w:ascii="Arial" w:hAnsi="Arial" w:cs="Arial"/>
          <w:b/>
          <w:bCs/>
          <w:w w:val="105"/>
          <w:sz w:val="24"/>
          <w:szCs w:val="24"/>
        </w:rPr>
        <w:t>survey</w:t>
      </w:r>
      <w:r w:rsidRPr="006A5364">
        <w:rPr>
          <w:rFonts w:ascii="Arial" w:hAnsi="Arial" w:cs="Arial"/>
          <w:b/>
          <w:bCs/>
          <w:spacing w:val="15"/>
          <w:w w:val="105"/>
          <w:sz w:val="24"/>
          <w:szCs w:val="24"/>
        </w:rPr>
        <w:t xml:space="preserve"> </w:t>
      </w:r>
      <w:r w:rsidRPr="006A5364">
        <w:rPr>
          <w:rFonts w:ascii="Arial" w:hAnsi="Arial" w:cs="Arial"/>
          <w:b/>
          <w:bCs/>
          <w:w w:val="105"/>
          <w:sz w:val="24"/>
          <w:szCs w:val="24"/>
        </w:rPr>
        <w:t>with</w:t>
      </w:r>
      <w:r w:rsidRPr="006A5364">
        <w:rPr>
          <w:rFonts w:ascii="Arial" w:hAnsi="Arial" w:cs="Arial"/>
          <w:b/>
          <w:bCs/>
          <w:spacing w:val="15"/>
          <w:w w:val="105"/>
          <w:sz w:val="24"/>
          <w:szCs w:val="24"/>
        </w:rPr>
        <w:t xml:space="preserve"> </w:t>
      </w:r>
      <w:r w:rsidRPr="006A5364">
        <w:rPr>
          <w:rFonts w:ascii="Arial" w:hAnsi="Arial" w:cs="Arial"/>
          <w:b/>
          <w:bCs/>
          <w:w w:val="105"/>
          <w:sz w:val="24"/>
          <w:szCs w:val="24"/>
        </w:rPr>
        <w:t>framing</w:t>
      </w:r>
      <w:r w:rsidRPr="006A5364">
        <w:rPr>
          <w:rFonts w:ascii="Arial" w:hAnsi="Arial" w:cs="Arial"/>
          <w:b/>
          <w:bCs/>
          <w:spacing w:val="14"/>
          <w:w w:val="105"/>
          <w:sz w:val="24"/>
          <w:szCs w:val="24"/>
        </w:rPr>
        <w:t xml:space="preserve"> </w:t>
      </w:r>
      <w:r w:rsidRPr="006A5364">
        <w:rPr>
          <w:rFonts w:ascii="Arial" w:hAnsi="Arial" w:cs="Arial"/>
          <w:b/>
          <w:bCs/>
          <w:spacing w:val="-2"/>
          <w:w w:val="105"/>
          <w:sz w:val="24"/>
          <w:szCs w:val="24"/>
        </w:rPr>
        <w:t>manipulation.</w:t>
      </w:r>
    </w:p>
    <w:p w14:paraId="6AFC1B20" w14:textId="77777777" w:rsidR="005D491A" w:rsidRPr="006A5364" w:rsidRDefault="005D491A">
      <w:pPr>
        <w:pStyle w:val="BodyText"/>
        <w:spacing w:before="120" w:after="120" w:line="360" w:lineRule="auto"/>
        <w:jc w:val="center"/>
        <w:rPr>
          <w:rFonts w:ascii="Arial" w:hAnsi="Arial" w:cs="Arial"/>
          <w:b/>
          <w:bCs/>
          <w:sz w:val="24"/>
          <w:szCs w:val="24"/>
        </w:rPr>
        <w:pPrChange w:id="435" w:author="Microsoft Office User" w:date="2026-09-11T12:23:00Z">
          <w:pPr>
            <w:pStyle w:val="BodyText"/>
            <w:spacing w:before="3"/>
          </w:pPr>
        </w:pPrChange>
      </w:pP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6FD7BAC1" w14:textId="77777777" w:rsidTr="00C31D9A">
        <w:trPr>
          <w:trHeight w:val="357"/>
        </w:trPr>
        <w:tc>
          <w:tcPr>
            <w:tcW w:w="1134" w:type="dxa"/>
            <w:vAlign w:val="center"/>
          </w:tcPr>
          <w:p w14:paraId="64A988B1"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50BCE9E2"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56EDE80F" w14:textId="47924063"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1F089B7C"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7FEC67A7" w14:textId="16679695"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ins w:id="436" w:author="Microsoft Office User" w:date="2026-09-11T10:24:00Z">
              <w:r w:rsidR="00D6172F" w:rsidRPr="008372F6">
                <w:rPr>
                  <w:rFonts w:ascii="Arial" w:hAnsi="Arial" w:cs="Arial"/>
                  <w:b/>
                  <w:sz w:val="24"/>
                  <w:szCs w:val="24"/>
                </w:rPr>
                <w:t>z</w:t>
              </w:r>
            </w:ins>
            <w:del w:id="437" w:author="Microsoft Office User" w:date="2026-09-11T10:24:00Z">
              <w:r w:rsidRPr="008372F6" w:rsidDel="00D6172F">
                <w:rPr>
                  <w:rFonts w:ascii="Arial" w:hAnsi="Arial" w:cs="Arial"/>
                  <w:b/>
                  <w:sz w:val="24"/>
                  <w:szCs w:val="24"/>
                </w:rPr>
                <w:delText>s</w:delText>
              </w:r>
            </w:del>
            <w:r w:rsidRPr="008372F6">
              <w:rPr>
                <w:rFonts w:ascii="Arial" w:hAnsi="Arial" w:cs="Arial"/>
                <w:b/>
                <w:sz w:val="24"/>
                <w:szCs w:val="24"/>
              </w:rPr>
              <w:t>ation frame)</w:t>
            </w:r>
          </w:p>
        </w:tc>
        <w:tc>
          <w:tcPr>
            <w:tcW w:w="3543" w:type="dxa"/>
            <w:vAlign w:val="center"/>
          </w:tcPr>
          <w:p w14:paraId="2B517A90"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7DF4ABD8" w14:textId="77777777" w:rsidTr="00C31D9A">
        <w:trPr>
          <w:trHeight w:val="1212"/>
        </w:trPr>
        <w:tc>
          <w:tcPr>
            <w:tcW w:w="1134" w:type="dxa"/>
            <w:vAlign w:val="center"/>
          </w:tcPr>
          <w:p w14:paraId="42247327"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0B626E5F"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05"/>
                <w:sz w:val="24"/>
                <w:szCs w:val="24"/>
              </w:rPr>
              <w:t>Below, you will find a description of the benefits and costs of a new cancer</w:t>
            </w:r>
            <w:r w:rsidRPr="008372F6">
              <w:rPr>
                <w:rFonts w:ascii="Arial" w:hAnsi="Arial" w:cs="Arial"/>
                <w:spacing w:val="40"/>
                <w:w w:val="105"/>
                <w:sz w:val="24"/>
                <w:szCs w:val="24"/>
              </w:rPr>
              <w:t xml:space="preserve"> </w:t>
            </w:r>
            <w:r w:rsidRPr="008372F6">
              <w:rPr>
                <w:rFonts w:ascii="Arial" w:hAnsi="Arial" w:cs="Arial"/>
                <w:spacing w:val="-2"/>
                <w:w w:val="105"/>
                <w:sz w:val="24"/>
                <w:szCs w:val="24"/>
              </w:rPr>
              <w:t>medicine.</w:t>
            </w:r>
          </w:p>
          <w:p w14:paraId="5A30E5C3" w14:textId="77777777" w:rsidR="005D491A" w:rsidRPr="008372F6" w:rsidRDefault="00000000" w:rsidP="00C31D9A">
            <w:pPr>
              <w:pStyle w:val="TableParagraph"/>
              <w:spacing w:before="120" w:after="120" w:line="360" w:lineRule="auto"/>
              <w:jc w:val="center"/>
              <w:rPr>
                <w:ins w:id="438" w:author="Microsoft Office User" w:date="2026-09-11T12:23:00Z"/>
                <w:rFonts w:ascii="Arial" w:hAnsi="Arial" w:cs="Arial"/>
                <w:spacing w:val="-2"/>
                <w:w w:val="110"/>
                <w:sz w:val="24"/>
                <w:szCs w:val="24"/>
              </w:rPr>
            </w:pPr>
            <w:r w:rsidRPr="008372F6">
              <w:rPr>
                <w:rFonts w:ascii="Arial" w:hAnsi="Arial" w:cs="Arial"/>
                <w:w w:val="110"/>
                <w:sz w:val="24"/>
                <w:szCs w:val="24"/>
              </w:rPr>
              <w:t>Please</w:t>
            </w:r>
            <w:r w:rsidRPr="008372F6">
              <w:rPr>
                <w:rFonts w:ascii="Arial" w:hAnsi="Arial" w:cs="Arial"/>
                <w:spacing w:val="3"/>
                <w:w w:val="110"/>
                <w:sz w:val="24"/>
                <w:szCs w:val="24"/>
              </w:rPr>
              <w:t xml:space="preserve"> </w:t>
            </w:r>
            <w:r w:rsidRPr="008372F6">
              <w:rPr>
                <w:rFonts w:ascii="Arial" w:hAnsi="Arial" w:cs="Arial"/>
                <w:w w:val="110"/>
                <w:sz w:val="24"/>
                <w:szCs w:val="24"/>
              </w:rPr>
              <w:t>read</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description</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then</w:t>
            </w:r>
            <w:r w:rsidRPr="008372F6">
              <w:rPr>
                <w:rFonts w:ascii="Arial" w:hAnsi="Arial" w:cs="Arial"/>
                <w:spacing w:val="4"/>
                <w:w w:val="110"/>
                <w:sz w:val="24"/>
                <w:szCs w:val="24"/>
              </w:rPr>
              <w:t xml:space="preserve"> </w:t>
            </w:r>
            <w:r w:rsidRPr="008372F6">
              <w:rPr>
                <w:rFonts w:ascii="Arial" w:hAnsi="Arial" w:cs="Arial"/>
                <w:w w:val="110"/>
                <w:sz w:val="24"/>
                <w:szCs w:val="24"/>
              </w:rPr>
              <w:t>answer</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spacing w:val="-2"/>
                <w:w w:val="110"/>
                <w:sz w:val="24"/>
                <w:szCs w:val="24"/>
              </w:rPr>
              <w:t>question.</w:t>
            </w:r>
          </w:p>
          <w:p w14:paraId="6BE4392B" w14:textId="77777777" w:rsidR="005D491A" w:rsidRPr="008372F6" w:rsidRDefault="00000000" w:rsidP="00C31D9A">
            <w:pPr>
              <w:pStyle w:val="TableParagraph"/>
              <w:spacing w:before="120" w:after="120" w:line="360" w:lineRule="auto"/>
              <w:jc w:val="center"/>
              <w:rPr>
                <w:rFonts w:ascii="Arial" w:hAnsi="Arial" w:cs="Arial"/>
                <w:w w:val="110"/>
                <w:sz w:val="24"/>
                <w:szCs w:val="24"/>
              </w:rPr>
            </w:pPr>
            <w:r w:rsidRPr="008372F6">
              <w:rPr>
                <w:rFonts w:ascii="Arial" w:hAnsi="Arial" w:cs="Arial"/>
                <w:w w:val="110"/>
                <w:sz w:val="24"/>
                <w:szCs w:val="24"/>
              </w:rPr>
              <w:t>There</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annually</w:t>
            </w:r>
            <w:r w:rsidRPr="008372F6">
              <w:rPr>
                <w:rFonts w:ascii="Arial" w:hAnsi="Arial" w:cs="Arial"/>
                <w:spacing w:val="-1"/>
                <w:w w:val="110"/>
                <w:sz w:val="24"/>
                <w:szCs w:val="24"/>
              </w:rPr>
              <w:t xml:space="preserve"> </w:t>
            </w:r>
            <w:r w:rsidRPr="008372F6">
              <w:rPr>
                <w:rFonts w:ascii="Arial" w:hAnsi="Arial" w:cs="Arial"/>
                <w:w w:val="110"/>
                <w:sz w:val="24"/>
                <w:szCs w:val="24"/>
              </w:rPr>
              <w:t>10</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20</w:t>
            </w:r>
            <w:r w:rsidRPr="008372F6">
              <w:rPr>
                <w:rFonts w:ascii="Arial" w:hAnsi="Arial" w:cs="Arial"/>
                <w:spacing w:val="-1"/>
                <w:w w:val="110"/>
                <w:sz w:val="24"/>
                <w:szCs w:val="24"/>
              </w:rPr>
              <w:t xml:space="preserve"> </w:t>
            </w:r>
            <w:r w:rsidRPr="008372F6">
              <w:rPr>
                <w:rFonts w:ascii="Arial" w:hAnsi="Arial" w:cs="Arial"/>
                <w:w w:val="110"/>
                <w:sz w:val="24"/>
                <w:szCs w:val="24"/>
              </w:rPr>
              <w:t>patients</w:t>
            </w:r>
            <w:r w:rsidRPr="008372F6">
              <w:rPr>
                <w:rFonts w:ascii="Arial" w:hAnsi="Arial" w:cs="Arial"/>
                <w:spacing w:val="-1"/>
                <w:w w:val="110"/>
                <w:sz w:val="24"/>
                <w:szCs w:val="24"/>
              </w:rPr>
              <w:t xml:space="preserve"> </w:t>
            </w:r>
            <w:r w:rsidRPr="008372F6">
              <w:rPr>
                <w:rFonts w:ascii="Arial" w:hAnsi="Arial" w:cs="Arial"/>
                <w:w w:val="110"/>
                <w:sz w:val="24"/>
                <w:szCs w:val="24"/>
              </w:rPr>
              <w:t>in</w:t>
            </w:r>
            <w:r w:rsidRPr="008372F6">
              <w:rPr>
                <w:rFonts w:ascii="Arial" w:hAnsi="Arial" w:cs="Arial"/>
                <w:spacing w:val="-1"/>
                <w:w w:val="110"/>
                <w:sz w:val="24"/>
                <w:szCs w:val="24"/>
              </w:rPr>
              <w:t xml:space="preserve"> </w:t>
            </w:r>
            <w:r w:rsidRPr="008372F6">
              <w:rPr>
                <w:rFonts w:ascii="Arial" w:hAnsi="Arial" w:cs="Arial"/>
                <w:w w:val="110"/>
                <w:sz w:val="24"/>
                <w:szCs w:val="24"/>
              </w:rPr>
              <w:t>Finland</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whom</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new</w:t>
            </w:r>
            <w:r w:rsidRPr="008372F6">
              <w:rPr>
                <w:rFonts w:ascii="Arial" w:hAnsi="Arial" w:cs="Arial"/>
                <w:spacing w:val="-1"/>
                <w:w w:val="110"/>
                <w:sz w:val="24"/>
                <w:szCs w:val="24"/>
              </w:rPr>
              <w:t xml:space="preserve"> </w:t>
            </w:r>
            <w:r w:rsidRPr="008372F6">
              <w:rPr>
                <w:rFonts w:ascii="Arial" w:hAnsi="Arial" w:cs="Arial"/>
                <w:w w:val="110"/>
                <w:sz w:val="24"/>
                <w:szCs w:val="24"/>
              </w:rPr>
              <w:t>medicine</w:t>
            </w:r>
            <w:r w:rsidRPr="008372F6">
              <w:rPr>
                <w:rFonts w:ascii="Arial" w:hAnsi="Arial" w:cs="Arial"/>
                <w:spacing w:val="40"/>
                <w:w w:val="110"/>
                <w:sz w:val="24"/>
                <w:szCs w:val="24"/>
              </w:rPr>
              <w:t xml:space="preserve"> </w:t>
            </w:r>
            <w:r w:rsidRPr="008372F6">
              <w:rPr>
                <w:rFonts w:ascii="Arial" w:hAnsi="Arial" w:cs="Arial"/>
                <w:w w:val="110"/>
                <w:sz w:val="24"/>
                <w:szCs w:val="24"/>
              </w:rPr>
              <w:t>can</w:t>
            </w:r>
            <w:r w:rsidRPr="008372F6">
              <w:rPr>
                <w:rFonts w:ascii="Arial" w:hAnsi="Arial" w:cs="Arial"/>
                <w:spacing w:val="-9"/>
                <w:w w:val="110"/>
                <w:sz w:val="24"/>
                <w:szCs w:val="24"/>
              </w:rPr>
              <w:t xml:space="preserve"> </w:t>
            </w:r>
            <w:r w:rsidRPr="008372F6">
              <w:rPr>
                <w:rFonts w:ascii="Arial" w:hAnsi="Arial" w:cs="Arial"/>
                <w:w w:val="110"/>
                <w:sz w:val="24"/>
                <w:szCs w:val="24"/>
              </w:rPr>
              <w:t>be</w:t>
            </w:r>
            <w:r w:rsidRPr="008372F6">
              <w:rPr>
                <w:rFonts w:ascii="Arial" w:hAnsi="Arial" w:cs="Arial"/>
                <w:spacing w:val="-9"/>
                <w:w w:val="110"/>
                <w:sz w:val="24"/>
                <w:szCs w:val="24"/>
              </w:rPr>
              <w:t xml:space="preserve"> </w:t>
            </w:r>
            <w:r w:rsidRPr="008372F6">
              <w:rPr>
                <w:rFonts w:ascii="Arial" w:hAnsi="Arial" w:cs="Arial"/>
                <w:w w:val="110"/>
                <w:sz w:val="24"/>
                <w:szCs w:val="24"/>
              </w:rPr>
              <w:t>prescribed.</w:t>
            </w:r>
            <w:r w:rsidRPr="008372F6">
              <w:rPr>
                <w:rFonts w:ascii="Arial" w:hAnsi="Arial" w:cs="Arial"/>
                <w:spacing w:val="5"/>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medicine</w:t>
            </w:r>
            <w:r w:rsidRPr="008372F6">
              <w:rPr>
                <w:rFonts w:ascii="Arial" w:hAnsi="Arial" w:cs="Arial"/>
                <w:spacing w:val="-9"/>
                <w:w w:val="110"/>
                <w:sz w:val="24"/>
                <w:szCs w:val="24"/>
              </w:rPr>
              <w:t xml:space="preserve"> </w:t>
            </w:r>
            <w:r w:rsidRPr="008372F6">
              <w:rPr>
                <w:rFonts w:ascii="Arial" w:hAnsi="Arial" w:cs="Arial"/>
                <w:w w:val="110"/>
                <w:sz w:val="24"/>
                <w:szCs w:val="24"/>
              </w:rPr>
              <w:t>does</w:t>
            </w:r>
            <w:r w:rsidRPr="008372F6">
              <w:rPr>
                <w:rFonts w:ascii="Arial" w:hAnsi="Arial" w:cs="Arial"/>
                <w:spacing w:val="-9"/>
                <w:w w:val="110"/>
                <w:sz w:val="24"/>
                <w:szCs w:val="24"/>
              </w:rPr>
              <w:t xml:space="preserve"> </w:t>
            </w:r>
            <w:r w:rsidRPr="008372F6">
              <w:rPr>
                <w:rFonts w:ascii="Arial" w:hAnsi="Arial" w:cs="Arial"/>
                <w:w w:val="110"/>
                <w:sz w:val="24"/>
                <w:szCs w:val="24"/>
              </w:rPr>
              <w:t>not</w:t>
            </w:r>
            <w:r w:rsidRPr="008372F6">
              <w:rPr>
                <w:rFonts w:ascii="Arial" w:hAnsi="Arial" w:cs="Arial"/>
                <w:spacing w:val="-9"/>
                <w:w w:val="110"/>
                <w:sz w:val="24"/>
                <w:szCs w:val="24"/>
              </w:rPr>
              <w:t xml:space="preserve"> </w:t>
            </w:r>
            <w:r w:rsidRPr="008372F6">
              <w:rPr>
                <w:rFonts w:ascii="Arial" w:hAnsi="Arial" w:cs="Arial"/>
                <w:w w:val="110"/>
                <w:sz w:val="24"/>
                <w:szCs w:val="24"/>
              </w:rPr>
              <w:t>cure</w:t>
            </w:r>
            <w:r w:rsidRPr="008372F6">
              <w:rPr>
                <w:rFonts w:ascii="Arial" w:hAnsi="Arial" w:cs="Arial"/>
                <w:spacing w:val="-9"/>
                <w:w w:val="110"/>
                <w:sz w:val="24"/>
                <w:szCs w:val="24"/>
              </w:rPr>
              <w:t xml:space="preserve"> </w:t>
            </w:r>
            <w:r w:rsidRPr="008372F6">
              <w:rPr>
                <w:rFonts w:ascii="Arial" w:hAnsi="Arial" w:cs="Arial"/>
                <w:w w:val="110"/>
                <w:sz w:val="24"/>
                <w:szCs w:val="24"/>
              </w:rPr>
              <w:t>cancer</w:t>
            </w:r>
            <w:r w:rsidRPr="008372F6">
              <w:rPr>
                <w:rFonts w:ascii="Arial" w:hAnsi="Arial" w:cs="Arial"/>
                <w:spacing w:val="-9"/>
                <w:w w:val="110"/>
                <w:sz w:val="24"/>
                <w:szCs w:val="24"/>
              </w:rPr>
              <w:t xml:space="preserve"> </w:t>
            </w:r>
            <w:r w:rsidRPr="008372F6">
              <w:rPr>
                <w:rFonts w:ascii="Arial" w:hAnsi="Arial" w:cs="Arial"/>
                <w:w w:val="110"/>
                <w:sz w:val="24"/>
                <w:szCs w:val="24"/>
              </w:rPr>
              <w:t>but</w:t>
            </w:r>
            <w:r w:rsidRPr="008372F6">
              <w:rPr>
                <w:rFonts w:ascii="Arial" w:hAnsi="Arial" w:cs="Arial"/>
                <w:spacing w:val="-9"/>
                <w:w w:val="110"/>
                <w:sz w:val="24"/>
                <w:szCs w:val="24"/>
              </w:rPr>
              <w:t xml:space="preserve"> </w:t>
            </w:r>
            <w:r w:rsidRPr="008372F6">
              <w:rPr>
                <w:rFonts w:ascii="Arial" w:hAnsi="Arial" w:cs="Arial"/>
                <w:w w:val="110"/>
                <w:sz w:val="24"/>
                <w:szCs w:val="24"/>
              </w:rPr>
              <w:t>a</w:t>
            </w:r>
            <w:r w:rsidRPr="008372F6">
              <w:rPr>
                <w:rFonts w:ascii="Arial" w:hAnsi="Arial" w:cs="Arial"/>
                <w:spacing w:val="-9"/>
                <w:w w:val="110"/>
                <w:sz w:val="24"/>
                <w:szCs w:val="24"/>
              </w:rPr>
              <w:t xml:space="preserve"> </w:t>
            </w:r>
            <w:r w:rsidRPr="008372F6">
              <w:rPr>
                <w:rFonts w:ascii="Arial" w:hAnsi="Arial" w:cs="Arial"/>
                <w:w w:val="110"/>
                <w:sz w:val="24"/>
                <w:szCs w:val="24"/>
              </w:rPr>
              <w:t>laboratory</w:t>
            </w:r>
            <w:r w:rsidRPr="008372F6">
              <w:rPr>
                <w:rFonts w:ascii="Arial" w:hAnsi="Arial" w:cs="Arial"/>
                <w:spacing w:val="-9"/>
                <w:w w:val="110"/>
                <w:sz w:val="24"/>
                <w:szCs w:val="24"/>
              </w:rPr>
              <w:t xml:space="preserve"> </w:t>
            </w:r>
            <w:r w:rsidRPr="008372F6">
              <w:rPr>
                <w:rFonts w:ascii="Arial" w:hAnsi="Arial" w:cs="Arial"/>
                <w:w w:val="110"/>
                <w:sz w:val="24"/>
                <w:szCs w:val="24"/>
              </w:rPr>
              <w:t>study</w:t>
            </w:r>
            <w:r w:rsidRPr="008372F6">
              <w:rPr>
                <w:rFonts w:ascii="Arial" w:hAnsi="Arial" w:cs="Arial"/>
                <w:spacing w:val="40"/>
                <w:w w:val="110"/>
                <w:sz w:val="24"/>
                <w:szCs w:val="24"/>
              </w:rPr>
              <w:t xml:space="preserve"> </w:t>
            </w:r>
            <w:r w:rsidRPr="008372F6">
              <w:rPr>
                <w:rFonts w:ascii="Arial" w:hAnsi="Arial" w:cs="Arial"/>
                <w:w w:val="110"/>
                <w:sz w:val="24"/>
                <w:szCs w:val="24"/>
              </w:rPr>
              <w:t>has shown that it destroys cancer cells in about a third of the patients to</w:t>
            </w:r>
            <w:r w:rsidRPr="008372F6">
              <w:rPr>
                <w:rFonts w:ascii="Arial" w:hAnsi="Arial" w:cs="Arial"/>
                <w:spacing w:val="40"/>
                <w:w w:val="110"/>
                <w:sz w:val="24"/>
                <w:szCs w:val="24"/>
              </w:rPr>
              <w:t xml:space="preserve"> </w:t>
            </w:r>
            <w:r w:rsidRPr="008372F6">
              <w:rPr>
                <w:rFonts w:ascii="Arial" w:hAnsi="Arial" w:cs="Arial"/>
                <w:w w:val="110"/>
                <w:sz w:val="24"/>
                <w:szCs w:val="24"/>
              </w:rPr>
              <w:t>whom</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new</w:t>
            </w:r>
            <w:r w:rsidRPr="008372F6">
              <w:rPr>
                <w:rFonts w:ascii="Arial" w:hAnsi="Arial" w:cs="Arial"/>
                <w:spacing w:val="-2"/>
                <w:w w:val="110"/>
                <w:sz w:val="24"/>
                <w:szCs w:val="24"/>
              </w:rPr>
              <w:t xml:space="preserve"> </w:t>
            </w:r>
            <w:r w:rsidRPr="008372F6">
              <w:rPr>
                <w:rFonts w:ascii="Arial" w:hAnsi="Arial" w:cs="Arial"/>
                <w:w w:val="110"/>
                <w:sz w:val="24"/>
                <w:szCs w:val="24"/>
              </w:rPr>
              <w:t>medicine</w:t>
            </w:r>
            <w:r w:rsidRPr="008372F6">
              <w:rPr>
                <w:rFonts w:ascii="Arial" w:hAnsi="Arial" w:cs="Arial"/>
                <w:spacing w:val="-2"/>
                <w:w w:val="110"/>
                <w:sz w:val="24"/>
                <w:szCs w:val="24"/>
              </w:rPr>
              <w:t xml:space="preserve"> </w:t>
            </w:r>
            <w:r w:rsidRPr="008372F6">
              <w:rPr>
                <w:rFonts w:ascii="Arial" w:hAnsi="Arial" w:cs="Arial"/>
                <w:w w:val="110"/>
                <w:sz w:val="24"/>
                <w:szCs w:val="24"/>
              </w:rPr>
              <w:t>is</w:t>
            </w:r>
            <w:r w:rsidRPr="008372F6">
              <w:rPr>
                <w:rFonts w:ascii="Arial" w:hAnsi="Arial" w:cs="Arial"/>
                <w:spacing w:val="-2"/>
                <w:w w:val="110"/>
                <w:sz w:val="24"/>
                <w:szCs w:val="24"/>
              </w:rPr>
              <w:t xml:space="preserve"> </w:t>
            </w:r>
            <w:r w:rsidRPr="008372F6">
              <w:rPr>
                <w:rFonts w:ascii="Arial" w:hAnsi="Arial" w:cs="Arial"/>
                <w:w w:val="110"/>
                <w:sz w:val="24"/>
                <w:szCs w:val="24"/>
              </w:rPr>
              <w:t>given. It</w:t>
            </w:r>
            <w:r w:rsidRPr="008372F6">
              <w:rPr>
                <w:rFonts w:ascii="Arial" w:hAnsi="Arial" w:cs="Arial"/>
                <w:spacing w:val="-2"/>
                <w:w w:val="110"/>
                <w:sz w:val="24"/>
                <w:szCs w:val="24"/>
              </w:rPr>
              <w:t xml:space="preserve"> </w:t>
            </w:r>
            <w:r w:rsidRPr="008372F6">
              <w:rPr>
                <w:rFonts w:ascii="Arial" w:hAnsi="Arial" w:cs="Arial"/>
                <w:w w:val="110"/>
                <w:sz w:val="24"/>
                <w:szCs w:val="24"/>
              </w:rPr>
              <w:t>remains</w:t>
            </w:r>
            <w:r w:rsidRPr="008372F6">
              <w:rPr>
                <w:rFonts w:ascii="Arial" w:hAnsi="Arial" w:cs="Arial"/>
                <w:spacing w:val="-2"/>
                <w:w w:val="110"/>
                <w:sz w:val="24"/>
                <w:szCs w:val="24"/>
              </w:rPr>
              <w:t xml:space="preserve"> </w:t>
            </w:r>
            <w:r w:rsidRPr="008372F6">
              <w:rPr>
                <w:rFonts w:ascii="Arial" w:hAnsi="Arial" w:cs="Arial"/>
                <w:w w:val="110"/>
                <w:sz w:val="24"/>
                <w:szCs w:val="24"/>
              </w:rPr>
              <w:t>unknown</w:t>
            </w:r>
            <w:r w:rsidRPr="008372F6">
              <w:rPr>
                <w:rFonts w:ascii="Arial" w:hAnsi="Arial" w:cs="Arial"/>
                <w:spacing w:val="-2"/>
                <w:w w:val="110"/>
                <w:sz w:val="24"/>
                <w:szCs w:val="24"/>
              </w:rPr>
              <w:t xml:space="preserve"> </w:t>
            </w:r>
            <w:r w:rsidRPr="008372F6">
              <w:rPr>
                <w:rFonts w:ascii="Arial" w:hAnsi="Arial" w:cs="Arial"/>
                <w:w w:val="110"/>
                <w:sz w:val="24"/>
                <w:szCs w:val="24"/>
              </w:rPr>
              <w:t>if</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new</w:t>
            </w:r>
            <w:r w:rsidRPr="008372F6">
              <w:rPr>
                <w:rFonts w:ascii="Arial" w:hAnsi="Arial" w:cs="Arial"/>
                <w:spacing w:val="-2"/>
                <w:w w:val="110"/>
                <w:sz w:val="24"/>
                <w:szCs w:val="24"/>
              </w:rPr>
              <w:t xml:space="preserve"> </w:t>
            </w:r>
            <w:r w:rsidRPr="008372F6">
              <w:rPr>
                <w:rFonts w:ascii="Arial" w:hAnsi="Arial" w:cs="Arial"/>
                <w:w w:val="110"/>
                <w:sz w:val="24"/>
                <w:szCs w:val="24"/>
              </w:rPr>
              <w:t>medicine</w:t>
            </w:r>
            <w:r w:rsidRPr="008372F6">
              <w:rPr>
                <w:rFonts w:ascii="Arial" w:hAnsi="Arial" w:cs="Arial"/>
                <w:spacing w:val="40"/>
                <w:w w:val="110"/>
                <w:sz w:val="24"/>
                <w:szCs w:val="24"/>
              </w:rPr>
              <w:t xml:space="preserve"> </w:t>
            </w:r>
            <w:r w:rsidRPr="008372F6">
              <w:rPr>
                <w:rFonts w:ascii="Arial" w:hAnsi="Arial" w:cs="Arial"/>
                <w:w w:val="110"/>
                <w:sz w:val="24"/>
                <w:szCs w:val="24"/>
              </w:rPr>
              <w:t>extends patients’ lives or if it improves their quality of life. The medicine</w:t>
            </w:r>
            <w:r w:rsidRPr="008372F6">
              <w:rPr>
                <w:rFonts w:ascii="Arial" w:hAnsi="Arial" w:cs="Arial"/>
                <w:spacing w:val="40"/>
                <w:w w:val="110"/>
                <w:sz w:val="24"/>
                <w:szCs w:val="24"/>
              </w:rPr>
              <w:t xml:space="preserve"> </w:t>
            </w:r>
            <w:r w:rsidRPr="008372F6">
              <w:rPr>
                <w:rFonts w:ascii="Arial" w:hAnsi="Arial" w:cs="Arial"/>
                <w:w w:val="110"/>
                <w:sz w:val="24"/>
                <w:szCs w:val="24"/>
              </w:rPr>
              <w:t>comes with a great risk of adverse effects.</w:t>
            </w:r>
            <w:r w:rsidRPr="008372F6">
              <w:rPr>
                <w:rFonts w:ascii="Arial" w:hAnsi="Arial" w:cs="Arial"/>
                <w:spacing w:val="40"/>
                <w:w w:val="110"/>
                <w:sz w:val="24"/>
                <w:szCs w:val="24"/>
              </w:rPr>
              <w:t xml:space="preserve"> </w:t>
            </w:r>
            <w:r w:rsidRPr="008372F6">
              <w:rPr>
                <w:rFonts w:ascii="Arial" w:hAnsi="Arial" w:cs="Arial"/>
                <w:w w:val="110"/>
                <w:sz w:val="24"/>
                <w:szCs w:val="24"/>
              </w:rPr>
              <w:t>If this new medicine is to be</w:t>
            </w:r>
            <w:r w:rsidRPr="008372F6">
              <w:rPr>
                <w:rFonts w:ascii="Arial" w:hAnsi="Arial" w:cs="Arial"/>
                <w:spacing w:val="40"/>
                <w:w w:val="110"/>
                <w:sz w:val="24"/>
                <w:szCs w:val="24"/>
              </w:rPr>
              <w:t xml:space="preserve"> </w:t>
            </w:r>
            <w:r w:rsidRPr="008372F6">
              <w:rPr>
                <w:rFonts w:ascii="Arial" w:hAnsi="Arial" w:cs="Arial"/>
                <w:w w:val="110"/>
                <w:sz w:val="24"/>
                <w:szCs w:val="24"/>
              </w:rPr>
              <w:t>approved for use in Finland, its costs will be over 60.000 euros per patient</w:t>
            </w:r>
            <w:r w:rsidRPr="008372F6">
              <w:rPr>
                <w:rFonts w:ascii="Arial" w:hAnsi="Arial" w:cs="Arial"/>
                <w:spacing w:val="40"/>
                <w:w w:val="110"/>
                <w:sz w:val="24"/>
                <w:szCs w:val="24"/>
              </w:rPr>
              <w:t xml:space="preserve"> </w:t>
            </w:r>
            <w:r w:rsidRPr="008372F6">
              <w:rPr>
                <w:rFonts w:ascii="Arial" w:hAnsi="Arial" w:cs="Arial"/>
                <w:w w:val="110"/>
                <w:sz w:val="24"/>
                <w:szCs w:val="24"/>
              </w:rPr>
              <w:t>at the final stage of cancer treatment.</w:t>
            </w:r>
          </w:p>
          <w:p w14:paraId="20EB4CF9" w14:textId="77777777" w:rsidR="00D878C7" w:rsidRPr="008372F6" w:rsidRDefault="00D878C7" w:rsidP="00C31D9A">
            <w:pPr>
              <w:pStyle w:val="TableParagraph"/>
              <w:spacing w:before="120" w:after="120" w:line="360" w:lineRule="auto"/>
              <w:jc w:val="center"/>
              <w:rPr>
                <w:rFonts w:ascii="Arial" w:hAnsi="Arial" w:cs="Arial"/>
                <w:sz w:val="24"/>
                <w:szCs w:val="24"/>
              </w:rPr>
            </w:pPr>
          </w:p>
        </w:tc>
      </w:tr>
      <w:tr w:rsidR="00D878C7" w:rsidRPr="008372F6" w14:paraId="7C8967AA" w14:textId="77777777" w:rsidTr="00C31D9A">
        <w:trPr>
          <w:trHeight w:val="978"/>
        </w:trPr>
        <w:tc>
          <w:tcPr>
            <w:tcW w:w="1134" w:type="dxa"/>
            <w:vAlign w:val="center"/>
          </w:tcPr>
          <w:p w14:paraId="2E7170EF"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lastRenderedPageBreak/>
              <w:t>Frame</w:t>
            </w:r>
          </w:p>
        </w:tc>
        <w:tc>
          <w:tcPr>
            <w:tcW w:w="2694" w:type="dxa"/>
            <w:vAlign w:val="center"/>
          </w:tcPr>
          <w:p w14:paraId="51065737" w14:textId="2E2EE1EF" w:rsidR="00D878C7" w:rsidRPr="008372F6" w:rsidRDefault="00000000" w:rsidP="00906149">
            <w:pPr>
              <w:pStyle w:val="TableParagraph"/>
              <w:spacing w:before="120" w:after="120" w:line="360" w:lineRule="auto"/>
              <w:jc w:val="center"/>
              <w:rPr>
                <w:rFonts w:ascii="Arial" w:hAnsi="Arial" w:cs="Arial"/>
                <w:sz w:val="24"/>
                <w:szCs w:val="24"/>
              </w:rPr>
            </w:pPr>
            <w:r w:rsidRPr="008372F6">
              <w:rPr>
                <w:rFonts w:ascii="Arial" w:hAnsi="Arial" w:cs="Arial"/>
                <w:w w:val="105"/>
                <w:sz w:val="24"/>
                <w:szCs w:val="24"/>
              </w:rPr>
              <w:t>There is no cure for this</w:t>
            </w:r>
            <w:r w:rsidRPr="008372F6">
              <w:rPr>
                <w:rFonts w:ascii="Arial" w:hAnsi="Arial" w:cs="Arial"/>
                <w:spacing w:val="40"/>
                <w:w w:val="105"/>
                <w:sz w:val="24"/>
                <w:szCs w:val="24"/>
              </w:rPr>
              <w:t xml:space="preserve"> </w:t>
            </w:r>
            <w:r w:rsidRPr="008372F6">
              <w:rPr>
                <w:rFonts w:ascii="Arial" w:hAnsi="Arial" w:cs="Arial"/>
                <w:w w:val="105"/>
                <w:sz w:val="24"/>
                <w:szCs w:val="24"/>
              </w:rPr>
              <w:t>particular</w:t>
            </w:r>
            <w:r w:rsidRPr="008372F6">
              <w:rPr>
                <w:rFonts w:ascii="Arial" w:hAnsi="Arial" w:cs="Arial"/>
                <w:spacing w:val="40"/>
                <w:w w:val="105"/>
                <w:sz w:val="24"/>
                <w:szCs w:val="24"/>
              </w:rPr>
              <w:t xml:space="preserve"> </w:t>
            </w:r>
            <w:r w:rsidRPr="008372F6">
              <w:rPr>
                <w:rFonts w:ascii="Arial" w:hAnsi="Arial" w:cs="Arial"/>
                <w:w w:val="105"/>
                <w:sz w:val="24"/>
                <w:szCs w:val="24"/>
              </w:rPr>
              <w:t>type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cancer. The new medicine is</w:t>
            </w:r>
            <w:r w:rsidRPr="008372F6">
              <w:rPr>
                <w:rFonts w:ascii="Arial" w:hAnsi="Arial" w:cs="Arial"/>
                <w:spacing w:val="40"/>
                <w:w w:val="105"/>
                <w:sz w:val="24"/>
                <w:szCs w:val="24"/>
              </w:rPr>
              <w:t xml:space="preserve"> </w:t>
            </w:r>
            <w:r w:rsidRPr="008372F6">
              <w:rPr>
                <w:rFonts w:ascii="Arial" w:hAnsi="Arial" w:cs="Arial"/>
                <w:w w:val="105"/>
                <w:sz w:val="24"/>
                <w:szCs w:val="24"/>
              </w:rPr>
              <w:t>a possible option for patients who have already</w:t>
            </w:r>
            <w:r w:rsidRPr="008372F6">
              <w:rPr>
                <w:rFonts w:ascii="Arial" w:hAnsi="Arial" w:cs="Arial"/>
                <w:spacing w:val="40"/>
                <w:w w:val="105"/>
                <w:sz w:val="24"/>
                <w:szCs w:val="24"/>
              </w:rPr>
              <w:t xml:space="preserve"> </w:t>
            </w:r>
            <w:r w:rsidRPr="008372F6">
              <w:rPr>
                <w:rFonts w:ascii="Arial" w:hAnsi="Arial" w:cs="Arial"/>
                <w:w w:val="105"/>
                <w:sz w:val="24"/>
                <w:szCs w:val="24"/>
              </w:rPr>
              <w:t>received multiple treatments and for whom the</w:t>
            </w:r>
            <w:r w:rsidRPr="008372F6">
              <w:rPr>
                <w:rFonts w:ascii="Arial" w:hAnsi="Arial" w:cs="Arial"/>
                <w:spacing w:val="40"/>
                <w:w w:val="105"/>
                <w:sz w:val="24"/>
                <w:szCs w:val="24"/>
              </w:rPr>
              <w:t xml:space="preserve"> </w:t>
            </w:r>
            <w:r w:rsidRPr="008372F6">
              <w:rPr>
                <w:rFonts w:ascii="Arial" w:hAnsi="Arial" w:cs="Arial"/>
                <w:w w:val="105"/>
                <w:sz w:val="24"/>
                <w:szCs w:val="24"/>
              </w:rPr>
              <w:t>remaining</w:t>
            </w:r>
            <w:r w:rsidRPr="008372F6">
              <w:rPr>
                <w:rFonts w:ascii="Arial" w:hAnsi="Arial" w:cs="Arial"/>
                <w:spacing w:val="-9"/>
                <w:w w:val="105"/>
                <w:sz w:val="24"/>
                <w:szCs w:val="24"/>
              </w:rPr>
              <w:t xml:space="preserve"> </w:t>
            </w:r>
            <w:r w:rsidRPr="008372F6">
              <w:rPr>
                <w:rFonts w:ascii="Arial" w:hAnsi="Arial" w:cs="Arial"/>
                <w:w w:val="105"/>
                <w:sz w:val="24"/>
                <w:szCs w:val="24"/>
              </w:rPr>
              <w:t>options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8"/>
                <w:w w:val="105"/>
                <w:sz w:val="24"/>
                <w:szCs w:val="24"/>
              </w:rPr>
              <w:t xml:space="preserve"> </w:t>
            </w:r>
            <w:r w:rsidRPr="008372F6">
              <w:rPr>
                <w:rFonts w:ascii="Arial" w:hAnsi="Arial" w:cs="Arial"/>
                <w:w w:val="105"/>
                <w:sz w:val="24"/>
                <w:szCs w:val="24"/>
              </w:rPr>
              <w:t>lim</w:t>
            </w:r>
            <w:r w:rsidRPr="008372F6">
              <w:rPr>
                <w:rFonts w:ascii="Arial" w:hAnsi="Arial" w:cs="Arial"/>
                <w:spacing w:val="-2"/>
                <w:w w:val="105"/>
                <w:sz w:val="24"/>
                <w:szCs w:val="24"/>
              </w:rPr>
              <w:t>ited.</w:t>
            </w:r>
          </w:p>
        </w:tc>
        <w:tc>
          <w:tcPr>
            <w:tcW w:w="2835" w:type="dxa"/>
            <w:vAlign w:val="center"/>
          </w:tcPr>
          <w:p w14:paraId="7B4CC360"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The funds available to</w:t>
            </w:r>
            <w:r w:rsidRPr="008372F6">
              <w:rPr>
                <w:rFonts w:ascii="Arial" w:hAnsi="Arial" w:cs="Arial"/>
                <w:spacing w:val="40"/>
                <w:w w:val="110"/>
                <w:sz w:val="24"/>
                <w:szCs w:val="24"/>
              </w:rPr>
              <w:t xml:space="preserve"> </w:t>
            </w:r>
            <w:r w:rsidRPr="008372F6">
              <w:rPr>
                <w:rFonts w:ascii="Arial" w:hAnsi="Arial" w:cs="Arial"/>
                <w:w w:val="110"/>
                <w:sz w:val="24"/>
                <w:szCs w:val="24"/>
              </w:rPr>
              <w:t>healthcare</w:t>
            </w:r>
            <w:r w:rsidRPr="008372F6">
              <w:rPr>
                <w:rFonts w:ascii="Arial" w:hAnsi="Arial" w:cs="Arial"/>
                <w:spacing w:val="-9"/>
                <w:w w:val="110"/>
                <w:sz w:val="24"/>
                <w:szCs w:val="24"/>
              </w:rPr>
              <w:t xml:space="preserve"> </w:t>
            </w:r>
            <w:r w:rsidRPr="008372F6">
              <w:rPr>
                <w:rFonts w:ascii="Arial" w:hAnsi="Arial" w:cs="Arial"/>
                <w:w w:val="110"/>
                <w:sz w:val="24"/>
                <w:szCs w:val="24"/>
              </w:rPr>
              <w:t>are</w:t>
            </w:r>
            <w:r w:rsidRPr="008372F6">
              <w:rPr>
                <w:rFonts w:ascii="Arial" w:hAnsi="Arial" w:cs="Arial"/>
                <w:spacing w:val="-9"/>
                <w:w w:val="110"/>
                <w:sz w:val="24"/>
                <w:szCs w:val="24"/>
              </w:rPr>
              <w:t xml:space="preserve"> </w:t>
            </w:r>
            <w:r w:rsidRPr="008372F6">
              <w:rPr>
                <w:rFonts w:ascii="Arial" w:hAnsi="Arial" w:cs="Arial"/>
                <w:w w:val="110"/>
                <w:sz w:val="24"/>
                <w:szCs w:val="24"/>
              </w:rPr>
              <w:t>finite.</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40"/>
                <w:w w:val="110"/>
                <w:sz w:val="24"/>
                <w:szCs w:val="24"/>
              </w:rPr>
              <w:t xml:space="preserve"> </w:t>
            </w:r>
            <w:r w:rsidRPr="008372F6">
              <w:rPr>
                <w:rFonts w:ascii="Arial" w:hAnsi="Arial" w:cs="Arial"/>
                <w:w w:val="110"/>
                <w:sz w:val="24"/>
                <w:szCs w:val="24"/>
              </w:rPr>
              <w:t>adoption of the new</w:t>
            </w:r>
            <w:r w:rsidRPr="008372F6">
              <w:rPr>
                <w:rFonts w:ascii="Arial" w:hAnsi="Arial" w:cs="Arial"/>
                <w:spacing w:val="40"/>
                <w:w w:val="110"/>
                <w:sz w:val="24"/>
                <w:szCs w:val="24"/>
              </w:rPr>
              <w:t xml:space="preserve"> </w:t>
            </w:r>
            <w:r w:rsidRPr="008372F6">
              <w:rPr>
                <w:rFonts w:ascii="Arial" w:hAnsi="Arial" w:cs="Arial"/>
                <w:w w:val="110"/>
                <w:sz w:val="24"/>
                <w:szCs w:val="24"/>
              </w:rPr>
              <w:t>medicine means that the</w:t>
            </w:r>
            <w:r w:rsidRPr="008372F6">
              <w:rPr>
                <w:rFonts w:ascii="Arial" w:hAnsi="Arial" w:cs="Arial"/>
                <w:spacing w:val="40"/>
                <w:w w:val="110"/>
                <w:sz w:val="24"/>
                <w:szCs w:val="24"/>
              </w:rPr>
              <w:t xml:space="preserve"> </w:t>
            </w:r>
            <w:r w:rsidRPr="008372F6">
              <w:rPr>
                <w:rFonts w:ascii="Arial" w:hAnsi="Arial" w:cs="Arial"/>
                <w:w w:val="110"/>
                <w:sz w:val="24"/>
                <w:szCs w:val="24"/>
              </w:rPr>
              <w:t>funds used to pay for it</w:t>
            </w:r>
            <w:r w:rsidRPr="008372F6">
              <w:rPr>
                <w:rFonts w:ascii="Arial" w:hAnsi="Arial" w:cs="Arial"/>
                <w:spacing w:val="40"/>
                <w:w w:val="110"/>
                <w:sz w:val="24"/>
                <w:szCs w:val="24"/>
              </w:rPr>
              <w:t xml:space="preserve"> </w:t>
            </w:r>
            <w:r w:rsidRPr="008372F6">
              <w:rPr>
                <w:rFonts w:ascii="Arial" w:hAnsi="Arial" w:cs="Arial"/>
                <w:w w:val="110"/>
                <w:sz w:val="24"/>
                <w:szCs w:val="24"/>
              </w:rPr>
              <w:t>will</w:t>
            </w:r>
            <w:r w:rsidRPr="008372F6">
              <w:rPr>
                <w:rFonts w:ascii="Arial" w:hAnsi="Arial" w:cs="Arial"/>
                <w:spacing w:val="-9"/>
                <w:w w:val="110"/>
                <w:sz w:val="24"/>
                <w:szCs w:val="24"/>
              </w:rPr>
              <w:t xml:space="preserve"> </w:t>
            </w:r>
            <w:r w:rsidRPr="008372F6">
              <w:rPr>
                <w:rFonts w:ascii="Arial" w:hAnsi="Arial" w:cs="Arial"/>
                <w:w w:val="110"/>
                <w:sz w:val="24"/>
                <w:szCs w:val="24"/>
              </w:rPr>
              <w:t>mean</w:t>
            </w:r>
            <w:r w:rsidRPr="008372F6">
              <w:rPr>
                <w:rFonts w:ascii="Arial" w:hAnsi="Arial" w:cs="Arial"/>
                <w:spacing w:val="-9"/>
                <w:w w:val="110"/>
                <w:sz w:val="24"/>
                <w:szCs w:val="24"/>
              </w:rPr>
              <w:t xml:space="preserve"> </w:t>
            </w:r>
            <w:r w:rsidRPr="008372F6">
              <w:rPr>
                <w:rFonts w:ascii="Arial" w:hAnsi="Arial" w:cs="Arial"/>
                <w:w w:val="110"/>
                <w:sz w:val="24"/>
                <w:szCs w:val="24"/>
              </w:rPr>
              <w:t>cuts</w:t>
            </w:r>
            <w:r w:rsidRPr="008372F6">
              <w:rPr>
                <w:rFonts w:ascii="Arial" w:hAnsi="Arial" w:cs="Arial"/>
                <w:spacing w:val="-9"/>
                <w:w w:val="110"/>
                <w:sz w:val="24"/>
                <w:szCs w:val="24"/>
              </w:rPr>
              <w:t xml:space="preserve"> </w:t>
            </w:r>
            <w:r w:rsidRPr="008372F6">
              <w:rPr>
                <w:rFonts w:ascii="Arial" w:hAnsi="Arial" w:cs="Arial"/>
                <w:w w:val="110"/>
                <w:sz w:val="24"/>
                <w:szCs w:val="24"/>
              </w:rPr>
              <w:t>elsewhere</w:t>
            </w:r>
            <w:r w:rsidRPr="008372F6">
              <w:rPr>
                <w:rFonts w:ascii="Arial" w:hAnsi="Arial" w:cs="Arial"/>
                <w:spacing w:val="40"/>
                <w:w w:val="110"/>
                <w:sz w:val="24"/>
                <w:szCs w:val="24"/>
              </w:rPr>
              <w:t xml:space="preserve"> </w:t>
            </w:r>
            <w:r w:rsidRPr="008372F6">
              <w:rPr>
                <w:rFonts w:ascii="Arial" w:hAnsi="Arial" w:cs="Arial"/>
                <w:w w:val="110"/>
                <w:sz w:val="24"/>
                <w:szCs w:val="24"/>
              </w:rPr>
              <w:t>in healthcare.</w:t>
            </w:r>
          </w:p>
        </w:tc>
        <w:tc>
          <w:tcPr>
            <w:tcW w:w="3543" w:type="dxa"/>
            <w:vAlign w:val="center"/>
          </w:tcPr>
          <w:p w14:paraId="4AF03761"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spacing w:val="-4"/>
                <w:w w:val="105"/>
                <w:sz w:val="24"/>
                <w:szCs w:val="24"/>
              </w:rPr>
              <w:t>None</w:t>
            </w:r>
          </w:p>
        </w:tc>
      </w:tr>
      <w:tr w:rsidR="00D878C7" w:rsidRPr="008372F6" w14:paraId="7736B51F" w14:textId="77777777" w:rsidTr="00C31D9A">
        <w:trPr>
          <w:trHeight w:val="1042"/>
        </w:trPr>
        <w:tc>
          <w:tcPr>
            <w:tcW w:w="1134" w:type="dxa"/>
            <w:vAlign w:val="center"/>
          </w:tcPr>
          <w:p w14:paraId="3E5AE662"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40452095"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What kind of decision regarding the new medicine’s use would you find</w:t>
            </w:r>
            <w:r w:rsidRPr="008372F6">
              <w:rPr>
                <w:rFonts w:ascii="Arial" w:hAnsi="Arial" w:cs="Arial"/>
                <w:spacing w:val="40"/>
                <w:w w:val="110"/>
                <w:sz w:val="24"/>
                <w:szCs w:val="24"/>
              </w:rPr>
              <w:t xml:space="preserve"> </w:t>
            </w:r>
            <w:r w:rsidRPr="008372F6">
              <w:rPr>
                <w:rFonts w:ascii="Arial" w:hAnsi="Arial" w:cs="Arial"/>
                <w:spacing w:val="-2"/>
                <w:w w:val="110"/>
                <w:sz w:val="24"/>
                <w:szCs w:val="24"/>
              </w:rPr>
              <w:t>acceptable?</w:t>
            </w:r>
          </w:p>
          <w:p w14:paraId="2B907B5E" w14:textId="77777777" w:rsidR="00D878C7"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Please</w:t>
            </w:r>
            <w:r w:rsidRPr="008372F6">
              <w:rPr>
                <w:rFonts w:ascii="Arial" w:hAnsi="Arial" w:cs="Arial"/>
                <w:spacing w:val="2"/>
                <w:w w:val="110"/>
                <w:sz w:val="24"/>
                <w:szCs w:val="24"/>
              </w:rPr>
              <w:t xml:space="preserve"> </w:t>
            </w:r>
            <w:r w:rsidRPr="008372F6">
              <w:rPr>
                <w:rFonts w:ascii="Arial" w:hAnsi="Arial" w:cs="Arial"/>
                <w:w w:val="110"/>
                <w:sz w:val="24"/>
                <w:szCs w:val="24"/>
              </w:rPr>
              <w:t>choose</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option</w:t>
            </w:r>
            <w:r w:rsidRPr="008372F6">
              <w:rPr>
                <w:rFonts w:ascii="Arial" w:hAnsi="Arial" w:cs="Arial"/>
                <w:spacing w:val="2"/>
                <w:w w:val="110"/>
                <w:sz w:val="24"/>
                <w:szCs w:val="24"/>
              </w:rPr>
              <w:t xml:space="preserve"> </w:t>
            </w:r>
            <w:r w:rsidRPr="008372F6">
              <w:rPr>
                <w:rFonts w:ascii="Arial" w:hAnsi="Arial" w:cs="Arial"/>
                <w:w w:val="110"/>
                <w:sz w:val="24"/>
                <w:szCs w:val="24"/>
              </w:rPr>
              <w:t>that</w:t>
            </w:r>
            <w:r w:rsidRPr="008372F6">
              <w:rPr>
                <w:rFonts w:ascii="Arial" w:hAnsi="Arial" w:cs="Arial"/>
                <w:spacing w:val="3"/>
                <w:w w:val="110"/>
                <w:sz w:val="24"/>
                <w:szCs w:val="24"/>
              </w:rPr>
              <w:t xml:space="preserve"> </w:t>
            </w:r>
            <w:r w:rsidRPr="008372F6">
              <w:rPr>
                <w:rFonts w:ascii="Arial" w:hAnsi="Arial" w:cs="Arial"/>
                <w:w w:val="110"/>
                <w:sz w:val="24"/>
                <w:szCs w:val="24"/>
              </w:rPr>
              <w:t>best</w:t>
            </w:r>
            <w:r w:rsidRPr="008372F6">
              <w:rPr>
                <w:rFonts w:ascii="Arial" w:hAnsi="Arial" w:cs="Arial"/>
                <w:spacing w:val="2"/>
                <w:w w:val="110"/>
                <w:sz w:val="24"/>
                <w:szCs w:val="24"/>
              </w:rPr>
              <w:t xml:space="preserve"> </w:t>
            </w:r>
            <w:r w:rsidRPr="008372F6">
              <w:rPr>
                <w:rFonts w:ascii="Arial" w:hAnsi="Arial" w:cs="Arial"/>
                <w:w w:val="110"/>
                <w:sz w:val="24"/>
                <w:szCs w:val="24"/>
              </w:rPr>
              <w:t>reflects</w:t>
            </w:r>
            <w:r w:rsidRPr="008372F6">
              <w:rPr>
                <w:rFonts w:ascii="Arial" w:hAnsi="Arial" w:cs="Arial"/>
                <w:spacing w:val="2"/>
                <w:w w:val="110"/>
                <w:sz w:val="24"/>
                <w:szCs w:val="24"/>
              </w:rPr>
              <w:t xml:space="preserve"> </w:t>
            </w:r>
            <w:r w:rsidRPr="008372F6">
              <w:rPr>
                <w:rFonts w:ascii="Arial" w:hAnsi="Arial" w:cs="Arial"/>
                <w:w w:val="110"/>
                <w:sz w:val="24"/>
                <w:szCs w:val="24"/>
              </w:rPr>
              <w:t>your</w:t>
            </w:r>
            <w:r w:rsidRPr="008372F6">
              <w:rPr>
                <w:rFonts w:ascii="Arial" w:hAnsi="Arial" w:cs="Arial"/>
                <w:spacing w:val="2"/>
                <w:w w:val="110"/>
                <w:sz w:val="24"/>
                <w:szCs w:val="24"/>
              </w:rPr>
              <w:t xml:space="preserve"> </w:t>
            </w:r>
            <w:r w:rsidRPr="008372F6">
              <w:rPr>
                <w:rFonts w:ascii="Arial" w:hAnsi="Arial" w:cs="Arial"/>
                <w:spacing w:val="-2"/>
                <w:w w:val="110"/>
                <w:sz w:val="24"/>
                <w:szCs w:val="24"/>
              </w:rPr>
              <w:t>opinion.</w:t>
            </w:r>
          </w:p>
          <w:p w14:paraId="49BF75D4" w14:textId="102E0524"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medicine</w:t>
            </w:r>
            <w:r w:rsidRPr="008372F6">
              <w:rPr>
                <w:rFonts w:ascii="Arial" w:hAnsi="Arial" w:cs="Arial"/>
                <w:spacing w:val="-7"/>
                <w:w w:val="110"/>
                <w:sz w:val="24"/>
                <w:szCs w:val="24"/>
              </w:rPr>
              <w:t xml:space="preserve"> </w:t>
            </w:r>
            <w:r w:rsidRPr="008372F6">
              <w:rPr>
                <w:rFonts w:ascii="Arial" w:hAnsi="Arial" w:cs="Arial"/>
                <w:w w:val="110"/>
                <w:sz w:val="24"/>
                <w:szCs w:val="24"/>
              </w:rPr>
              <w:t>should</w:t>
            </w:r>
            <w:r w:rsidRPr="008372F6">
              <w:rPr>
                <w:rFonts w:ascii="Arial" w:hAnsi="Arial" w:cs="Arial"/>
                <w:spacing w:val="-7"/>
                <w:w w:val="110"/>
                <w:sz w:val="24"/>
                <w:szCs w:val="24"/>
              </w:rPr>
              <w:t xml:space="preserve"> </w:t>
            </w:r>
            <w:r w:rsidRPr="008372F6">
              <w:rPr>
                <w:rFonts w:ascii="Arial" w:hAnsi="Arial" w:cs="Arial"/>
                <w:w w:val="110"/>
                <w:sz w:val="24"/>
                <w:szCs w:val="24"/>
              </w:rPr>
              <w:t>be</w:t>
            </w:r>
            <w:r w:rsidRPr="008372F6">
              <w:rPr>
                <w:rFonts w:ascii="Arial" w:hAnsi="Arial" w:cs="Arial"/>
                <w:spacing w:val="-7"/>
                <w:w w:val="110"/>
                <w:sz w:val="24"/>
                <w:szCs w:val="24"/>
              </w:rPr>
              <w:t xml:space="preserve"> </w:t>
            </w:r>
            <w:r w:rsidRPr="008372F6">
              <w:rPr>
                <w:rFonts w:ascii="Arial" w:hAnsi="Arial" w:cs="Arial"/>
                <w:w w:val="110"/>
                <w:sz w:val="24"/>
                <w:szCs w:val="24"/>
              </w:rPr>
              <w:t>adopted</w:t>
            </w:r>
            <w:r w:rsidRPr="008372F6">
              <w:rPr>
                <w:rFonts w:ascii="Arial" w:hAnsi="Arial" w:cs="Arial"/>
                <w:spacing w:val="-7"/>
                <w:w w:val="110"/>
                <w:sz w:val="24"/>
                <w:szCs w:val="24"/>
              </w:rPr>
              <w:t xml:space="preserve"> </w:t>
            </w:r>
            <w:r w:rsidRPr="008372F6">
              <w:rPr>
                <w:rFonts w:ascii="Arial" w:hAnsi="Arial" w:cs="Arial"/>
                <w:w w:val="110"/>
                <w:sz w:val="24"/>
                <w:szCs w:val="24"/>
              </w:rPr>
              <w:t>to</w:t>
            </w:r>
            <w:r w:rsidRPr="008372F6">
              <w:rPr>
                <w:rFonts w:ascii="Arial" w:hAnsi="Arial" w:cs="Arial"/>
                <w:spacing w:val="-7"/>
                <w:w w:val="110"/>
                <w:sz w:val="24"/>
                <w:szCs w:val="24"/>
              </w:rPr>
              <w:t xml:space="preserve"> </w:t>
            </w:r>
            <w:r w:rsidRPr="008372F6">
              <w:rPr>
                <w:rFonts w:ascii="Arial" w:hAnsi="Arial" w:cs="Arial"/>
                <w:w w:val="110"/>
                <w:sz w:val="24"/>
                <w:szCs w:val="24"/>
              </w:rPr>
              <w:t>use</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paid</w:t>
            </w:r>
            <w:r w:rsidRPr="008372F6">
              <w:rPr>
                <w:rFonts w:ascii="Arial" w:hAnsi="Arial" w:cs="Arial"/>
                <w:spacing w:val="-7"/>
                <w:w w:val="110"/>
                <w:sz w:val="24"/>
                <w:szCs w:val="24"/>
              </w:rPr>
              <w:t xml:space="preserve"> </w:t>
            </w:r>
            <w:r w:rsidRPr="008372F6">
              <w:rPr>
                <w:rFonts w:ascii="Arial" w:hAnsi="Arial" w:cs="Arial"/>
                <w:w w:val="110"/>
                <w:sz w:val="24"/>
                <w:szCs w:val="24"/>
              </w:rPr>
              <w:t>by</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society</w:t>
            </w:r>
            <w:r w:rsidRPr="008372F6">
              <w:rPr>
                <w:rFonts w:ascii="Arial" w:hAnsi="Arial" w:cs="Arial"/>
                <w:spacing w:val="-7"/>
                <w:w w:val="110"/>
                <w:sz w:val="24"/>
                <w:szCs w:val="24"/>
              </w:rPr>
              <w:t xml:space="preserve"> </w:t>
            </w:r>
            <w:r w:rsidRPr="008372F6">
              <w:rPr>
                <w:rFonts w:ascii="Arial" w:hAnsi="Arial" w:cs="Arial"/>
                <w:w w:val="110"/>
                <w:sz w:val="24"/>
                <w:szCs w:val="24"/>
              </w:rPr>
              <w:t>regard</w:t>
            </w:r>
            <w:del w:id="439" w:author="Héctor Bahamonde" w:date="2026-09-19T11:53:00Z" w16du:dateUtc="2026-09-19T09:53:00Z">
              <w:r w:rsidRPr="008372F6" w:rsidDel="00150CD2">
                <w:rPr>
                  <w:rFonts w:ascii="Arial" w:hAnsi="Arial" w:cs="Arial"/>
                  <w:w w:val="110"/>
                  <w:sz w:val="24"/>
                  <w:szCs w:val="24"/>
                </w:rPr>
                <w:delText>-</w:delText>
              </w:r>
            </w:del>
            <w:r w:rsidRPr="008372F6">
              <w:rPr>
                <w:rFonts w:ascii="Arial" w:hAnsi="Arial" w:cs="Arial"/>
                <w:w w:val="110"/>
                <w:sz w:val="24"/>
                <w:szCs w:val="24"/>
              </w:rPr>
              <w:t>less of the price set on it by the pharmaceutical company</w:t>
            </w:r>
          </w:p>
          <w:p w14:paraId="33B8A01C" w14:textId="77777777"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 medicine should be adopted to use and paid by the society if the</w:t>
            </w:r>
            <w:r w:rsidRPr="008372F6">
              <w:rPr>
                <w:rFonts w:ascii="Arial" w:hAnsi="Arial" w:cs="Arial"/>
                <w:spacing w:val="40"/>
                <w:w w:val="110"/>
                <w:sz w:val="24"/>
                <w:szCs w:val="24"/>
              </w:rPr>
              <w:t xml:space="preserve"> </w:t>
            </w:r>
            <w:r w:rsidRPr="008372F6">
              <w:rPr>
                <w:rFonts w:ascii="Arial" w:hAnsi="Arial" w:cs="Arial"/>
                <w:w w:val="110"/>
                <w:sz w:val="24"/>
                <w:szCs w:val="24"/>
              </w:rPr>
              <w:t>pharmaceutical company lowers its price</w:t>
            </w:r>
          </w:p>
          <w:p w14:paraId="7207F504" w14:textId="77777777"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medicine</w:t>
            </w:r>
            <w:r w:rsidRPr="008372F6">
              <w:rPr>
                <w:rFonts w:ascii="Arial" w:hAnsi="Arial" w:cs="Arial"/>
                <w:spacing w:val="4"/>
                <w:w w:val="110"/>
                <w:sz w:val="24"/>
                <w:szCs w:val="24"/>
              </w:rPr>
              <w:t xml:space="preserve"> </w:t>
            </w:r>
            <w:r w:rsidRPr="008372F6">
              <w:rPr>
                <w:rFonts w:ascii="Arial" w:hAnsi="Arial" w:cs="Arial"/>
                <w:w w:val="110"/>
                <w:sz w:val="24"/>
                <w:szCs w:val="24"/>
              </w:rPr>
              <w:t>should</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be</w:t>
            </w:r>
            <w:r w:rsidRPr="008372F6">
              <w:rPr>
                <w:rFonts w:ascii="Arial" w:hAnsi="Arial" w:cs="Arial"/>
                <w:spacing w:val="4"/>
                <w:w w:val="110"/>
                <w:sz w:val="24"/>
                <w:szCs w:val="24"/>
              </w:rPr>
              <w:t xml:space="preserve"> </w:t>
            </w:r>
            <w:r w:rsidRPr="008372F6">
              <w:rPr>
                <w:rFonts w:ascii="Arial" w:hAnsi="Arial" w:cs="Arial"/>
                <w:w w:val="110"/>
                <w:sz w:val="24"/>
                <w:szCs w:val="24"/>
              </w:rPr>
              <w:t>adopted</w:t>
            </w:r>
            <w:r w:rsidRPr="008372F6">
              <w:rPr>
                <w:rFonts w:ascii="Arial" w:hAnsi="Arial" w:cs="Arial"/>
                <w:spacing w:val="4"/>
                <w:w w:val="110"/>
                <w:sz w:val="24"/>
                <w:szCs w:val="24"/>
              </w:rPr>
              <w:t xml:space="preserve"> </w:t>
            </w:r>
            <w:r w:rsidRPr="008372F6">
              <w:rPr>
                <w:rFonts w:ascii="Arial" w:hAnsi="Arial" w:cs="Arial"/>
                <w:w w:val="110"/>
                <w:sz w:val="24"/>
                <w:szCs w:val="24"/>
              </w:rPr>
              <w:t>to</w:t>
            </w:r>
            <w:r w:rsidRPr="008372F6">
              <w:rPr>
                <w:rFonts w:ascii="Arial" w:hAnsi="Arial" w:cs="Arial"/>
                <w:spacing w:val="4"/>
                <w:w w:val="110"/>
                <w:sz w:val="24"/>
                <w:szCs w:val="24"/>
              </w:rPr>
              <w:t xml:space="preserve"> </w:t>
            </w:r>
            <w:r w:rsidRPr="008372F6">
              <w:rPr>
                <w:rFonts w:ascii="Arial" w:hAnsi="Arial" w:cs="Arial"/>
                <w:w w:val="110"/>
                <w:sz w:val="24"/>
                <w:szCs w:val="24"/>
              </w:rPr>
              <w:t>use</w:t>
            </w:r>
            <w:r w:rsidRPr="008372F6">
              <w:rPr>
                <w:rFonts w:ascii="Arial" w:hAnsi="Arial" w:cs="Arial"/>
                <w:spacing w:val="5"/>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paid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spacing w:val="-2"/>
                <w:w w:val="110"/>
                <w:sz w:val="24"/>
                <w:szCs w:val="24"/>
              </w:rPr>
              <w:t>society</w:t>
            </w:r>
          </w:p>
          <w:p w14:paraId="3B138734" w14:textId="04D4C7F7" w:rsidR="005D491A"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05"/>
                <w:sz w:val="24"/>
                <w:szCs w:val="24"/>
              </w:rPr>
              <w:t>I</w:t>
            </w:r>
            <w:r w:rsidRPr="008372F6">
              <w:rPr>
                <w:rFonts w:ascii="Arial" w:hAnsi="Arial" w:cs="Arial"/>
                <w:spacing w:val="12"/>
                <w:w w:val="105"/>
                <w:sz w:val="24"/>
                <w:szCs w:val="24"/>
              </w:rPr>
              <w:t xml:space="preserve"> </w:t>
            </w:r>
            <w:r w:rsidRPr="008372F6">
              <w:rPr>
                <w:rFonts w:ascii="Arial" w:hAnsi="Arial" w:cs="Arial"/>
                <w:w w:val="105"/>
                <w:sz w:val="24"/>
                <w:szCs w:val="24"/>
              </w:rPr>
              <w:t>don’t</w:t>
            </w:r>
            <w:r w:rsidRPr="008372F6">
              <w:rPr>
                <w:rFonts w:ascii="Arial" w:hAnsi="Arial" w:cs="Arial"/>
                <w:spacing w:val="12"/>
                <w:w w:val="105"/>
                <w:sz w:val="24"/>
                <w:szCs w:val="24"/>
              </w:rPr>
              <w:t xml:space="preserve"> </w:t>
            </w:r>
            <w:r w:rsidRPr="008372F6">
              <w:rPr>
                <w:rFonts w:ascii="Arial" w:hAnsi="Arial" w:cs="Arial"/>
                <w:spacing w:val="-4"/>
                <w:w w:val="105"/>
                <w:sz w:val="24"/>
                <w:szCs w:val="24"/>
              </w:rPr>
              <w:t>know</w:t>
            </w:r>
          </w:p>
        </w:tc>
      </w:tr>
    </w:tbl>
    <w:p w14:paraId="16D45DD4" w14:textId="4411B0AE" w:rsidR="005D491A" w:rsidRPr="008372F6" w:rsidRDefault="00F95F87"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 xml:space="preserve">Following the vignette and framing manipulation,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ins w:id="440" w:author="Microsoft Office User" w:date="2026-09-11T16:31:00Z">
        <w:r w:rsidR="00023585" w:rsidRPr="008372F6">
          <w:rPr>
            <w:rFonts w:ascii="Arial" w:hAnsi="Arial" w:cs="Arial"/>
            <w:w w:val="105"/>
            <w:sz w:val="24"/>
            <w:szCs w:val="24"/>
          </w:rPr>
          <w:t>N</w:t>
        </w:r>
      </w:ins>
      <w:del w:id="441" w:author="Microsoft Office User" w:date="2026-09-11T16:31:00Z">
        <w:r w:rsidRPr="008372F6" w:rsidDel="00023585">
          <w:rPr>
            <w:rFonts w:ascii="Arial" w:hAnsi="Arial" w:cs="Arial"/>
            <w:w w:val="105"/>
            <w:sz w:val="24"/>
            <w:szCs w:val="24"/>
          </w:rPr>
          <w:delText>n</w:delText>
        </w:r>
      </w:del>
      <w:r w:rsidRPr="008372F6">
        <w:rPr>
          <w:rFonts w:ascii="Arial" w:hAnsi="Arial" w:cs="Arial"/>
          <w:w w:val="105"/>
          <w:sz w:val="24"/>
          <w:szCs w:val="24"/>
        </w:rPr>
        <w:t xml:space="preserve">=241). </w:t>
      </w:r>
      <w:ins w:id="442" w:author="Héctor Bahamonde" w:date="2026-08-10T19:39:00Z">
        <w:r w:rsidR="002915DD" w:rsidRPr="008372F6">
          <w:rPr>
            <w:rFonts w:ascii="Arial" w:hAnsi="Arial" w:cs="Arial"/>
            <w:w w:val="105"/>
            <w:sz w:val="24"/>
            <w:szCs w:val="24"/>
          </w:rPr>
          <w:t xml:space="preserve">The three substantive response categories range from the least restrictive position (unconditional funding), through an intermediate position (conditional funding), to the most restrictive position (rejection). This ordering allows us to test the predicted direction of the treatment effects, but it does not itself measure respondents’ perceptions of gains, losses, </w:t>
        </w:r>
        <w:r w:rsidR="002915DD" w:rsidRPr="008372F6">
          <w:rPr>
            <w:rFonts w:ascii="Arial" w:hAnsi="Arial" w:cs="Arial"/>
            <w:w w:val="105"/>
            <w:sz w:val="24"/>
            <w:szCs w:val="24"/>
          </w:rPr>
          <w:lastRenderedPageBreak/>
          <w:t>opportunity costs, or moral obligation.</w:t>
        </w:r>
      </w:ins>
      <w:del w:id="443" w:author="Héctor Bahamonde" w:date="2026-08-10T19:39:00Z">
        <w:r w:rsidRPr="008372F6" w:rsidDel="002915DD">
          <w:rPr>
            <w:rFonts w:ascii="Arial" w:hAnsi="Arial" w:cs="Arial"/>
            <w:w w:val="105"/>
            <w:sz w:val="24"/>
            <w:szCs w:val="24"/>
          </w:rPr>
          <w:delText>These categories map directly onto the theoretical expectations derived from prospect theory, as unconditional funding represents the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most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risk-acceptant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conditional</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funding</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intermediate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and</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rejection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the most risk-averse position.</w:delText>
        </w:r>
      </w:del>
    </w:p>
    <w:p w14:paraId="3475FE25" w14:textId="042CA3D0" w:rsidR="00025559" w:rsidRPr="009665A6" w:rsidRDefault="00025559" w:rsidP="009665A6">
      <w:pPr>
        <w:pStyle w:val="BodyText"/>
        <w:spacing w:before="120" w:after="120" w:line="360" w:lineRule="auto"/>
        <w:jc w:val="center"/>
        <w:rPr>
          <w:ins w:id="444" w:author="Héctor Bahamonde" w:date="2026-08-06T16:53:00Z"/>
          <w:rFonts w:ascii="Arial" w:hAnsi="Arial" w:cs="Arial"/>
          <w:b/>
          <w:bCs/>
          <w:sz w:val="24"/>
          <w:szCs w:val="24"/>
        </w:rPr>
      </w:pPr>
      <w:ins w:id="445" w:author="Héctor Bahamonde" w:date="2026-08-06T16:53:00Z">
        <w:r w:rsidRPr="009665A6">
          <w:rPr>
            <w:rFonts w:ascii="Arial" w:hAnsi="Arial" w:cs="Arial"/>
            <w:b/>
            <w:bCs/>
            <w:sz w:val="24"/>
            <w:szCs w:val="24"/>
          </w:rPr>
          <w:t>Figure 1</w:t>
        </w:r>
      </w:ins>
      <w:ins w:id="446" w:author="Microsoft Office User" w:date="2026-09-11T11:19:00Z">
        <w:r w:rsidR="008B6949" w:rsidRPr="009665A6">
          <w:rPr>
            <w:rFonts w:ascii="Arial" w:hAnsi="Arial" w:cs="Arial"/>
            <w:b/>
            <w:bCs/>
            <w:sz w:val="24"/>
            <w:szCs w:val="24"/>
          </w:rPr>
          <w:t>.</w:t>
        </w:r>
      </w:ins>
      <w:ins w:id="447" w:author="Héctor Bahamonde" w:date="2026-08-06T16:53:00Z">
        <w:del w:id="448" w:author="Microsoft Office User" w:date="2026-09-11T11:19:00Z">
          <w:r w:rsidRPr="009665A6" w:rsidDel="008B6949">
            <w:rPr>
              <w:rFonts w:ascii="Arial" w:hAnsi="Arial" w:cs="Arial"/>
              <w:b/>
              <w:bCs/>
              <w:sz w:val="24"/>
              <w:szCs w:val="24"/>
            </w:rPr>
            <w:delText>:</w:delText>
          </w:r>
        </w:del>
        <w:r w:rsidRPr="009665A6">
          <w:rPr>
            <w:rFonts w:ascii="Arial" w:hAnsi="Arial" w:cs="Arial"/>
            <w:b/>
            <w:bCs/>
            <w:sz w:val="24"/>
            <w:szCs w:val="24"/>
          </w:rPr>
          <w:t xml:space="preserve"> Raw distribution of funding preferences by experimental arm</w:t>
        </w:r>
      </w:ins>
      <w:ins w:id="449" w:author="Microsoft Office User" w:date="2026-09-11T12:31:00Z">
        <w:r w:rsidR="00A83E16" w:rsidRPr="009665A6">
          <w:rPr>
            <w:rFonts w:ascii="Arial" w:hAnsi="Arial" w:cs="Arial"/>
            <w:b/>
            <w:bCs/>
            <w:sz w:val="24"/>
            <w:szCs w:val="24"/>
          </w:rPr>
          <w:t>.</w:t>
        </w:r>
      </w:ins>
    </w:p>
    <w:p w14:paraId="24A275AE" w14:textId="19B82BAE" w:rsidR="00025559" w:rsidRPr="008372F6" w:rsidRDefault="00025559">
      <w:pPr>
        <w:pStyle w:val="BodyText"/>
        <w:spacing w:before="120" w:after="120" w:line="360" w:lineRule="auto"/>
        <w:ind w:right="329"/>
        <w:jc w:val="center"/>
        <w:rPr>
          <w:ins w:id="450" w:author="Héctor Bahamonde" w:date="2026-08-06T16:53:00Z"/>
          <w:rFonts w:ascii="Arial" w:hAnsi="Arial" w:cs="Arial"/>
          <w:sz w:val="24"/>
          <w:szCs w:val="24"/>
        </w:rPr>
        <w:pPrChange w:id="451" w:author="Héctor Bahamonde" w:date="2026-08-06T16:53:00Z">
          <w:pPr>
            <w:pStyle w:val="BodyText"/>
            <w:spacing w:before="2" w:line="256" w:lineRule="auto"/>
            <w:ind w:left="352" w:right="329" w:firstLine="346"/>
            <w:jc w:val="both"/>
          </w:pPr>
        </w:pPrChange>
      </w:pPr>
      <w:ins w:id="452" w:author="Héctor Bahamonde" w:date="2026-08-06T16:53:00Z">
        <w:r w:rsidRPr="008372F6">
          <w:rPr>
            <w:rFonts w:ascii="Arial" w:hAnsi="Arial" w:cs="Arial"/>
            <w:noProof/>
            <w:sz w:val="24"/>
            <w:szCs w:val="24"/>
          </w:rPr>
          <w:drawing>
            <wp:inline distT="0" distB="0" distL="0" distR="0" wp14:anchorId="49706D41" wp14:editId="65568294">
              <wp:extent cx="6243837" cy="4572000"/>
              <wp:effectExtent l="0" t="0" r="5080" b="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13"/>
                      <a:stretch>
                        <a:fillRect/>
                      </a:stretch>
                    </pic:blipFill>
                    <pic:spPr>
                      <a:xfrm>
                        <a:off x="0" y="0"/>
                        <a:ext cx="6323415" cy="4630270"/>
                      </a:xfrm>
                      <a:prstGeom prst="rect">
                        <a:avLst/>
                      </a:prstGeom>
                    </pic:spPr>
                  </pic:pic>
                </a:graphicData>
              </a:graphic>
            </wp:inline>
          </w:drawing>
        </w:r>
      </w:ins>
    </w:p>
    <w:p w14:paraId="0B53577C" w14:textId="4E0AF3FF" w:rsidR="00025559" w:rsidRPr="008372F6" w:rsidRDefault="00025559" w:rsidP="006D54E4">
      <w:pPr>
        <w:pStyle w:val="BodyText"/>
        <w:spacing w:before="120" w:after="120" w:line="360" w:lineRule="auto"/>
        <w:jc w:val="center"/>
        <w:rPr>
          <w:ins w:id="453" w:author="Héctor Bahamonde" w:date="2026-08-06T16:53:00Z"/>
          <w:rFonts w:ascii="Arial" w:hAnsi="Arial" w:cs="Arial"/>
          <w:sz w:val="24"/>
          <w:szCs w:val="24"/>
        </w:rPr>
      </w:pPr>
      <w:ins w:id="454" w:author="Héctor Bahamonde" w:date="2026-08-06T16:53:00Z">
        <w:r w:rsidRPr="00EA5F79">
          <w:rPr>
            <w:rFonts w:ascii="Arial" w:hAnsi="Arial" w:cs="Arial"/>
            <w:b/>
            <w:bCs/>
            <w:sz w:val="24"/>
            <w:szCs w:val="24"/>
            <w:rPrChange w:id="455" w:author="Héctor Bahamonde" w:date="2026-09-18T11:09:00Z" w16du:dateUtc="2026-09-18T09:09:00Z">
              <w:rPr>
                <w:rFonts w:ascii="Arial" w:hAnsi="Arial" w:cs="Arial"/>
                <w:sz w:val="24"/>
                <w:szCs w:val="24"/>
              </w:rPr>
            </w:rPrChange>
          </w:rPr>
          <w:t>Note</w:t>
        </w:r>
        <w:r w:rsidRPr="008372F6">
          <w:rPr>
            <w:rFonts w:ascii="Arial" w:hAnsi="Arial" w:cs="Arial"/>
            <w:sz w:val="24"/>
            <w:szCs w:val="24"/>
          </w:rPr>
          <w:t xml:space="preserve">: Bars report unweighted percentages within each experimental arm; labels show percentages and raw respondent counts. “I don’t know” is retained as a separate outcome. </w:t>
        </w:r>
        <w:del w:id="456" w:author="Microsoft Office User" w:date="2026-09-11T12:30:00Z">
          <w:r w:rsidRPr="008372F6" w:rsidDel="00A83E16">
            <w:rPr>
              <w:rFonts w:ascii="Arial" w:hAnsi="Arial" w:cs="Arial"/>
              <w:sz w:val="24"/>
              <w:szCs w:val="24"/>
            </w:rPr>
            <w:delText>Arm sizes are N = 465 for the control, N = 517 for the loss (rescue) frame, and N = 517 for the gains (health maximi</w:delText>
          </w:r>
        </w:del>
        <w:del w:id="457" w:author="Microsoft Office User" w:date="2026-09-11T11:09:00Z">
          <w:r w:rsidRPr="008372F6" w:rsidDel="00D878C7">
            <w:rPr>
              <w:rFonts w:ascii="Arial" w:hAnsi="Arial" w:cs="Arial"/>
              <w:sz w:val="24"/>
              <w:szCs w:val="24"/>
            </w:rPr>
            <w:delText>s</w:delText>
          </w:r>
        </w:del>
        <w:del w:id="458" w:author="Microsoft Office User" w:date="2026-09-11T12:30:00Z">
          <w:r w:rsidRPr="008372F6" w:rsidDel="00A83E16">
            <w:rPr>
              <w:rFonts w:ascii="Arial" w:hAnsi="Arial" w:cs="Arial"/>
              <w:sz w:val="24"/>
              <w:szCs w:val="24"/>
            </w:rPr>
            <w:delText xml:space="preserve">ation) frame. </w:delText>
          </w:r>
        </w:del>
        <w:r w:rsidRPr="008372F6">
          <w:rPr>
            <w:rFonts w:ascii="Arial" w:hAnsi="Arial" w:cs="Arial"/>
            <w:sz w:val="24"/>
            <w:szCs w:val="24"/>
          </w:rPr>
          <w:t>Percentages may not sum to 100 because of rounding.</w:t>
        </w:r>
      </w:ins>
    </w:p>
    <w:p w14:paraId="6C2050D9" w14:textId="34B22B7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To estimate the effect of framing on policy preferences, we model respondents’ choices using a</w:t>
      </w:r>
      <w:ins w:id="459" w:author="Héctor Bahamonde" w:date="2026-08-05T17:27:00Z">
        <w:r w:rsidR="00911F67" w:rsidRPr="008372F6">
          <w:rPr>
            <w:rFonts w:ascii="Arial" w:hAnsi="Arial" w:cs="Arial"/>
            <w:w w:val="105"/>
            <w:sz w:val="24"/>
            <w:szCs w:val="24"/>
          </w:rPr>
          <w:t xml:space="preserve"> multinomial </w:t>
        </w:r>
      </w:ins>
      <w:del w:id="460" w:author="Héctor Bahamonde" w:date="2026-08-05T17:27:00Z">
        <w:r w:rsidRPr="008372F6" w:rsidDel="00911F67">
          <w:rPr>
            <w:rFonts w:ascii="Arial" w:hAnsi="Arial" w:cs="Arial"/>
            <w:w w:val="105"/>
            <w:sz w:val="24"/>
            <w:szCs w:val="24"/>
          </w:rPr>
          <w:delText xml:space="preserve">n ordinal </w:delText>
        </w:r>
      </w:del>
      <w:r w:rsidRPr="008372F6">
        <w:rPr>
          <w:rFonts w:ascii="Arial" w:hAnsi="Arial" w:cs="Arial"/>
          <w:w w:val="105"/>
          <w:sz w:val="24"/>
          <w:szCs w:val="24"/>
        </w:rPr>
        <w:t>logistic regression</w:t>
      </w:r>
      <w:ins w:id="461" w:author="Héctor Bahamonde" w:date="2026-08-05T17:27:00Z">
        <w:r w:rsidR="00911F67" w:rsidRPr="008372F6">
          <w:rPr>
            <w:rFonts w:ascii="Arial" w:hAnsi="Arial" w:cs="Arial"/>
            <w:w w:val="105"/>
            <w:sz w:val="24"/>
            <w:szCs w:val="24"/>
          </w:rPr>
          <w:t>. This specification is useful because the “Don’t know” category</w:t>
        </w:r>
      </w:ins>
      <w:del w:id="462" w:author="Héctor Bahamonde" w:date="2026-08-05T17:27:00Z">
        <w:r w:rsidRPr="008372F6" w:rsidDel="00911F67">
          <w:rPr>
            <w:rFonts w:ascii="Arial" w:hAnsi="Arial" w:cs="Arial"/>
            <w:w w:val="105"/>
            <w:sz w:val="24"/>
            <w:szCs w:val="24"/>
          </w:rPr>
          <w:delText>,</w:delText>
        </w:r>
      </w:del>
      <w:r w:rsidRPr="008372F6">
        <w:rPr>
          <w:rFonts w:ascii="Arial" w:hAnsi="Arial" w:cs="Arial"/>
          <w:w w:val="105"/>
          <w:sz w:val="24"/>
          <w:szCs w:val="24"/>
        </w:rPr>
        <w:t xml:space="preserve"> </w:t>
      </w:r>
      <w:ins w:id="463" w:author="Héctor Bahamonde" w:date="2026-08-05T17:27:00Z">
        <w:r w:rsidR="00911F67" w:rsidRPr="008372F6">
          <w:rPr>
            <w:rFonts w:ascii="Arial" w:hAnsi="Arial" w:cs="Arial"/>
            <w:w w:val="105"/>
            <w:sz w:val="24"/>
            <w:szCs w:val="24"/>
          </w:rPr>
          <w:t xml:space="preserve">does not </w:t>
        </w:r>
      </w:ins>
      <w:r w:rsidRPr="008372F6">
        <w:rPr>
          <w:rFonts w:ascii="Arial" w:hAnsi="Arial" w:cs="Arial"/>
          <w:w w:val="105"/>
          <w:sz w:val="24"/>
          <w:szCs w:val="24"/>
        </w:rPr>
        <w:t>reflect</w:t>
      </w:r>
      <w:del w:id="464" w:author="Héctor Bahamonde" w:date="2026-08-05T17:28:00Z">
        <w:r w:rsidRPr="008372F6" w:rsidDel="00911F67">
          <w:rPr>
            <w:rFonts w:ascii="Arial" w:hAnsi="Arial" w:cs="Arial"/>
            <w:w w:val="105"/>
            <w:sz w:val="24"/>
            <w:szCs w:val="24"/>
          </w:rPr>
          <w:delText>ing</w:delText>
        </w:r>
      </w:del>
      <w:r w:rsidRPr="008372F6">
        <w:rPr>
          <w:rFonts w:ascii="Arial" w:hAnsi="Arial" w:cs="Arial"/>
          <w:w w:val="105"/>
          <w:sz w:val="24"/>
          <w:szCs w:val="24"/>
        </w:rPr>
        <w:t xml:space="preserve"> </w:t>
      </w:r>
      <w:del w:id="465" w:author="Héctor Bahamonde" w:date="2026-08-05T17:28:00Z">
        <w:r w:rsidRPr="008372F6" w:rsidDel="00911F67">
          <w:rPr>
            <w:rFonts w:ascii="Arial" w:hAnsi="Arial" w:cs="Arial"/>
            <w:w w:val="105"/>
            <w:sz w:val="24"/>
            <w:szCs w:val="24"/>
          </w:rPr>
          <w:delText xml:space="preserve">the </w:delText>
        </w:r>
      </w:del>
      <w:ins w:id="466" w:author="Héctor Bahamonde" w:date="2026-08-05T17:28:00Z">
        <w:r w:rsidR="00911F67" w:rsidRPr="008372F6">
          <w:rPr>
            <w:rFonts w:ascii="Arial" w:hAnsi="Arial" w:cs="Arial"/>
            <w:w w:val="105"/>
            <w:sz w:val="24"/>
            <w:szCs w:val="24"/>
          </w:rPr>
          <w:t xml:space="preserve">an </w:t>
        </w:r>
      </w:ins>
      <w:r w:rsidRPr="008372F6">
        <w:rPr>
          <w:rFonts w:ascii="Arial" w:hAnsi="Arial" w:cs="Arial"/>
          <w:w w:val="105"/>
          <w:sz w:val="24"/>
          <w:szCs w:val="24"/>
        </w:rPr>
        <w:t xml:space="preserve">ordered structure of the outcome variable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ins w:id="483" w:author="Microsoft Office User" w:date="2026-09-11T12:29:00Z">
        <w:r w:rsidR="00A83E16" w:rsidRPr="008372F6">
          <w:rPr>
            <w:rFonts w:ascii="Arial" w:hAnsi="Arial" w:cs="Arial"/>
            <w:w w:val="105"/>
            <w:sz w:val="24"/>
            <w:szCs w:val="24"/>
          </w:rPr>
          <w:t>N</w:t>
        </w:r>
      </w:ins>
      <w:del w:id="484"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=517) and the health maximi</w:t>
      </w:r>
      <w:ins w:id="485" w:author="Microsoft Office User" w:date="2026-09-11T09:41:00Z">
        <w:r w:rsidR="002E5AF1" w:rsidRPr="008372F6">
          <w:rPr>
            <w:rFonts w:ascii="Arial" w:hAnsi="Arial" w:cs="Arial"/>
            <w:w w:val="105"/>
            <w:sz w:val="24"/>
            <w:szCs w:val="24"/>
          </w:rPr>
          <w:t>z</w:t>
        </w:r>
      </w:ins>
      <w:del w:id="486" w:author="Microsoft Office User" w:date="2026-09-11T09:41:00Z">
        <w:r w:rsidRPr="008372F6" w:rsidDel="002E5AF1">
          <w:rPr>
            <w:rFonts w:ascii="Arial" w:hAnsi="Arial" w:cs="Arial"/>
            <w:w w:val="105"/>
            <w:sz w:val="24"/>
            <w:szCs w:val="24"/>
          </w:rPr>
          <w:delText>s</w:delText>
        </w:r>
      </w:del>
      <w:r w:rsidRPr="008372F6">
        <w:rPr>
          <w:rFonts w:ascii="Arial" w:hAnsi="Arial" w:cs="Arial"/>
          <w:w w:val="105"/>
          <w:sz w:val="24"/>
          <w:szCs w:val="24"/>
        </w:rPr>
        <w:t>ation (utility-maximizing) frame (</w:t>
      </w:r>
      <w:ins w:id="487" w:author="Microsoft Office User" w:date="2026-09-11T12:29:00Z">
        <w:r w:rsidR="00A83E16" w:rsidRPr="008372F6">
          <w:rPr>
            <w:rFonts w:ascii="Arial" w:hAnsi="Arial" w:cs="Arial"/>
            <w:w w:val="105"/>
            <w:sz w:val="24"/>
            <w:szCs w:val="24"/>
          </w:rPr>
          <w:t>N</w:t>
        </w:r>
      </w:ins>
      <w:del w:id="488"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 xml:space="preserve">=517), </w:t>
      </w:r>
      <w:r w:rsidRPr="008372F6">
        <w:rPr>
          <w:rFonts w:ascii="Arial" w:hAnsi="Arial" w:cs="Arial"/>
          <w:w w:val="105"/>
          <w:sz w:val="24"/>
          <w:szCs w:val="24"/>
        </w:rPr>
        <w:lastRenderedPageBreak/>
        <w:t>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ins w:id="489" w:author="Microsoft Office User" w:date="2026-09-11T12:29:00Z">
        <w:r w:rsidR="00A83E16" w:rsidRPr="008372F6">
          <w:rPr>
            <w:rFonts w:ascii="Arial" w:hAnsi="Arial" w:cs="Arial"/>
            <w:w w:val="105"/>
            <w:sz w:val="24"/>
            <w:szCs w:val="24"/>
          </w:rPr>
          <w:t>N</w:t>
        </w:r>
      </w:ins>
      <w:del w:id="490"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ins w:id="491" w:author="Héctor Bahamonde" w:date="2026-08-10T19:14:00Z">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ins>
      <w:ins w:id="492" w:author="Héctor Bahamonde" w:date="2026-09-18T11:12:00Z" w16du:dateUtc="2026-09-18T09:12:00Z">
        <w:r w:rsidR="00EA5F79">
          <w:rPr>
            <w:rFonts w:ascii="Arial" w:hAnsi="Arial" w:cs="Arial"/>
            <w:w w:val="105"/>
            <w:sz w:val="24"/>
            <w:szCs w:val="24"/>
          </w:rPr>
          <w:t>Table OA2</w:t>
        </w:r>
      </w:ins>
      <w:ins w:id="493" w:author="Héctor Bahamonde" w:date="2026-08-10T19:14:00Z">
        <w:r w:rsidR="00577D9C" w:rsidRPr="008372F6">
          <w:rPr>
            <w:rFonts w:ascii="Arial" w:hAnsi="Arial" w:cs="Arial"/>
            <w:w w:val="105"/>
            <w:sz w:val="24"/>
            <w:szCs w:val="24"/>
          </w:rPr>
          <w:t>)</w:t>
        </w:r>
      </w:ins>
      <w:del w:id="494" w:author="Héctor Bahamonde" w:date="2026-08-10T19:14:00Z">
        <w:r w:rsidRPr="008372F6" w:rsidDel="00577D9C">
          <w:rPr>
            <w:rFonts w:ascii="Arial" w:hAnsi="Arial" w:cs="Arial"/>
            <w:w w:val="105"/>
            <w:sz w:val="24"/>
            <w:szCs w:val="24"/>
          </w:rPr>
          <w:delText>All models are estimated with survey weights to preserve population representativeness</w:delText>
        </w:r>
      </w:del>
      <w:r w:rsidRPr="008372F6">
        <w:rPr>
          <w:rFonts w:ascii="Arial" w:hAnsi="Arial" w:cs="Arial"/>
          <w:w w:val="105"/>
          <w:sz w:val="24"/>
          <w:szCs w:val="24"/>
        </w:rPr>
        <w:t>.</w:t>
      </w:r>
    </w:p>
    <w:p w14:paraId="5C69D2B0" w14:textId="77777777" w:rsidR="00911F67" w:rsidRPr="008372F6" w:rsidRDefault="00911F67" w:rsidP="008372F6">
      <w:pPr>
        <w:pStyle w:val="BodyText"/>
        <w:spacing w:before="120" w:after="120" w:line="360" w:lineRule="auto"/>
        <w:jc w:val="both"/>
        <w:rPr>
          <w:ins w:id="495" w:author="Héctor Bahamonde" w:date="2026-08-05T17:30:00Z"/>
          <w:rFonts w:ascii="Arial" w:hAnsi="Arial" w:cs="Arial"/>
          <w:sz w:val="24"/>
          <w:szCs w:val="24"/>
        </w:rPr>
      </w:pPr>
      <w:ins w:id="496" w:author="Héctor Bahamonde" w:date="2026-08-05T17:30:00Z">
        <w:r w:rsidRPr="008372F6">
          <w:rPr>
            <w:rFonts w:ascii="Arial" w:hAnsi="Arial" w:cs="Arial"/>
            <w:sz w:val="24"/>
            <w:szCs w:val="24"/>
          </w:rPr>
          <w:t>Formally, the multinomial logistic model can be written as:</w:t>
        </w:r>
      </w:ins>
    </w:p>
    <w:p w14:paraId="34B3229F" w14:textId="57E38346" w:rsidR="00503FE7" w:rsidRPr="008372F6" w:rsidRDefault="00000000" w:rsidP="008372F6">
      <w:pPr>
        <w:widowControl/>
        <w:autoSpaceDE/>
        <w:autoSpaceDN/>
        <w:spacing w:before="120" w:after="120" w:line="360" w:lineRule="auto"/>
        <w:jc w:val="both"/>
        <w:rPr>
          <w:ins w:id="497" w:author="Héctor Bahamonde" w:date="2026-08-05T17:31:00Z"/>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w:del w:id="498" w:author="Héctor Bahamonde" w:date="2026-08-10T18:22:00Z">
              <w:rPr>
                <w:rFonts w:ascii="Cambria Math" w:hAnsi="Cambria Math" w:cs="Arial"/>
                <w:sz w:val="24"/>
                <w:szCs w:val="24"/>
              </w:rPr>
              <m:t>  </m:t>
            </w:del>
          </m:r>
          <m:r>
            <w:ins w:id="499" w:author="Héctor Bahamonde" w:date="2026-08-05T17:32:00Z">
              <m:rPr>
                <m:sty m:val="p"/>
              </m:rPr>
              <w:rPr>
                <w:rFonts w:ascii="Cambria Math" w:hAnsi="Cambria Math" w:cs="Arial"/>
                <w:sz w:val="24"/>
                <w:szCs w:val="24"/>
              </w:rPr>
              <w:br/>
            </w:ins>
          </m:r>
        </m:oMath>
        <m:oMath>
          <m:r>
            <w:ins w:id="500" w:author="Héctor Bahamonde" w:date="2026-08-05T17:32:00Z">
              <m:rPr>
                <m:sty m:val="p"/>
              </m:rPr>
              <w:rPr>
                <w:rFonts w:ascii="Cambria Math" w:hAnsi="Cambria Math" w:cs="Arial"/>
                <w:sz w:val="24"/>
                <w:szCs w:val="24"/>
              </w:rPr>
              <w:br/>
            </w:ins>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2A6D1F08" w14:textId="504A17F2" w:rsidR="00911F67" w:rsidRPr="008372F6" w:rsidRDefault="00911F67">
      <w:pPr>
        <w:pStyle w:val="BodyText"/>
        <w:spacing w:before="120" w:after="120" w:line="360" w:lineRule="auto"/>
        <w:jc w:val="both"/>
        <w:rPr>
          <w:ins w:id="501" w:author="Héctor Bahamonde" w:date="2026-08-05T17:30:00Z"/>
          <w:rFonts w:ascii="Arial" w:hAnsi="Arial" w:cs="Arial"/>
          <w:sz w:val="24"/>
          <w:szCs w:val="24"/>
        </w:rPr>
        <w:pPrChange w:id="502" w:author="Héctor Bahamonde" w:date="2026-08-05T17:35:00Z">
          <w:pPr>
            <w:widowControl/>
            <w:autoSpaceDE/>
            <w:autoSpaceDN/>
            <w:spacing w:before="100" w:beforeAutospacing="1" w:after="100" w:afterAutospacing="1"/>
          </w:pPr>
        </w:pPrChange>
      </w:pPr>
      <w:ins w:id="503" w:author="Héctor Bahamonde" w:date="2026-08-05T17:30:00Z">
        <w:r w:rsidRPr="008372F6">
          <w:rPr>
            <w:rFonts w:ascii="Arial" w:hAnsi="Arial" w:cs="Arial"/>
            <w:sz w:val="24"/>
            <w:szCs w:val="24"/>
          </w:rPr>
          <w:t xml:space="preserve">Here, </w:t>
        </w:r>
      </w:ins>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ins w:id="504" w:author="Héctor Bahamonde" w:date="2026-08-05T17:30:00Z">
        <w:r w:rsidRPr="008372F6">
          <w:rPr>
            <w:rFonts w:ascii="Arial" w:hAnsi="Arial" w:cs="Arial"/>
            <w:sz w:val="24"/>
            <w:szCs w:val="24"/>
          </w:rPr>
          <w:t xml:space="preserve"> denotes respondent </w:t>
        </w:r>
      </w:ins>
      <m:oMath>
        <m:r>
          <w:rPr>
            <w:rFonts w:ascii="Cambria Math" w:hAnsi="Cambria Math" w:cs="Arial"/>
            <w:sz w:val="24"/>
            <w:szCs w:val="24"/>
          </w:rPr>
          <m:t>i</m:t>
        </m:r>
      </m:oMath>
      <w:ins w:id="505" w:author="Héctor Bahamonde" w:date="2026-08-05T17:30:00Z">
        <w:r w:rsidRPr="008372F6">
          <w:rPr>
            <w:rFonts w:ascii="Arial" w:hAnsi="Arial" w:cs="Arial"/>
            <w:sz w:val="24"/>
            <w:szCs w:val="24"/>
          </w:rPr>
          <w:t xml:space="preserve">’s funding decision, with “Reject public funding” serving as the reference outcome. </w:t>
        </w:r>
      </w:ins>
      <m:oMath>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oMath>
      <w:ins w:id="506" w:author="Héctor Bahamonde" w:date="2026-08-05T17:30:00Z">
        <w:r w:rsidRPr="008372F6">
          <w:rPr>
            <w:rFonts w:ascii="Arial" w:hAnsi="Arial" w:cs="Arial"/>
            <w:sz w:val="24"/>
            <w:szCs w:val="24"/>
          </w:rPr>
          <w:t xml:space="preserve"> and </w:t>
        </w:r>
      </w:ins>
      <m:oMath>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oMath>
      <w:ins w:id="507" w:author="Héctor Bahamonde" w:date="2026-08-05T17:30:00Z">
        <w:r w:rsidRPr="008372F6">
          <w:rPr>
            <w:rFonts w:ascii="Arial" w:hAnsi="Arial" w:cs="Arial"/>
            <w:sz w:val="24"/>
            <w:szCs w:val="24"/>
          </w:rPr>
          <w:t xml:space="preserve"> indicate assignment to the two framing conditions, with the control condition as the reference, while </w:t>
        </w:r>
      </w:ins>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ins w:id="508" w:author="Héctor Bahamonde" w:date="2026-08-05T17:30:00Z">
        <w:r w:rsidRPr="008372F6">
          <w:rPr>
            <w:rFonts w:ascii="Arial" w:hAnsi="Arial" w:cs="Arial"/>
            <w:sz w:val="24"/>
            <w:szCs w:val="24"/>
          </w:rPr>
          <w:t xml:space="preserve"> contains gender, age, income group, region, eligibility for Kela medicine reimbursement, and self-reported medicine expenditure. Equation 1 estimates outcome-specific framing effects on the relative probability of each response—including “I don’t know”—compared with outright rejection, holding observed characteristics constant and applying survey weights.</w:t>
        </w:r>
      </w:ins>
    </w:p>
    <w:p w14:paraId="659156A8" w14:textId="77777777" w:rsidR="00A376A8" w:rsidRPr="00A04EA4" w:rsidDel="00911F67" w:rsidRDefault="00A376A8" w:rsidP="00D85FE8">
      <w:pPr>
        <w:pStyle w:val="BodyText"/>
        <w:spacing w:before="120" w:after="120" w:line="360" w:lineRule="auto"/>
        <w:jc w:val="center"/>
        <w:rPr>
          <w:del w:id="509" w:author="Héctor Bahamonde" w:date="2026-08-05T17:30:00Z"/>
          <w:rFonts w:ascii="Arial" w:hAnsi="Arial" w:cs="Arial"/>
          <w:b/>
          <w:bCs/>
          <w:sz w:val="24"/>
          <w:szCs w:val="24"/>
        </w:rPr>
      </w:pPr>
    </w:p>
    <w:p w14:paraId="2CE6CA77" w14:textId="11E0D062" w:rsidR="005D491A" w:rsidRPr="00A04EA4" w:rsidDel="00911F67" w:rsidRDefault="005D491A" w:rsidP="00D85FE8">
      <w:pPr>
        <w:pStyle w:val="BodyText"/>
        <w:spacing w:before="120" w:after="120" w:line="360" w:lineRule="auto"/>
        <w:jc w:val="center"/>
        <w:rPr>
          <w:del w:id="510" w:author="Héctor Bahamonde" w:date="2026-08-05T17:30:00Z"/>
          <w:rFonts w:ascii="Arial" w:hAnsi="Arial" w:cs="Arial"/>
          <w:b/>
          <w:bCs/>
          <w:sz w:val="24"/>
          <w:szCs w:val="24"/>
        </w:rPr>
      </w:pPr>
    </w:p>
    <w:p w14:paraId="2CF20C80" w14:textId="4C150ABA" w:rsidR="005D491A" w:rsidRPr="00A04EA4" w:rsidDel="00911F67" w:rsidRDefault="00000000" w:rsidP="00D85FE8">
      <w:pPr>
        <w:pStyle w:val="BodyText"/>
        <w:spacing w:before="120" w:after="120" w:line="360" w:lineRule="auto"/>
        <w:jc w:val="center"/>
        <w:rPr>
          <w:del w:id="511" w:author="Héctor Bahamonde" w:date="2026-08-05T17:30:00Z"/>
          <w:rFonts w:ascii="Arial" w:hAnsi="Arial" w:cs="Arial"/>
          <w:b/>
          <w:bCs/>
          <w:sz w:val="24"/>
          <w:szCs w:val="24"/>
        </w:rPr>
      </w:pPr>
      <w:bookmarkStart w:id="512" w:name="_bookmark4"/>
      <w:bookmarkEnd w:id="512"/>
      <w:del w:id="513" w:author="Héctor Bahamonde" w:date="2026-08-05T17:30:00Z">
        <w:r w:rsidRPr="00A04EA4" w:rsidDel="00911F67">
          <w:rPr>
            <w:rFonts w:ascii="Arial" w:hAnsi="Arial" w:cs="Arial"/>
            <w:b/>
            <w:bCs/>
            <w:w w:val="115"/>
            <w:sz w:val="24"/>
            <w:szCs w:val="24"/>
          </w:rPr>
          <w:delText>Pr(</w:delText>
        </w:r>
        <w:r w:rsidRPr="00A04EA4" w:rsidDel="00911F67">
          <w:rPr>
            <w:rFonts w:ascii="Arial" w:hAnsi="Arial" w:cs="Arial"/>
            <w:b/>
            <w:bCs/>
            <w:i/>
            <w:w w:val="115"/>
            <w:sz w:val="24"/>
            <w:szCs w:val="24"/>
          </w:rPr>
          <w:delText>Y</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spacing w:val="40"/>
            <w:w w:val="115"/>
            <w:sz w:val="24"/>
            <w:szCs w:val="24"/>
          </w:rPr>
          <w:delText xml:space="preserve"> </w:delText>
        </w:r>
        <w:r w:rsidRPr="00A04EA4" w:rsidDel="00911F67">
          <w:rPr>
            <w:rFonts w:ascii="Arial" w:hAnsi="Arial" w:cs="Arial"/>
            <w:b/>
            <w:bCs/>
            <w:i/>
            <w:w w:val="115"/>
            <w:sz w:val="24"/>
            <w:szCs w:val="24"/>
          </w:rPr>
          <w:delText>≤ j</w:delText>
        </w:r>
        <w:r w:rsidRPr="00A04EA4" w:rsidDel="00911F67">
          <w:rPr>
            <w:rFonts w:ascii="Arial" w:hAnsi="Arial" w:cs="Arial"/>
            <w:b/>
            <w:bCs/>
            <w:w w:val="115"/>
            <w:sz w:val="24"/>
            <w:szCs w:val="24"/>
          </w:rPr>
          <w:delText>) = logit</w:delText>
        </w:r>
        <w:r w:rsidRPr="00A04EA4" w:rsidDel="00911F67">
          <w:rPr>
            <w:rFonts w:ascii="Arial" w:hAnsi="Arial" w:cs="Arial"/>
            <w:b/>
            <w:bCs/>
            <w:i/>
            <w:w w:val="115"/>
            <w:position w:val="9"/>
            <w:sz w:val="24"/>
            <w:szCs w:val="24"/>
          </w:rPr>
          <w:delText>−</w:delText>
        </w:r>
        <w:r w:rsidRPr="00A04EA4" w:rsidDel="00911F67">
          <w:rPr>
            <w:rFonts w:ascii="Arial" w:hAnsi="Arial" w:cs="Arial"/>
            <w:b/>
            <w:bCs/>
            <w:w w:val="115"/>
            <w:position w:val="9"/>
            <w:sz w:val="24"/>
            <w:szCs w:val="24"/>
          </w:rPr>
          <w:delText>1</w:delText>
        </w:r>
        <w:r w:rsidRPr="00A04EA4" w:rsidDel="00911F67">
          <w:rPr>
            <w:rFonts w:ascii="Arial" w:hAnsi="Arial" w:cs="Arial"/>
            <w:b/>
            <w:bCs/>
            <w:w w:val="115"/>
            <w:sz w:val="24"/>
            <w:szCs w:val="24"/>
          </w:rPr>
          <w:delText>(</w:delText>
        </w:r>
        <w:r w:rsidRPr="00A04EA4" w:rsidDel="00911F67">
          <w:rPr>
            <w:rFonts w:ascii="Arial" w:hAnsi="Arial" w:cs="Arial"/>
            <w:b/>
            <w:bCs/>
            <w:i/>
            <w:w w:val="115"/>
            <w:sz w:val="24"/>
            <w:szCs w:val="24"/>
          </w:rPr>
          <w:delText>τ</w:delText>
        </w:r>
        <w:r w:rsidRPr="00A04EA4" w:rsidDel="00911F67">
          <w:rPr>
            <w:rFonts w:ascii="Arial" w:hAnsi="Arial" w:cs="Arial"/>
            <w:b/>
            <w:bCs/>
            <w:i/>
            <w:w w:val="115"/>
            <w:sz w:val="24"/>
            <w:szCs w:val="24"/>
            <w:vertAlign w:val="subscript"/>
          </w:rPr>
          <w:delText>j</w:delText>
        </w:r>
        <w:r w:rsidRPr="00A04EA4" w:rsidDel="00911F67">
          <w:rPr>
            <w:rFonts w:ascii="Arial" w:hAnsi="Arial" w:cs="Arial"/>
            <w:b/>
            <w:bCs/>
            <w:i/>
            <w:w w:val="115"/>
            <w:sz w:val="24"/>
            <w:szCs w:val="24"/>
          </w:rPr>
          <w:delText xml:space="preserve"> − β</w:delText>
        </w:r>
        <w:r w:rsidRPr="00A04EA4" w:rsidDel="00911F67">
          <w:rPr>
            <w:rFonts w:ascii="Arial" w:hAnsi="Arial" w:cs="Arial"/>
            <w:b/>
            <w:bCs/>
            <w:w w:val="115"/>
            <w:sz w:val="24"/>
            <w:szCs w:val="24"/>
            <w:vertAlign w:val="subscript"/>
          </w:rPr>
          <w:delText>1</w:delText>
        </w:r>
        <w:r w:rsidRPr="00A04EA4" w:rsidDel="00911F67">
          <w:rPr>
            <w:rFonts w:ascii="Arial" w:hAnsi="Arial" w:cs="Arial"/>
            <w:b/>
            <w:bCs/>
            <w:w w:val="115"/>
            <w:sz w:val="24"/>
            <w:szCs w:val="24"/>
          </w:rPr>
          <w:delText xml:space="preserve"> LossRescue</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w w:val="115"/>
            <w:sz w:val="24"/>
            <w:szCs w:val="24"/>
          </w:rPr>
          <w:delText xml:space="preserve"> − β</w:delText>
        </w:r>
        <w:r w:rsidRPr="00A04EA4" w:rsidDel="00911F67">
          <w:rPr>
            <w:rFonts w:ascii="Arial" w:hAnsi="Arial" w:cs="Arial"/>
            <w:b/>
            <w:bCs/>
            <w:w w:val="115"/>
            <w:sz w:val="24"/>
            <w:szCs w:val="24"/>
            <w:vertAlign w:val="subscript"/>
          </w:rPr>
          <w:delText>2</w:delText>
        </w:r>
        <w:r w:rsidRPr="00A04EA4" w:rsidDel="00911F67">
          <w:rPr>
            <w:rFonts w:ascii="Arial" w:hAnsi="Arial" w:cs="Arial"/>
            <w:b/>
            <w:bCs/>
            <w:w w:val="115"/>
            <w:sz w:val="24"/>
            <w:szCs w:val="24"/>
          </w:rPr>
          <w:delText xml:space="preserve"> GainsHealthMax</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w w:val="115"/>
            <w:sz w:val="24"/>
            <w:szCs w:val="24"/>
          </w:rPr>
          <w:delText xml:space="preserve"> − γ</w:delText>
        </w:r>
        <w:r w:rsidRPr="00A04EA4" w:rsidDel="00911F67">
          <w:rPr>
            <w:rFonts w:ascii="Arial" w:hAnsi="Arial" w:cs="Arial"/>
            <w:b/>
            <w:bCs/>
            <w:w w:val="115"/>
            <w:sz w:val="24"/>
            <w:szCs w:val="24"/>
          </w:rPr>
          <w:delText>X</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w w:val="115"/>
            <w:sz w:val="24"/>
            <w:szCs w:val="24"/>
          </w:rPr>
          <w:delText xml:space="preserve">) </w:delText>
        </w:r>
        <w:r w:rsidRPr="00A04EA4" w:rsidDel="00911F67">
          <w:rPr>
            <w:rFonts w:ascii="Arial" w:hAnsi="Arial" w:cs="Arial"/>
            <w:b/>
            <w:bCs/>
            <w:i/>
            <w:w w:val="105"/>
            <w:sz w:val="24"/>
            <w:szCs w:val="24"/>
          </w:rPr>
          <w:delText>,</w:delText>
        </w:r>
        <w:r w:rsidRPr="00A04EA4" w:rsidDel="00911F67">
          <w:rPr>
            <w:rFonts w:ascii="Arial" w:hAnsi="Arial" w:cs="Arial"/>
            <w:b/>
            <w:bCs/>
            <w:i/>
            <w:sz w:val="24"/>
            <w:szCs w:val="24"/>
          </w:rPr>
          <w:tab/>
        </w:r>
        <w:r w:rsidRPr="00A04EA4" w:rsidDel="00911F67">
          <w:rPr>
            <w:rFonts w:ascii="Arial" w:hAnsi="Arial" w:cs="Arial"/>
            <w:b/>
            <w:bCs/>
            <w:spacing w:val="-4"/>
            <w:w w:val="110"/>
            <w:sz w:val="24"/>
            <w:szCs w:val="24"/>
          </w:rPr>
          <w:delText xml:space="preserve">(1) </w:delText>
        </w:r>
        <w:r w:rsidRPr="00A04EA4" w:rsidDel="00911F67">
          <w:rPr>
            <w:rFonts w:ascii="Arial" w:hAnsi="Arial" w:cs="Arial"/>
            <w:b/>
            <w:bCs/>
            <w:sz w:val="24"/>
            <w:szCs w:val="24"/>
          </w:rPr>
          <w:delText>where</w:delText>
        </w:r>
        <w:r w:rsidRPr="00A04EA4" w:rsidDel="00911F67">
          <w:rPr>
            <w:rFonts w:ascii="Arial" w:hAnsi="Arial" w:cs="Arial"/>
            <w:b/>
            <w:bCs/>
            <w:spacing w:val="39"/>
            <w:sz w:val="24"/>
            <w:szCs w:val="24"/>
          </w:rPr>
          <w:delText xml:space="preserve"> </w:delText>
        </w:r>
        <w:r w:rsidRPr="00A04EA4" w:rsidDel="00911F67">
          <w:rPr>
            <w:rFonts w:ascii="Arial" w:hAnsi="Arial" w:cs="Arial"/>
            <w:b/>
            <w:bCs/>
            <w:i/>
            <w:sz w:val="24"/>
            <w:szCs w:val="24"/>
          </w:rPr>
          <w:delText>Y</w:delText>
        </w:r>
        <w:r w:rsidRPr="00A04EA4" w:rsidDel="00911F67">
          <w:rPr>
            <w:rFonts w:ascii="Arial" w:hAnsi="Arial" w:cs="Arial"/>
            <w:b/>
            <w:bCs/>
            <w:i/>
            <w:sz w:val="24"/>
            <w:szCs w:val="24"/>
            <w:vertAlign w:val="subscript"/>
          </w:rPr>
          <w:delText>i</w:delText>
        </w:r>
        <w:r w:rsidRPr="00A04EA4" w:rsidDel="00911F67">
          <w:rPr>
            <w:rFonts w:ascii="Arial" w:hAnsi="Arial" w:cs="Arial"/>
            <w:b/>
            <w:bCs/>
            <w:i/>
            <w:spacing w:val="58"/>
            <w:sz w:val="24"/>
            <w:szCs w:val="24"/>
          </w:rPr>
          <w:delText xml:space="preserve"> </w:delText>
        </w:r>
        <w:r w:rsidRPr="00A04EA4" w:rsidDel="00911F67">
          <w:rPr>
            <w:rFonts w:ascii="Arial" w:hAnsi="Arial" w:cs="Arial"/>
            <w:b/>
            <w:bCs/>
            <w:sz w:val="24"/>
            <w:szCs w:val="24"/>
          </w:rPr>
          <w:delText>denotes</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respondent</w:delText>
        </w:r>
        <w:r w:rsidRPr="00A04EA4" w:rsidDel="00911F67">
          <w:rPr>
            <w:rFonts w:ascii="Arial" w:hAnsi="Arial" w:cs="Arial"/>
            <w:b/>
            <w:bCs/>
            <w:spacing w:val="40"/>
            <w:sz w:val="24"/>
            <w:szCs w:val="24"/>
          </w:rPr>
          <w:delText xml:space="preserve"> </w:delText>
        </w:r>
        <w:r w:rsidRPr="00A04EA4" w:rsidDel="00911F67">
          <w:rPr>
            <w:rFonts w:ascii="Arial" w:hAnsi="Arial" w:cs="Arial"/>
            <w:b/>
            <w:bCs/>
            <w:i/>
            <w:sz w:val="24"/>
            <w:szCs w:val="24"/>
          </w:rPr>
          <w:delText>i</w:delText>
        </w:r>
        <w:r w:rsidRPr="00A04EA4" w:rsidDel="00911F67">
          <w:rPr>
            <w:rFonts w:ascii="Arial" w:hAnsi="Arial" w:cs="Arial"/>
            <w:b/>
            <w:bCs/>
            <w:sz w:val="24"/>
            <w:szCs w:val="24"/>
          </w:rPr>
          <w:delText>’s</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preferred</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funding</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decision</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among</w:delText>
        </w:r>
        <w:r w:rsidRPr="00A04EA4" w:rsidDel="00911F67">
          <w:rPr>
            <w:rFonts w:ascii="Arial" w:hAnsi="Arial" w:cs="Arial"/>
            <w:b/>
            <w:bCs/>
            <w:spacing w:val="40"/>
            <w:sz w:val="24"/>
            <w:szCs w:val="24"/>
          </w:rPr>
          <w:delText xml:space="preserve"> </w:delText>
        </w:r>
        <w:r w:rsidRPr="00A04EA4" w:rsidDel="00911F67">
          <w:rPr>
            <w:rFonts w:ascii="Arial" w:hAnsi="Arial" w:cs="Arial"/>
            <w:b/>
            <w:bCs/>
            <w:sz w:val="24"/>
            <w:szCs w:val="24"/>
          </w:rPr>
          <w:delText>the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three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substantive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pacing w:val="-2"/>
            <w:sz w:val="24"/>
            <w:szCs w:val="24"/>
          </w:rPr>
          <w:delText>options,</w:delText>
        </w:r>
      </w:del>
    </w:p>
    <w:p w14:paraId="7DBF2AE2" w14:textId="06C55C12" w:rsidR="005D491A" w:rsidRPr="00A04EA4" w:rsidDel="00911F67" w:rsidRDefault="00000000" w:rsidP="00D85FE8">
      <w:pPr>
        <w:pStyle w:val="BodyText"/>
        <w:spacing w:before="120" w:after="120" w:line="360" w:lineRule="auto"/>
        <w:jc w:val="center"/>
        <w:rPr>
          <w:del w:id="514" w:author="Héctor Bahamonde" w:date="2026-08-05T17:30:00Z"/>
          <w:rFonts w:ascii="Arial" w:hAnsi="Arial" w:cs="Arial"/>
          <w:b/>
          <w:bCs/>
          <w:sz w:val="24"/>
          <w:szCs w:val="24"/>
        </w:rPr>
      </w:pPr>
      <w:del w:id="515" w:author="Héctor Bahamonde" w:date="2026-08-05T17:30:00Z">
        <w:r w:rsidRPr="00A04EA4" w:rsidDel="00911F67">
          <w:rPr>
            <w:rFonts w:ascii="Arial" w:hAnsi="Arial" w:cs="Arial"/>
            <w:b/>
            <w:bCs/>
            <w:w w:val="110"/>
            <w:sz w:val="24"/>
            <w:szCs w:val="24"/>
          </w:rPr>
          <w:delText>ordered</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from</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outright</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rejection</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unconditional</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public</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funding;</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i/>
            <w:w w:val="120"/>
            <w:sz w:val="24"/>
            <w:szCs w:val="24"/>
          </w:rPr>
          <w:delText>τ</w:delText>
        </w:r>
        <w:r w:rsidRPr="00A04EA4" w:rsidDel="00911F67">
          <w:rPr>
            <w:rFonts w:ascii="Arial" w:hAnsi="Arial" w:cs="Arial"/>
            <w:b/>
            <w:bCs/>
            <w:i/>
            <w:w w:val="120"/>
            <w:sz w:val="24"/>
            <w:szCs w:val="24"/>
            <w:vertAlign w:val="subscript"/>
          </w:rPr>
          <w:delText>j</w:delText>
        </w:r>
        <w:r w:rsidRPr="00A04EA4" w:rsidDel="00911F67">
          <w:rPr>
            <w:rFonts w:ascii="Arial" w:hAnsi="Arial" w:cs="Arial"/>
            <w:b/>
            <w:bCs/>
            <w:i/>
            <w:spacing w:val="-1"/>
            <w:w w:val="120"/>
            <w:sz w:val="24"/>
            <w:szCs w:val="24"/>
          </w:rPr>
          <w:delText xml:space="preserve"> </w:delText>
        </w:r>
        <w:r w:rsidRPr="00A04EA4" w:rsidDel="00911F67">
          <w:rPr>
            <w:rFonts w:ascii="Arial" w:hAnsi="Arial" w:cs="Arial"/>
            <w:b/>
            <w:bCs/>
            <w:w w:val="110"/>
            <w:sz w:val="24"/>
            <w:szCs w:val="24"/>
          </w:rPr>
          <w:delText>represents</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threshold</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param-eters;</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LossRescue</w:delText>
        </w:r>
        <w:r w:rsidRPr="00A04EA4" w:rsidDel="00911F67">
          <w:rPr>
            <w:rFonts w:ascii="Arial" w:hAnsi="Arial" w:cs="Arial"/>
            <w:b/>
            <w:bCs/>
            <w:i/>
            <w:w w:val="110"/>
            <w:sz w:val="24"/>
            <w:szCs w:val="24"/>
            <w:vertAlign w:val="subscript"/>
          </w:rPr>
          <w:delText>i</w:delText>
        </w:r>
        <w:r w:rsidRPr="00A04EA4" w:rsidDel="00911F67">
          <w:rPr>
            <w:rFonts w:ascii="Arial" w:hAnsi="Arial" w:cs="Arial"/>
            <w:b/>
            <w:bCs/>
            <w:i/>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GainsHealthMax</w:delText>
        </w:r>
        <w:r w:rsidRPr="00A04EA4" w:rsidDel="00911F67">
          <w:rPr>
            <w:rFonts w:ascii="Arial" w:hAnsi="Arial" w:cs="Arial"/>
            <w:b/>
            <w:bCs/>
            <w:i/>
            <w:w w:val="110"/>
            <w:sz w:val="24"/>
            <w:szCs w:val="24"/>
            <w:vertAlign w:val="subscript"/>
          </w:rPr>
          <w:delText>i</w:delText>
        </w:r>
        <w:r w:rsidRPr="00A04EA4" w:rsidDel="00911F67">
          <w:rPr>
            <w:rFonts w:ascii="Arial" w:hAnsi="Arial" w:cs="Arial"/>
            <w:b/>
            <w:bCs/>
            <w:i/>
            <w:w w:val="110"/>
            <w:sz w:val="24"/>
            <w:szCs w:val="24"/>
          </w:rPr>
          <w:delText xml:space="preserve"> </w:delText>
        </w:r>
        <w:r w:rsidRPr="00A04EA4" w:rsidDel="00911F67">
          <w:rPr>
            <w:rFonts w:ascii="Arial" w:hAnsi="Arial" w:cs="Arial"/>
            <w:b/>
            <w:bCs/>
            <w:w w:val="110"/>
            <w:sz w:val="24"/>
            <w:szCs w:val="24"/>
          </w:rPr>
          <w:delText>indicate</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assignment</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loss-framed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 xml:space="preserve">gain-framed </w:delText>
        </w:r>
        <w:r w:rsidRPr="00A04EA4" w:rsidDel="00911F67">
          <w:rPr>
            <w:rFonts w:ascii="Arial" w:hAnsi="Arial" w:cs="Arial"/>
            <w:b/>
            <w:bCs/>
            <w:sz w:val="24"/>
            <w:szCs w:val="24"/>
          </w:rPr>
          <w:delText>conditions, respectively; and X</w:delText>
        </w:r>
        <w:r w:rsidRPr="00A04EA4" w:rsidDel="00911F67">
          <w:rPr>
            <w:rFonts w:ascii="Arial" w:hAnsi="Arial" w:cs="Arial"/>
            <w:b/>
            <w:bCs/>
            <w:i/>
            <w:sz w:val="24"/>
            <w:szCs w:val="24"/>
            <w:vertAlign w:val="subscript"/>
          </w:rPr>
          <w:delText>i</w:delText>
        </w:r>
        <w:r w:rsidRPr="00A04EA4" w:rsidDel="00911F67">
          <w:rPr>
            <w:rFonts w:ascii="Arial" w:hAnsi="Arial" w:cs="Arial"/>
            <w:b/>
            <w:bCs/>
            <w:i/>
            <w:sz w:val="24"/>
            <w:szCs w:val="24"/>
          </w:rPr>
          <w:delText xml:space="preserve"> </w:delText>
        </w:r>
        <w:r w:rsidRPr="00A04EA4" w:rsidDel="00911F67">
          <w:rPr>
            <w:rFonts w:ascii="Arial" w:hAnsi="Arial" w:cs="Arial"/>
            <w:b/>
            <w:bCs/>
            <w:sz w:val="24"/>
            <w:szCs w:val="24"/>
          </w:rPr>
          <w:delText xml:space="preserve">is a vector of individual-level covariates (gender, age, income group, region, eligibility for Kela medicine reimbursement, and self-reported medicine expenditure). Thus, </w:delText>
        </w:r>
        <w:r w:rsidR="005D491A" w:rsidRPr="00A04EA4" w:rsidDel="00911F67">
          <w:rPr>
            <w:rFonts w:ascii="Arial" w:hAnsi="Arial" w:cs="Arial"/>
            <w:b/>
            <w:bCs/>
            <w:sz w:val="24"/>
            <w:szCs w:val="24"/>
          </w:rPr>
          <w:fldChar w:fldCharType="begin"/>
        </w:r>
        <w:r w:rsidR="005D491A" w:rsidRPr="00A04EA4" w:rsidDel="00911F67">
          <w:rPr>
            <w:rFonts w:ascii="Arial" w:hAnsi="Arial" w:cs="Arial"/>
            <w:b/>
            <w:bCs/>
            <w:sz w:val="24"/>
            <w:szCs w:val="24"/>
          </w:rPr>
          <w:delInstrText>HYPERLINK \l "_bookmark4"</w:delInstrText>
        </w:r>
        <w:r w:rsidR="005D491A" w:rsidRPr="00A04EA4" w:rsidDel="00911F67">
          <w:rPr>
            <w:rFonts w:ascii="Arial" w:hAnsi="Arial" w:cs="Arial"/>
            <w:b/>
            <w:bCs/>
            <w:sz w:val="24"/>
            <w:szCs w:val="24"/>
          </w:rPr>
        </w:r>
        <w:r w:rsidR="005D491A" w:rsidRPr="00A04EA4" w:rsidDel="00911F67">
          <w:rPr>
            <w:rFonts w:ascii="Arial" w:hAnsi="Arial" w:cs="Arial"/>
            <w:b/>
            <w:bCs/>
            <w:sz w:val="24"/>
            <w:szCs w:val="24"/>
          </w:rPr>
          <w:fldChar w:fldCharType="separate"/>
        </w:r>
        <w:r w:rsidR="005D491A" w:rsidRPr="00A04EA4" w:rsidDel="00911F67">
          <w:rPr>
            <w:rFonts w:ascii="Arial" w:hAnsi="Arial" w:cs="Arial"/>
            <w:b/>
            <w:bCs/>
            <w:w w:val="110"/>
            <w:sz w:val="24"/>
            <w:szCs w:val="24"/>
          </w:rPr>
          <w:delText>Equation</w:delText>
        </w:r>
        <w:r w:rsidR="005D491A" w:rsidRPr="00A04EA4" w:rsidDel="00911F67">
          <w:rPr>
            <w:rFonts w:ascii="Arial" w:hAnsi="Arial" w:cs="Arial"/>
            <w:b/>
            <w:bCs/>
            <w:spacing w:val="-12"/>
            <w:w w:val="110"/>
            <w:sz w:val="24"/>
            <w:szCs w:val="24"/>
          </w:rPr>
          <w:delText xml:space="preserve"> </w:delText>
        </w:r>
        <w:r w:rsidR="005D491A" w:rsidRPr="00A04EA4" w:rsidDel="00911F67">
          <w:rPr>
            <w:rFonts w:ascii="Arial" w:hAnsi="Arial" w:cs="Arial"/>
            <w:b/>
            <w:bCs/>
            <w:w w:val="110"/>
            <w:sz w:val="24"/>
            <w:szCs w:val="24"/>
          </w:rPr>
          <w:delText>1</w:delText>
        </w:r>
        <w:r w:rsidR="005D491A" w:rsidRPr="00A04EA4" w:rsidDel="00911F67">
          <w:rPr>
            <w:rFonts w:ascii="Arial" w:hAnsi="Arial" w:cs="Arial"/>
            <w:b/>
            <w:bCs/>
            <w:sz w:val="24"/>
            <w:szCs w:val="24"/>
          </w:rPr>
          <w:fldChar w:fldCharType="end"/>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estimates</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how</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framing</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shifts</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latent</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propensity</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favor</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more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permissive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rather</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than more</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restrictive</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funding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positions,</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holding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observed</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characteristics</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constant</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applying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 xml:space="preserve">survey </w:delText>
        </w:r>
        <w:r w:rsidRPr="00A04EA4" w:rsidDel="00911F67">
          <w:rPr>
            <w:rFonts w:ascii="Arial" w:hAnsi="Arial" w:cs="Arial"/>
            <w:b/>
            <w:bCs/>
            <w:spacing w:val="-2"/>
            <w:w w:val="110"/>
            <w:sz w:val="24"/>
            <w:szCs w:val="24"/>
          </w:rPr>
          <w:delText>weights.</w:delText>
        </w:r>
      </w:del>
    </w:p>
    <w:p w14:paraId="29DD0961" w14:textId="67416B4E" w:rsidR="005D491A" w:rsidRPr="00A04EA4" w:rsidRDefault="00000000" w:rsidP="00D85FE8">
      <w:pPr>
        <w:pStyle w:val="BodyText"/>
        <w:spacing w:before="120" w:after="120" w:line="360" w:lineRule="auto"/>
        <w:jc w:val="center"/>
        <w:rPr>
          <w:rFonts w:ascii="Arial" w:hAnsi="Arial" w:cs="Arial"/>
          <w:b/>
          <w:bCs/>
          <w:sz w:val="24"/>
          <w:szCs w:val="24"/>
        </w:rPr>
      </w:pPr>
      <w:bookmarkStart w:id="516" w:name="_bookmark6"/>
      <w:bookmarkEnd w:id="516"/>
      <w:r w:rsidRPr="00A04EA4">
        <w:rPr>
          <w:rFonts w:ascii="Arial" w:hAnsi="Arial" w:cs="Arial"/>
          <w:b/>
          <w:bCs/>
          <w:w w:val="105"/>
          <w:sz w:val="24"/>
          <w:szCs w:val="24"/>
        </w:rPr>
        <w:t>Figure</w:t>
      </w:r>
      <w:r w:rsidRPr="00A04EA4">
        <w:rPr>
          <w:rFonts w:ascii="Arial" w:hAnsi="Arial" w:cs="Arial"/>
          <w:b/>
          <w:bCs/>
          <w:spacing w:val="18"/>
          <w:w w:val="105"/>
          <w:sz w:val="24"/>
          <w:szCs w:val="24"/>
        </w:rPr>
        <w:t xml:space="preserve"> </w:t>
      </w:r>
      <w:r w:rsidR="00A04EA4">
        <w:rPr>
          <w:rFonts w:ascii="Arial" w:hAnsi="Arial" w:cs="Arial"/>
          <w:b/>
          <w:bCs/>
          <w:w w:val="105"/>
          <w:sz w:val="24"/>
          <w:szCs w:val="24"/>
        </w:rPr>
        <w:t>2</w:t>
      </w:r>
      <w:ins w:id="517" w:author="Microsoft Office User" w:date="2026-09-11T12:26:00Z">
        <w:r w:rsidR="00A83E16" w:rsidRPr="00A04EA4">
          <w:rPr>
            <w:rFonts w:ascii="Arial" w:hAnsi="Arial" w:cs="Arial"/>
            <w:b/>
            <w:bCs/>
            <w:w w:val="105"/>
            <w:sz w:val="24"/>
            <w:szCs w:val="24"/>
          </w:rPr>
          <w:t>.</w:t>
        </w:r>
      </w:ins>
      <w:del w:id="518" w:author="Microsoft Office User" w:date="2026-09-11T12:26:00Z">
        <w:r w:rsidRPr="00A04EA4" w:rsidDel="00A83E16">
          <w:rPr>
            <w:rFonts w:ascii="Arial" w:hAnsi="Arial" w:cs="Arial"/>
            <w:b/>
            <w:bCs/>
            <w:w w:val="105"/>
            <w:sz w:val="24"/>
            <w:szCs w:val="24"/>
          </w:rPr>
          <w:delText>:</w:delText>
        </w:r>
      </w:del>
      <w:r w:rsidRPr="00A04EA4">
        <w:rPr>
          <w:rFonts w:ascii="Arial" w:hAnsi="Arial" w:cs="Arial"/>
          <w:b/>
          <w:bCs/>
          <w:spacing w:val="44"/>
          <w:w w:val="105"/>
          <w:sz w:val="24"/>
          <w:szCs w:val="24"/>
        </w:rPr>
        <w:t xml:space="preserve"> </w:t>
      </w:r>
      <w:r w:rsidRPr="00A04EA4">
        <w:rPr>
          <w:rFonts w:ascii="Arial" w:hAnsi="Arial" w:cs="Arial"/>
          <w:b/>
          <w:bCs/>
          <w:w w:val="105"/>
          <w:sz w:val="24"/>
          <w:szCs w:val="24"/>
        </w:rPr>
        <w:t>Frequencies</w:t>
      </w:r>
      <w:r w:rsidRPr="00A04EA4">
        <w:rPr>
          <w:rFonts w:ascii="Arial" w:hAnsi="Arial" w:cs="Arial"/>
          <w:b/>
          <w:bCs/>
          <w:spacing w:val="19"/>
          <w:w w:val="105"/>
          <w:sz w:val="24"/>
          <w:szCs w:val="24"/>
        </w:rPr>
        <w:t xml:space="preserve"> </w:t>
      </w:r>
      <w:r w:rsidRPr="00A04EA4">
        <w:rPr>
          <w:rFonts w:ascii="Arial" w:hAnsi="Arial" w:cs="Arial"/>
          <w:b/>
          <w:bCs/>
          <w:w w:val="105"/>
          <w:sz w:val="24"/>
          <w:szCs w:val="24"/>
        </w:rPr>
        <w:t>and</w:t>
      </w:r>
      <w:r w:rsidRPr="00A04EA4">
        <w:rPr>
          <w:rFonts w:ascii="Arial" w:hAnsi="Arial" w:cs="Arial"/>
          <w:b/>
          <w:bCs/>
          <w:spacing w:val="18"/>
          <w:w w:val="105"/>
          <w:sz w:val="24"/>
          <w:szCs w:val="24"/>
        </w:rPr>
        <w:t xml:space="preserve"> </w:t>
      </w:r>
      <w:ins w:id="519" w:author="Microsoft Office User" w:date="2026-09-11T12:26:00Z">
        <w:r w:rsidR="00A83E16" w:rsidRPr="00A04EA4">
          <w:rPr>
            <w:rFonts w:ascii="Arial" w:hAnsi="Arial" w:cs="Arial"/>
            <w:b/>
            <w:bCs/>
            <w:w w:val="105"/>
            <w:sz w:val="24"/>
            <w:szCs w:val="24"/>
          </w:rPr>
          <w:t>d</w:t>
        </w:r>
      </w:ins>
      <w:del w:id="520" w:author="Microsoft Office User" w:date="2026-09-11T12:26:00Z">
        <w:r w:rsidRPr="00A04EA4" w:rsidDel="00A83E16">
          <w:rPr>
            <w:rFonts w:ascii="Arial" w:hAnsi="Arial" w:cs="Arial"/>
            <w:b/>
            <w:bCs/>
            <w:w w:val="105"/>
            <w:sz w:val="24"/>
            <w:szCs w:val="24"/>
          </w:rPr>
          <w:delText>D</w:delText>
        </w:r>
      </w:del>
      <w:r w:rsidRPr="00A04EA4">
        <w:rPr>
          <w:rFonts w:ascii="Arial" w:hAnsi="Arial" w:cs="Arial"/>
          <w:b/>
          <w:bCs/>
          <w:w w:val="105"/>
          <w:sz w:val="24"/>
          <w:szCs w:val="24"/>
        </w:rPr>
        <w:t>ensities:</w:t>
      </w:r>
      <w:r w:rsidRPr="00A04EA4">
        <w:rPr>
          <w:rFonts w:ascii="Arial" w:hAnsi="Arial" w:cs="Arial"/>
          <w:b/>
          <w:bCs/>
          <w:spacing w:val="44"/>
          <w:w w:val="105"/>
          <w:sz w:val="24"/>
          <w:szCs w:val="24"/>
        </w:rPr>
        <w:t xml:space="preserve"> </w:t>
      </w:r>
      <w:r w:rsidRPr="00A04EA4">
        <w:rPr>
          <w:rFonts w:ascii="Arial" w:hAnsi="Arial" w:cs="Arial"/>
          <w:b/>
          <w:bCs/>
          <w:w w:val="105"/>
          <w:sz w:val="24"/>
          <w:szCs w:val="24"/>
        </w:rPr>
        <w:t>Summary</w:t>
      </w:r>
      <w:r w:rsidRPr="00A04EA4">
        <w:rPr>
          <w:rFonts w:ascii="Arial" w:hAnsi="Arial" w:cs="Arial"/>
          <w:b/>
          <w:bCs/>
          <w:spacing w:val="18"/>
          <w:w w:val="105"/>
          <w:sz w:val="24"/>
          <w:szCs w:val="24"/>
        </w:rPr>
        <w:t xml:space="preserve"> </w:t>
      </w:r>
      <w:ins w:id="521" w:author="Microsoft Office User" w:date="2026-09-11T12:26:00Z">
        <w:r w:rsidR="00A83E16" w:rsidRPr="00A04EA4">
          <w:rPr>
            <w:rFonts w:ascii="Arial" w:hAnsi="Arial" w:cs="Arial"/>
            <w:b/>
            <w:bCs/>
            <w:w w:val="105"/>
            <w:sz w:val="24"/>
            <w:szCs w:val="24"/>
          </w:rPr>
          <w:t>s</w:t>
        </w:r>
      </w:ins>
      <w:del w:id="522" w:author="Microsoft Office User" w:date="2026-09-11T12:26:00Z">
        <w:r w:rsidRPr="00A04EA4" w:rsidDel="00A83E16">
          <w:rPr>
            <w:rFonts w:ascii="Arial" w:hAnsi="Arial" w:cs="Arial"/>
            <w:b/>
            <w:bCs/>
            <w:w w:val="105"/>
            <w:sz w:val="24"/>
            <w:szCs w:val="24"/>
          </w:rPr>
          <w:delText>S</w:delText>
        </w:r>
      </w:del>
      <w:r w:rsidRPr="00A04EA4">
        <w:rPr>
          <w:rFonts w:ascii="Arial" w:hAnsi="Arial" w:cs="Arial"/>
          <w:b/>
          <w:bCs/>
          <w:w w:val="105"/>
          <w:sz w:val="24"/>
          <w:szCs w:val="24"/>
        </w:rPr>
        <w:t>tatistics</w:t>
      </w:r>
      <w:r w:rsidRPr="00A04EA4">
        <w:rPr>
          <w:rFonts w:ascii="Arial" w:hAnsi="Arial" w:cs="Arial"/>
          <w:b/>
          <w:bCs/>
          <w:spacing w:val="18"/>
          <w:w w:val="105"/>
          <w:sz w:val="24"/>
          <w:szCs w:val="24"/>
        </w:rPr>
        <w:t xml:space="preserve"> </w:t>
      </w:r>
      <w:r w:rsidRPr="00A04EA4">
        <w:rPr>
          <w:rFonts w:ascii="Arial" w:hAnsi="Arial" w:cs="Arial"/>
          <w:b/>
          <w:bCs/>
          <w:w w:val="105"/>
          <w:sz w:val="24"/>
          <w:szCs w:val="24"/>
        </w:rPr>
        <w:t>and</w:t>
      </w:r>
      <w:r w:rsidRPr="00A04EA4">
        <w:rPr>
          <w:rFonts w:ascii="Arial" w:hAnsi="Arial" w:cs="Arial"/>
          <w:b/>
          <w:bCs/>
          <w:spacing w:val="19"/>
          <w:w w:val="105"/>
          <w:sz w:val="24"/>
          <w:szCs w:val="24"/>
        </w:rPr>
        <w:t xml:space="preserve"> </w:t>
      </w:r>
      <w:ins w:id="523" w:author="Microsoft Office User" w:date="2026-09-11T12:26:00Z">
        <w:r w:rsidR="00A83E16" w:rsidRPr="00A04EA4">
          <w:rPr>
            <w:rFonts w:ascii="Arial" w:hAnsi="Arial" w:cs="Arial"/>
            <w:b/>
            <w:bCs/>
            <w:w w:val="105"/>
            <w:sz w:val="24"/>
            <w:szCs w:val="24"/>
          </w:rPr>
          <w:t>c</w:t>
        </w:r>
      </w:ins>
      <w:del w:id="524" w:author="Microsoft Office User" w:date="2026-09-11T12:26:00Z">
        <w:r w:rsidRPr="00A04EA4" w:rsidDel="00A83E16">
          <w:rPr>
            <w:rFonts w:ascii="Arial" w:hAnsi="Arial" w:cs="Arial"/>
            <w:b/>
            <w:bCs/>
            <w:w w:val="105"/>
            <w:sz w:val="24"/>
            <w:szCs w:val="24"/>
          </w:rPr>
          <w:delText>C</w:delText>
        </w:r>
      </w:del>
      <w:r w:rsidRPr="00A04EA4">
        <w:rPr>
          <w:rFonts w:ascii="Arial" w:hAnsi="Arial" w:cs="Arial"/>
          <w:b/>
          <w:bCs/>
          <w:w w:val="105"/>
          <w:sz w:val="24"/>
          <w:szCs w:val="24"/>
        </w:rPr>
        <w:t>ovariate</w:t>
      </w:r>
      <w:del w:id="525" w:author="Héctor Bahamonde" w:date="2026-09-19T12:40:00Z" w16du:dateUtc="2026-09-19T10:40:00Z">
        <w:r w:rsidRPr="00A04EA4" w:rsidDel="003F7C09">
          <w:rPr>
            <w:rFonts w:ascii="Arial" w:hAnsi="Arial" w:cs="Arial"/>
            <w:b/>
            <w:bCs/>
            <w:w w:val="105"/>
            <w:sz w:val="24"/>
            <w:szCs w:val="24"/>
          </w:rPr>
          <w:delText>s</w:delText>
        </w:r>
      </w:del>
      <w:r w:rsidRPr="00A04EA4">
        <w:rPr>
          <w:rFonts w:ascii="Arial" w:hAnsi="Arial" w:cs="Arial"/>
          <w:b/>
          <w:bCs/>
          <w:spacing w:val="18"/>
          <w:w w:val="105"/>
          <w:sz w:val="24"/>
          <w:szCs w:val="24"/>
        </w:rPr>
        <w:t xml:space="preserve"> </w:t>
      </w:r>
      <w:ins w:id="526" w:author="Microsoft Office User" w:date="2026-09-11T12:26:00Z">
        <w:r w:rsidR="00A83E16" w:rsidRPr="00A04EA4">
          <w:rPr>
            <w:rFonts w:ascii="Arial" w:hAnsi="Arial" w:cs="Arial"/>
            <w:b/>
            <w:bCs/>
            <w:spacing w:val="-2"/>
            <w:w w:val="105"/>
            <w:sz w:val="24"/>
            <w:szCs w:val="24"/>
          </w:rPr>
          <w:t>b</w:t>
        </w:r>
      </w:ins>
      <w:del w:id="527" w:author="Microsoft Office User" w:date="2026-09-11T12:26:00Z">
        <w:r w:rsidRPr="00A04EA4" w:rsidDel="00A83E16">
          <w:rPr>
            <w:rFonts w:ascii="Arial" w:hAnsi="Arial" w:cs="Arial"/>
            <w:b/>
            <w:bCs/>
            <w:spacing w:val="-2"/>
            <w:w w:val="105"/>
            <w:sz w:val="24"/>
            <w:szCs w:val="24"/>
          </w:rPr>
          <w:delText>B</w:delText>
        </w:r>
      </w:del>
      <w:r w:rsidRPr="00A04EA4">
        <w:rPr>
          <w:rFonts w:ascii="Arial" w:hAnsi="Arial" w:cs="Arial"/>
          <w:b/>
          <w:bCs/>
          <w:spacing w:val="-2"/>
          <w:w w:val="105"/>
          <w:sz w:val="24"/>
          <w:szCs w:val="24"/>
        </w:rPr>
        <w:t>alance</w:t>
      </w:r>
      <w:ins w:id="528" w:author="Microsoft Office User" w:date="2026-09-11T12:26:00Z">
        <w:r w:rsidR="00A83E16" w:rsidRPr="00A04EA4">
          <w:rPr>
            <w:rFonts w:ascii="Arial" w:hAnsi="Arial" w:cs="Arial"/>
            <w:b/>
            <w:bCs/>
            <w:spacing w:val="-2"/>
            <w:w w:val="105"/>
            <w:sz w:val="24"/>
            <w:szCs w:val="24"/>
          </w:rPr>
          <w:t>.</w:t>
        </w:r>
      </w:ins>
    </w:p>
    <w:p w14:paraId="4556CD72" w14:textId="437C00C1"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14"/>
                    <a:stretch>
                      <a:fillRect/>
                    </a:stretch>
                  </pic:blipFill>
                  <pic:spPr>
                    <a:xfrm>
                      <a:off x="0" y="0"/>
                      <a:ext cx="6268248" cy="7407929"/>
                    </a:xfrm>
                    <a:prstGeom prst="rect">
                      <a:avLst/>
                    </a:prstGeom>
                  </pic:spPr>
                </pic:pic>
              </a:graphicData>
            </a:graphic>
          </wp:inline>
        </w:drawing>
      </w:r>
    </w:p>
    <w:p w14:paraId="30402CF5" w14:textId="375512E1" w:rsidR="005D491A" w:rsidRPr="008372F6" w:rsidRDefault="00000000">
      <w:pPr>
        <w:spacing w:before="120" w:after="120" w:line="360" w:lineRule="auto"/>
        <w:ind w:right="357"/>
        <w:jc w:val="center"/>
        <w:rPr>
          <w:rFonts w:ascii="Arial" w:hAnsi="Arial" w:cs="Arial"/>
          <w:sz w:val="24"/>
          <w:szCs w:val="24"/>
        </w:rPr>
        <w:pPrChange w:id="529" w:author="Microsoft Office User" w:date="2026-09-11T12:26:00Z">
          <w:pPr>
            <w:spacing w:line="316" w:lineRule="auto"/>
            <w:ind w:left="338" w:right="356" w:firstLine="360"/>
            <w:jc w:val="both"/>
          </w:pPr>
        </w:pPrChange>
      </w:pPr>
      <w:r w:rsidRPr="00EA5F79">
        <w:rPr>
          <w:rFonts w:ascii="Arial" w:hAnsi="Arial" w:cs="Arial"/>
          <w:b/>
          <w:bCs/>
          <w:iCs/>
          <w:sz w:val="24"/>
          <w:szCs w:val="24"/>
          <w:rPrChange w:id="530" w:author="Héctor Bahamonde" w:date="2026-09-18T11:08:00Z" w16du:dateUtc="2026-09-18T09:08:00Z">
            <w:rPr>
              <w:rFonts w:ascii="Arial" w:hAnsi="Arial"/>
              <w:i/>
              <w:sz w:val="18"/>
            </w:rPr>
          </w:rPrChange>
        </w:rPr>
        <w:t>Note</w:t>
      </w:r>
      <w:r w:rsidRPr="008372F6">
        <w:rPr>
          <w:rFonts w:ascii="Arial" w:hAnsi="Arial" w:cs="Arial"/>
          <w:iCs/>
          <w:sz w:val="24"/>
          <w:szCs w:val="24"/>
          <w:rPrChange w:id="531" w:author="Microsoft Office User" w:date="2026-09-11T12:26:00Z">
            <w:rPr>
              <w:rFonts w:ascii="Arial" w:hAnsi="Arial"/>
              <w:i/>
              <w:sz w:val="18"/>
            </w:rPr>
          </w:rPrChange>
        </w:rPr>
        <w:t>:</w:t>
      </w:r>
      <w:r w:rsidRPr="008372F6">
        <w:rPr>
          <w:rFonts w:ascii="Arial" w:hAnsi="Arial" w:cs="Arial"/>
          <w:i/>
          <w:sz w:val="24"/>
          <w:szCs w:val="24"/>
        </w:rPr>
        <w:t xml:space="preserve"> </w:t>
      </w:r>
      <w:r w:rsidRPr="008372F6">
        <w:rPr>
          <w:rFonts w:ascii="Arial" w:hAnsi="Arial" w:cs="Arial"/>
          <w:sz w:val="24"/>
          <w:szCs w:val="24"/>
        </w:rPr>
        <w:t>The figure summarizes sample composition by experimental condition (Control, Loss/rescue, and Gains/health maximisation).</w:t>
      </w:r>
      <w:r w:rsidRPr="008372F6">
        <w:rPr>
          <w:rFonts w:ascii="Arial" w:hAnsi="Arial" w:cs="Arial"/>
          <w:spacing w:val="40"/>
          <w:sz w:val="24"/>
          <w:szCs w:val="24"/>
        </w:rPr>
        <w:t xml:space="preserve"> </w:t>
      </w:r>
      <w:r w:rsidRPr="008372F6">
        <w:rPr>
          <w:rFonts w:ascii="Arial" w:hAnsi="Arial" w:cs="Arial"/>
          <w:sz w:val="24"/>
          <w:szCs w:val="24"/>
        </w:rPr>
        <w:t>The age panel displays weighted kernel density estimates of respondents’ age.</w:t>
      </w:r>
      <w:r w:rsidRPr="008372F6">
        <w:rPr>
          <w:rFonts w:ascii="Arial" w:hAnsi="Arial" w:cs="Arial"/>
          <w:spacing w:val="40"/>
          <w:sz w:val="24"/>
          <w:szCs w:val="24"/>
        </w:rPr>
        <w:t xml:space="preserve"> </w:t>
      </w:r>
      <w:r w:rsidRPr="008372F6">
        <w:rPr>
          <w:rFonts w:ascii="Arial" w:hAnsi="Arial" w:cs="Arial"/>
          <w:sz w:val="24"/>
          <w:szCs w:val="24"/>
        </w:rPr>
        <w:t>The remaining</w:t>
      </w:r>
      <w:r w:rsidRPr="008372F6">
        <w:rPr>
          <w:rFonts w:ascii="Arial" w:hAnsi="Arial" w:cs="Arial"/>
          <w:spacing w:val="-6"/>
          <w:sz w:val="24"/>
          <w:szCs w:val="24"/>
        </w:rPr>
        <w:t xml:space="preserve"> </w:t>
      </w:r>
      <w:r w:rsidRPr="008372F6">
        <w:rPr>
          <w:rFonts w:ascii="Arial" w:hAnsi="Arial" w:cs="Arial"/>
          <w:sz w:val="24"/>
          <w:szCs w:val="24"/>
        </w:rPr>
        <w:t>panels</w:t>
      </w:r>
      <w:r w:rsidRPr="008372F6">
        <w:rPr>
          <w:rFonts w:ascii="Arial" w:hAnsi="Arial" w:cs="Arial"/>
          <w:spacing w:val="-6"/>
          <w:sz w:val="24"/>
          <w:szCs w:val="24"/>
        </w:rPr>
        <w:t xml:space="preserve"> </w:t>
      </w:r>
      <w:r w:rsidRPr="008372F6">
        <w:rPr>
          <w:rFonts w:ascii="Arial" w:hAnsi="Arial" w:cs="Arial"/>
          <w:sz w:val="24"/>
          <w:szCs w:val="24"/>
        </w:rPr>
        <w:t>report</w:t>
      </w:r>
      <w:r w:rsidRPr="008372F6">
        <w:rPr>
          <w:rFonts w:ascii="Arial" w:hAnsi="Arial" w:cs="Arial"/>
          <w:spacing w:val="-6"/>
          <w:sz w:val="24"/>
          <w:szCs w:val="24"/>
        </w:rPr>
        <w:t xml:space="preserve"> </w:t>
      </w:r>
      <w:r w:rsidRPr="008372F6">
        <w:rPr>
          <w:rFonts w:ascii="Arial" w:hAnsi="Arial" w:cs="Arial"/>
          <w:sz w:val="24"/>
          <w:szCs w:val="24"/>
        </w:rPr>
        <w:t>weighted</w:t>
      </w:r>
      <w:r w:rsidRPr="008372F6">
        <w:rPr>
          <w:rFonts w:ascii="Arial" w:hAnsi="Arial" w:cs="Arial"/>
          <w:spacing w:val="-6"/>
          <w:sz w:val="24"/>
          <w:szCs w:val="24"/>
        </w:rPr>
        <w:t xml:space="preserve"> </w:t>
      </w:r>
      <w:r w:rsidRPr="008372F6">
        <w:rPr>
          <w:rFonts w:ascii="Arial" w:hAnsi="Arial" w:cs="Arial"/>
          <w:sz w:val="24"/>
          <w:szCs w:val="24"/>
        </w:rPr>
        <w:t>percentages</w:t>
      </w:r>
      <w:r w:rsidRPr="008372F6">
        <w:rPr>
          <w:rFonts w:ascii="Arial" w:hAnsi="Arial" w:cs="Arial"/>
          <w:spacing w:val="-6"/>
          <w:sz w:val="24"/>
          <w:szCs w:val="24"/>
        </w:rPr>
        <w:t xml:space="preserve"> </w:t>
      </w:r>
      <w:r w:rsidRPr="008372F6">
        <w:rPr>
          <w:rFonts w:ascii="Arial" w:hAnsi="Arial" w:cs="Arial"/>
          <w:sz w:val="24"/>
          <w:szCs w:val="24"/>
        </w:rPr>
        <w:t>within</w:t>
      </w:r>
      <w:r w:rsidRPr="008372F6">
        <w:rPr>
          <w:rFonts w:ascii="Arial" w:hAnsi="Arial" w:cs="Arial"/>
          <w:spacing w:val="-6"/>
          <w:sz w:val="24"/>
          <w:szCs w:val="24"/>
        </w:rPr>
        <w:t xml:space="preserve"> </w:t>
      </w:r>
      <w:r w:rsidRPr="008372F6">
        <w:rPr>
          <w:rFonts w:ascii="Arial" w:hAnsi="Arial" w:cs="Arial"/>
          <w:sz w:val="24"/>
          <w:szCs w:val="24"/>
        </w:rPr>
        <w:t>each</w:t>
      </w:r>
      <w:r w:rsidRPr="008372F6">
        <w:rPr>
          <w:rFonts w:ascii="Arial" w:hAnsi="Arial" w:cs="Arial"/>
          <w:spacing w:val="-6"/>
          <w:sz w:val="24"/>
          <w:szCs w:val="24"/>
        </w:rPr>
        <w:t xml:space="preserve"> </w:t>
      </w:r>
      <w:r w:rsidRPr="008372F6">
        <w:rPr>
          <w:rFonts w:ascii="Arial" w:hAnsi="Arial" w:cs="Arial"/>
          <w:sz w:val="24"/>
          <w:szCs w:val="24"/>
        </w:rPr>
        <w:t>framing</w:t>
      </w:r>
      <w:r w:rsidRPr="008372F6">
        <w:rPr>
          <w:rFonts w:ascii="Arial" w:hAnsi="Arial" w:cs="Arial"/>
          <w:spacing w:val="-6"/>
          <w:sz w:val="24"/>
          <w:szCs w:val="24"/>
        </w:rPr>
        <w:t xml:space="preserve"> </w:t>
      </w:r>
      <w:r w:rsidRPr="008372F6">
        <w:rPr>
          <w:rFonts w:ascii="Arial" w:hAnsi="Arial" w:cs="Arial"/>
          <w:sz w:val="24"/>
          <w:szCs w:val="24"/>
        </w:rPr>
        <w:t>condition</w:t>
      </w:r>
      <w:r w:rsidRPr="008372F6">
        <w:rPr>
          <w:rFonts w:ascii="Arial" w:hAnsi="Arial" w:cs="Arial"/>
          <w:spacing w:val="-6"/>
          <w:sz w:val="24"/>
          <w:szCs w:val="24"/>
        </w:rPr>
        <w:t xml:space="preserve"> </w:t>
      </w:r>
      <w:r w:rsidRPr="008372F6">
        <w:rPr>
          <w:rFonts w:ascii="Arial" w:hAnsi="Arial" w:cs="Arial"/>
          <w:sz w:val="24"/>
          <w:szCs w:val="24"/>
        </w:rPr>
        <w:t>for</w:t>
      </w:r>
      <w:r w:rsidRPr="008372F6">
        <w:rPr>
          <w:rFonts w:ascii="Arial" w:hAnsi="Arial" w:cs="Arial"/>
          <w:spacing w:val="-6"/>
          <w:sz w:val="24"/>
          <w:szCs w:val="24"/>
        </w:rPr>
        <w:t xml:space="preserve"> </w:t>
      </w:r>
      <w:r w:rsidRPr="008372F6">
        <w:rPr>
          <w:rFonts w:ascii="Arial" w:hAnsi="Arial" w:cs="Arial"/>
          <w:sz w:val="24"/>
          <w:szCs w:val="24"/>
        </w:rPr>
        <w:t>the</w:t>
      </w:r>
      <w:r w:rsidRPr="008372F6">
        <w:rPr>
          <w:rFonts w:ascii="Arial" w:hAnsi="Arial" w:cs="Arial"/>
          <w:spacing w:val="-6"/>
          <w:sz w:val="24"/>
          <w:szCs w:val="24"/>
        </w:rPr>
        <w:t xml:space="preserve"> </w:t>
      </w:r>
      <w:r w:rsidRPr="008372F6">
        <w:rPr>
          <w:rFonts w:ascii="Arial" w:hAnsi="Arial" w:cs="Arial"/>
          <w:sz w:val="24"/>
          <w:szCs w:val="24"/>
        </w:rPr>
        <w:t>covariates</w:t>
      </w:r>
      <w:r w:rsidRPr="008372F6">
        <w:rPr>
          <w:rFonts w:ascii="Arial" w:hAnsi="Arial" w:cs="Arial"/>
          <w:spacing w:val="-6"/>
          <w:sz w:val="24"/>
          <w:szCs w:val="24"/>
        </w:rPr>
        <w:t xml:space="preserve"> </w:t>
      </w:r>
      <w:r w:rsidRPr="008372F6">
        <w:rPr>
          <w:rFonts w:ascii="Arial" w:hAnsi="Arial" w:cs="Arial"/>
          <w:sz w:val="24"/>
          <w:szCs w:val="24"/>
        </w:rPr>
        <w:t>used</w:t>
      </w:r>
      <w:r w:rsidRPr="008372F6">
        <w:rPr>
          <w:rFonts w:ascii="Arial" w:hAnsi="Arial" w:cs="Arial"/>
          <w:spacing w:val="-6"/>
          <w:sz w:val="24"/>
          <w:szCs w:val="24"/>
        </w:rPr>
        <w:t xml:space="preserve"> </w:t>
      </w:r>
      <w:r w:rsidRPr="008372F6">
        <w:rPr>
          <w:rFonts w:ascii="Arial" w:hAnsi="Arial" w:cs="Arial"/>
          <w:sz w:val="24"/>
          <w:szCs w:val="24"/>
        </w:rPr>
        <w:t>in</w:t>
      </w:r>
      <w:r w:rsidRPr="008372F6">
        <w:rPr>
          <w:rFonts w:ascii="Arial" w:hAnsi="Arial" w:cs="Arial"/>
          <w:spacing w:val="-6"/>
          <w:sz w:val="24"/>
          <w:szCs w:val="24"/>
        </w:rPr>
        <w:t xml:space="preserve"> </w:t>
      </w:r>
      <w:r w:rsidRPr="008372F6">
        <w:rPr>
          <w:rFonts w:ascii="Arial" w:hAnsi="Arial" w:cs="Arial"/>
          <w:sz w:val="24"/>
          <w:szCs w:val="24"/>
        </w:rPr>
        <w:t>the</w:t>
      </w:r>
      <w:r w:rsidRPr="008372F6">
        <w:rPr>
          <w:rFonts w:ascii="Arial" w:hAnsi="Arial" w:cs="Arial"/>
          <w:spacing w:val="-6"/>
          <w:sz w:val="24"/>
          <w:szCs w:val="24"/>
        </w:rPr>
        <w:t xml:space="preserve"> </w:t>
      </w:r>
      <w:r w:rsidRPr="008372F6">
        <w:rPr>
          <w:rFonts w:ascii="Arial" w:hAnsi="Arial" w:cs="Arial"/>
          <w:sz w:val="24"/>
          <w:szCs w:val="24"/>
        </w:rPr>
        <w:t>main</w:t>
      </w:r>
      <w:r w:rsidRPr="008372F6">
        <w:rPr>
          <w:rFonts w:ascii="Arial" w:hAnsi="Arial" w:cs="Arial"/>
          <w:spacing w:val="-6"/>
          <w:sz w:val="24"/>
          <w:szCs w:val="24"/>
        </w:rPr>
        <w:t xml:space="preserve"> </w:t>
      </w:r>
      <w:r w:rsidRPr="008372F6">
        <w:rPr>
          <w:rFonts w:ascii="Arial" w:hAnsi="Arial" w:cs="Arial"/>
          <w:sz w:val="24"/>
          <w:szCs w:val="24"/>
        </w:rPr>
        <w:t xml:space="preserve">model </w:t>
      </w:r>
      <w:r w:rsidRPr="008372F6">
        <w:rPr>
          <w:rFonts w:ascii="Arial" w:hAnsi="Arial" w:cs="Arial"/>
          <w:sz w:val="24"/>
          <w:szCs w:val="24"/>
        </w:rPr>
        <w:fldChar w:fldCharType="begin"/>
      </w:r>
      <w:r w:rsidRPr="008372F6">
        <w:rPr>
          <w:rFonts w:ascii="Arial" w:hAnsi="Arial" w:cs="Arial"/>
          <w:sz w:val="24"/>
          <w:szCs w:val="24"/>
        </w:rPr>
        <w:instrText>HYPERLINK \l "_bookmark4"</w:instrText>
      </w:r>
      <w:r w:rsidRPr="008372F6">
        <w:rPr>
          <w:rFonts w:ascii="Arial" w:hAnsi="Arial" w:cs="Arial"/>
          <w:sz w:val="24"/>
          <w:szCs w:val="24"/>
        </w:rPr>
      </w:r>
      <w:r w:rsidRPr="008372F6">
        <w:rPr>
          <w:rFonts w:ascii="Arial" w:hAnsi="Arial" w:cs="Arial"/>
          <w:sz w:val="24"/>
          <w:szCs w:val="24"/>
        </w:rPr>
        <w:fldChar w:fldCharType="separate"/>
      </w:r>
      <w:r w:rsidR="005D491A" w:rsidRPr="008372F6">
        <w:rPr>
          <w:rFonts w:ascii="Arial" w:hAnsi="Arial" w:cs="Arial"/>
          <w:sz w:val="24"/>
          <w:szCs w:val="24"/>
        </w:rPr>
        <w:t>(Equation 1</w:t>
      </w:r>
      <w:r w:rsidRPr="008372F6">
        <w:rPr>
          <w:rFonts w:ascii="Arial" w:hAnsi="Arial" w:cs="Arial"/>
          <w:sz w:val="24"/>
          <w:szCs w:val="24"/>
        </w:rPr>
        <w:fldChar w:fldCharType="end"/>
      </w:r>
      <w:r w:rsidRPr="008372F6">
        <w:rPr>
          <w:rFonts w:ascii="Arial" w:hAnsi="Arial" w:cs="Arial"/>
          <w:sz w:val="24"/>
          <w:szCs w:val="24"/>
        </w:rPr>
        <w:t>).</w:t>
      </w:r>
      <w:r w:rsidRPr="008372F6">
        <w:rPr>
          <w:rFonts w:ascii="Arial" w:hAnsi="Arial" w:cs="Arial"/>
          <w:spacing w:val="40"/>
          <w:sz w:val="24"/>
          <w:szCs w:val="24"/>
        </w:rPr>
        <w:t xml:space="preserve"> </w:t>
      </w:r>
      <w:r w:rsidRPr="008372F6">
        <w:rPr>
          <w:rFonts w:ascii="Arial" w:hAnsi="Arial" w:cs="Arial"/>
          <w:sz w:val="24"/>
          <w:szCs w:val="24"/>
        </w:rPr>
        <w:t xml:space="preserve">The </w:t>
      </w:r>
      <w:r w:rsidRPr="008372F6">
        <w:rPr>
          <w:rFonts w:ascii="Arial" w:hAnsi="Arial" w:cs="Arial"/>
          <w:sz w:val="24"/>
          <w:szCs w:val="24"/>
        </w:rPr>
        <w:lastRenderedPageBreak/>
        <w:t>close overlap across conditions suggests good covariate balance from random assignment.</w:t>
      </w:r>
    </w:p>
    <w:p w14:paraId="6DEE91D4"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532" w:name="Results"/>
      <w:bookmarkEnd w:id="532"/>
      <w:r w:rsidRPr="008372F6">
        <w:rPr>
          <w:rFonts w:ascii="Arial" w:hAnsi="Arial" w:cs="Arial"/>
          <w:spacing w:val="-2"/>
          <w:sz w:val="24"/>
          <w:szCs w:val="24"/>
        </w:rPr>
        <w:t>Results</w:t>
      </w:r>
    </w:p>
    <w:p w14:paraId="46F6B62D" w14:textId="757650AE" w:rsidR="00B467E3" w:rsidRPr="008372F6" w:rsidRDefault="00000000" w:rsidP="008372F6">
      <w:pPr>
        <w:pStyle w:val="BodyText"/>
        <w:spacing w:before="120" w:after="120" w:line="360" w:lineRule="auto"/>
        <w:jc w:val="both"/>
        <w:rPr>
          <w:ins w:id="533" w:author="Héctor Bahamonde" w:date="2026-08-06T16:25:00Z"/>
          <w:rFonts w:ascii="Arial" w:hAnsi="Arial" w:cs="Arial"/>
          <w:w w:val="105"/>
          <w:sz w:val="24"/>
          <w:szCs w:val="24"/>
        </w:rPr>
      </w:pPr>
      <w:r w:rsidRPr="008372F6">
        <w:rPr>
          <w:rFonts w:ascii="Arial" w:hAnsi="Arial" w:cs="Arial"/>
          <w:w w:val="110"/>
          <w:sz w:val="24"/>
          <w:szCs w:val="24"/>
        </w:rPr>
        <w:t xml:space="preserve">After fitting </w:t>
      </w:r>
      <w:hyperlink w:anchor="_bookmark4" w:history="1">
        <w:r w:rsidR="005D491A" w:rsidRPr="008372F6">
          <w:rPr>
            <w:rFonts w:ascii="Arial" w:hAnsi="Arial" w:cs="Arial"/>
            <w:w w:val="110"/>
            <w:sz w:val="24"/>
            <w:szCs w:val="24"/>
          </w:rPr>
          <w:t>Equation 1,</w:t>
        </w:r>
      </w:hyperlink>
      <w:r w:rsidRPr="008372F6">
        <w:rPr>
          <w:rFonts w:ascii="Arial" w:hAnsi="Arial" w:cs="Arial"/>
          <w:w w:val="110"/>
          <w:sz w:val="24"/>
          <w:szCs w:val="24"/>
        </w:rPr>
        <w:t xml:space="preserve"> we show </w:t>
      </w:r>
      <w:del w:id="534" w:author="Héctor Bahamonde" w:date="2026-09-19T11:25:00Z" w16du:dateUtc="2026-09-19T09:25:00Z">
        <w:r w:rsidRPr="008372F6" w:rsidDel="00E850A6">
          <w:rPr>
            <w:rFonts w:ascii="Arial" w:hAnsi="Arial" w:cs="Arial"/>
            <w:sz w:val="24"/>
            <w:szCs w:val="24"/>
          </w:rPr>
          <w:fldChar w:fldCharType="begin"/>
        </w:r>
        <w:r w:rsidRPr="008372F6" w:rsidDel="00E850A6">
          <w:rPr>
            <w:rFonts w:ascii="Arial" w:hAnsi="Arial" w:cs="Arial"/>
            <w:sz w:val="24"/>
            <w:szCs w:val="24"/>
          </w:rPr>
          <w:delInstrText>HYPERLINK \l "_bookmark7"</w:delInstrText>
        </w:r>
        <w:r w:rsidRPr="008372F6" w:rsidDel="00E850A6">
          <w:rPr>
            <w:rFonts w:ascii="Arial" w:hAnsi="Arial" w:cs="Arial"/>
            <w:sz w:val="24"/>
            <w:szCs w:val="24"/>
          </w:rPr>
        </w:r>
        <w:r w:rsidRPr="008372F6" w:rsidDel="00E850A6">
          <w:rPr>
            <w:rFonts w:ascii="Arial" w:hAnsi="Arial" w:cs="Arial"/>
            <w:sz w:val="24"/>
            <w:szCs w:val="24"/>
          </w:rPr>
          <w:fldChar w:fldCharType="separate"/>
        </w:r>
        <w:r w:rsidR="005D491A" w:rsidRPr="008372F6" w:rsidDel="00E850A6">
          <w:rPr>
            <w:rFonts w:ascii="Arial" w:hAnsi="Arial" w:cs="Arial"/>
            <w:w w:val="110"/>
            <w:sz w:val="24"/>
            <w:szCs w:val="24"/>
          </w:rPr>
          <w:delText xml:space="preserve">Figure </w:delText>
        </w:r>
        <w:r w:rsidR="005D491A" w:rsidRPr="008372F6" w:rsidDel="00E850A6">
          <w:rPr>
            <w:rFonts w:ascii="Arial" w:hAnsi="Arial" w:cs="Arial"/>
            <w:w w:val="110"/>
            <w:sz w:val="24"/>
            <w:szCs w:val="24"/>
            <w:highlight w:val="yellow"/>
            <w:rPrChange w:id="535" w:author="Microsoft Office User" w:date="2026-09-13T20:41:00Z">
              <w:rPr>
                <w:w w:val="110"/>
              </w:rPr>
            </w:rPrChange>
          </w:rPr>
          <w:delText>2</w:delText>
        </w:r>
        <w:r w:rsidRPr="008372F6" w:rsidDel="00E850A6">
          <w:rPr>
            <w:rFonts w:ascii="Arial" w:hAnsi="Arial" w:cs="Arial"/>
            <w:w w:val="110"/>
            <w:sz w:val="24"/>
            <w:szCs w:val="24"/>
          </w:rPr>
          <w:fldChar w:fldCharType="end"/>
        </w:r>
      </w:del>
      <w:ins w:id="536" w:author="Héctor Bahamonde" w:date="2026-09-19T11:25:00Z" w16du:dateUtc="2026-09-19T09:25:00Z">
        <w:r w:rsidR="00E850A6" w:rsidRPr="008372F6">
          <w:rPr>
            <w:rFonts w:ascii="Arial" w:hAnsi="Arial" w:cs="Arial"/>
            <w:sz w:val="24"/>
            <w:szCs w:val="24"/>
          </w:rPr>
          <w:fldChar w:fldCharType="begin"/>
        </w:r>
        <w:r w:rsidR="00E850A6" w:rsidRPr="008372F6">
          <w:rPr>
            <w:rFonts w:ascii="Arial" w:hAnsi="Arial" w:cs="Arial"/>
            <w:sz w:val="24"/>
            <w:szCs w:val="24"/>
          </w:rPr>
          <w:instrText>HYPERLINK \l "_bookmark7"</w:instrText>
        </w:r>
        <w:r w:rsidR="00E850A6" w:rsidRPr="008372F6">
          <w:rPr>
            <w:rFonts w:ascii="Arial" w:hAnsi="Arial" w:cs="Arial"/>
            <w:sz w:val="24"/>
            <w:szCs w:val="24"/>
          </w:rPr>
        </w:r>
        <w:r w:rsidR="00E850A6" w:rsidRPr="008372F6">
          <w:rPr>
            <w:rFonts w:ascii="Arial" w:hAnsi="Arial" w:cs="Arial"/>
            <w:sz w:val="24"/>
            <w:szCs w:val="24"/>
          </w:rPr>
          <w:fldChar w:fldCharType="separate"/>
        </w:r>
        <w:r w:rsidR="00E850A6">
          <w:rPr>
            <w:rFonts w:ascii="Arial" w:hAnsi="Arial" w:cs="Arial"/>
            <w:w w:val="110"/>
            <w:sz w:val="24"/>
            <w:szCs w:val="24"/>
          </w:rPr>
          <w:t>Figure</w:t>
        </w:r>
        <w:r w:rsidR="00E850A6" w:rsidRPr="008372F6">
          <w:rPr>
            <w:rFonts w:ascii="Arial" w:hAnsi="Arial" w:cs="Arial"/>
            <w:w w:val="110"/>
            <w:sz w:val="24"/>
            <w:szCs w:val="24"/>
          </w:rPr>
          <w:fldChar w:fldCharType="end"/>
        </w:r>
        <w:r w:rsidR="00E850A6">
          <w:rPr>
            <w:rFonts w:ascii="Arial" w:hAnsi="Arial" w:cs="Arial"/>
            <w:w w:val="110"/>
            <w:sz w:val="24"/>
            <w:szCs w:val="24"/>
          </w:rPr>
          <w:t xml:space="preserve"> 3</w:t>
        </w:r>
      </w:ins>
      <w:r w:rsidRPr="008372F6">
        <w:rPr>
          <w:rFonts w:ascii="Arial" w:hAnsi="Arial" w:cs="Arial"/>
          <w:w w:val="110"/>
          <w:sz w:val="24"/>
          <w:szCs w:val="24"/>
        </w:rPr>
        <w:t xml:space="preserve"> which presents predicted probabilities for </w:t>
      </w:r>
      <w:del w:id="537" w:author="Héctor Bahamonde" w:date="2026-09-19T11:26:00Z" w16du:dateUtc="2026-09-19T09:26:00Z">
        <w:r w:rsidRPr="008372F6" w:rsidDel="003C51B4">
          <w:rPr>
            <w:rFonts w:ascii="Arial" w:hAnsi="Arial" w:cs="Arial"/>
            <w:w w:val="110"/>
            <w:sz w:val="24"/>
            <w:szCs w:val="24"/>
          </w:rPr>
          <w:delText xml:space="preserve">the </w:delText>
        </w:r>
      </w:del>
      <w:ins w:id="538" w:author="Héctor Bahamonde" w:date="2026-09-19T11:26:00Z" w16du:dateUtc="2026-09-19T09:26:00Z">
        <w:r w:rsidR="003C51B4" w:rsidRPr="003C51B4">
          <w:rPr>
            <w:rFonts w:ascii="Arial" w:hAnsi="Arial" w:cs="Arial"/>
            <w:w w:val="110"/>
            <w:sz w:val="24"/>
            <w:szCs w:val="24"/>
          </w:rPr>
          <w:t>all four response categories</w:t>
        </w:r>
      </w:ins>
      <w:del w:id="539" w:author="Héctor Bahamonde" w:date="2026-09-19T11:26:00Z" w16du:dateUtc="2026-09-19T09:26:00Z">
        <w:r w:rsidRPr="008372F6" w:rsidDel="003C51B4">
          <w:rPr>
            <w:rFonts w:ascii="Arial" w:hAnsi="Arial" w:cs="Arial"/>
            <w:w w:val="110"/>
            <w:sz w:val="24"/>
            <w:szCs w:val="24"/>
          </w:rPr>
          <w:delText>three principal policy preferences</w:delText>
        </w:r>
      </w:del>
      <w:r w:rsidRPr="008372F6">
        <w:rPr>
          <w:rFonts w:ascii="Arial" w:hAnsi="Arial" w:cs="Arial"/>
          <w:w w:val="110"/>
          <w:sz w:val="24"/>
          <w:szCs w:val="24"/>
        </w:rPr>
        <w:t xml:space="preserve"> across framing conditions (regression table shown in </w:t>
      </w:r>
      <w:ins w:id="540" w:author="Héctor Bahamonde" w:date="2026-09-19T11:26:00Z" w16du:dateUtc="2026-09-19T09:26:00Z">
        <w:r w:rsidR="00BE4B3C" w:rsidRPr="00BE4B3C">
          <w:rPr>
            <w:rFonts w:ascii="Arial" w:hAnsi="Arial" w:cs="Arial"/>
            <w:sz w:val="24"/>
            <w:szCs w:val="24"/>
          </w:rPr>
          <w:t>Table OA1</w:t>
        </w:r>
      </w:ins>
      <w:del w:id="541" w:author="Héctor Bahamonde" w:date="2026-09-19T11:26:00Z" w16du:dateUtc="2026-09-19T09:26:00Z">
        <w:r w:rsidR="005D491A" w:rsidRPr="008372F6" w:rsidDel="00BE4B3C">
          <w:rPr>
            <w:rFonts w:ascii="Arial" w:hAnsi="Arial" w:cs="Arial"/>
            <w:sz w:val="24"/>
            <w:szCs w:val="24"/>
          </w:rPr>
          <w:fldChar w:fldCharType="begin"/>
        </w:r>
        <w:r w:rsidR="005D491A" w:rsidRPr="008372F6" w:rsidDel="00BE4B3C">
          <w:rPr>
            <w:rFonts w:ascii="Arial" w:hAnsi="Arial" w:cs="Arial"/>
            <w:sz w:val="24"/>
            <w:szCs w:val="24"/>
          </w:rPr>
          <w:delInstrText>HYPERLINK \l "_bookmark9"</w:delInstrText>
        </w:r>
        <w:r w:rsidR="005D491A" w:rsidRPr="008372F6" w:rsidDel="00BE4B3C">
          <w:rPr>
            <w:rFonts w:ascii="Arial" w:hAnsi="Arial" w:cs="Arial"/>
            <w:sz w:val="24"/>
            <w:szCs w:val="24"/>
          </w:rPr>
        </w:r>
        <w:r w:rsidR="005D491A" w:rsidRPr="008372F6" w:rsidDel="00BE4B3C">
          <w:rPr>
            <w:rFonts w:ascii="Arial" w:hAnsi="Arial" w:cs="Arial"/>
            <w:sz w:val="24"/>
            <w:szCs w:val="24"/>
          </w:rPr>
          <w:fldChar w:fldCharType="separate"/>
        </w:r>
        <w:r w:rsidR="005D491A" w:rsidRPr="008372F6" w:rsidDel="00BE4B3C">
          <w:rPr>
            <w:rFonts w:ascii="Arial" w:hAnsi="Arial" w:cs="Arial"/>
            <w:w w:val="110"/>
            <w:sz w:val="24"/>
            <w:szCs w:val="24"/>
          </w:rPr>
          <w:delText>Table</w:delText>
        </w:r>
        <w:r w:rsidR="005D491A" w:rsidRPr="008372F6" w:rsidDel="00BE4B3C">
          <w:rPr>
            <w:rFonts w:ascii="Arial" w:hAnsi="Arial" w:cs="Arial"/>
            <w:sz w:val="24"/>
            <w:szCs w:val="24"/>
          </w:rPr>
          <w:fldChar w:fldCharType="end"/>
        </w:r>
        <w:r w:rsidRPr="008372F6" w:rsidDel="00BE4B3C">
          <w:rPr>
            <w:rFonts w:ascii="Arial" w:hAnsi="Arial" w:cs="Arial"/>
            <w:w w:val="110"/>
            <w:sz w:val="24"/>
            <w:szCs w:val="24"/>
          </w:rPr>
          <w:delText xml:space="preserve"> 2</w:delText>
        </w:r>
      </w:del>
      <w:r w:rsidRPr="008372F6">
        <w:rPr>
          <w:rFonts w:ascii="Arial" w:hAnsi="Arial" w:cs="Arial"/>
          <w:w w:val="110"/>
          <w:sz w:val="24"/>
          <w:szCs w:val="24"/>
        </w:rPr>
        <w:t>).</w:t>
      </w:r>
      <w:r w:rsidRPr="008372F6">
        <w:rPr>
          <w:rFonts w:ascii="Arial" w:hAnsi="Arial" w:cs="Arial"/>
          <w:spacing w:val="39"/>
          <w:w w:val="110"/>
          <w:sz w:val="24"/>
          <w:szCs w:val="24"/>
        </w:rPr>
        <w:t xml:space="preserve"> </w:t>
      </w:r>
      <w:r w:rsidRPr="008372F6">
        <w:rPr>
          <w:rFonts w:ascii="Arial" w:hAnsi="Arial" w:cs="Arial"/>
          <w:w w:val="110"/>
          <w:sz w:val="24"/>
          <w:szCs w:val="24"/>
        </w:rPr>
        <w:t xml:space="preserve">The </w:t>
      </w:r>
      <w:r w:rsidRPr="008372F6">
        <w:rPr>
          <w:rFonts w:ascii="Arial" w:hAnsi="Arial" w:cs="Arial"/>
          <w:sz w:val="24"/>
          <w:szCs w:val="24"/>
        </w:rPr>
        <w:t>results</w:t>
      </w:r>
      <w:r w:rsidRPr="008372F6">
        <w:rPr>
          <w:rFonts w:ascii="Arial" w:hAnsi="Arial" w:cs="Arial"/>
          <w:spacing w:val="36"/>
          <w:sz w:val="24"/>
          <w:szCs w:val="24"/>
        </w:rPr>
        <w:t xml:space="preserve"> </w:t>
      </w:r>
      <w:r w:rsidRPr="008372F6">
        <w:rPr>
          <w:rFonts w:ascii="Arial" w:hAnsi="Arial" w:cs="Arial"/>
          <w:sz w:val="24"/>
          <w:szCs w:val="24"/>
        </w:rPr>
        <w:t>reveal</w:t>
      </w:r>
      <w:r w:rsidRPr="008372F6">
        <w:rPr>
          <w:rFonts w:ascii="Arial" w:hAnsi="Arial" w:cs="Arial"/>
          <w:spacing w:val="34"/>
          <w:sz w:val="24"/>
          <w:szCs w:val="24"/>
        </w:rPr>
        <w:t xml:space="preserve"> </w:t>
      </w:r>
      <w:r w:rsidRPr="008372F6">
        <w:rPr>
          <w:rFonts w:ascii="Arial" w:hAnsi="Arial" w:cs="Arial"/>
          <w:sz w:val="24"/>
          <w:szCs w:val="24"/>
        </w:rPr>
        <w:t>clear</w:t>
      </w:r>
      <w:r w:rsidRPr="008372F6">
        <w:rPr>
          <w:rFonts w:ascii="Arial" w:hAnsi="Arial" w:cs="Arial"/>
          <w:spacing w:val="36"/>
          <w:sz w:val="24"/>
          <w:szCs w:val="24"/>
        </w:rPr>
        <w:t xml:space="preserve"> </w:t>
      </w:r>
      <w:r w:rsidRPr="008372F6">
        <w:rPr>
          <w:rFonts w:ascii="Arial" w:hAnsi="Arial" w:cs="Arial"/>
          <w:sz w:val="24"/>
          <w:szCs w:val="24"/>
        </w:rPr>
        <w:t>and</w:t>
      </w:r>
      <w:r w:rsidRPr="008372F6">
        <w:rPr>
          <w:rFonts w:ascii="Arial" w:hAnsi="Arial" w:cs="Arial"/>
          <w:spacing w:val="34"/>
          <w:sz w:val="24"/>
          <w:szCs w:val="24"/>
        </w:rPr>
        <w:t xml:space="preserve"> </w:t>
      </w:r>
      <w:r w:rsidRPr="008372F6">
        <w:rPr>
          <w:rFonts w:ascii="Arial" w:hAnsi="Arial" w:cs="Arial"/>
          <w:sz w:val="24"/>
          <w:szCs w:val="24"/>
        </w:rPr>
        <w:t>systematic</w:t>
      </w:r>
      <w:r w:rsidRPr="008372F6">
        <w:rPr>
          <w:rFonts w:ascii="Arial" w:hAnsi="Arial" w:cs="Arial"/>
          <w:spacing w:val="36"/>
          <w:sz w:val="24"/>
          <w:szCs w:val="24"/>
        </w:rPr>
        <w:t xml:space="preserve"> </w:t>
      </w:r>
      <w:r w:rsidRPr="008372F6">
        <w:rPr>
          <w:rFonts w:ascii="Arial" w:hAnsi="Arial" w:cs="Arial"/>
          <w:sz w:val="24"/>
          <w:szCs w:val="24"/>
        </w:rPr>
        <w:t>framing</w:t>
      </w:r>
      <w:r w:rsidRPr="008372F6">
        <w:rPr>
          <w:rFonts w:ascii="Arial" w:hAnsi="Arial" w:cs="Arial"/>
          <w:spacing w:val="36"/>
          <w:sz w:val="24"/>
          <w:szCs w:val="24"/>
        </w:rPr>
        <w:t xml:space="preserve"> </w:t>
      </w:r>
      <w:r w:rsidRPr="008372F6">
        <w:rPr>
          <w:rFonts w:ascii="Arial" w:hAnsi="Arial" w:cs="Arial"/>
          <w:sz w:val="24"/>
          <w:szCs w:val="24"/>
        </w:rPr>
        <w:t>effects:</w:t>
      </w:r>
      <w:r w:rsidRPr="008372F6">
        <w:rPr>
          <w:rFonts w:ascii="Arial" w:hAnsi="Arial" w:cs="Arial"/>
          <w:spacing w:val="75"/>
          <w:sz w:val="24"/>
          <w:szCs w:val="24"/>
        </w:rPr>
        <w:t xml:space="preserve"> </w:t>
      </w:r>
      <w:r w:rsidRPr="008372F6">
        <w:rPr>
          <w:rFonts w:ascii="Arial" w:hAnsi="Arial" w:cs="Arial"/>
          <w:sz w:val="24"/>
          <w:szCs w:val="24"/>
        </w:rPr>
        <w:t>respondents</w:t>
      </w:r>
      <w:r w:rsidRPr="008372F6">
        <w:rPr>
          <w:rFonts w:ascii="Arial" w:hAnsi="Arial" w:cs="Arial"/>
          <w:spacing w:val="36"/>
          <w:sz w:val="24"/>
          <w:szCs w:val="24"/>
        </w:rPr>
        <w:t xml:space="preserve"> </w:t>
      </w:r>
      <w:r w:rsidRPr="008372F6">
        <w:rPr>
          <w:rFonts w:ascii="Arial" w:hAnsi="Arial" w:cs="Arial"/>
          <w:sz w:val="24"/>
          <w:szCs w:val="24"/>
        </w:rPr>
        <w:t>exposed</w:t>
      </w:r>
      <w:r w:rsidRPr="008372F6">
        <w:rPr>
          <w:rFonts w:ascii="Arial" w:hAnsi="Arial" w:cs="Arial"/>
          <w:spacing w:val="34"/>
          <w:sz w:val="24"/>
          <w:szCs w:val="24"/>
        </w:rPr>
        <w:t xml:space="preserve"> </w:t>
      </w:r>
      <w:r w:rsidRPr="008372F6">
        <w:rPr>
          <w:rFonts w:ascii="Arial" w:hAnsi="Arial" w:cs="Arial"/>
          <w:sz w:val="24"/>
          <w:szCs w:val="24"/>
        </w:rPr>
        <w:t>to</w:t>
      </w:r>
      <w:r w:rsidRPr="008372F6">
        <w:rPr>
          <w:rFonts w:ascii="Arial" w:hAnsi="Arial" w:cs="Arial"/>
          <w:spacing w:val="36"/>
          <w:sz w:val="24"/>
          <w:szCs w:val="24"/>
        </w:rPr>
        <w:t xml:space="preserve"> </w:t>
      </w:r>
      <w:r w:rsidRPr="008372F6">
        <w:rPr>
          <w:rFonts w:ascii="Arial" w:hAnsi="Arial" w:cs="Arial"/>
          <w:sz w:val="24"/>
          <w:szCs w:val="24"/>
        </w:rPr>
        <w:t>alternative</w:t>
      </w:r>
      <w:r w:rsidRPr="008372F6">
        <w:rPr>
          <w:rFonts w:ascii="Arial" w:hAnsi="Arial" w:cs="Arial"/>
          <w:spacing w:val="36"/>
          <w:sz w:val="24"/>
          <w:szCs w:val="24"/>
        </w:rPr>
        <w:t xml:space="preserve"> </w:t>
      </w:r>
      <w:r w:rsidRPr="008372F6">
        <w:rPr>
          <w:rFonts w:ascii="Arial" w:hAnsi="Arial" w:cs="Arial"/>
          <w:sz w:val="24"/>
          <w:szCs w:val="24"/>
        </w:rPr>
        <w:t>frames</w:t>
      </w:r>
      <w:r w:rsidRPr="008372F6">
        <w:rPr>
          <w:rFonts w:ascii="Arial" w:hAnsi="Arial" w:cs="Arial"/>
          <w:spacing w:val="36"/>
          <w:sz w:val="24"/>
          <w:szCs w:val="24"/>
        </w:rPr>
        <w:t xml:space="preserve"> </w:t>
      </w:r>
      <w:r w:rsidRPr="008372F6">
        <w:rPr>
          <w:rFonts w:ascii="Arial" w:hAnsi="Arial" w:cs="Arial"/>
          <w:sz w:val="24"/>
          <w:szCs w:val="24"/>
        </w:rPr>
        <w:t>shifte</w:t>
      </w:r>
      <w:r w:rsidR="006A23E3" w:rsidRPr="008372F6">
        <w:rPr>
          <w:rFonts w:ascii="Arial" w:hAnsi="Arial" w:cs="Arial"/>
          <w:sz w:val="24"/>
          <w:szCs w:val="24"/>
        </w:rPr>
        <w:t>d their preferred policy responses in substantively meaningful ways.</w:t>
      </w:r>
      <w:r w:rsidR="000C12DA" w:rsidRPr="008372F6">
        <w:rPr>
          <w:rStyle w:val="FootnoteReference"/>
          <w:rFonts w:ascii="Arial" w:hAnsi="Arial" w:cs="Arial"/>
          <w:sz w:val="24"/>
          <w:szCs w:val="24"/>
        </w:rPr>
        <w:footnoteReference w:id="3"/>
      </w:r>
      <w:r w:rsidR="00B467E3" w:rsidRPr="008372F6">
        <w:rPr>
          <w:rFonts w:ascii="Arial" w:hAnsi="Arial" w:cs="Arial"/>
          <w:w w:val="105"/>
          <w:sz w:val="24"/>
          <w:szCs w:val="24"/>
        </w:rPr>
        <w:t xml:space="preserve"> </w:t>
      </w:r>
      <w:ins w:id="546" w:author="Héctor Bahamonde" w:date="2026-08-10T19:40:00Z">
        <w:r w:rsidR="00B467E3" w:rsidRPr="008372F6">
          <w:rPr>
            <w:rFonts w:ascii="Arial" w:hAnsi="Arial" w:cs="Arial"/>
            <w:w w:val="105"/>
            <w:sz w:val="24"/>
            <w:szCs w:val="24"/>
          </w:rPr>
          <w:t>The most pronounced pattern concerns unconditional public funding, the least restrictive option in the decision space. Consistent with the directional expectations derived from prospect theory, support for this option increases under the loss/rescue frame and decreases under the gains/health-maximi</w:t>
        </w:r>
      </w:ins>
      <w:ins w:id="547" w:author="Microsoft Office User" w:date="2026-09-11T12:38:00Z">
        <w:r w:rsidR="00B467E3" w:rsidRPr="008372F6">
          <w:rPr>
            <w:rFonts w:ascii="Arial" w:hAnsi="Arial" w:cs="Arial"/>
            <w:w w:val="105"/>
            <w:sz w:val="24"/>
            <w:szCs w:val="24"/>
          </w:rPr>
          <w:t>z</w:t>
        </w:r>
      </w:ins>
      <w:ins w:id="548" w:author="Héctor Bahamonde" w:date="2026-08-10T19:40:00Z">
        <w:del w:id="549" w:author="Microsoft Office User" w:date="2026-09-11T12:38:00Z">
          <w:r w:rsidR="00B467E3" w:rsidRPr="008372F6" w:rsidDel="00763861">
            <w:rPr>
              <w:rFonts w:ascii="Arial" w:hAnsi="Arial" w:cs="Arial"/>
              <w:w w:val="105"/>
              <w:sz w:val="24"/>
              <w:szCs w:val="24"/>
            </w:rPr>
            <w:delText>s</w:delText>
          </w:r>
        </w:del>
        <w:r w:rsidR="00B467E3" w:rsidRPr="008372F6">
          <w:rPr>
            <w:rFonts w:ascii="Arial" w:hAnsi="Arial" w:cs="Arial"/>
            <w:w w:val="105"/>
            <w:sz w:val="24"/>
            <w:szCs w:val="24"/>
          </w:rPr>
          <w:t xml:space="preserve">ation frame. </w:t>
        </w:r>
      </w:ins>
      <w:ins w:id="550" w:author="Héctor Bahamonde" w:date="2026-09-18T15:22:00Z" w16du:dateUtc="2026-09-18T13:22:00Z">
        <w:r w:rsidR="00D67825" w:rsidRPr="00D67825">
          <w:rPr>
            <w:rFonts w:ascii="Arial" w:hAnsi="Arial" w:cs="Arial"/>
            <w:w w:val="105"/>
            <w:sz w:val="24"/>
            <w:szCs w:val="24"/>
          </w:rPr>
          <w:t>Outright rejection decreases under the loss/rescue frame, whereas the gains/health-maximization frame primarily shifts support from unconditional to conditional funding</w:t>
        </w:r>
      </w:ins>
      <w:ins w:id="551" w:author="Microsoft Office User" w:date="2026-09-11T12:38:00Z">
        <w:del w:id="552" w:author="Héctor Bahamonde" w:date="2026-09-18T15:22:00Z" w16du:dateUtc="2026-09-18T13:22:00Z">
          <w:r w:rsidR="00B467E3" w:rsidRPr="008372F6" w:rsidDel="00D67825">
            <w:rPr>
              <w:rFonts w:ascii="Arial" w:hAnsi="Arial" w:cs="Arial"/>
              <w:w w:val="105"/>
              <w:sz w:val="24"/>
              <w:szCs w:val="24"/>
            </w:rPr>
            <w:delText>z</w:delText>
          </w:r>
        </w:del>
      </w:ins>
      <w:ins w:id="553" w:author="Héctor Bahamonde" w:date="2026-08-10T19:40:00Z">
        <w:r w:rsidR="00B467E3" w:rsidRPr="008372F6">
          <w:rPr>
            <w:rFonts w:ascii="Arial" w:hAnsi="Arial" w:cs="Arial"/>
            <w:w w:val="105"/>
            <w:sz w:val="24"/>
            <w:szCs w:val="24"/>
          </w:rPr>
          <w:t>.</w:t>
        </w:r>
      </w:ins>
      <w:del w:id="554" w:author="Héctor Bahamonde" w:date="2026-08-10T19:40:00Z">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pronounced</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pattern</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concerns</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support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for</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unconditional</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public</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funding,</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 risk-seeking option in the decision space. Consistent with the expectations derived from prospect theory, support for unconditional funding increases under the loss frame that emphasizes the absence of alternatives and the proximity of death, and decreases under the gains frame that emphasizes finite budgets and opportunity costs. Conversely, rejection of funding—the most risk-averse response—becomes more likely under the gains frame and less likely under the loss frame.</w:delText>
        </w:r>
        <w:r w:rsidR="00B467E3" w:rsidRPr="008372F6" w:rsidDel="002915DD">
          <w:rPr>
            <w:rFonts w:ascii="Arial" w:hAnsi="Arial" w:cs="Arial"/>
            <w:spacing w:val="26"/>
            <w:w w:val="105"/>
            <w:sz w:val="24"/>
            <w:szCs w:val="24"/>
          </w:rPr>
          <w:delText xml:space="preserve"> </w:delText>
        </w:r>
        <w:r w:rsidR="00B467E3" w:rsidRPr="008372F6" w:rsidDel="002915DD">
          <w:rPr>
            <w:rFonts w:ascii="Arial" w:hAnsi="Arial" w:cs="Arial"/>
            <w:w w:val="105"/>
            <w:sz w:val="24"/>
            <w:szCs w:val="24"/>
          </w:rPr>
          <w:delText>Conditional funding occupies an intermediate position, absorbing shifts in both directions as respondents adjust their evaluations of fiscal risk.</w:delText>
        </w:r>
      </w:del>
    </w:p>
    <w:p w14:paraId="25DBC115" w14:textId="2A1220F4" w:rsidR="00B467E3" w:rsidRPr="00AF744B" w:rsidRDefault="00B467E3" w:rsidP="00AF744B">
      <w:pPr>
        <w:pStyle w:val="BodyText"/>
        <w:spacing w:before="120" w:after="120" w:line="360" w:lineRule="auto"/>
        <w:jc w:val="center"/>
        <w:rPr>
          <w:rFonts w:ascii="Arial" w:hAnsi="Arial" w:cs="Arial"/>
          <w:b/>
          <w:bCs/>
          <w:sz w:val="24"/>
          <w:szCs w:val="24"/>
        </w:rPr>
      </w:pPr>
      <w:r w:rsidRPr="00AF744B">
        <w:rPr>
          <w:rFonts w:ascii="Arial" w:hAnsi="Arial" w:cs="Arial"/>
          <w:b/>
          <w:bCs/>
          <w:w w:val="105"/>
          <w:sz w:val="24"/>
          <w:szCs w:val="24"/>
        </w:rPr>
        <w:t>Figure</w:t>
      </w:r>
      <w:r w:rsidRPr="00AF744B">
        <w:rPr>
          <w:rFonts w:ascii="Arial" w:hAnsi="Arial" w:cs="Arial"/>
          <w:b/>
          <w:bCs/>
          <w:spacing w:val="16"/>
          <w:w w:val="105"/>
          <w:sz w:val="24"/>
          <w:szCs w:val="24"/>
        </w:rPr>
        <w:t xml:space="preserve"> </w:t>
      </w:r>
      <w:r w:rsidR="0048174D" w:rsidRPr="00AF744B">
        <w:rPr>
          <w:rFonts w:ascii="Arial" w:hAnsi="Arial" w:cs="Arial"/>
          <w:b/>
          <w:bCs/>
          <w:w w:val="105"/>
          <w:sz w:val="24"/>
          <w:szCs w:val="24"/>
        </w:rPr>
        <w:t>3</w:t>
      </w:r>
      <w:ins w:id="555" w:author="Microsoft Office User" w:date="2026-09-11T12:46:00Z">
        <w:r w:rsidRPr="00AF744B">
          <w:rPr>
            <w:rFonts w:ascii="Arial" w:hAnsi="Arial" w:cs="Arial"/>
            <w:b/>
            <w:bCs/>
            <w:w w:val="105"/>
            <w:sz w:val="24"/>
            <w:szCs w:val="24"/>
          </w:rPr>
          <w:t>.</w:t>
        </w:r>
      </w:ins>
      <w:del w:id="556" w:author="Microsoft Office User" w:date="2026-09-11T12:46:00Z">
        <w:r w:rsidRPr="00AF744B" w:rsidDel="00B467E3">
          <w:rPr>
            <w:rFonts w:ascii="Arial" w:hAnsi="Arial" w:cs="Arial"/>
            <w:b/>
            <w:bCs/>
            <w:w w:val="105"/>
            <w:sz w:val="24"/>
            <w:szCs w:val="24"/>
          </w:rPr>
          <w:delText>:</w:delText>
        </w:r>
      </w:del>
      <w:r w:rsidRPr="00AF744B">
        <w:rPr>
          <w:rFonts w:ascii="Arial" w:hAnsi="Arial" w:cs="Arial"/>
          <w:b/>
          <w:bCs/>
          <w:spacing w:val="43"/>
          <w:w w:val="105"/>
          <w:sz w:val="24"/>
          <w:szCs w:val="24"/>
        </w:rPr>
        <w:t xml:space="preserve"> </w:t>
      </w:r>
      <w:r w:rsidRPr="00AF744B">
        <w:rPr>
          <w:rFonts w:ascii="Arial" w:hAnsi="Arial" w:cs="Arial"/>
          <w:b/>
          <w:bCs/>
          <w:w w:val="105"/>
          <w:sz w:val="24"/>
          <w:szCs w:val="24"/>
        </w:rPr>
        <w:t>Framing</w:t>
      </w:r>
      <w:r w:rsidRPr="00AF744B">
        <w:rPr>
          <w:rFonts w:ascii="Arial" w:hAnsi="Arial" w:cs="Arial"/>
          <w:b/>
          <w:bCs/>
          <w:spacing w:val="17"/>
          <w:w w:val="105"/>
          <w:sz w:val="24"/>
          <w:szCs w:val="24"/>
        </w:rPr>
        <w:t xml:space="preserve"> </w:t>
      </w:r>
      <w:ins w:id="557" w:author="Microsoft Office User" w:date="2026-09-13T20:38:00Z">
        <w:r w:rsidR="00E50AB6" w:rsidRPr="00AF744B">
          <w:rPr>
            <w:rFonts w:ascii="Arial" w:hAnsi="Arial" w:cs="Arial"/>
            <w:b/>
            <w:bCs/>
            <w:w w:val="105"/>
            <w:sz w:val="24"/>
            <w:szCs w:val="24"/>
          </w:rPr>
          <w:t>e</w:t>
        </w:r>
      </w:ins>
      <w:del w:id="558" w:author="Microsoft Office User" w:date="2026-09-13T20:38:00Z">
        <w:r w:rsidRPr="00AF744B" w:rsidDel="00E50AB6">
          <w:rPr>
            <w:rFonts w:ascii="Arial" w:hAnsi="Arial" w:cs="Arial"/>
            <w:b/>
            <w:bCs/>
            <w:w w:val="105"/>
            <w:sz w:val="24"/>
            <w:szCs w:val="24"/>
          </w:rPr>
          <w:delText>E</w:delText>
        </w:r>
      </w:del>
      <w:r w:rsidRPr="00AF744B">
        <w:rPr>
          <w:rFonts w:ascii="Arial" w:hAnsi="Arial" w:cs="Arial"/>
          <w:b/>
          <w:bCs/>
          <w:w w:val="105"/>
          <w:sz w:val="24"/>
          <w:szCs w:val="24"/>
        </w:rPr>
        <w:t>ffects</w:t>
      </w:r>
      <w:r w:rsidRPr="00AF744B">
        <w:rPr>
          <w:rFonts w:ascii="Arial" w:hAnsi="Arial" w:cs="Arial"/>
          <w:b/>
          <w:bCs/>
          <w:spacing w:val="17"/>
          <w:w w:val="105"/>
          <w:sz w:val="24"/>
          <w:szCs w:val="24"/>
        </w:rPr>
        <w:t xml:space="preserve"> </w:t>
      </w:r>
      <w:r w:rsidRPr="00AF744B">
        <w:rPr>
          <w:rFonts w:ascii="Arial" w:hAnsi="Arial" w:cs="Arial"/>
          <w:b/>
          <w:bCs/>
          <w:w w:val="105"/>
          <w:sz w:val="24"/>
          <w:szCs w:val="24"/>
        </w:rPr>
        <w:t>on</w:t>
      </w:r>
      <w:r w:rsidRPr="00AF744B">
        <w:rPr>
          <w:rFonts w:ascii="Arial" w:hAnsi="Arial" w:cs="Arial"/>
          <w:b/>
          <w:bCs/>
          <w:spacing w:val="16"/>
          <w:w w:val="105"/>
          <w:sz w:val="24"/>
          <w:szCs w:val="24"/>
        </w:rPr>
        <w:t xml:space="preserve"> </w:t>
      </w:r>
      <w:ins w:id="559" w:author="Microsoft Office User" w:date="2026-09-13T20:38:00Z">
        <w:r w:rsidR="00E50AB6" w:rsidRPr="00AF744B">
          <w:rPr>
            <w:rFonts w:ascii="Arial" w:hAnsi="Arial" w:cs="Arial"/>
            <w:b/>
            <w:bCs/>
            <w:w w:val="105"/>
            <w:sz w:val="24"/>
            <w:szCs w:val="24"/>
          </w:rPr>
          <w:t>p</w:t>
        </w:r>
      </w:ins>
      <w:del w:id="560" w:author="Microsoft Office User" w:date="2026-09-13T20:38:00Z">
        <w:r w:rsidRPr="00AF744B" w:rsidDel="00E50AB6">
          <w:rPr>
            <w:rFonts w:ascii="Arial" w:hAnsi="Arial" w:cs="Arial"/>
            <w:b/>
            <w:bCs/>
            <w:w w:val="105"/>
            <w:sz w:val="24"/>
            <w:szCs w:val="24"/>
          </w:rPr>
          <w:delText>P</w:delText>
        </w:r>
      </w:del>
      <w:r w:rsidRPr="00AF744B">
        <w:rPr>
          <w:rFonts w:ascii="Arial" w:hAnsi="Arial" w:cs="Arial"/>
          <w:b/>
          <w:bCs/>
          <w:w w:val="105"/>
          <w:sz w:val="24"/>
          <w:szCs w:val="24"/>
        </w:rPr>
        <w:t>ublic</w:t>
      </w:r>
      <w:r w:rsidRPr="00AF744B">
        <w:rPr>
          <w:rFonts w:ascii="Arial" w:hAnsi="Arial" w:cs="Arial"/>
          <w:b/>
          <w:bCs/>
          <w:spacing w:val="17"/>
          <w:w w:val="105"/>
          <w:sz w:val="24"/>
          <w:szCs w:val="24"/>
        </w:rPr>
        <w:t xml:space="preserve"> </w:t>
      </w:r>
      <w:ins w:id="561" w:author="Microsoft Office User" w:date="2026-09-13T20:38:00Z">
        <w:r w:rsidR="00E50AB6" w:rsidRPr="00AF744B">
          <w:rPr>
            <w:rFonts w:ascii="Arial" w:hAnsi="Arial" w:cs="Arial"/>
            <w:b/>
            <w:bCs/>
            <w:w w:val="105"/>
            <w:sz w:val="24"/>
            <w:szCs w:val="24"/>
          </w:rPr>
          <w:t>s</w:t>
        </w:r>
      </w:ins>
      <w:del w:id="562" w:author="Microsoft Office User" w:date="2026-09-13T20:38:00Z">
        <w:r w:rsidRPr="00AF744B" w:rsidDel="00E50AB6">
          <w:rPr>
            <w:rFonts w:ascii="Arial" w:hAnsi="Arial" w:cs="Arial"/>
            <w:b/>
            <w:bCs/>
            <w:w w:val="105"/>
            <w:sz w:val="24"/>
            <w:szCs w:val="24"/>
          </w:rPr>
          <w:delText>S</w:delText>
        </w:r>
      </w:del>
      <w:r w:rsidRPr="00AF744B">
        <w:rPr>
          <w:rFonts w:ascii="Arial" w:hAnsi="Arial" w:cs="Arial"/>
          <w:b/>
          <w:bCs/>
          <w:w w:val="105"/>
          <w:sz w:val="24"/>
          <w:szCs w:val="24"/>
        </w:rPr>
        <w:t>upport</w:t>
      </w:r>
      <w:r w:rsidRPr="00AF744B">
        <w:rPr>
          <w:rFonts w:ascii="Arial" w:hAnsi="Arial" w:cs="Arial"/>
          <w:b/>
          <w:bCs/>
          <w:spacing w:val="17"/>
          <w:w w:val="105"/>
          <w:sz w:val="24"/>
          <w:szCs w:val="24"/>
        </w:rPr>
        <w:t xml:space="preserve"> </w:t>
      </w:r>
      <w:r w:rsidRPr="00AF744B">
        <w:rPr>
          <w:rFonts w:ascii="Arial" w:hAnsi="Arial" w:cs="Arial"/>
          <w:b/>
          <w:bCs/>
          <w:w w:val="105"/>
          <w:sz w:val="24"/>
          <w:szCs w:val="24"/>
        </w:rPr>
        <w:t>for</w:t>
      </w:r>
      <w:r w:rsidRPr="00AF744B">
        <w:rPr>
          <w:rFonts w:ascii="Arial" w:hAnsi="Arial" w:cs="Arial"/>
          <w:b/>
          <w:bCs/>
          <w:spacing w:val="17"/>
          <w:w w:val="105"/>
          <w:sz w:val="24"/>
          <w:szCs w:val="24"/>
        </w:rPr>
        <w:t xml:space="preserve"> </w:t>
      </w:r>
      <w:ins w:id="563" w:author="Microsoft Office User" w:date="2026-09-13T20:38:00Z">
        <w:r w:rsidR="00E50AB6" w:rsidRPr="00AF744B">
          <w:rPr>
            <w:rFonts w:ascii="Arial" w:hAnsi="Arial" w:cs="Arial"/>
            <w:b/>
            <w:bCs/>
            <w:w w:val="105"/>
            <w:sz w:val="24"/>
            <w:szCs w:val="24"/>
          </w:rPr>
          <w:t>f</w:t>
        </w:r>
      </w:ins>
      <w:del w:id="564" w:author="Microsoft Office User" w:date="2026-09-13T20:38:00Z">
        <w:r w:rsidRPr="00AF744B" w:rsidDel="00E50AB6">
          <w:rPr>
            <w:rFonts w:ascii="Arial" w:hAnsi="Arial" w:cs="Arial"/>
            <w:b/>
            <w:bCs/>
            <w:w w:val="105"/>
            <w:sz w:val="24"/>
            <w:szCs w:val="24"/>
          </w:rPr>
          <w:delText>F</w:delText>
        </w:r>
      </w:del>
      <w:r w:rsidRPr="00AF744B">
        <w:rPr>
          <w:rFonts w:ascii="Arial" w:hAnsi="Arial" w:cs="Arial"/>
          <w:b/>
          <w:bCs/>
          <w:w w:val="105"/>
          <w:sz w:val="24"/>
          <w:szCs w:val="24"/>
        </w:rPr>
        <w:t>unding</w:t>
      </w:r>
      <w:r w:rsidRPr="00AF744B">
        <w:rPr>
          <w:rFonts w:ascii="Arial" w:hAnsi="Arial" w:cs="Arial"/>
          <w:b/>
          <w:bCs/>
          <w:spacing w:val="17"/>
          <w:w w:val="105"/>
          <w:sz w:val="24"/>
          <w:szCs w:val="24"/>
        </w:rPr>
        <w:t xml:space="preserve"> </w:t>
      </w:r>
      <w:r w:rsidRPr="00AF744B">
        <w:rPr>
          <w:rFonts w:ascii="Arial" w:hAnsi="Arial" w:cs="Arial"/>
          <w:b/>
          <w:bCs/>
          <w:w w:val="105"/>
          <w:sz w:val="24"/>
          <w:szCs w:val="24"/>
        </w:rPr>
        <w:t>a</w:t>
      </w:r>
      <w:r w:rsidRPr="00AF744B">
        <w:rPr>
          <w:rFonts w:ascii="Arial" w:hAnsi="Arial" w:cs="Arial"/>
          <w:b/>
          <w:bCs/>
          <w:spacing w:val="17"/>
          <w:w w:val="105"/>
          <w:sz w:val="24"/>
          <w:szCs w:val="24"/>
        </w:rPr>
        <w:t xml:space="preserve"> </w:t>
      </w:r>
      <w:ins w:id="565" w:author="Microsoft Office User" w:date="2026-09-13T20:38:00Z">
        <w:r w:rsidR="00E50AB6" w:rsidRPr="00AF744B">
          <w:rPr>
            <w:rFonts w:ascii="Arial" w:hAnsi="Arial" w:cs="Arial"/>
            <w:b/>
            <w:bCs/>
            <w:w w:val="105"/>
            <w:sz w:val="24"/>
            <w:szCs w:val="24"/>
          </w:rPr>
          <w:t>h</w:t>
        </w:r>
      </w:ins>
      <w:del w:id="566" w:author="Microsoft Office User" w:date="2026-09-13T20:38:00Z">
        <w:r w:rsidRPr="00AF744B" w:rsidDel="00E50AB6">
          <w:rPr>
            <w:rFonts w:ascii="Arial" w:hAnsi="Arial" w:cs="Arial"/>
            <w:b/>
            <w:bCs/>
            <w:w w:val="105"/>
            <w:sz w:val="24"/>
            <w:szCs w:val="24"/>
          </w:rPr>
          <w:delText>H</w:delText>
        </w:r>
      </w:del>
      <w:r w:rsidRPr="00AF744B">
        <w:rPr>
          <w:rFonts w:ascii="Arial" w:hAnsi="Arial" w:cs="Arial"/>
          <w:b/>
          <w:bCs/>
          <w:w w:val="105"/>
          <w:sz w:val="24"/>
          <w:szCs w:val="24"/>
        </w:rPr>
        <w:t>igh-</w:t>
      </w:r>
      <w:ins w:id="567" w:author="Microsoft Office User" w:date="2026-09-13T20:38:00Z">
        <w:r w:rsidR="00E50AB6" w:rsidRPr="00AF744B">
          <w:rPr>
            <w:rFonts w:ascii="Arial" w:hAnsi="Arial" w:cs="Arial"/>
            <w:b/>
            <w:bCs/>
            <w:w w:val="105"/>
            <w:sz w:val="24"/>
            <w:szCs w:val="24"/>
          </w:rPr>
          <w:t>c</w:t>
        </w:r>
      </w:ins>
      <w:del w:id="568" w:author="Microsoft Office User" w:date="2026-09-13T20:38:00Z">
        <w:r w:rsidRPr="00AF744B" w:rsidDel="00E50AB6">
          <w:rPr>
            <w:rFonts w:ascii="Arial" w:hAnsi="Arial" w:cs="Arial"/>
            <w:b/>
            <w:bCs/>
            <w:w w:val="105"/>
            <w:sz w:val="24"/>
            <w:szCs w:val="24"/>
          </w:rPr>
          <w:delText>C</w:delText>
        </w:r>
      </w:del>
      <w:r w:rsidRPr="00AF744B">
        <w:rPr>
          <w:rFonts w:ascii="Arial" w:hAnsi="Arial" w:cs="Arial"/>
          <w:b/>
          <w:bCs/>
          <w:w w:val="105"/>
          <w:sz w:val="24"/>
          <w:szCs w:val="24"/>
        </w:rPr>
        <w:t>ost</w:t>
      </w:r>
      <w:r w:rsidRPr="00AF744B">
        <w:rPr>
          <w:rFonts w:ascii="Arial" w:hAnsi="Arial" w:cs="Arial"/>
          <w:b/>
          <w:bCs/>
          <w:spacing w:val="16"/>
          <w:w w:val="105"/>
          <w:sz w:val="24"/>
          <w:szCs w:val="24"/>
        </w:rPr>
        <w:t xml:space="preserve"> </w:t>
      </w:r>
      <w:ins w:id="569" w:author="Microsoft Office User" w:date="2026-09-13T20:38:00Z">
        <w:r w:rsidR="00E50AB6" w:rsidRPr="00AF744B">
          <w:rPr>
            <w:rFonts w:ascii="Arial" w:hAnsi="Arial" w:cs="Arial"/>
            <w:b/>
            <w:bCs/>
            <w:w w:val="105"/>
            <w:sz w:val="24"/>
            <w:szCs w:val="24"/>
          </w:rPr>
          <w:t>c</w:t>
        </w:r>
      </w:ins>
      <w:del w:id="570" w:author="Microsoft Office User" w:date="2026-09-13T20:38:00Z">
        <w:r w:rsidRPr="00AF744B" w:rsidDel="00E50AB6">
          <w:rPr>
            <w:rFonts w:ascii="Arial" w:hAnsi="Arial" w:cs="Arial"/>
            <w:b/>
            <w:bCs/>
            <w:w w:val="105"/>
            <w:sz w:val="24"/>
            <w:szCs w:val="24"/>
          </w:rPr>
          <w:delText>C</w:delText>
        </w:r>
      </w:del>
      <w:r w:rsidRPr="00AF744B">
        <w:rPr>
          <w:rFonts w:ascii="Arial" w:hAnsi="Arial" w:cs="Arial"/>
          <w:b/>
          <w:bCs/>
          <w:w w:val="105"/>
          <w:sz w:val="24"/>
          <w:szCs w:val="24"/>
        </w:rPr>
        <w:t>ancer</w:t>
      </w:r>
      <w:r w:rsidRPr="00AF744B">
        <w:rPr>
          <w:rFonts w:ascii="Arial" w:hAnsi="Arial" w:cs="Arial"/>
          <w:b/>
          <w:bCs/>
          <w:spacing w:val="17"/>
          <w:w w:val="105"/>
          <w:sz w:val="24"/>
          <w:szCs w:val="24"/>
        </w:rPr>
        <w:t xml:space="preserve"> </w:t>
      </w:r>
      <w:ins w:id="571" w:author="Microsoft Office User" w:date="2026-09-13T20:38:00Z">
        <w:r w:rsidR="00E50AB6" w:rsidRPr="00AF744B">
          <w:rPr>
            <w:rFonts w:ascii="Arial" w:hAnsi="Arial" w:cs="Arial"/>
            <w:b/>
            <w:bCs/>
            <w:spacing w:val="-2"/>
            <w:w w:val="105"/>
            <w:sz w:val="24"/>
            <w:szCs w:val="24"/>
          </w:rPr>
          <w:t>m</w:t>
        </w:r>
      </w:ins>
      <w:del w:id="572" w:author="Microsoft Office User" w:date="2026-09-13T20:38:00Z">
        <w:r w:rsidRPr="00AF744B" w:rsidDel="00E50AB6">
          <w:rPr>
            <w:rFonts w:ascii="Arial" w:hAnsi="Arial" w:cs="Arial"/>
            <w:b/>
            <w:bCs/>
            <w:spacing w:val="-2"/>
            <w:w w:val="105"/>
            <w:sz w:val="24"/>
            <w:szCs w:val="24"/>
          </w:rPr>
          <w:delText>M</w:delText>
        </w:r>
      </w:del>
      <w:r w:rsidRPr="00AF744B">
        <w:rPr>
          <w:rFonts w:ascii="Arial" w:hAnsi="Arial" w:cs="Arial"/>
          <w:b/>
          <w:bCs/>
          <w:spacing w:val="-2"/>
          <w:w w:val="105"/>
          <w:sz w:val="24"/>
          <w:szCs w:val="24"/>
        </w:rPr>
        <w:t>edicine</w:t>
      </w:r>
      <w:ins w:id="573" w:author="Microsoft Office User" w:date="2026-09-13T20:38:00Z">
        <w:r w:rsidR="00E50AB6" w:rsidRPr="00AF744B">
          <w:rPr>
            <w:rFonts w:ascii="Arial" w:hAnsi="Arial" w:cs="Arial"/>
            <w:b/>
            <w:bCs/>
            <w:spacing w:val="-2"/>
            <w:w w:val="105"/>
            <w:sz w:val="24"/>
            <w:szCs w:val="24"/>
          </w:rPr>
          <w:t>.</w:t>
        </w:r>
      </w:ins>
    </w:p>
    <w:p w14:paraId="7A8B0922" w14:textId="77777777" w:rsidR="00B467E3" w:rsidRPr="008372F6" w:rsidRDefault="00B467E3" w:rsidP="008372F6">
      <w:pPr>
        <w:pStyle w:val="BodyText"/>
        <w:spacing w:before="120" w:after="120" w:line="360" w:lineRule="auto"/>
        <w:jc w:val="both"/>
        <w:rPr>
          <w:rFonts w:ascii="Arial" w:hAnsi="Arial" w:cs="Arial"/>
          <w:sz w:val="24"/>
          <w:szCs w:val="24"/>
        </w:rPr>
      </w:pPr>
      <w:ins w:id="574" w:author="Héctor Bahamonde" w:date="2026-08-06T15:59:00Z">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5"/>
                      <a:stretch>
                        <a:fillRect/>
                      </a:stretch>
                    </pic:blipFill>
                    <pic:spPr>
                      <a:xfrm>
                        <a:off x="0" y="0"/>
                        <a:ext cx="6400800" cy="4693920"/>
                      </a:xfrm>
                      <a:prstGeom prst="rect">
                        <a:avLst/>
                      </a:prstGeom>
                    </pic:spPr>
                  </pic:pic>
                </a:graphicData>
              </a:graphic>
            </wp:inline>
          </w:drawing>
        </w:r>
      </w:ins>
    </w:p>
    <w:p w14:paraId="7AE9137A" w14:textId="15EFD0E9" w:rsidR="005D491A" w:rsidRPr="008372F6" w:rsidRDefault="00B467E3" w:rsidP="008372F6">
      <w:pPr>
        <w:pStyle w:val="BodyText"/>
        <w:spacing w:before="120" w:after="120" w:line="360" w:lineRule="auto"/>
        <w:jc w:val="both"/>
        <w:rPr>
          <w:rFonts w:ascii="Arial" w:hAnsi="Arial" w:cs="Arial"/>
          <w:sz w:val="24"/>
          <w:szCs w:val="24"/>
        </w:rPr>
      </w:pPr>
      <w:del w:id="575" w:author="Héctor Bahamonde" w:date="2026-08-05T17:24:00Z">
        <w:r w:rsidRPr="006473D3" w:rsidDel="0064462E">
          <w:rPr>
            <w:rFonts w:ascii="Arial" w:hAnsi="Arial" w:cs="Arial"/>
            <w:b/>
            <w:bCs/>
            <w:iCs/>
            <w:noProof/>
            <w:sz w:val="24"/>
            <w:szCs w:val="24"/>
            <w:rPrChange w:id="576" w:author="Héctor Bahamonde" w:date="2026-09-18T13:19:00Z" w16du:dateUtc="2026-09-18T11:19:00Z">
              <w:rPr>
                <w:rFonts w:ascii="Arial" w:hAnsi="Arial" w:cs="Arial"/>
                <w:iCs/>
                <w:noProof/>
                <w:sz w:val="24"/>
                <w:szCs w:val="24"/>
              </w:rPr>
            </w:rPrChange>
          </w:rPr>
          <w:drawing>
            <wp:inline distT="0" distB="0" distL="0" distR="0" wp14:anchorId="538E023C" wp14:editId="09F8A81F">
              <wp:extent cx="3602182" cy="3001818"/>
              <wp:effectExtent l="0" t="0" r="5080" b="0"/>
              <wp:docPr id="149403086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5171" name="Picture 1105025171"/>
                      <pic:cNvPicPr/>
                    </pic:nvPicPr>
                    <pic:blipFill>
                      <a:blip r:embed="rId16"/>
                      <a:stretch>
                        <a:fillRect/>
                      </a:stretch>
                    </pic:blipFill>
                    <pic:spPr>
                      <a:xfrm>
                        <a:off x="0" y="0"/>
                        <a:ext cx="3615662" cy="3013051"/>
                      </a:xfrm>
                      <a:prstGeom prst="rect">
                        <a:avLst/>
                      </a:prstGeom>
                    </pic:spPr>
                  </pic:pic>
                </a:graphicData>
              </a:graphic>
            </wp:inline>
          </w:drawing>
        </w:r>
      </w:del>
      <w:r w:rsidRPr="006473D3">
        <w:rPr>
          <w:rFonts w:ascii="Arial" w:hAnsi="Arial" w:cs="Arial"/>
          <w:b/>
          <w:bCs/>
          <w:iCs/>
          <w:sz w:val="24"/>
          <w:szCs w:val="24"/>
          <w:rPrChange w:id="577" w:author="Héctor Bahamonde" w:date="2026-09-18T13:19:00Z" w16du:dateUtc="2026-09-18T11:19:00Z">
            <w:rPr>
              <w:rFonts w:ascii="Arial"/>
              <w:i/>
              <w:sz w:val="18"/>
            </w:rPr>
          </w:rPrChange>
        </w:rPr>
        <w:t>Note</w:t>
      </w:r>
      <w:r w:rsidRPr="008372F6">
        <w:rPr>
          <w:rFonts w:ascii="Arial" w:hAnsi="Arial" w:cs="Arial"/>
          <w:iCs/>
          <w:sz w:val="24"/>
          <w:szCs w:val="24"/>
          <w:rPrChange w:id="578" w:author="Microsoft Office User" w:date="2026-09-11T12:48:00Z">
            <w:rPr>
              <w:rFonts w:ascii="Arial"/>
              <w:i/>
              <w:sz w:val="18"/>
            </w:rPr>
          </w:rPrChange>
        </w:rPr>
        <w:t>:</w:t>
      </w:r>
      <w:r w:rsidRPr="008372F6">
        <w:rPr>
          <w:rFonts w:ascii="Arial" w:hAnsi="Arial" w:cs="Arial"/>
          <w:i/>
          <w:spacing w:val="37"/>
          <w:sz w:val="24"/>
          <w:szCs w:val="24"/>
          <w:rPrChange w:id="579" w:author="Microsoft Office User" w:date="2026-09-11T12:34:00Z">
            <w:rPr>
              <w:rFonts w:ascii="Arial"/>
              <w:i/>
              <w:spacing w:val="37"/>
              <w:sz w:val="18"/>
            </w:rPr>
          </w:rPrChange>
        </w:rPr>
        <w:t xml:space="preserve"> </w:t>
      </w:r>
      <w:ins w:id="580" w:author="Héctor Bahamonde" w:date="2026-08-05T17:24:00Z">
        <w:r w:rsidRPr="008372F6">
          <w:rPr>
            <w:rFonts w:ascii="Arial" w:hAnsi="Arial" w:cs="Arial"/>
            <w:sz w:val="24"/>
            <w:szCs w:val="24"/>
            <w:rPrChange w:id="581" w:author="Microsoft Office User" w:date="2026-09-11T12:34:00Z">
              <w:rPr>
                <w:rFonts w:ascii="Georgia"/>
                <w:sz w:val="18"/>
              </w:rPr>
            </w:rPrChange>
          </w:rPr>
          <w:t xml:space="preserve">Points are covariate-adjusted predicted probabilities from the multinomial logistic model (Equation 1; regression results shown in </w:t>
        </w:r>
      </w:ins>
      <w:ins w:id="582" w:author="Héctor Bahamonde" w:date="2026-09-19T11:28:00Z" w16du:dateUtc="2026-09-19T09:28:00Z">
        <w:r w:rsidR="000E0E2A" w:rsidRPr="000E0E2A">
          <w:rPr>
            <w:rFonts w:ascii="Arial" w:hAnsi="Arial" w:cs="Arial"/>
            <w:sz w:val="24"/>
            <w:szCs w:val="24"/>
          </w:rPr>
          <w:t>Table OA1</w:t>
        </w:r>
      </w:ins>
      <w:ins w:id="583" w:author="Héctor Bahamonde" w:date="2026-08-05T17:24:00Z">
        <w:r w:rsidRPr="008372F6">
          <w:rPr>
            <w:rFonts w:ascii="Arial" w:hAnsi="Arial" w:cs="Arial"/>
            <w:sz w:val="24"/>
            <w:szCs w:val="24"/>
            <w:rPrChange w:id="584" w:author="Microsoft Office User" w:date="2026-09-11T12:34:00Z">
              <w:rPr>
                <w:rFonts w:ascii="Georgia"/>
                <w:sz w:val="18"/>
              </w:rPr>
            </w:rPrChange>
          </w:rPr>
          <w:t xml:space="preserve">), estimated on the full sample with </w:t>
        </w:r>
        <w:r w:rsidRPr="008372F6">
          <w:rPr>
            <w:rFonts w:ascii="Arial" w:hAnsi="Arial" w:cs="Arial"/>
            <w:sz w:val="24"/>
            <w:szCs w:val="24"/>
            <w:rPrChange w:id="585" w:author="Microsoft Office User" w:date="2026-09-11T12:34:00Z">
              <w:rPr>
                <w:rFonts w:ascii="Georgia"/>
                <w:sz w:val="18"/>
              </w:rPr>
            </w:rPrChange>
          </w:rPr>
          <w:t>“</w:t>
        </w:r>
        <w:r w:rsidRPr="008372F6">
          <w:rPr>
            <w:rFonts w:ascii="Arial" w:hAnsi="Arial" w:cs="Arial"/>
            <w:sz w:val="24"/>
            <w:szCs w:val="24"/>
            <w:rPrChange w:id="586" w:author="Microsoft Office User" w:date="2026-09-11T12:34:00Z">
              <w:rPr>
                <w:rFonts w:ascii="Georgia"/>
                <w:sz w:val="18"/>
              </w:rPr>
            </w:rPrChange>
          </w:rPr>
          <w:t>I don</w:t>
        </w:r>
        <w:r w:rsidRPr="008372F6">
          <w:rPr>
            <w:rFonts w:ascii="Arial" w:hAnsi="Arial" w:cs="Arial"/>
            <w:sz w:val="24"/>
            <w:szCs w:val="24"/>
            <w:rPrChange w:id="587" w:author="Microsoft Office User" w:date="2026-09-11T12:34:00Z">
              <w:rPr>
                <w:rFonts w:ascii="Georgia"/>
                <w:sz w:val="18"/>
              </w:rPr>
            </w:rPrChange>
          </w:rPr>
          <w:t>’</w:t>
        </w:r>
        <w:r w:rsidRPr="008372F6">
          <w:rPr>
            <w:rFonts w:ascii="Arial" w:hAnsi="Arial" w:cs="Arial"/>
            <w:sz w:val="24"/>
            <w:szCs w:val="24"/>
            <w:rPrChange w:id="588" w:author="Microsoft Office User" w:date="2026-09-11T12:34:00Z">
              <w:rPr>
                <w:rFonts w:ascii="Georgia"/>
                <w:sz w:val="18"/>
              </w:rPr>
            </w:rPrChange>
          </w:rPr>
          <w:t>t know</w:t>
        </w:r>
        <w:r w:rsidRPr="008372F6">
          <w:rPr>
            <w:rFonts w:ascii="Arial" w:hAnsi="Arial" w:cs="Arial"/>
            <w:sz w:val="24"/>
            <w:szCs w:val="24"/>
            <w:rPrChange w:id="589" w:author="Microsoft Office User" w:date="2026-09-11T12:34:00Z">
              <w:rPr>
                <w:rFonts w:ascii="Georgia"/>
                <w:sz w:val="18"/>
              </w:rPr>
            </w:rPrChange>
          </w:rPr>
          <w:t>”</w:t>
        </w:r>
        <w:r w:rsidRPr="008372F6">
          <w:rPr>
            <w:rFonts w:ascii="Arial" w:hAnsi="Arial" w:cs="Arial"/>
            <w:sz w:val="24"/>
            <w:szCs w:val="24"/>
            <w:rPrChange w:id="590" w:author="Microsoft Office User" w:date="2026-09-11T12:34:00Z">
              <w:rPr>
                <w:rFonts w:ascii="Georgia"/>
                <w:sz w:val="18"/>
              </w:rPr>
            </w:rPrChange>
          </w:rPr>
          <w:t xml:space="preserve"> retained as a fourth outcome; horizontal bars indicate 95% confidence intervals. Relative to the control, the loss (rescue) frame reduces outright rejection and modestly increases unconditional funding, whereas the gains (health maximi</w:t>
        </w:r>
      </w:ins>
      <w:ins w:id="591" w:author="Microsoft Office User" w:date="2026-09-11T12:34:00Z">
        <w:r w:rsidRPr="008372F6">
          <w:rPr>
            <w:rFonts w:ascii="Arial" w:hAnsi="Arial" w:cs="Arial"/>
            <w:sz w:val="24"/>
            <w:szCs w:val="24"/>
          </w:rPr>
          <w:t>z</w:t>
        </w:r>
      </w:ins>
      <w:ins w:id="592" w:author="Héctor Bahamonde" w:date="2026-08-05T17:24:00Z">
        <w:del w:id="593" w:author="Microsoft Office User" w:date="2026-09-11T12:34:00Z">
          <w:r w:rsidRPr="008372F6" w:rsidDel="00275C4D">
            <w:rPr>
              <w:rFonts w:ascii="Arial" w:hAnsi="Arial" w:cs="Arial"/>
              <w:sz w:val="24"/>
              <w:szCs w:val="24"/>
              <w:rPrChange w:id="594" w:author="Microsoft Office User" w:date="2026-09-11T12:34:00Z">
                <w:rPr>
                  <w:rFonts w:ascii="Georgia"/>
                  <w:sz w:val="18"/>
                </w:rPr>
              </w:rPrChange>
            </w:rPr>
            <w:delText>s</w:delText>
          </w:r>
        </w:del>
        <w:r w:rsidRPr="008372F6">
          <w:rPr>
            <w:rFonts w:ascii="Arial" w:hAnsi="Arial" w:cs="Arial"/>
            <w:sz w:val="24"/>
            <w:szCs w:val="24"/>
            <w:rPrChange w:id="595" w:author="Microsoft Office User" w:date="2026-09-11T12:34:00Z">
              <w:rPr>
                <w:rFonts w:ascii="Georgia"/>
                <w:sz w:val="18"/>
              </w:rPr>
            </w:rPrChange>
          </w:rPr>
          <w:t xml:space="preserve">ation) frame shifts support from unconditional to conditional funding. Both frames increase the predicted probability of </w:t>
        </w:r>
        <w:r w:rsidRPr="008372F6">
          <w:rPr>
            <w:rFonts w:ascii="Arial" w:hAnsi="Arial" w:cs="Arial"/>
            <w:sz w:val="24"/>
            <w:szCs w:val="24"/>
            <w:rPrChange w:id="596" w:author="Microsoft Office User" w:date="2026-09-11T12:34:00Z">
              <w:rPr>
                <w:rFonts w:ascii="Georgia"/>
                <w:sz w:val="18"/>
              </w:rPr>
            </w:rPrChange>
          </w:rPr>
          <w:t>“</w:t>
        </w:r>
        <w:r w:rsidRPr="008372F6">
          <w:rPr>
            <w:rFonts w:ascii="Arial" w:hAnsi="Arial" w:cs="Arial"/>
            <w:sz w:val="24"/>
            <w:szCs w:val="24"/>
            <w:rPrChange w:id="597" w:author="Microsoft Office User" w:date="2026-09-11T12:34:00Z">
              <w:rPr>
                <w:rFonts w:ascii="Georgia"/>
                <w:sz w:val="18"/>
              </w:rPr>
            </w:rPrChange>
          </w:rPr>
          <w:t>I don</w:t>
        </w:r>
        <w:r w:rsidRPr="008372F6">
          <w:rPr>
            <w:rFonts w:ascii="Arial" w:hAnsi="Arial" w:cs="Arial"/>
            <w:sz w:val="24"/>
            <w:szCs w:val="24"/>
            <w:rPrChange w:id="598" w:author="Microsoft Office User" w:date="2026-09-11T12:34:00Z">
              <w:rPr>
                <w:rFonts w:ascii="Georgia"/>
                <w:sz w:val="18"/>
              </w:rPr>
            </w:rPrChange>
          </w:rPr>
          <w:t>’</w:t>
        </w:r>
        <w:r w:rsidRPr="008372F6">
          <w:rPr>
            <w:rFonts w:ascii="Arial" w:hAnsi="Arial" w:cs="Arial"/>
            <w:sz w:val="24"/>
            <w:szCs w:val="24"/>
            <w:rPrChange w:id="599" w:author="Microsoft Office User" w:date="2026-09-11T12:34:00Z">
              <w:rPr>
                <w:rFonts w:ascii="Georgia"/>
                <w:sz w:val="18"/>
              </w:rPr>
            </w:rPrChange>
          </w:rPr>
          <w:t>t know,</w:t>
        </w:r>
        <w:r w:rsidRPr="008372F6">
          <w:rPr>
            <w:rFonts w:ascii="Arial" w:hAnsi="Arial" w:cs="Arial"/>
            <w:sz w:val="24"/>
            <w:szCs w:val="24"/>
            <w:rPrChange w:id="600" w:author="Microsoft Office User" w:date="2026-09-11T12:34:00Z">
              <w:rPr>
                <w:rFonts w:ascii="Georgia"/>
                <w:sz w:val="18"/>
              </w:rPr>
            </w:rPrChange>
          </w:rPr>
          <w:t>”</w:t>
        </w:r>
        <w:r w:rsidRPr="008372F6">
          <w:rPr>
            <w:rFonts w:ascii="Arial" w:hAnsi="Arial" w:cs="Arial"/>
            <w:sz w:val="24"/>
            <w:szCs w:val="24"/>
            <w:rPrChange w:id="601" w:author="Microsoft Office User" w:date="2026-09-11T12:34:00Z">
              <w:rPr>
                <w:rFonts w:ascii="Georgia"/>
                <w:sz w:val="18"/>
              </w:rPr>
            </w:rPrChange>
          </w:rPr>
          <w:t xml:space="preserve"> a pattern consistent with greater expressed uncertainty under the treatment conditions.</w:t>
        </w:r>
      </w:ins>
    </w:p>
    <w:p w14:paraId="09523192" w14:textId="6D09535F" w:rsidR="00D821FE" w:rsidRPr="00A77464" w:rsidRDefault="00142A06" w:rsidP="00A77464">
      <w:pPr>
        <w:pStyle w:val="BodyText"/>
        <w:spacing w:before="120" w:after="120" w:line="360" w:lineRule="auto"/>
        <w:jc w:val="center"/>
        <w:rPr>
          <w:ins w:id="602" w:author="Héctor Bahamonde" w:date="2026-08-06T16:34:00Z"/>
          <w:rFonts w:ascii="Arial" w:hAnsi="Arial" w:cs="Arial"/>
          <w:b/>
          <w:bCs/>
          <w:sz w:val="24"/>
          <w:szCs w:val="24"/>
        </w:rPr>
      </w:pPr>
      <w:ins w:id="603" w:author="Héctor Bahamonde" w:date="2026-08-06T16:25:00Z">
        <w:r w:rsidRPr="00A77464">
          <w:rPr>
            <w:rFonts w:ascii="Arial" w:hAnsi="Arial" w:cs="Arial"/>
            <w:b/>
            <w:bCs/>
            <w:sz w:val="24"/>
            <w:szCs w:val="24"/>
          </w:rPr>
          <w:t>Table 2. Predicted probabilities by experimental frame</w:t>
        </w:r>
      </w:ins>
      <w:ins w:id="604" w:author="Microsoft Office User" w:date="2026-09-11T12:35:00Z">
        <w:r w:rsidR="00763861" w:rsidRPr="00A77464">
          <w:rPr>
            <w:rFonts w:ascii="Arial" w:hAnsi="Arial" w:cs="Arial"/>
            <w:b/>
            <w:bCs/>
            <w:sz w:val="24"/>
            <w:szCs w:val="24"/>
          </w:rPr>
          <w:t>.</w:t>
        </w:r>
      </w:ins>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1BBF2325" w14:textId="77777777" w:rsidTr="00A77464">
        <w:trPr>
          <w:cantSplit/>
          <w:tblHeader/>
          <w:jc w:val="center"/>
          <w:ins w:id="605" w:author="Héctor Bahamonde" w:date="2026-08-06T16:34:00Z"/>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52D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06" w:author="Héctor Bahamonde" w:date="2026-08-06T16:34:00Z"/>
                <w:rFonts w:ascii="Arial" w:hAnsi="Arial" w:cs="Arial"/>
                <w:b/>
                <w:color w:val="000000"/>
                <w:sz w:val="24"/>
                <w:szCs w:val="24"/>
              </w:rPr>
            </w:pPr>
            <w:ins w:id="607" w:author="Héctor Bahamonde" w:date="2026-08-06T16:34:00Z">
              <w:r w:rsidRPr="008372F6">
                <w:rPr>
                  <w:rFonts w:ascii="Arial" w:hAnsi="Arial" w:cs="Arial"/>
                  <w:b/>
                  <w:color w:val="000000"/>
                  <w:sz w:val="24"/>
                  <w:szCs w:val="24"/>
                </w:rPr>
                <w:lastRenderedPageBreak/>
                <w:t>Frame</w:t>
              </w:r>
            </w:ins>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A6FF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08" w:author="Héctor Bahamonde" w:date="2026-08-06T16:34:00Z"/>
                <w:rFonts w:ascii="Arial" w:hAnsi="Arial" w:cs="Arial"/>
                <w:b/>
                <w:color w:val="000000"/>
                <w:sz w:val="24"/>
                <w:szCs w:val="24"/>
              </w:rPr>
            </w:pPr>
            <w:ins w:id="609" w:author="Héctor Bahamonde" w:date="2026-08-06T16:34:00Z">
              <w:r w:rsidRPr="008372F6">
                <w:rPr>
                  <w:rFonts w:ascii="Arial" w:hAnsi="Arial" w:cs="Arial"/>
                  <w:b/>
                  <w:color w:val="000000"/>
                  <w:sz w:val="24"/>
                  <w:szCs w:val="24"/>
                </w:rPr>
                <w:t>Outcome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67EF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0" w:author="Héctor Bahamonde" w:date="2026-08-06T16:34:00Z"/>
                <w:rFonts w:ascii="Arial" w:hAnsi="Arial" w:cs="Arial"/>
                <w:b/>
                <w:color w:val="000000"/>
                <w:sz w:val="24"/>
                <w:szCs w:val="24"/>
              </w:rPr>
            </w:pPr>
            <w:ins w:id="611" w:author="Héctor Bahamonde" w:date="2026-08-06T16:34:00Z">
              <w:r w:rsidRPr="008372F6">
                <w:rPr>
                  <w:rFonts w:ascii="Arial" w:hAnsi="Arial" w:cs="Arial"/>
                  <w:b/>
                  <w:color w:val="000000"/>
                  <w:sz w:val="24"/>
                  <w:szCs w:val="24"/>
                </w:rPr>
                <w:t>Predicted probability</w:t>
              </w:r>
            </w:ins>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DB7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2" w:author="Héctor Bahamonde" w:date="2026-08-06T16:34:00Z"/>
                <w:rFonts w:ascii="Arial" w:hAnsi="Arial" w:cs="Arial"/>
                <w:b/>
                <w:color w:val="000000"/>
                <w:sz w:val="24"/>
                <w:szCs w:val="24"/>
              </w:rPr>
            </w:pPr>
            <w:ins w:id="613" w:author="Héctor Bahamonde" w:date="2026-08-06T16:34:00Z">
              <w:r w:rsidRPr="008372F6">
                <w:rPr>
                  <w:rFonts w:ascii="Arial" w:hAnsi="Arial" w:cs="Arial"/>
                  <w:b/>
                  <w:color w:val="000000"/>
                  <w:sz w:val="24"/>
                  <w:szCs w:val="24"/>
                </w:rPr>
                <w:t>95% confidence interval</w:t>
              </w:r>
            </w:ins>
          </w:p>
        </w:tc>
      </w:tr>
      <w:tr w:rsidR="00D821FE" w:rsidRPr="008372F6" w14:paraId="19CBC507" w14:textId="77777777" w:rsidTr="00A77464">
        <w:trPr>
          <w:cantSplit/>
          <w:jc w:val="center"/>
          <w:ins w:id="614" w:author="Héctor Bahamonde" w:date="2026-08-06T16:34:00Z"/>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F28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5" w:author="Héctor Bahamonde" w:date="2026-08-06T16:34:00Z"/>
                <w:rFonts w:ascii="Arial" w:hAnsi="Arial" w:cs="Arial"/>
                <w:color w:val="000000"/>
                <w:sz w:val="24"/>
                <w:szCs w:val="24"/>
              </w:rPr>
            </w:pPr>
            <w:ins w:id="616" w:author="Héctor Bahamonde" w:date="2026-08-06T16:34:00Z">
              <w:r w:rsidRPr="008372F6">
                <w:rPr>
                  <w:rFonts w:ascii="Arial" w:hAnsi="Arial" w:cs="Arial"/>
                  <w:color w:val="000000"/>
                  <w:sz w:val="24"/>
                  <w:szCs w:val="24"/>
                </w:rPr>
                <w:t>Control</w:t>
              </w:r>
            </w:ins>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F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7" w:author="Héctor Bahamonde" w:date="2026-08-06T16:34:00Z"/>
                <w:rFonts w:ascii="Arial" w:hAnsi="Arial" w:cs="Arial"/>
                <w:color w:val="000000"/>
                <w:sz w:val="24"/>
                <w:szCs w:val="24"/>
              </w:rPr>
            </w:pPr>
            <w:ins w:id="618" w:author="Héctor Bahamonde" w:date="2026-08-06T16:34:00Z">
              <w:r w:rsidRPr="008372F6">
                <w:rPr>
                  <w:rFonts w:ascii="Arial" w:hAnsi="Arial" w:cs="Arial"/>
                  <w:color w:val="000000"/>
                  <w:sz w:val="24"/>
                  <w:szCs w:val="24"/>
                </w:rPr>
                <w:t>Reject public funding</w:t>
              </w:r>
            </w:ins>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844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9" w:author="Héctor Bahamonde" w:date="2026-08-06T16:34:00Z"/>
                <w:rFonts w:ascii="Arial" w:hAnsi="Arial" w:cs="Arial"/>
                <w:color w:val="000000"/>
                <w:sz w:val="24"/>
                <w:szCs w:val="24"/>
              </w:rPr>
            </w:pPr>
            <w:ins w:id="620" w:author="Héctor Bahamonde" w:date="2026-08-06T16:34:00Z">
              <w:r w:rsidRPr="008372F6">
                <w:rPr>
                  <w:rFonts w:ascii="Arial" w:hAnsi="Arial" w:cs="Arial"/>
                  <w:color w:val="000000"/>
                  <w:sz w:val="24"/>
                  <w:szCs w:val="24"/>
                </w:rPr>
                <w:t>0.12</w:t>
              </w:r>
            </w:ins>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881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1" w:author="Héctor Bahamonde" w:date="2026-08-06T16:34:00Z"/>
                <w:rFonts w:ascii="Arial" w:hAnsi="Arial" w:cs="Arial"/>
                <w:color w:val="000000"/>
                <w:sz w:val="24"/>
                <w:szCs w:val="24"/>
              </w:rPr>
            </w:pPr>
            <w:ins w:id="622" w:author="Héctor Bahamonde" w:date="2026-08-06T16:34:00Z">
              <w:r w:rsidRPr="008372F6">
                <w:rPr>
                  <w:rFonts w:ascii="Arial" w:hAnsi="Arial" w:cs="Arial"/>
                  <w:color w:val="000000"/>
                  <w:sz w:val="24"/>
                  <w:szCs w:val="24"/>
                </w:rPr>
                <w:t>[0.08, 0.16]</w:t>
              </w:r>
            </w:ins>
          </w:p>
        </w:tc>
      </w:tr>
      <w:tr w:rsidR="00D821FE" w:rsidRPr="008372F6" w14:paraId="051D41F1" w14:textId="77777777" w:rsidTr="00A77464">
        <w:trPr>
          <w:cantSplit/>
          <w:jc w:val="center"/>
          <w:ins w:id="62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50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4" w:author="Héctor Bahamonde" w:date="2026-08-06T16:34:00Z"/>
                <w:rFonts w:ascii="Arial" w:hAnsi="Arial" w:cs="Arial"/>
                <w:color w:val="000000"/>
                <w:sz w:val="24"/>
                <w:szCs w:val="24"/>
              </w:rPr>
            </w:pPr>
            <w:ins w:id="62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9F2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6" w:author="Héctor Bahamonde" w:date="2026-08-06T16:34:00Z"/>
                <w:rFonts w:ascii="Arial" w:hAnsi="Arial" w:cs="Arial"/>
                <w:color w:val="000000"/>
                <w:sz w:val="24"/>
                <w:szCs w:val="24"/>
              </w:rPr>
            </w:pPr>
            <w:ins w:id="627"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9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8" w:author="Héctor Bahamonde" w:date="2026-08-06T16:34:00Z"/>
                <w:rFonts w:ascii="Arial" w:hAnsi="Arial" w:cs="Arial"/>
                <w:color w:val="000000"/>
                <w:sz w:val="24"/>
                <w:szCs w:val="24"/>
              </w:rPr>
            </w:pPr>
            <w:ins w:id="629" w:author="Héctor Bahamonde" w:date="2026-08-06T16:34:00Z">
              <w:r w:rsidRPr="008372F6">
                <w:rPr>
                  <w:rFonts w:ascii="Arial" w:hAnsi="Arial" w:cs="Arial"/>
                  <w:color w:val="000000"/>
                  <w:sz w:val="24"/>
                  <w:szCs w:val="24"/>
                </w:rPr>
                <w:t>0.07</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27A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0" w:author="Héctor Bahamonde" w:date="2026-08-06T16:34:00Z"/>
                <w:rFonts w:ascii="Arial" w:hAnsi="Arial" w:cs="Arial"/>
                <w:color w:val="000000"/>
                <w:sz w:val="24"/>
                <w:szCs w:val="24"/>
              </w:rPr>
            </w:pPr>
            <w:ins w:id="631" w:author="Héctor Bahamonde" w:date="2026-08-06T16:34:00Z">
              <w:r w:rsidRPr="008372F6">
                <w:rPr>
                  <w:rFonts w:ascii="Arial" w:hAnsi="Arial" w:cs="Arial"/>
                  <w:color w:val="000000"/>
                  <w:sz w:val="24"/>
                  <w:szCs w:val="24"/>
                </w:rPr>
                <w:t>[0.04, 0.10]</w:t>
              </w:r>
            </w:ins>
          </w:p>
        </w:tc>
      </w:tr>
      <w:tr w:rsidR="00D821FE" w:rsidRPr="008372F6" w14:paraId="2A379533" w14:textId="77777777" w:rsidTr="00A77464">
        <w:trPr>
          <w:cantSplit/>
          <w:jc w:val="center"/>
          <w:ins w:id="63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F91" w14:textId="3EAA8310"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3" w:author="Héctor Bahamonde" w:date="2026-08-06T16:34:00Z"/>
                <w:rFonts w:ascii="Arial" w:hAnsi="Arial" w:cs="Arial"/>
                <w:color w:val="000000"/>
                <w:sz w:val="24"/>
                <w:szCs w:val="24"/>
              </w:rPr>
            </w:pPr>
            <w:ins w:id="634" w:author="Héctor Bahamonde" w:date="2026-08-06T16:34:00Z">
              <w:r w:rsidRPr="008372F6">
                <w:rPr>
                  <w:rFonts w:ascii="Arial" w:hAnsi="Arial" w:cs="Arial"/>
                  <w:color w:val="000000"/>
                  <w:sz w:val="24"/>
                  <w:szCs w:val="24"/>
                </w:rPr>
                <w:t>Gains (health maximi</w:t>
              </w:r>
            </w:ins>
            <w:ins w:id="635" w:author="Microsoft Office User" w:date="2026-09-11T12:36:00Z">
              <w:r w:rsidR="00763861" w:rsidRPr="008372F6">
                <w:rPr>
                  <w:rFonts w:ascii="Arial" w:hAnsi="Arial" w:cs="Arial"/>
                  <w:color w:val="000000"/>
                  <w:sz w:val="24"/>
                  <w:szCs w:val="24"/>
                </w:rPr>
                <w:t>z</w:t>
              </w:r>
            </w:ins>
            <w:ins w:id="636" w:author="Héctor Bahamonde" w:date="2026-08-06T16:34:00Z">
              <w:del w:id="63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0D2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8" w:author="Héctor Bahamonde" w:date="2026-08-06T16:34:00Z"/>
                <w:rFonts w:ascii="Arial" w:hAnsi="Arial" w:cs="Arial"/>
                <w:color w:val="000000"/>
                <w:sz w:val="24"/>
                <w:szCs w:val="24"/>
              </w:rPr>
            </w:pPr>
            <w:ins w:id="639"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46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0" w:author="Héctor Bahamonde" w:date="2026-08-06T16:34:00Z"/>
                <w:rFonts w:ascii="Arial" w:hAnsi="Arial" w:cs="Arial"/>
                <w:color w:val="000000"/>
                <w:sz w:val="24"/>
                <w:szCs w:val="24"/>
              </w:rPr>
            </w:pPr>
            <w:ins w:id="641" w:author="Héctor Bahamonde" w:date="2026-08-06T16:34:00Z">
              <w:r w:rsidRPr="008372F6">
                <w:rPr>
                  <w:rFonts w:ascii="Arial" w:hAnsi="Arial" w:cs="Arial"/>
                  <w:color w:val="000000"/>
                  <w:sz w:val="24"/>
                  <w:szCs w:val="24"/>
                </w:rPr>
                <w:t>0.11</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62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2" w:author="Héctor Bahamonde" w:date="2026-08-06T16:34:00Z"/>
                <w:rFonts w:ascii="Arial" w:hAnsi="Arial" w:cs="Arial"/>
                <w:color w:val="000000"/>
                <w:sz w:val="24"/>
                <w:szCs w:val="24"/>
              </w:rPr>
            </w:pPr>
            <w:ins w:id="643" w:author="Héctor Bahamonde" w:date="2026-08-06T16:34:00Z">
              <w:r w:rsidRPr="008372F6">
                <w:rPr>
                  <w:rFonts w:ascii="Arial" w:hAnsi="Arial" w:cs="Arial"/>
                  <w:color w:val="000000"/>
                  <w:sz w:val="24"/>
                  <w:szCs w:val="24"/>
                </w:rPr>
                <w:t>[0.08, 0.15]</w:t>
              </w:r>
            </w:ins>
          </w:p>
        </w:tc>
      </w:tr>
      <w:tr w:rsidR="00D821FE" w:rsidRPr="008372F6" w14:paraId="2D9B0E57" w14:textId="77777777" w:rsidTr="00A77464">
        <w:trPr>
          <w:cantSplit/>
          <w:jc w:val="center"/>
          <w:ins w:id="64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48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5" w:author="Héctor Bahamonde" w:date="2026-08-06T16:34:00Z"/>
                <w:rFonts w:ascii="Arial" w:hAnsi="Arial" w:cs="Arial"/>
                <w:color w:val="000000"/>
                <w:sz w:val="24"/>
                <w:szCs w:val="24"/>
              </w:rPr>
            </w:pPr>
            <w:ins w:id="64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991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7" w:author="Héctor Bahamonde" w:date="2026-08-06T16:34:00Z"/>
                <w:rFonts w:ascii="Arial" w:hAnsi="Arial" w:cs="Arial"/>
                <w:color w:val="000000"/>
                <w:sz w:val="24"/>
                <w:szCs w:val="24"/>
              </w:rPr>
            </w:pPr>
            <w:ins w:id="648"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FED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9" w:author="Héctor Bahamonde" w:date="2026-08-06T16:34:00Z"/>
                <w:rFonts w:ascii="Arial" w:hAnsi="Arial" w:cs="Arial"/>
                <w:color w:val="000000"/>
                <w:sz w:val="24"/>
                <w:szCs w:val="24"/>
              </w:rPr>
            </w:pPr>
            <w:ins w:id="650" w:author="Héctor Bahamonde" w:date="2026-08-06T16:34:00Z">
              <w:r w:rsidRPr="008372F6">
                <w:rPr>
                  <w:rFonts w:ascii="Arial" w:hAnsi="Arial" w:cs="Arial"/>
                  <w:color w:val="000000"/>
                  <w:sz w:val="24"/>
                  <w:szCs w:val="24"/>
                </w:rPr>
                <w:t>0.50</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9FD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1" w:author="Héctor Bahamonde" w:date="2026-08-06T16:34:00Z"/>
                <w:rFonts w:ascii="Arial" w:hAnsi="Arial" w:cs="Arial"/>
                <w:color w:val="000000"/>
                <w:sz w:val="24"/>
                <w:szCs w:val="24"/>
              </w:rPr>
            </w:pPr>
            <w:ins w:id="652" w:author="Héctor Bahamonde" w:date="2026-08-06T16:34:00Z">
              <w:r w:rsidRPr="008372F6">
                <w:rPr>
                  <w:rFonts w:ascii="Arial" w:hAnsi="Arial" w:cs="Arial"/>
                  <w:color w:val="000000"/>
                  <w:sz w:val="24"/>
                  <w:szCs w:val="24"/>
                </w:rPr>
                <w:t>[0.44, 0.56]</w:t>
              </w:r>
            </w:ins>
          </w:p>
        </w:tc>
      </w:tr>
      <w:tr w:rsidR="00D821FE" w:rsidRPr="008372F6" w14:paraId="1A8D0361" w14:textId="77777777" w:rsidTr="00A77464">
        <w:trPr>
          <w:cantSplit/>
          <w:jc w:val="center"/>
          <w:ins w:id="65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1F68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4" w:author="Héctor Bahamonde" w:date="2026-08-06T16:34:00Z"/>
                <w:rFonts w:ascii="Arial" w:hAnsi="Arial" w:cs="Arial"/>
                <w:color w:val="000000"/>
                <w:sz w:val="24"/>
                <w:szCs w:val="24"/>
              </w:rPr>
            </w:pPr>
            <w:ins w:id="65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412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6" w:author="Héctor Bahamonde" w:date="2026-08-06T16:34:00Z"/>
                <w:rFonts w:ascii="Arial" w:hAnsi="Arial" w:cs="Arial"/>
                <w:color w:val="000000"/>
                <w:sz w:val="24"/>
                <w:szCs w:val="24"/>
              </w:rPr>
            </w:pPr>
            <w:ins w:id="657"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6F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8" w:author="Héctor Bahamonde" w:date="2026-08-06T16:34:00Z"/>
                <w:rFonts w:ascii="Arial" w:hAnsi="Arial" w:cs="Arial"/>
                <w:color w:val="000000"/>
                <w:sz w:val="24"/>
                <w:szCs w:val="24"/>
              </w:rPr>
            </w:pPr>
            <w:ins w:id="659" w:author="Héctor Bahamonde" w:date="2026-08-06T16:34:00Z">
              <w:r w:rsidRPr="008372F6">
                <w:rPr>
                  <w:rFonts w:ascii="Arial" w:hAnsi="Arial" w:cs="Arial"/>
                  <w:color w:val="000000"/>
                  <w:sz w:val="24"/>
                  <w:szCs w:val="24"/>
                </w:rPr>
                <w:t>0.44</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DF2E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0" w:author="Héctor Bahamonde" w:date="2026-08-06T16:34:00Z"/>
                <w:rFonts w:ascii="Arial" w:hAnsi="Arial" w:cs="Arial"/>
                <w:color w:val="000000"/>
                <w:sz w:val="24"/>
                <w:szCs w:val="24"/>
              </w:rPr>
            </w:pPr>
            <w:ins w:id="661" w:author="Héctor Bahamonde" w:date="2026-08-06T16:34:00Z">
              <w:r w:rsidRPr="008372F6">
                <w:rPr>
                  <w:rFonts w:ascii="Arial" w:hAnsi="Arial" w:cs="Arial"/>
                  <w:color w:val="000000"/>
                  <w:sz w:val="24"/>
                  <w:szCs w:val="24"/>
                </w:rPr>
                <w:t>[0.38, 0.51]</w:t>
              </w:r>
            </w:ins>
          </w:p>
        </w:tc>
      </w:tr>
      <w:tr w:rsidR="00D821FE" w:rsidRPr="008372F6" w14:paraId="429AAACD" w14:textId="77777777" w:rsidTr="00A77464">
        <w:trPr>
          <w:cantSplit/>
          <w:jc w:val="center"/>
          <w:ins w:id="66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A32" w14:textId="435FBAF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3" w:author="Héctor Bahamonde" w:date="2026-08-06T16:34:00Z"/>
                <w:rFonts w:ascii="Arial" w:hAnsi="Arial" w:cs="Arial"/>
                <w:color w:val="000000"/>
                <w:sz w:val="24"/>
                <w:szCs w:val="24"/>
              </w:rPr>
            </w:pPr>
            <w:ins w:id="664" w:author="Héctor Bahamonde" w:date="2026-08-06T16:34:00Z">
              <w:r w:rsidRPr="008372F6">
                <w:rPr>
                  <w:rFonts w:ascii="Arial" w:hAnsi="Arial" w:cs="Arial"/>
                  <w:color w:val="000000"/>
                  <w:sz w:val="24"/>
                  <w:szCs w:val="24"/>
                </w:rPr>
                <w:t>Gains (health maximi</w:t>
              </w:r>
            </w:ins>
            <w:ins w:id="665" w:author="Microsoft Office User" w:date="2026-09-11T12:36:00Z">
              <w:r w:rsidR="00763861" w:rsidRPr="008372F6">
                <w:rPr>
                  <w:rFonts w:ascii="Arial" w:hAnsi="Arial" w:cs="Arial"/>
                  <w:color w:val="000000"/>
                  <w:sz w:val="24"/>
                  <w:szCs w:val="24"/>
                </w:rPr>
                <w:t>z</w:t>
              </w:r>
            </w:ins>
            <w:ins w:id="666" w:author="Héctor Bahamonde" w:date="2026-08-06T16:34:00Z">
              <w:del w:id="66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E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8" w:author="Héctor Bahamonde" w:date="2026-08-06T16:34:00Z"/>
                <w:rFonts w:ascii="Arial" w:hAnsi="Arial" w:cs="Arial"/>
                <w:color w:val="000000"/>
                <w:sz w:val="24"/>
                <w:szCs w:val="24"/>
              </w:rPr>
            </w:pPr>
            <w:ins w:id="669"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79C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0" w:author="Héctor Bahamonde" w:date="2026-08-06T16:34:00Z"/>
                <w:rFonts w:ascii="Arial" w:hAnsi="Arial" w:cs="Arial"/>
                <w:color w:val="000000"/>
                <w:sz w:val="24"/>
                <w:szCs w:val="24"/>
              </w:rPr>
            </w:pPr>
            <w:ins w:id="671" w:author="Héctor Bahamonde" w:date="2026-08-06T16:34:00Z">
              <w:r w:rsidRPr="008372F6">
                <w:rPr>
                  <w:rFonts w:ascii="Arial" w:hAnsi="Arial" w:cs="Arial"/>
                  <w:color w:val="000000"/>
                  <w:sz w:val="24"/>
                  <w:szCs w:val="24"/>
                </w:rPr>
                <w:t>0.55</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D30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2" w:author="Héctor Bahamonde" w:date="2026-08-06T16:34:00Z"/>
                <w:rFonts w:ascii="Arial" w:hAnsi="Arial" w:cs="Arial"/>
                <w:color w:val="000000"/>
                <w:sz w:val="24"/>
                <w:szCs w:val="24"/>
              </w:rPr>
            </w:pPr>
            <w:ins w:id="673" w:author="Héctor Bahamonde" w:date="2026-08-06T16:34:00Z">
              <w:r w:rsidRPr="008372F6">
                <w:rPr>
                  <w:rFonts w:ascii="Arial" w:hAnsi="Arial" w:cs="Arial"/>
                  <w:color w:val="000000"/>
                  <w:sz w:val="24"/>
                  <w:szCs w:val="24"/>
                </w:rPr>
                <w:t>[0.49, 0.61]</w:t>
              </w:r>
            </w:ins>
          </w:p>
        </w:tc>
      </w:tr>
      <w:tr w:rsidR="00D821FE" w:rsidRPr="008372F6" w14:paraId="05D77BA9" w14:textId="77777777" w:rsidTr="00A77464">
        <w:trPr>
          <w:cantSplit/>
          <w:jc w:val="center"/>
          <w:ins w:id="67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1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5" w:author="Héctor Bahamonde" w:date="2026-08-06T16:34:00Z"/>
                <w:rFonts w:ascii="Arial" w:hAnsi="Arial" w:cs="Arial"/>
                <w:color w:val="000000"/>
                <w:sz w:val="24"/>
                <w:szCs w:val="24"/>
              </w:rPr>
            </w:pPr>
            <w:ins w:id="67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137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7" w:author="Héctor Bahamonde" w:date="2026-08-06T16:34:00Z"/>
                <w:rFonts w:ascii="Arial" w:hAnsi="Arial" w:cs="Arial"/>
                <w:color w:val="000000"/>
                <w:sz w:val="24"/>
                <w:szCs w:val="24"/>
              </w:rPr>
            </w:pPr>
            <w:ins w:id="678"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295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9" w:author="Héctor Bahamonde" w:date="2026-08-06T16:34:00Z"/>
                <w:rFonts w:ascii="Arial" w:hAnsi="Arial" w:cs="Arial"/>
                <w:color w:val="000000"/>
                <w:sz w:val="24"/>
                <w:szCs w:val="24"/>
              </w:rPr>
            </w:pPr>
            <w:ins w:id="680" w:author="Héctor Bahamonde" w:date="2026-08-06T16:34:00Z">
              <w:r w:rsidRPr="008372F6">
                <w:rPr>
                  <w:rFonts w:ascii="Arial" w:hAnsi="Arial" w:cs="Arial"/>
                  <w:color w:val="000000"/>
                  <w:sz w:val="24"/>
                  <w:szCs w:val="24"/>
                </w:rPr>
                <w:t>0.29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1D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1" w:author="Héctor Bahamonde" w:date="2026-08-06T16:34:00Z"/>
                <w:rFonts w:ascii="Arial" w:hAnsi="Arial" w:cs="Arial"/>
                <w:color w:val="000000"/>
                <w:sz w:val="24"/>
                <w:szCs w:val="24"/>
              </w:rPr>
            </w:pPr>
            <w:ins w:id="682" w:author="Héctor Bahamonde" w:date="2026-08-06T16:34:00Z">
              <w:r w:rsidRPr="008372F6">
                <w:rPr>
                  <w:rFonts w:ascii="Arial" w:hAnsi="Arial" w:cs="Arial"/>
                  <w:color w:val="000000"/>
                  <w:sz w:val="24"/>
                  <w:szCs w:val="24"/>
                </w:rPr>
                <w:t>[0.23, 0.35]</w:t>
              </w:r>
            </w:ins>
          </w:p>
        </w:tc>
      </w:tr>
      <w:tr w:rsidR="00D821FE" w:rsidRPr="008372F6" w14:paraId="4748EB76" w14:textId="77777777" w:rsidTr="00A77464">
        <w:trPr>
          <w:cantSplit/>
          <w:jc w:val="center"/>
          <w:ins w:id="68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A3B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4" w:author="Héctor Bahamonde" w:date="2026-08-06T16:34:00Z"/>
                <w:rFonts w:ascii="Arial" w:hAnsi="Arial" w:cs="Arial"/>
                <w:color w:val="000000"/>
                <w:sz w:val="24"/>
                <w:szCs w:val="24"/>
              </w:rPr>
            </w:pPr>
            <w:ins w:id="68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5CF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6" w:author="Héctor Bahamonde" w:date="2026-08-06T16:34:00Z"/>
                <w:rFonts w:ascii="Arial" w:hAnsi="Arial" w:cs="Arial"/>
                <w:color w:val="000000"/>
                <w:sz w:val="24"/>
                <w:szCs w:val="24"/>
              </w:rPr>
            </w:pPr>
            <w:ins w:id="687"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E2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8" w:author="Héctor Bahamonde" w:date="2026-08-06T16:34:00Z"/>
                <w:rFonts w:ascii="Arial" w:hAnsi="Arial" w:cs="Arial"/>
                <w:color w:val="000000"/>
                <w:sz w:val="24"/>
                <w:szCs w:val="24"/>
              </w:rPr>
            </w:pPr>
            <w:ins w:id="689" w:author="Héctor Bahamonde" w:date="2026-08-06T16:34:00Z">
              <w:r w:rsidRPr="008372F6">
                <w:rPr>
                  <w:rFonts w:ascii="Arial" w:hAnsi="Arial" w:cs="Arial"/>
                  <w:color w:val="000000"/>
                  <w:sz w:val="24"/>
                  <w:szCs w:val="24"/>
                </w:rPr>
                <w:t>0.33</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2FE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0" w:author="Héctor Bahamonde" w:date="2026-08-06T16:34:00Z"/>
                <w:rFonts w:ascii="Arial" w:hAnsi="Arial" w:cs="Arial"/>
                <w:color w:val="000000"/>
                <w:sz w:val="24"/>
                <w:szCs w:val="24"/>
              </w:rPr>
            </w:pPr>
            <w:ins w:id="691" w:author="Héctor Bahamonde" w:date="2026-08-06T16:34:00Z">
              <w:r w:rsidRPr="008372F6">
                <w:rPr>
                  <w:rFonts w:ascii="Arial" w:hAnsi="Arial" w:cs="Arial"/>
                  <w:color w:val="000000"/>
                  <w:sz w:val="24"/>
                  <w:szCs w:val="24"/>
                </w:rPr>
                <w:t>[0.26, 0.39]</w:t>
              </w:r>
            </w:ins>
          </w:p>
        </w:tc>
      </w:tr>
      <w:tr w:rsidR="00D821FE" w:rsidRPr="008372F6" w14:paraId="2EF43F84" w14:textId="77777777" w:rsidTr="00A77464">
        <w:trPr>
          <w:cantSplit/>
          <w:jc w:val="center"/>
          <w:ins w:id="69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918" w14:textId="4F43503B"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3" w:author="Héctor Bahamonde" w:date="2026-08-06T16:34:00Z"/>
                <w:rFonts w:ascii="Arial" w:hAnsi="Arial" w:cs="Arial"/>
                <w:color w:val="000000"/>
                <w:sz w:val="24"/>
                <w:szCs w:val="24"/>
              </w:rPr>
            </w:pPr>
            <w:ins w:id="694" w:author="Héctor Bahamonde" w:date="2026-08-06T16:34:00Z">
              <w:r w:rsidRPr="008372F6">
                <w:rPr>
                  <w:rFonts w:ascii="Arial" w:hAnsi="Arial" w:cs="Arial"/>
                  <w:color w:val="000000"/>
                  <w:sz w:val="24"/>
                  <w:szCs w:val="24"/>
                </w:rPr>
                <w:t>Gains (health maximi</w:t>
              </w:r>
            </w:ins>
            <w:ins w:id="695" w:author="Microsoft Office User" w:date="2026-09-11T12:36:00Z">
              <w:r w:rsidR="00763861" w:rsidRPr="008372F6">
                <w:rPr>
                  <w:rFonts w:ascii="Arial" w:hAnsi="Arial" w:cs="Arial"/>
                  <w:color w:val="000000"/>
                  <w:sz w:val="24"/>
                  <w:szCs w:val="24"/>
                </w:rPr>
                <w:t>z</w:t>
              </w:r>
            </w:ins>
            <w:ins w:id="696" w:author="Héctor Bahamonde" w:date="2026-08-06T16:34:00Z">
              <w:del w:id="69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55A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8" w:author="Héctor Bahamonde" w:date="2026-08-06T16:34:00Z"/>
                <w:rFonts w:ascii="Arial" w:hAnsi="Arial" w:cs="Arial"/>
                <w:color w:val="000000"/>
                <w:sz w:val="24"/>
                <w:szCs w:val="24"/>
              </w:rPr>
            </w:pPr>
            <w:ins w:id="699"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724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0" w:author="Héctor Bahamonde" w:date="2026-08-06T16:34:00Z"/>
                <w:rFonts w:ascii="Arial" w:hAnsi="Arial" w:cs="Arial"/>
                <w:color w:val="000000"/>
                <w:sz w:val="24"/>
                <w:szCs w:val="24"/>
              </w:rPr>
            </w:pPr>
            <w:ins w:id="701" w:author="Héctor Bahamonde" w:date="2026-08-06T16:34:00Z">
              <w:r w:rsidRPr="008372F6">
                <w:rPr>
                  <w:rFonts w:ascii="Arial" w:hAnsi="Arial" w:cs="Arial"/>
                  <w:color w:val="000000"/>
                  <w:sz w:val="24"/>
                  <w:szCs w:val="24"/>
                </w:rPr>
                <w:t>0.19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2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2" w:author="Héctor Bahamonde" w:date="2026-08-06T16:34:00Z"/>
                <w:rFonts w:ascii="Arial" w:hAnsi="Arial" w:cs="Arial"/>
                <w:color w:val="000000"/>
                <w:sz w:val="24"/>
                <w:szCs w:val="24"/>
              </w:rPr>
            </w:pPr>
            <w:ins w:id="703" w:author="Héctor Bahamonde" w:date="2026-08-06T16:34:00Z">
              <w:r w:rsidRPr="008372F6">
                <w:rPr>
                  <w:rFonts w:ascii="Arial" w:hAnsi="Arial" w:cs="Arial"/>
                  <w:color w:val="000000"/>
                  <w:sz w:val="24"/>
                  <w:szCs w:val="24"/>
                </w:rPr>
                <w:t>[0.14, 0.23]</w:t>
              </w:r>
            </w:ins>
          </w:p>
        </w:tc>
      </w:tr>
      <w:tr w:rsidR="00D821FE" w:rsidRPr="008372F6" w14:paraId="6D490F38" w14:textId="77777777" w:rsidTr="00A77464">
        <w:trPr>
          <w:cantSplit/>
          <w:jc w:val="center"/>
          <w:ins w:id="70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6CD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5" w:author="Héctor Bahamonde" w:date="2026-08-06T16:34:00Z"/>
                <w:rFonts w:ascii="Arial" w:hAnsi="Arial" w:cs="Arial"/>
                <w:color w:val="000000"/>
                <w:sz w:val="24"/>
                <w:szCs w:val="24"/>
              </w:rPr>
            </w:pPr>
            <w:ins w:id="70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AC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7" w:author="Héctor Bahamonde" w:date="2026-08-06T16:34:00Z"/>
                <w:rFonts w:ascii="Arial" w:hAnsi="Arial" w:cs="Arial"/>
                <w:color w:val="000000"/>
                <w:sz w:val="24"/>
                <w:szCs w:val="24"/>
              </w:rPr>
            </w:pPr>
            <w:ins w:id="708"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4524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9" w:author="Héctor Bahamonde" w:date="2026-08-06T16:34:00Z"/>
                <w:rFonts w:ascii="Arial" w:hAnsi="Arial" w:cs="Arial"/>
                <w:color w:val="000000"/>
                <w:sz w:val="24"/>
                <w:szCs w:val="24"/>
              </w:rPr>
            </w:pPr>
            <w:ins w:id="710" w:author="Héctor Bahamonde" w:date="2026-08-06T16:34:00Z">
              <w:r w:rsidRPr="008372F6">
                <w:rPr>
                  <w:rFonts w:ascii="Arial" w:hAnsi="Arial" w:cs="Arial"/>
                  <w:color w:val="000000"/>
                  <w:sz w:val="24"/>
                  <w:szCs w:val="24"/>
                </w:rPr>
                <w:t>0.08</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2AC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1" w:author="Héctor Bahamonde" w:date="2026-08-06T16:34:00Z"/>
                <w:rFonts w:ascii="Arial" w:hAnsi="Arial" w:cs="Arial"/>
                <w:color w:val="000000"/>
                <w:sz w:val="24"/>
                <w:szCs w:val="24"/>
              </w:rPr>
            </w:pPr>
            <w:ins w:id="712" w:author="Héctor Bahamonde" w:date="2026-08-06T16:34:00Z">
              <w:r w:rsidRPr="008372F6">
                <w:rPr>
                  <w:rFonts w:ascii="Arial" w:hAnsi="Arial" w:cs="Arial"/>
                  <w:color w:val="000000"/>
                  <w:sz w:val="24"/>
                  <w:szCs w:val="24"/>
                </w:rPr>
                <w:t>[0.06, 0.11]</w:t>
              </w:r>
            </w:ins>
          </w:p>
        </w:tc>
      </w:tr>
      <w:tr w:rsidR="00D821FE" w:rsidRPr="008372F6" w14:paraId="79B32C05" w14:textId="77777777" w:rsidTr="00A77464">
        <w:trPr>
          <w:cantSplit/>
          <w:jc w:val="center"/>
          <w:ins w:id="71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0C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4" w:author="Héctor Bahamonde" w:date="2026-08-06T16:34:00Z"/>
                <w:rFonts w:ascii="Arial" w:hAnsi="Arial" w:cs="Arial"/>
                <w:color w:val="000000"/>
                <w:sz w:val="24"/>
                <w:szCs w:val="24"/>
              </w:rPr>
            </w:pPr>
            <w:ins w:id="71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0EE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6" w:author="Héctor Bahamonde" w:date="2026-08-06T16:34:00Z"/>
                <w:rFonts w:ascii="Arial" w:hAnsi="Arial" w:cs="Arial"/>
                <w:color w:val="000000"/>
                <w:sz w:val="24"/>
                <w:szCs w:val="24"/>
              </w:rPr>
            </w:pPr>
            <w:ins w:id="717"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46E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8" w:author="Héctor Bahamonde" w:date="2026-08-06T16:34:00Z"/>
                <w:rFonts w:ascii="Arial" w:hAnsi="Arial" w:cs="Arial"/>
                <w:color w:val="000000"/>
                <w:sz w:val="24"/>
                <w:szCs w:val="24"/>
              </w:rPr>
            </w:pPr>
            <w:ins w:id="719" w:author="Héctor Bahamonde" w:date="2026-08-06T16:34:00Z">
              <w:r w:rsidRPr="008372F6">
                <w:rPr>
                  <w:rFonts w:ascii="Arial" w:hAnsi="Arial" w:cs="Arial"/>
                  <w:color w:val="000000"/>
                  <w:sz w:val="24"/>
                  <w:szCs w:val="24"/>
                </w:rPr>
                <w:t>0.16</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D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0" w:author="Héctor Bahamonde" w:date="2026-08-06T16:34:00Z"/>
                <w:rFonts w:ascii="Arial" w:hAnsi="Arial" w:cs="Arial"/>
                <w:color w:val="000000"/>
                <w:sz w:val="24"/>
                <w:szCs w:val="24"/>
              </w:rPr>
            </w:pPr>
            <w:ins w:id="721" w:author="Héctor Bahamonde" w:date="2026-08-06T16:34:00Z">
              <w:r w:rsidRPr="008372F6">
                <w:rPr>
                  <w:rFonts w:ascii="Arial" w:hAnsi="Arial" w:cs="Arial"/>
                  <w:color w:val="000000"/>
                  <w:sz w:val="24"/>
                  <w:szCs w:val="24"/>
                </w:rPr>
                <w:t>[0.11, 0.20]</w:t>
              </w:r>
            </w:ins>
          </w:p>
        </w:tc>
      </w:tr>
      <w:tr w:rsidR="00D821FE" w:rsidRPr="008372F6" w14:paraId="1D221983" w14:textId="77777777" w:rsidTr="00A77464">
        <w:trPr>
          <w:cantSplit/>
          <w:jc w:val="center"/>
          <w:ins w:id="722" w:author="Héctor Bahamonde" w:date="2026-08-06T16:34:00Z"/>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CB56C" w14:textId="448F54D2"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3" w:author="Héctor Bahamonde" w:date="2026-08-06T16:34:00Z"/>
                <w:rFonts w:ascii="Arial" w:hAnsi="Arial" w:cs="Arial"/>
                <w:color w:val="000000"/>
                <w:sz w:val="24"/>
                <w:szCs w:val="24"/>
              </w:rPr>
            </w:pPr>
            <w:ins w:id="724" w:author="Héctor Bahamonde" w:date="2026-08-06T16:34:00Z">
              <w:r w:rsidRPr="008372F6">
                <w:rPr>
                  <w:rFonts w:ascii="Arial" w:hAnsi="Arial" w:cs="Arial"/>
                  <w:color w:val="000000"/>
                  <w:sz w:val="24"/>
                  <w:szCs w:val="24"/>
                </w:rPr>
                <w:t>Gains (health maximi</w:t>
              </w:r>
            </w:ins>
            <w:ins w:id="725" w:author="Microsoft Office User" w:date="2026-09-11T12:36:00Z">
              <w:r w:rsidR="00763861" w:rsidRPr="008372F6">
                <w:rPr>
                  <w:rFonts w:ascii="Arial" w:hAnsi="Arial" w:cs="Arial"/>
                  <w:color w:val="000000"/>
                  <w:sz w:val="24"/>
                  <w:szCs w:val="24"/>
                </w:rPr>
                <w:t>z</w:t>
              </w:r>
            </w:ins>
            <w:ins w:id="726" w:author="Héctor Bahamonde" w:date="2026-08-06T16:34:00Z">
              <w:del w:id="72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8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8" w:author="Héctor Bahamonde" w:date="2026-08-06T16:34:00Z"/>
                <w:rFonts w:ascii="Arial" w:hAnsi="Arial" w:cs="Arial"/>
                <w:color w:val="000000"/>
                <w:sz w:val="24"/>
                <w:szCs w:val="24"/>
              </w:rPr>
            </w:pPr>
            <w:ins w:id="729"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57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30" w:author="Héctor Bahamonde" w:date="2026-08-06T16:34:00Z"/>
                <w:rFonts w:ascii="Arial" w:hAnsi="Arial" w:cs="Arial"/>
                <w:color w:val="000000"/>
                <w:sz w:val="24"/>
                <w:szCs w:val="24"/>
              </w:rPr>
            </w:pPr>
            <w:ins w:id="731" w:author="Héctor Bahamonde" w:date="2026-08-06T16:34:00Z">
              <w:r w:rsidRPr="008372F6">
                <w:rPr>
                  <w:rFonts w:ascii="Arial" w:hAnsi="Arial" w:cs="Arial"/>
                  <w:color w:val="000000"/>
                  <w:sz w:val="24"/>
                  <w:szCs w:val="24"/>
                </w:rPr>
                <w:t>0.15</w:t>
              </w:r>
            </w:ins>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AA7B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32" w:author="Héctor Bahamonde" w:date="2026-08-06T16:34:00Z"/>
                <w:rFonts w:ascii="Arial" w:hAnsi="Arial" w:cs="Arial"/>
                <w:color w:val="000000"/>
                <w:sz w:val="24"/>
                <w:szCs w:val="24"/>
              </w:rPr>
            </w:pPr>
            <w:ins w:id="733" w:author="Héctor Bahamonde" w:date="2026-08-06T16:34:00Z">
              <w:r w:rsidRPr="008372F6">
                <w:rPr>
                  <w:rFonts w:ascii="Arial" w:hAnsi="Arial" w:cs="Arial"/>
                  <w:color w:val="000000"/>
                  <w:sz w:val="24"/>
                  <w:szCs w:val="24"/>
                </w:rPr>
                <w:t>[0.11, 0.19]</w:t>
              </w:r>
            </w:ins>
          </w:p>
        </w:tc>
      </w:tr>
    </w:tbl>
    <w:p w14:paraId="1A9AEEA3" w14:textId="5BE21565" w:rsidR="00142A06" w:rsidRPr="008372F6" w:rsidRDefault="00D821FE">
      <w:pPr>
        <w:pStyle w:val="BodyText"/>
        <w:spacing w:before="120" w:after="120" w:line="360" w:lineRule="auto"/>
        <w:jc w:val="center"/>
        <w:rPr>
          <w:ins w:id="734" w:author="Héctor Bahamonde" w:date="2026-08-06T16:36:00Z"/>
          <w:rFonts w:ascii="Arial" w:hAnsi="Arial" w:cs="Arial"/>
          <w:sz w:val="24"/>
          <w:szCs w:val="24"/>
        </w:rPr>
        <w:pPrChange w:id="735" w:author="Héctor Bahamonde" w:date="2026-09-18T13:19:00Z" w16du:dateUtc="2026-09-18T11:19:00Z">
          <w:pPr>
            <w:pStyle w:val="BodyText"/>
            <w:spacing w:before="120" w:after="120" w:line="360" w:lineRule="auto"/>
            <w:jc w:val="both"/>
          </w:pPr>
        </w:pPrChange>
      </w:pPr>
      <w:ins w:id="736" w:author="Héctor Bahamonde" w:date="2026-08-06T16:36:00Z">
        <w:r w:rsidRPr="006D34DC">
          <w:rPr>
            <w:rFonts w:ascii="Arial" w:hAnsi="Arial" w:cs="Arial"/>
            <w:b/>
            <w:bCs/>
            <w:sz w:val="24"/>
            <w:szCs w:val="24"/>
            <w:rPrChange w:id="737" w:author="Héctor Bahamonde" w:date="2026-09-18T13:19:00Z" w16du:dateUtc="2026-09-18T11:19:00Z">
              <w:rPr>
                <w:rFonts w:ascii="Arial" w:hAnsi="Arial" w:cs="Arial"/>
                <w:sz w:val="24"/>
                <w:szCs w:val="24"/>
              </w:rPr>
            </w:rPrChange>
          </w:rPr>
          <w:t>Note</w:t>
        </w:r>
        <w:r w:rsidRPr="008372F6">
          <w:rPr>
            <w:rFonts w:ascii="Arial" w:hAnsi="Arial" w:cs="Arial"/>
            <w:sz w:val="24"/>
            <w:szCs w:val="24"/>
          </w:rPr>
          <w:t xml:space="preserve">: Predicted probabilities are calculated from the multinomial logit model underlying Figure </w:t>
        </w:r>
      </w:ins>
      <w:ins w:id="738" w:author="Héctor Bahamonde" w:date="2026-09-19T11:28:00Z" w16du:dateUtc="2026-09-19T09:28:00Z">
        <w:r w:rsidR="00743378">
          <w:rPr>
            <w:rFonts w:ascii="Arial" w:hAnsi="Arial" w:cs="Arial"/>
            <w:sz w:val="24"/>
            <w:szCs w:val="24"/>
          </w:rPr>
          <w:t>3</w:t>
        </w:r>
      </w:ins>
      <w:ins w:id="739" w:author="Héctor Bahamonde" w:date="2026-08-06T16:36:00Z">
        <w:r w:rsidRPr="008372F6">
          <w:rPr>
            <w:rFonts w:ascii="Arial" w:hAnsi="Arial" w:cs="Arial"/>
            <w:sz w:val="24"/>
            <w:szCs w:val="24"/>
          </w:rPr>
          <w:t>. Brackets report 95% confidence intervals; “I don’t know” is retained as a separate outcome category.</w:t>
        </w:r>
      </w:ins>
    </w:p>
    <w:p w14:paraId="161C7020" w14:textId="2B977EA1" w:rsidR="005D491A" w:rsidRPr="008372F6" w:rsidDel="00856CFB" w:rsidRDefault="00000000" w:rsidP="008372F6">
      <w:pPr>
        <w:pStyle w:val="BodyText"/>
        <w:spacing w:before="120" w:after="120" w:line="360" w:lineRule="auto"/>
        <w:jc w:val="both"/>
        <w:rPr>
          <w:del w:id="740" w:author="Héctor Bahamonde" w:date="2026-09-18T11:04:00Z" w16du:dateUtc="2026-09-18T09:04:00Z"/>
          <w:rFonts w:ascii="Arial" w:hAnsi="Arial" w:cs="Arial"/>
          <w:w w:val="105"/>
          <w:sz w:val="24"/>
          <w:szCs w:val="24"/>
        </w:rPr>
      </w:pPr>
      <w:r w:rsidRPr="008372F6">
        <w:rPr>
          <w:rFonts w:ascii="Arial" w:hAnsi="Arial" w:cs="Arial"/>
          <w:w w:val="105"/>
          <w:sz w:val="24"/>
          <w:szCs w:val="24"/>
        </w:rPr>
        <w:lastRenderedPageBreak/>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response</w:t>
      </w:r>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r w:rsidRPr="008372F6">
        <w:rPr>
          <w:rFonts w:ascii="Arial" w:hAnsi="Arial" w:cs="Arial"/>
          <w:w w:val="105"/>
          <w:sz w:val="24"/>
          <w:szCs w:val="24"/>
        </w:rPr>
        <w:t>remains</w:t>
      </w:r>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sidRPr="008372F6">
        <w:rPr>
          <w:rFonts w:ascii="Arial" w:hAnsi="Arial" w:cs="Arial"/>
          <w:w w:val="105"/>
          <w:sz w:val="24"/>
          <w:szCs w:val="24"/>
        </w:rPr>
        <w:t>funding is consistently most likely, followed by unconditional funding, with outright rejection least likely. What</w:t>
      </w:r>
      <w:r w:rsidRPr="008372F6">
        <w:rPr>
          <w:rFonts w:ascii="Arial" w:hAnsi="Arial" w:cs="Arial"/>
          <w:spacing w:val="25"/>
          <w:w w:val="105"/>
          <w:sz w:val="24"/>
          <w:szCs w:val="24"/>
        </w:rPr>
        <w:t xml:space="preserve"> </w:t>
      </w:r>
      <w:r w:rsidRPr="008372F6">
        <w:rPr>
          <w:rFonts w:ascii="Arial" w:hAnsi="Arial" w:cs="Arial"/>
          <w:w w:val="105"/>
          <w:sz w:val="24"/>
          <w:szCs w:val="24"/>
        </w:rPr>
        <w:t>changes</w:t>
      </w:r>
      <w:r w:rsidRPr="008372F6">
        <w:rPr>
          <w:rFonts w:ascii="Arial" w:hAnsi="Arial" w:cs="Arial"/>
          <w:spacing w:val="25"/>
          <w:w w:val="105"/>
          <w:sz w:val="24"/>
          <w:szCs w:val="24"/>
        </w:rPr>
        <w:t xml:space="preserve"> </w:t>
      </w:r>
      <w:r w:rsidRPr="008372F6">
        <w:rPr>
          <w:rFonts w:ascii="Arial" w:hAnsi="Arial" w:cs="Arial"/>
          <w:w w:val="105"/>
          <w:sz w:val="24"/>
          <w:szCs w:val="24"/>
        </w:rPr>
        <w:t>is</w:t>
      </w:r>
      <w:r w:rsidRPr="008372F6">
        <w:rPr>
          <w:rFonts w:ascii="Arial" w:hAnsi="Arial" w:cs="Arial"/>
          <w:spacing w:val="25"/>
          <w:w w:val="105"/>
          <w:sz w:val="24"/>
          <w:szCs w:val="24"/>
        </w:rPr>
        <w:t xml:space="preserve"> </w:t>
      </w:r>
      <w:r w:rsidRPr="008372F6">
        <w:rPr>
          <w:rFonts w:ascii="Arial" w:hAnsi="Arial" w:cs="Arial"/>
          <w:w w:val="105"/>
          <w:sz w:val="24"/>
          <w:szCs w:val="24"/>
        </w:rPr>
        <w:t>not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rank</w:t>
      </w:r>
      <w:r w:rsidRPr="008372F6">
        <w:rPr>
          <w:rFonts w:ascii="Arial" w:hAnsi="Arial" w:cs="Arial"/>
          <w:spacing w:val="25"/>
          <w:w w:val="105"/>
          <w:sz w:val="24"/>
          <w:szCs w:val="24"/>
        </w:rPr>
        <w:t xml:space="preserve"> </w:t>
      </w:r>
      <w:r w:rsidR="00B55C9A" w:rsidRPr="008372F6">
        <w:rPr>
          <w:rFonts w:ascii="Arial" w:hAnsi="Arial" w:cs="Arial"/>
          <w:w w:val="105"/>
          <w:sz w:val="24"/>
          <w:szCs w:val="24"/>
        </w:rPr>
        <w:t>itself,</w:t>
      </w:r>
      <w:r w:rsidRPr="008372F6">
        <w:rPr>
          <w:rFonts w:ascii="Arial" w:hAnsi="Arial" w:cs="Arial"/>
          <w:spacing w:val="25"/>
          <w:w w:val="105"/>
          <w:sz w:val="24"/>
          <w:szCs w:val="24"/>
        </w:rPr>
        <w:t xml:space="preserve"> </w:t>
      </w:r>
      <w:r w:rsidRPr="008372F6">
        <w:rPr>
          <w:rFonts w:ascii="Arial" w:hAnsi="Arial" w:cs="Arial"/>
          <w:w w:val="105"/>
          <w:sz w:val="24"/>
          <w:szCs w:val="24"/>
        </w:rPr>
        <w:t>but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level</w:t>
      </w:r>
      <w:r w:rsidRPr="008372F6">
        <w:rPr>
          <w:rFonts w:ascii="Arial" w:hAnsi="Arial" w:cs="Arial"/>
          <w:spacing w:val="25"/>
          <w:w w:val="105"/>
          <w:sz w:val="24"/>
          <w:szCs w:val="24"/>
        </w:rPr>
        <w:t xml:space="preserve"> </w:t>
      </w:r>
      <w:r w:rsidRPr="008372F6">
        <w:rPr>
          <w:rFonts w:ascii="Arial" w:hAnsi="Arial" w:cs="Arial"/>
          <w:w w:val="105"/>
          <w:sz w:val="24"/>
          <w:szCs w:val="24"/>
        </w:rPr>
        <w:t>of</w:t>
      </w:r>
      <w:r w:rsidRPr="008372F6">
        <w:rPr>
          <w:rFonts w:ascii="Arial" w:hAnsi="Arial" w:cs="Arial"/>
          <w:spacing w:val="25"/>
          <w:w w:val="105"/>
          <w:sz w:val="24"/>
          <w:szCs w:val="24"/>
        </w:rPr>
        <w:t xml:space="preserve"> </w:t>
      </w:r>
      <w:r w:rsidRPr="008372F6">
        <w:rPr>
          <w:rFonts w:ascii="Arial" w:hAnsi="Arial" w:cs="Arial"/>
          <w:w w:val="105"/>
          <w:sz w:val="24"/>
          <w:szCs w:val="24"/>
        </w:rPr>
        <w:t>support</w:t>
      </w:r>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r w:rsidRPr="008372F6">
        <w:rPr>
          <w:rFonts w:ascii="Arial" w:hAnsi="Arial" w:cs="Arial"/>
          <w:w w:val="105"/>
          <w:sz w:val="24"/>
          <w:szCs w:val="24"/>
        </w:rPr>
        <w:t>option,</w:t>
      </w:r>
      <w:r w:rsidRPr="008372F6">
        <w:rPr>
          <w:rFonts w:ascii="Arial" w:hAnsi="Arial" w:cs="Arial"/>
          <w:spacing w:val="25"/>
          <w:w w:val="105"/>
          <w:sz w:val="24"/>
          <w:szCs w:val="24"/>
        </w:rPr>
        <w:t xml:space="preserve"> </w:t>
      </w:r>
      <w:r w:rsidRPr="008372F6">
        <w:rPr>
          <w:rFonts w:ascii="Arial" w:hAnsi="Arial" w:cs="Arial"/>
          <w:w w:val="105"/>
          <w:sz w:val="24"/>
          <w:szCs w:val="24"/>
        </w:rPr>
        <w:t>as</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 xml:space="preserve">frames </w:t>
      </w:r>
      <w:del w:id="741" w:author="Héctor Bahamonde" w:date="2026-09-18T15:26:00Z" w16du:dateUtc="2026-09-18T13:26:00Z">
        <w:r w:rsidRPr="008372F6" w:rsidDel="00EA0EF2">
          <w:rPr>
            <w:rFonts w:ascii="Arial" w:hAnsi="Arial" w:cs="Arial"/>
            <w:w w:val="105"/>
            <w:sz w:val="24"/>
            <w:szCs w:val="24"/>
          </w:rPr>
          <w:delText xml:space="preserve">sift </w:delText>
        </w:r>
      </w:del>
      <w:ins w:id="742" w:author="Héctor Bahamonde" w:date="2026-09-18T15:26:00Z" w16du:dateUtc="2026-09-18T13:26:00Z">
        <w:r w:rsidR="00EA0EF2">
          <w:rPr>
            <w:rFonts w:ascii="Arial" w:hAnsi="Arial" w:cs="Arial"/>
            <w:w w:val="105"/>
            <w:sz w:val="24"/>
            <w:szCs w:val="24"/>
          </w:rPr>
          <w:t>shift</w:t>
        </w:r>
        <w:r w:rsidR="00EA0EF2" w:rsidRPr="008372F6">
          <w:rPr>
            <w:rFonts w:ascii="Arial" w:hAnsi="Arial" w:cs="Arial"/>
            <w:w w:val="105"/>
            <w:sz w:val="24"/>
            <w:szCs w:val="24"/>
          </w:rPr>
          <w:t xml:space="preserve"> </w:t>
        </w:r>
      </w:ins>
      <w:r w:rsidRPr="008372F6">
        <w:rPr>
          <w:rFonts w:ascii="Arial" w:hAnsi="Arial" w:cs="Arial"/>
          <w:w w:val="105"/>
          <w:sz w:val="24"/>
          <w:szCs w:val="24"/>
        </w:rPr>
        <w:t xml:space="preserve">probability mass across categories. In particular, the loss frame </w:t>
      </w:r>
      <w:ins w:id="743" w:author="Héctor Bahamonde" w:date="2026-09-18T15:26:00Z" w16du:dateUtc="2026-09-18T13:26:00Z">
        <w:r w:rsidR="00EA0EF2">
          <w:rPr>
            <w:rFonts w:ascii="Arial" w:hAnsi="Arial" w:cs="Arial"/>
            <w:w w:val="105"/>
            <w:sz w:val="24"/>
            <w:szCs w:val="24"/>
          </w:rPr>
          <w:t>shifts</w:t>
        </w:r>
        <w:r w:rsidR="00EA0EF2" w:rsidRPr="008372F6">
          <w:rPr>
            <w:rFonts w:ascii="Arial" w:hAnsi="Arial" w:cs="Arial"/>
            <w:w w:val="105"/>
            <w:sz w:val="24"/>
            <w:szCs w:val="24"/>
          </w:rPr>
          <w:t xml:space="preserve"> </w:t>
        </w:r>
      </w:ins>
      <w:del w:id="744" w:author="Héctor Bahamonde" w:date="2026-09-18T15:26:00Z" w16du:dateUtc="2026-09-18T13: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 xml:space="preserve">support upward toward unconditional funding, whereas the gains frame </w:t>
      </w:r>
      <w:ins w:id="745" w:author="Héctor Bahamonde" w:date="2026-09-18T15:26:00Z" w16du:dateUtc="2026-09-18T13:26:00Z">
        <w:r w:rsidR="00EA0EF2">
          <w:rPr>
            <w:rFonts w:ascii="Arial" w:hAnsi="Arial" w:cs="Arial"/>
            <w:w w:val="105"/>
            <w:sz w:val="24"/>
            <w:szCs w:val="24"/>
          </w:rPr>
          <w:t>shifts</w:t>
        </w:r>
        <w:r w:rsidR="00EA0EF2" w:rsidRPr="008372F6">
          <w:rPr>
            <w:rFonts w:ascii="Arial" w:hAnsi="Arial" w:cs="Arial"/>
            <w:w w:val="105"/>
            <w:sz w:val="24"/>
            <w:szCs w:val="24"/>
          </w:rPr>
          <w:t xml:space="preserve"> </w:t>
        </w:r>
      </w:ins>
      <w:del w:id="746" w:author="Héctor Bahamonde" w:date="2026-09-18T15:26:00Z" w16du:dateUtc="2026-09-18T13: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support away from unconditional funding and toward conditional funding</w:t>
      </w:r>
      <w:del w:id="747" w:author="Héctor Bahamonde" w:date="2026-09-18T15:30:00Z" w16du:dateUtc="2026-09-18T13:30:00Z">
        <w:r w:rsidRPr="008372F6" w:rsidDel="00AC2EFD">
          <w:rPr>
            <w:rFonts w:ascii="Arial" w:hAnsi="Arial" w:cs="Arial"/>
            <w:w w:val="105"/>
            <w:sz w:val="24"/>
            <w:szCs w:val="24"/>
          </w:rPr>
          <w:delText xml:space="preserve"> and rejection</w:delText>
        </w:r>
      </w:del>
      <w:r w:rsidRPr="008372F6">
        <w:rPr>
          <w:rFonts w:ascii="Arial" w:hAnsi="Arial" w:cs="Arial"/>
          <w:w w:val="105"/>
          <w:sz w:val="24"/>
          <w:szCs w:val="24"/>
        </w:rPr>
        <w:t>. Thus, framing shifts the level of support across options while preserving the same ordinal structure of preferences.</w:t>
      </w:r>
    </w:p>
    <w:p w14:paraId="53278779" w14:textId="665E980D" w:rsidR="005D491A" w:rsidRPr="0042017B" w:rsidDel="00856CFB" w:rsidRDefault="00000000" w:rsidP="0042017B">
      <w:pPr>
        <w:pStyle w:val="BodyText"/>
        <w:spacing w:before="120" w:after="120" w:line="360" w:lineRule="auto"/>
        <w:jc w:val="center"/>
        <w:rPr>
          <w:del w:id="748" w:author="Héctor Bahamonde" w:date="2026-09-18T11:04:00Z" w16du:dateUtc="2026-09-18T09:04:00Z"/>
          <w:rFonts w:ascii="Arial" w:hAnsi="Arial" w:cs="Arial"/>
          <w:b/>
          <w:bCs/>
          <w:sz w:val="24"/>
          <w:szCs w:val="24"/>
        </w:rPr>
      </w:pPr>
      <w:bookmarkStart w:id="749" w:name="_bookmark9"/>
      <w:bookmarkEnd w:id="749"/>
      <w:del w:id="750" w:author="Héctor Bahamonde" w:date="2026-09-18T11:04:00Z" w16du:dateUtc="2026-09-18T09:04:00Z">
        <w:r w:rsidRPr="0042017B" w:rsidDel="00856CFB">
          <w:rPr>
            <w:rFonts w:ascii="Arial" w:hAnsi="Arial" w:cs="Arial"/>
            <w:b/>
            <w:bCs/>
            <w:w w:val="105"/>
            <w:sz w:val="24"/>
            <w:szCs w:val="24"/>
          </w:rPr>
          <w:delText>Table</w:delText>
        </w:r>
        <w:r w:rsidRPr="0042017B" w:rsidDel="00856CFB">
          <w:rPr>
            <w:rFonts w:ascii="Arial" w:hAnsi="Arial" w:cs="Arial"/>
            <w:b/>
            <w:bCs/>
            <w:spacing w:val="15"/>
            <w:w w:val="105"/>
            <w:sz w:val="24"/>
            <w:szCs w:val="24"/>
          </w:rPr>
          <w:delText xml:space="preserve"> </w:delText>
        </w:r>
      </w:del>
      <w:del w:id="751" w:author="Héctor Bahamonde" w:date="2026-08-06T16:25:00Z">
        <w:r w:rsidRPr="0042017B" w:rsidDel="00142A06">
          <w:rPr>
            <w:rFonts w:ascii="Arial" w:hAnsi="Arial" w:cs="Arial"/>
            <w:b/>
            <w:bCs/>
            <w:w w:val="105"/>
            <w:sz w:val="24"/>
            <w:szCs w:val="24"/>
          </w:rPr>
          <w:delText>2</w:delText>
        </w:r>
      </w:del>
      <w:ins w:id="752" w:author="Microsoft Office User" w:date="2026-09-11T12:36:00Z">
        <w:del w:id="753" w:author="Héctor Bahamonde" w:date="2026-09-18T11:04:00Z" w16du:dateUtc="2026-09-18T09:04:00Z">
          <w:r w:rsidR="00763861" w:rsidRPr="0042017B" w:rsidDel="00856CFB">
            <w:rPr>
              <w:rFonts w:ascii="Arial" w:hAnsi="Arial" w:cs="Arial"/>
              <w:b/>
              <w:bCs/>
              <w:w w:val="105"/>
              <w:sz w:val="24"/>
              <w:szCs w:val="24"/>
            </w:rPr>
            <w:delText>.</w:delText>
          </w:r>
        </w:del>
      </w:ins>
      <w:del w:id="754" w:author="Héctor Bahamonde" w:date="2026-09-18T11:04:00Z" w16du:dateUtc="2026-09-18T09:04:00Z">
        <w:r w:rsidRPr="0042017B" w:rsidDel="00856CFB">
          <w:rPr>
            <w:rFonts w:ascii="Arial" w:hAnsi="Arial" w:cs="Arial"/>
            <w:b/>
            <w:bCs/>
            <w:w w:val="105"/>
            <w:sz w:val="24"/>
            <w:szCs w:val="24"/>
          </w:rPr>
          <w:delText>:</w:delText>
        </w:r>
        <w:r w:rsidRPr="0042017B" w:rsidDel="00856CFB">
          <w:rPr>
            <w:rFonts w:ascii="Arial" w:hAnsi="Arial" w:cs="Arial"/>
            <w:b/>
            <w:bCs/>
            <w:spacing w:val="39"/>
            <w:w w:val="105"/>
            <w:sz w:val="24"/>
            <w:szCs w:val="24"/>
          </w:rPr>
          <w:delText xml:space="preserve"> </w:delText>
        </w:r>
        <w:r w:rsidRPr="0042017B" w:rsidDel="00856CFB">
          <w:rPr>
            <w:rFonts w:ascii="Arial" w:hAnsi="Arial" w:cs="Arial"/>
            <w:b/>
            <w:bCs/>
            <w:w w:val="105"/>
            <w:sz w:val="24"/>
            <w:szCs w:val="24"/>
          </w:rPr>
          <w:delText>Framing</w:delText>
        </w:r>
        <w:r w:rsidRPr="0042017B" w:rsidDel="00856CFB">
          <w:rPr>
            <w:rFonts w:ascii="Arial" w:hAnsi="Arial" w:cs="Arial"/>
            <w:b/>
            <w:bCs/>
            <w:spacing w:val="15"/>
            <w:w w:val="105"/>
            <w:sz w:val="24"/>
            <w:szCs w:val="24"/>
          </w:rPr>
          <w:delText xml:space="preserve"> </w:delText>
        </w:r>
      </w:del>
      <w:ins w:id="755" w:author="Microsoft Office User" w:date="2026-09-11T12:36:00Z">
        <w:del w:id="756" w:author="Héctor Bahamonde" w:date="2026-09-18T11:04:00Z" w16du:dateUtc="2026-09-18T09:04:00Z">
          <w:r w:rsidR="00763861" w:rsidRPr="0042017B" w:rsidDel="00856CFB">
            <w:rPr>
              <w:rFonts w:ascii="Arial" w:hAnsi="Arial" w:cs="Arial"/>
              <w:b/>
              <w:bCs/>
              <w:w w:val="105"/>
              <w:sz w:val="24"/>
              <w:szCs w:val="24"/>
            </w:rPr>
            <w:delText>e</w:delText>
          </w:r>
        </w:del>
      </w:ins>
      <w:del w:id="757" w:author="Héctor Bahamonde" w:date="2026-09-18T11:04:00Z" w16du:dateUtc="2026-09-18T09:04:00Z">
        <w:r w:rsidRPr="0042017B" w:rsidDel="00856CFB">
          <w:rPr>
            <w:rFonts w:ascii="Arial" w:hAnsi="Arial" w:cs="Arial"/>
            <w:b/>
            <w:bCs/>
            <w:w w:val="105"/>
            <w:sz w:val="24"/>
            <w:szCs w:val="24"/>
          </w:rPr>
          <w:delText>Effects</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on</w:delText>
        </w:r>
        <w:r w:rsidRPr="0042017B" w:rsidDel="00856CFB">
          <w:rPr>
            <w:rFonts w:ascii="Arial" w:hAnsi="Arial" w:cs="Arial"/>
            <w:b/>
            <w:bCs/>
            <w:spacing w:val="16"/>
            <w:w w:val="105"/>
            <w:sz w:val="24"/>
            <w:szCs w:val="24"/>
          </w:rPr>
          <w:delText xml:space="preserve"> </w:delText>
        </w:r>
      </w:del>
      <w:ins w:id="758" w:author="Microsoft Office User" w:date="2026-09-11T12:36:00Z">
        <w:del w:id="759" w:author="Héctor Bahamonde" w:date="2026-09-18T11:04:00Z" w16du:dateUtc="2026-09-18T09:04:00Z">
          <w:r w:rsidR="00763861" w:rsidRPr="0042017B" w:rsidDel="00856CFB">
            <w:rPr>
              <w:rFonts w:ascii="Arial" w:hAnsi="Arial" w:cs="Arial"/>
              <w:b/>
              <w:bCs/>
              <w:w w:val="105"/>
              <w:sz w:val="24"/>
              <w:szCs w:val="24"/>
            </w:rPr>
            <w:delText>p</w:delText>
          </w:r>
        </w:del>
      </w:ins>
      <w:del w:id="760" w:author="Héctor Bahamonde" w:date="2026-09-18T11:04:00Z" w16du:dateUtc="2026-09-18T09:04:00Z">
        <w:r w:rsidRPr="0042017B" w:rsidDel="00856CFB">
          <w:rPr>
            <w:rFonts w:ascii="Arial" w:hAnsi="Arial" w:cs="Arial"/>
            <w:b/>
            <w:bCs/>
            <w:w w:val="105"/>
            <w:sz w:val="24"/>
            <w:szCs w:val="24"/>
          </w:rPr>
          <w:delText>Public</w:delText>
        </w:r>
        <w:r w:rsidRPr="0042017B" w:rsidDel="00856CFB">
          <w:rPr>
            <w:rFonts w:ascii="Arial" w:hAnsi="Arial" w:cs="Arial"/>
            <w:b/>
            <w:bCs/>
            <w:spacing w:val="15"/>
            <w:w w:val="105"/>
            <w:sz w:val="24"/>
            <w:szCs w:val="24"/>
          </w:rPr>
          <w:delText xml:space="preserve"> </w:delText>
        </w:r>
      </w:del>
      <w:ins w:id="761" w:author="Microsoft Office User" w:date="2026-09-11T12:36:00Z">
        <w:del w:id="762" w:author="Héctor Bahamonde" w:date="2026-09-18T11:04:00Z" w16du:dateUtc="2026-09-18T09:04:00Z">
          <w:r w:rsidR="00763861" w:rsidRPr="0042017B" w:rsidDel="00856CFB">
            <w:rPr>
              <w:rFonts w:ascii="Arial" w:hAnsi="Arial" w:cs="Arial"/>
              <w:b/>
              <w:bCs/>
              <w:w w:val="105"/>
              <w:sz w:val="24"/>
              <w:szCs w:val="24"/>
            </w:rPr>
            <w:delText>s</w:delText>
          </w:r>
        </w:del>
      </w:ins>
      <w:del w:id="763" w:author="Héctor Bahamonde" w:date="2026-09-18T11:04:00Z" w16du:dateUtc="2026-09-18T09:04:00Z">
        <w:r w:rsidRPr="0042017B" w:rsidDel="00856CFB">
          <w:rPr>
            <w:rFonts w:ascii="Arial" w:hAnsi="Arial" w:cs="Arial"/>
            <w:b/>
            <w:bCs/>
            <w:w w:val="105"/>
            <w:sz w:val="24"/>
            <w:szCs w:val="24"/>
          </w:rPr>
          <w:delText>Support</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for</w:delText>
        </w:r>
        <w:r w:rsidRPr="0042017B" w:rsidDel="00856CFB">
          <w:rPr>
            <w:rFonts w:ascii="Arial" w:hAnsi="Arial" w:cs="Arial"/>
            <w:b/>
            <w:bCs/>
            <w:spacing w:val="15"/>
            <w:w w:val="105"/>
            <w:sz w:val="24"/>
            <w:szCs w:val="24"/>
          </w:rPr>
          <w:delText xml:space="preserve"> </w:delText>
        </w:r>
      </w:del>
      <w:ins w:id="764" w:author="Microsoft Office User" w:date="2026-09-11T12:36:00Z">
        <w:del w:id="765" w:author="Héctor Bahamonde" w:date="2026-09-18T11:04:00Z" w16du:dateUtc="2026-09-18T09:04:00Z">
          <w:r w:rsidR="00763861" w:rsidRPr="0042017B" w:rsidDel="00856CFB">
            <w:rPr>
              <w:rFonts w:ascii="Arial" w:hAnsi="Arial" w:cs="Arial"/>
              <w:b/>
              <w:bCs/>
              <w:w w:val="105"/>
              <w:sz w:val="24"/>
              <w:szCs w:val="24"/>
            </w:rPr>
            <w:delText>f</w:delText>
          </w:r>
        </w:del>
      </w:ins>
      <w:del w:id="766" w:author="Héctor Bahamonde" w:date="2026-09-18T11:04:00Z" w16du:dateUtc="2026-09-18T09:04:00Z">
        <w:r w:rsidRPr="0042017B" w:rsidDel="00856CFB">
          <w:rPr>
            <w:rFonts w:ascii="Arial" w:hAnsi="Arial" w:cs="Arial"/>
            <w:b/>
            <w:bCs/>
            <w:w w:val="105"/>
            <w:sz w:val="24"/>
            <w:szCs w:val="24"/>
          </w:rPr>
          <w:delText>Funding</w:delText>
        </w:r>
        <w:r w:rsidRPr="0042017B" w:rsidDel="00856CFB">
          <w:rPr>
            <w:rFonts w:ascii="Arial" w:hAnsi="Arial" w:cs="Arial"/>
            <w:b/>
            <w:bCs/>
            <w:spacing w:val="15"/>
            <w:w w:val="105"/>
            <w:sz w:val="24"/>
            <w:szCs w:val="24"/>
          </w:rPr>
          <w:delText xml:space="preserve"> </w:delText>
        </w:r>
      </w:del>
      <w:ins w:id="767" w:author="Microsoft Office User" w:date="2026-09-11T12:36:00Z">
        <w:del w:id="768" w:author="Héctor Bahamonde" w:date="2026-09-18T11:04:00Z" w16du:dateUtc="2026-09-18T09:04:00Z">
          <w:r w:rsidR="00763861" w:rsidRPr="0042017B" w:rsidDel="00856CFB">
            <w:rPr>
              <w:rFonts w:ascii="Arial" w:hAnsi="Arial" w:cs="Arial"/>
              <w:b/>
              <w:bCs/>
              <w:w w:val="105"/>
              <w:sz w:val="24"/>
              <w:szCs w:val="24"/>
            </w:rPr>
            <w:delText>e</w:delText>
          </w:r>
        </w:del>
      </w:ins>
      <w:del w:id="769" w:author="Héctor Bahamonde" w:date="2026-09-18T11:04:00Z" w16du:dateUtc="2026-09-18T09:04:00Z">
        <w:r w:rsidRPr="0042017B" w:rsidDel="00856CFB">
          <w:rPr>
            <w:rFonts w:ascii="Arial" w:hAnsi="Arial" w:cs="Arial"/>
            <w:b/>
            <w:bCs/>
            <w:w w:val="105"/>
            <w:sz w:val="24"/>
            <w:szCs w:val="24"/>
          </w:rPr>
          <w:delText>Expensive</w:delText>
        </w:r>
        <w:r w:rsidRPr="0042017B" w:rsidDel="00856CFB">
          <w:rPr>
            <w:rFonts w:ascii="Arial" w:hAnsi="Arial" w:cs="Arial"/>
            <w:b/>
            <w:bCs/>
            <w:spacing w:val="15"/>
            <w:w w:val="105"/>
            <w:sz w:val="24"/>
            <w:szCs w:val="24"/>
          </w:rPr>
          <w:delText xml:space="preserve"> </w:delText>
        </w:r>
      </w:del>
      <w:ins w:id="770" w:author="Microsoft Office User" w:date="2026-09-11T12:37:00Z">
        <w:del w:id="771" w:author="Héctor Bahamonde" w:date="2026-09-18T11:04:00Z" w16du:dateUtc="2026-09-18T09:04:00Z">
          <w:r w:rsidR="00763861" w:rsidRPr="0042017B" w:rsidDel="00856CFB">
            <w:rPr>
              <w:rFonts w:ascii="Arial" w:hAnsi="Arial" w:cs="Arial"/>
              <w:b/>
              <w:bCs/>
              <w:w w:val="105"/>
              <w:sz w:val="24"/>
              <w:szCs w:val="24"/>
            </w:rPr>
            <w:delText>c</w:delText>
          </w:r>
        </w:del>
      </w:ins>
      <w:del w:id="772" w:author="Héctor Bahamonde" w:date="2026-09-18T11:04:00Z" w16du:dateUtc="2026-09-18T09:04:00Z">
        <w:r w:rsidRPr="0042017B" w:rsidDel="00856CFB">
          <w:rPr>
            <w:rFonts w:ascii="Arial" w:hAnsi="Arial" w:cs="Arial"/>
            <w:b/>
            <w:bCs/>
            <w:w w:val="105"/>
            <w:sz w:val="24"/>
            <w:szCs w:val="24"/>
          </w:rPr>
          <w:delText>Cancer</w:delText>
        </w:r>
        <w:r w:rsidRPr="0042017B" w:rsidDel="00856CFB">
          <w:rPr>
            <w:rFonts w:ascii="Arial" w:hAnsi="Arial" w:cs="Arial"/>
            <w:b/>
            <w:bCs/>
            <w:spacing w:val="16"/>
            <w:w w:val="105"/>
            <w:sz w:val="24"/>
            <w:szCs w:val="24"/>
          </w:rPr>
          <w:delText xml:space="preserve"> </w:delText>
        </w:r>
      </w:del>
      <w:ins w:id="773" w:author="Microsoft Office User" w:date="2026-09-11T12:37:00Z">
        <w:del w:id="774" w:author="Héctor Bahamonde" w:date="2026-09-18T11:04:00Z" w16du:dateUtc="2026-09-18T09:04:00Z">
          <w:r w:rsidR="00763861" w:rsidRPr="0042017B" w:rsidDel="00856CFB">
            <w:rPr>
              <w:rFonts w:ascii="Arial" w:hAnsi="Arial" w:cs="Arial"/>
              <w:b/>
              <w:bCs/>
              <w:spacing w:val="-2"/>
              <w:w w:val="105"/>
              <w:sz w:val="24"/>
              <w:szCs w:val="24"/>
            </w:rPr>
            <w:delText>m</w:delText>
          </w:r>
        </w:del>
      </w:ins>
      <w:del w:id="775" w:author="Héctor Bahamonde" w:date="2026-09-18T11:04:00Z" w16du:dateUtc="2026-09-18T09:04:00Z">
        <w:r w:rsidRPr="0042017B" w:rsidDel="00856CFB">
          <w:rPr>
            <w:rFonts w:ascii="Arial" w:hAnsi="Arial" w:cs="Arial"/>
            <w:b/>
            <w:bCs/>
            <w:spacing w:val="-2"/>
            <w:w w:val="105"/>
            <w:sz w:val="24"/>
            <w:szCs w:val="24"/>
          </w:rPr>
          <w:delText>Medicines</w:delText>
        </w:r>
      </w:del>
      <w:ins w:id="776" w:author="Microsoft Office User" w:date="2026-09-11T12:37:00Z">
        <w:del w:id="777" w:author="Héctor Bahamonde" w:date="2026-09-18T11:04:00Z" w16du:dateUtc="2026-09-18T09:04:00Z">
          <w:r w:rsidR="00763861" w:rsidRPr="0042017B" w:rsidDel="00856CFB">
            <w:rPr>
              <w:rFonts w:ascii="Arial" w:hAnsi="Arial" w:cs="Arial"/>
              <w:b/>
              <w:bCs/>
              <w:spacing w:val="-2"/>
              <w:w w:val="105"/>
              <w:sz w:val="24"/>
              <w:szCs w:val="24"/>
            </w:rPr>
            <w:delText>.</w:delText>
          </w:r>
        </w:del>
      </w:ins>
    </w:p>
    <w:p w14:paraId="2E8511F6" w14:textId="281AE529" w:rsidR="005D491A" w:rsidRPr="008372F6" w:rsidDel="00182F1E" w:rsidRDefault="00000000" w:rsidP="008372F6">
      <w:pPr>
        <w:spacing w:before="120" w:after="120" w:line="360" w:lineRule="auto"/>
        <w:jc w:val="both"/>
        <w:rPr>
          <w:del w:id="778" w:author="Héctor Bahamonde" w:date="2026-08-06T16:17:00Z"/>
          <w:rFonts w:ascii="Arial" w:hAnsi="Arial" w:cs="Arial"/>
          <w:sz w:val="24"/>
          <w:szCs w:val="24"/>
        </w:rPr>
      </w:pPr>
      <w:del w:id="779"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6832" behindDoc="0" locked="0" layoutInCell="1" allowOverlap="1" wp14:anchorId="3DA08F76" wp14:editId="53AC744A">
                  <wp:simplePos x="0" y="0"/>
                  <wp:positionH relativeFrom="page">
                    <wp:posOffset>1657350</wp:posOffset>
                  </wp:positionH>
                  <wp:positionV relativeFrom="paragraph">
                    <wp:posOffset>150019</wp:posOffset>
                  </wp:positionV>
                  <wp:extent cx="547497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8C4F5" id="Graphic 94" o:spid="_x0000_s1026" style="position:absolute;margin-left:130.5pt;margin-top:11.8pt;width:431.1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YB0Kz9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N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gHQrP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w w:val="110"/>
            <w:sz w:val="24"/>
            <w:szCs w:val="24"/>
          </w:rPr>
          <w:delText>Ordinal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logit</w:delText>
        </w:r>
        <w:r w:rsidRPr="008372F6" w:rsidDel="00182F1E">
          <w:rPr>
            <w:rFonts w:ascii="Arial" w:hAnsi="Arial" w:cs="Arial"/>
            <w:spacing w:val="45"/>
            <w:w w:val="110"/>
            <w:sz w:val="24"/>
            <w:szCs w:val="24"/>
          </w:rPr>
          <w:delText xml:space="preserve">  </w:delText>
        </w:r>
        <w:r w:rsidRPr="008372F6" w:rsidDel="00182F1E">
          <w:rPr>
            <w:rFonts w:ascii="Arial" w:hAnsi="Arial" w:cs="Arial"/>
            <w:w w:val="110"/>
            <w:sz w:val="24"/>
            <w:szCs w:val="24"/>
          </w:rPr>
          <w:delText>Multinomial</w:delText>
        </w:r>
        <w:r w:rsidRPr="008372F6" w:rsidDel="00182F1E">
          <w:rPr>
            <w:rFonts w:ascii="Arial" w:hAnsi="Arial" w:cs="Arial"/>
            <w:spacing w:val="6"/>
            <w:w w:val="110"/>
            <w:sz w:val="24"/>
            <w:szCs w:val="24"/>
          </w:rPr>
          <w:delText xml:space="preserve"> </w:delText>
        </w:r>
        <w:r w:rsidRPr="008372F6" w:rsidDel="00182F1E">
          <w:rPr>
            <w:rFonts w:ascii="Arial" w:hAnsi="Arial" w:cs="Arial"/>
            <w:spacing w:val="-2"/>
            <w:w w:val="110"/>
            <w:sz w:val="24"/>
            <w:szCs w:val="24"/>
          </w:rPr>
          <w:delText>logit</w:delText>
        </w:r>
      </w:del>
    </w:p>
    <w:p w14:paraId="420EDE83" w14:textId="09DBEE10" w:rsidR="005D491A" w:rsidRPr="008372F6" w:rsidDel="00182F1E" w:rsidRDefault="00000000" w:rsidP="008372F6">
      <w:pPr>
        <w:tabs>
          <w:tab w:val="left" w:pos="7695"/>
        </w:tabs>
        <w:spacing w:before="120" w:after="120" w:line="360" w:lineRule="auto"/>
        <w:jc w:val="both"/>
        <w:rPr>
          <w:del w:id="780" w:author="Héctor Bahamonde" w:date="2026-08-06T16:17:00Z"/>
          <w:rFonts w:ascii="Arial" w:hAnsi="Arial" w:cs="Arial"/>
          <w:sz w:val="24"/>
          <w:szCs w:val="24"/>
        </w:rPr>
      </w:pPr>
      <w:del w:id="781"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344" behindDoc="0" locked="0" layoutInCell="1" allowOverlap="1" wp14:anchorId="19F60D3B" wp14:editId="0F665BD1">
                  <wp:simplePos x="0" y="0"/>
                  <wp:positionH relativeFrom="page">
                    <wp:posOffset>1657350</wp:posOffset>
                  </wp:positionH>
                  <wp:positionV relativeFrom="paragraph">
                    <wp:posOffset>18714</wp:posOffset>
                  </wp:positionV>
                  <wp:extent cx="547497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BAD72" id="Graphic 95" o:spid="_x0000_s1026" style="position:absolute;margin-left:130.5pt;margin-top:1.45pt;width:431.1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" path="m,l5474569,e" filled="f" strokeweight=".1053mm">
                  <v:path arrowok="t"/>
                  <w10:wrap anchorx="page"/>
                </v:shape>
              </w:pict>
            </mc:Fallback>
          </mc:AlternateContent>
        </w:r>
        <w:r w:rsidRPr="008372F6" w:rsidDel="00182F1E">
          <w:rPr>
            <w:rFonts w:ascii="Arial" w:hAnsi="Arial" w:cs="Arial"/>
            <w:w w:val="105"/>
            <w:sz w:val="24"/>
            <w:szCs w:val="24"/>
          </w:rPr>
          <w:delText>Loss</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(rescue)</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frame</w:delText>
        </w:r>
        <w:r w:rsidRPr="008372F6" w:rsidDel="00182F1E">
          <w:rPr>
            <w:rFonts w:ascii="Arial" w:hAnsi="Arial" w:cs="Arial"/>
            <w:spacing w:val="19"/>
            <w:w w:val="105"/>
            <w:sz w:val="24"/>
            <w:szCs w:val="24"/>
          </w:rPr>
          <w:delText xml:space="preserve"> </w:delText>
        </w:r>
        <w:r w:rsidRPr="008372F6" w:rsidDel="00182F1E">
          <w:rPr>
            <w:rFonts w:ascii="Arial" w:hAnsi="Arial" w:cs="Arial"/>
            <w:w w:val="105"/>
            <w:sz w:val="24"/>
            <w:szCs w:val="24"/>
          </w:rPr>
          <w:delText>(vs.</w:delText>
        </w:r>
        <w:r w:rsidRPr="008372F6" w:rsidDel="00182F1E">
          <w:rPr>
            <w:rFonts w:ascii="Arial" w:hAnsi="Arial" w:cs="Arial"/>
            <w:spacing w:val="38"/>
            <w:w w:val="105"/>
            <w:sz w:val="24"/>
            <w:szCs w:val="24"/>
          </w:rPr>
          <w:delText xml:space="preserve"> </w:delText>
        </w:r>
        <w:r w:rsidRPr="008372F6" w:rsidDel="00182F1E">
          <w:rPr>
            <w:rFonts w:ascii="Arial" w:hAnsi="Arial" w:cs="Arial"/>
            <w:spacing w:val="-2"/>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782"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495***</w:delText>
        </w:r>
      </w:del>
    </w:p>
    <w:p w14:paraId="4F7B20C1" w14:textId="12F76BF1" w:rsidR="005D491A" w:rsidRPr="008372F6" w:rsidDel="00182F1E" w:rsidRDefault="00000000" w:rsidP="008372F6">
      <w:pPr>
        <w:spacing w:before="120" w:after="120" w:line="360" w:lineRule="auto"/>
        <w:jc w:val="both"/>
        <w:rPr>
          <w:del w:id="783" w:author="Héctor Bahamonde" w:date="2026-08-06T16:17:00Z"/>
          <w:rFonts w:ascii="Arial" w:hAnsi="Arial" w:cs="Arial"/>
          <w:sz w:val="24"/>
          <w:szCs w:val="24"/>
        </w:rPr>
      </w:pPr>
      <w:del w:id="784" w:author="Héctor Bahamonde" w:date="2026-08-06T16:17:00Z">
        <w:r w:rsidRPr="008372F6" w:rsidDel="00182F1E">
          <w:rPr>
            <w:rFonts w:ascii="Arial" w:hAnsi="Arial" w:cs="Arial"/>
            <w:sz w:val="24"/>
            <w:szCs w:val="24"/>
          </w:rPr>
          <w:delText>[1</w:delText>
        </w:r>
        <w:r w:rsidRPr="008372F6" w:rsidDel="00182F1E">
          <w:rPr>
            <w:rFonts w:ascii="Arial" w:hAnsi="Arial" w:cs="Arial"/>
            <w:sz w:val="24"/>
            <w:szCs w:val="24"/>
            <w:rPrChange w:id="785" w:author="Microsoft Office User" w:date="2026-09-11T12:55:00Z">
              <w:rPr>
                <w:i/>
                <w:iCs/>
                <w:sz w:val="18"/>
                <w:szCs w:val="18"/>
              </w:rPr>
            </w:rPrChange>
          </w:rPr>
          <w:delText>.</w:delText>
        </w:r>
        <w:r w:rsidRPr="008372F6" w:rsidDel="00182F1E">
          <w:rPr>
            <w:rFonts w:ascii="Arial" w:hAnsi="Arial" w:cs="Arial"/>
            <w:sz w:val="24"/>
            <w:szCs w:val="24"/>
          </w:rPr>
          <w:delText>269,</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786"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762]</w:delText>
        </w:r>
      </w:del>
    </w:p>
    <w:p w14:paraId="41A46BCC" w14:textId="26F77B4C" w:rsidR="005D491A" w:rsidRPr="008372F6" w:rsidDel="00182F1E" w:rsidRDefault="00000000" w:rsidP="008372F6">
      <w:pPr>
        <w:tabs>
          <w:tab w:val="left" w:pos="7696"/>
        </w:tabs>
        <w:spacing w:before="120" w:after="120" w:line="360" w:lineRule="auto"/>
        <w:ind w:right="1445" w:hanging="6077"/>
        <w:jc w:val="both"/>
        <w:rPr>
          <w:del w:id="787" w:author="Héctor Bahamonde" w:date="2026-08-06T16:17:00Z"/>
          <w:rFonts w:ascii="Arial" w:hAnsi="Arial" w:cs="Arial"/>
          <w:sz w:val="24"/>
          <w:szCs w:val="24"/>
        </w:rPr>
      </w:pPr>
      <w:del w:id="788" w:author="Héctor Bahamonde" w:date="2026-08-06T16:17:00Z">
        <w:r w:rsidRPr="008372F6" w:rsidDel="00182F1E">
          <w:rPr>
            <w:rFonts w:ascii="Arial" w:hAnsi="Arial" w:cs="Arial"/>
            <w:w w:val="105"/>
            <w:sz w:val="24"/>
            <w:szCs w:val="24"/>
          </w:rPr>
          <w:delText>Gains (health maximisation)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0</w:delText>
        </w:r>
        <w:r w:rsidRPr="008372F6" w:rsidDel="00182F1E">
          <w:rPr>
            <w:rFonts w:ascii="Arial" w:hAnsi="Arial" w:cs="Arial"/>
            <w:spacing w:val="-2"/>
            <w:w w:val="105"/>
            <w:sz w:val="24"/>
            <w:szCs w:val="24"/>
            <w:rPrChange w:id="789"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739**</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790"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626,</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791"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873]</w:delText>
        </w:r>
      </w:del>
    </w:p>
    <w:p w14:paraId="5BC84939" w14:textId="3FD3F4EC" w:rsidR="005D491A" w:rsidRPr="008372F6" w:rsidDel="00182F1E" w:rsidRDefault="00000000" w:rsidP="008372F6">
      <w:pPr>
        <w:tabs>
          <w:tab w:val="left" w:pos="8811"/>
        </w:tabs>
        <w:spacing w:before="120" w:after="120" w:line="360" w:lineRule="auto"/>
        <w:ind w:right="329" w:hanging="7193"/>
        <w:jc w:val="both"/>
        <w:rPr>
          <w:del w:id="792" w:author="Héctor Bahamonde" w:date="2026-08-06T16:17:00Z"/>
          <w:rFonts w:ascii="Arial" w:hAnsi="Arial" w:cs="Arial"/>
          <w:sz w:val="24"/>
          <w:szCs w:val="24"/>
        </w:rPr>
      </w:pPr>
      <w:del w:id="793" w:author="Héctor Bahamonde" w:date="2026-08-06T16:17:00Z">
        <w:r w:rsidRPr="008372F6" w:rsidDel="00182F1E">
          <w:rPr>
            <w:rFonts w:ascii="Arial" w:hAnsi="Arial" w:cs="Arial"/>
            <w:w w:val="105"/>
            <w:sz w:val="24"/>
            <w:szCs w:val="24"/>
          </w:rPr>
          <w:delText>Conditional funding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794"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558**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79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213,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796"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001]</w:delText>
        </w:r>
      </w:del>
    </w:p>
    <w:p w14:paraId="2DAE00ED" w14:textId="63E2DC57" w:rsidR="005D491A" w:rsidRPr="008372F6" w:rsidDel="00182F1E" w:rsidRDefault="00000000" w:rsidP="008372F6">
      <w:pPr>
        <w:tabs>
          <w:tab w:val="right" w:pos="9184"/>
        </w:tabs>
        <w:spacing w:before="120" w:after="120" w:line="360" w:lineRule="auto"/>
        <w:jc w:val="both"/>
        <w:rPr>
          <w:del w:id="797" w:author="Héctor Bahamonde" w:date="2026-08-06T16:17:00Z"/>
          <w:rFonts w:ascii="Arial" w:hAnsi="Arial" w:cs="Arial"/>
          <w:sz w:val="24"/>
          <w:szCs w:val="24"/>
        </w:rPr>
      </w:pPr>
      <w:del w:id="798" w:author="Héctor Bahamonde" w:date="2026-08-06T16:17:00Z">
        <w:r w:rsidRPr="008372F6" w:rsidDel="00182F1E">
          <w:rPr>
            <w:rFonts w:ascii="Arial" w:hAnsi="Arial" w:cs="Arial"/>
            <w:w w:val="110"/>
            <w:sz w:val="24"/>
            <w:szCs w:val="24"/>
          </w:rPr>
          <w:delText>Conditional</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1"/>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4"/>
            <w:w w:val="110"/>
            <w:sz w:val="24"/>
            <w:szCs w:val="24"/>
          </w:rPr>
          <w:delText>1</w:delText>
        </w:r>
        <w:r w:rsidRPr="008372F6" w:rsidDel="00182F1E">
          <w:rPr>
            <w:rFonts w:ascii="Arial" w:hAnsi="Arial" w:cs="Arial"/>
            <w:spacing w:val="-4"/>
            <w:w w:val="110"/>
            <w:sz w:val="24"/>
            <w:szCs w:val="24"/>
            <w:rPrChange w:id="799" w:author="Microsoft Office User" w:date="2026-09-11T12:55:00Z">
              <w:rPr>
                <w:i/>
                <w:iCs/>
                <w:spacing w:val="-4"/>
                <w:w w:val="110"/>
                <w:sz w:val="18"/>
                <w:szCs w:val="18"/>
              </w:rPr>
            </w:rPrChange>
          </w:rPr>
          <w:delText>.</w:delText>
        </w:r>
        <w:r w:rsidRPr="008372F6" w:rsidDel="00182F1E">
          <w:rPr>
            <w:rFonts w:ascii="Arial" w:hAnsi="Arial" w:cs="Arial"/>
            <w:spacing w:val="-4"/>
            <w:w w:val="110"/>
            <w:sz w:val="24"/>
            <w:szCs w:val="24"/>
          </w:rPr>
          <w:delText>182</w:delText>
        </w:r>
      </w:del>
    </w:p>
    <w:p w14:paraId="0766492F" w14:textId="66CB7873" w:rsidR="005D491A" w:rsidRPr="008372F6" w:rsidDel="00182F1E" w:rsidRDefault="00000000" w:rsidP="008372F6">
      <w:pPr>
        <w:spacing w:before="120" w:after="120" w:line="360" w:lineRule="auto"/>
        <w:jc w:val="both"/>
        <w:rPr>
          <w:del w:id="800" w:author="Héctor Bahamonde" w:date="2026-08-06T16:17:00Z"/>
          <w:rFonts w:ascii="Arial" w:hAnsi="Arial" w:cs="Arial"/>
          <w:sz w:val="24"/>
          <w:szCs w:val="24"/>
        </w:rPr>
      </w:pPr>
      <w:del w:id="801"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802" w:author="Microsoft Office User" w:date="2026-09-11T12:55:00Z">
              <w:rPr>
                <w:i/>
                <w:iCs/>
                <w:sz w:val="18"/>
                <w:szCs w:val="18"/>
              </w:rPr>
            </w:rPrChange>
          </w:rPr>
          <w:delText>.</w:delText>
        </w:r>
        <w:r w:rsidRPr="008372F6" w:rsidDel="00182F1E">
          <w:rPr>
            <w:rFonts w:ascii="Arial" w:hAnsi="Arial" w:cs="Arial"/>
            <w:sz w:val="24"/>
            <w:szCs w:val="24"/>
          </w:rPr>
          <w:delText>938,</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03"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488]</w:delText>
        </w:r>
      </w:del>
    </w:p>
    <w:p w14:paraId="7A1255AE" w14:textId="5A60E5D2" w:rsidR="005D491A" w:rsidRPr="008372F6" w:rsidDel="00182F1E" w:rsidRDefault="00000000" w:rsidP="008372F6">
      <w:pPr>
        <w:tabs>
          <w:tab w:val="left" w:pos="8811"/>
        </w:tabs>
        <w:spacing w:before="120" w:after="120" w:line="360" w:lineRule="auto"/>
        <w:ind w:right="329" w:hanging="7193"/>
        <w:jc w:val="both"/>
        <w:rPr>
          <w:del w:id="804" w:author="Héctor Bahamonde" w:date="2026-08-06T16:17:00Z"/>
          <w:rFonts w:ascii="Arial" w:hAnsi="Arial" w:cs="Arial"/>
          <w:sz w:val="24"/>
          <w:szCs w:val="24"/>
        </w:rPr>
      </w:pPr>
      <w:del w:id="805" w:author="Héctor Bahamonde" w:date="2026-08-06T16:17:00Z">
        <w:r w:rsidRPr="008372F6" w:rsidDel="00182F1E">
          <w:rPr>
            <w:rFonts w:ascii="Arial" w:hAnsi="Arial" w:cs="Arial"/>
            <w:w w:val="110"/>
            <w:sz w:val="24"/>
            <w:szCs w:val="24"/>
          </w:rPr>
          <w:delText>Unconditional funding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Loss (rescue)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806"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986***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07"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510,</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08"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611]</w:delText>
        </w:r>
      </w:del>
    </w:p>
    <w:p w14:paraId="2C6DEA99" w14:textId="1D6876F1" w:rsidR="005D491A" w:rsidRPr="008372F6" w:rsidDel="00182F1E" w:rsidRDefault="00000000" w:rsidP="008372F6">
      <w:pPr>
        <w:tabs>
          <w:tab w:val="left" w:pos="8811"/>
        </w:tabs>
        <w:spacing w:before="120" w:after="120" w:line="360" w:lineRule="auto"/>
        <w:jc w:val="both"/>
        <w:rPr>
          <w:del w:id="809" w:author="Héctor Bahamonde" w:date="2026-08-06T16:17:00Z"/>
          <w:rFonts w:ascii="Arial" w:hAnsi="Arial" w:cs="Arial"/>
          <w:sz w:val="24"/>
          <w:szCs w:val="24"/>
        </w:rPr>
      </w:pPr>
      <w:del w:id="810" w:author="Héctor Bahamonde" w:date="2026-08-06T16:17:00Z">
        <w:r w:rsidRPr="008372F6" w:rsidDel="00182F1E">
          <w:rPr>
            <w:rFonts w:ascii="Arial" w:hAnsi="Arial" w:cs="Arial"/>
            <w:w w:val="110"/>
            <w:sz w:val="24"/>
            <w:szCs w:val="24"/>
          </w:rPr>
          <w:delText>Unconditional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1"/>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0</w:delText>
        </w:r>
        <w:r w:rsidRPr="008372F6" w:rsidDel="00182F1E">
          <w:rPr>
            <w:rFonts w:ascii="Arial" w:hAnsi="Arial" w:cs="Arial"/>
            <w:spacing w:val="-2"/>
            <w:w w:val="110"/>
            <w:sz w:val="24"/>
            <w:szCs w:val="24"/>
            <w:rPrChange w:id="811"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690*</w:delText>
        </w:r>
      </w:del>
    </w:p>
    <w:p w14:paraId="0FCDC920" w14:textId="041DAA30" w:rsidR="005D491A" w:rsidRPr="008372F6" w:rsidDel="00182F1E" w:rsidRDefault="00000000" w:rsidP="008372F6">
      <w:pPr>
        <w:spacing w:before="120" w:after="120" w:line="360" w:lineRule="auto"/>
        <w:jc w:val="both"/>
        <w:rPr>
          <w:del w:id="812" w:author="Héctor Bahamonde" w:date="2026-08-06T16:17:00Z"/>
          <w:rFonts w:ascii="Arial" w:hAnsi="Arial" w:cs="Arial"/>
          <w:sz w:val="24"/>
          <w:szCs w:val="24"/>
        </w:rPr>
      </w:pPr>
      <w:del w:id="813"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814" w:author="Microsoft Office User" w:date="2026-09-11T12:55:00Z">
              <w:rPr>
                <w:i/>
                <w:iCs/>
                <w:sz w:val="18"/>
                <w:szCs w:val="18"/>
              </w:rPr>
            </w:rPrChange>
          </w:rPr>
          <w:delText>.</w:delText>
        </w:r>
        <w:r w:rsidRPr="008372F6" w:rsidDel="00182F1E">
          <w:rPr>
            <w:rFonts w:ascii="Arial" w:hAnsi="Arial" w:cs="Arial"/>
            <w:sz w:val="24"/>
            <w:szCs w:val="24"/>
          </w:rPr>
          <w:delText>525,</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81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908]</w:delText>
        </w:r>
      </w:del>
    </w:p>
    <w:p w14:paraId="64A9866C" w14:textId="6A7C5158" w:rsidR="005D491A" w:rsidRPr="008372F6" w:rsidDel="00182F1E" w:rsidRDefault="00000000" w:rsidP="008372F6">
      <w:pPr>
        <w:tabs>
          <w:tab w:val="left" w:pos="8811"/>
        </w:tabs>
        <w:spacing w:before="120" w:after="120" w:line="360" w:lineRule="auto"/>
        <w:ind w:right="329" w:hanging="7193"/>
        <w:jc w:val="both"/>
        <w:rPr>
          <w:del w:id="816" w:author="Héctor Bahamonde" w:date="2026-08-06T16:17:00Z"/>
          <w:rFonts w:ascii="Arial" w:hAnsi="Arial" w:cs="Arial"/>
          <w:sz w:val="24"/>
          <w:szCs w:val="24"/>
        </w:rPr>
      </w:pPr>
      <w:del w:id="817" w:author="Héctor Bahamonde" w:date="2026-08-06T16:17:00Z">
        <w:r w:rsidRPr="008372F6" w:rsidDel="00182F1E">
          <w:rPr>
            <w:rFonts w:ascii="Arial" w:hAnsi="Arial" w:cs="Arial"/>
            <w:w w:val="105"/>
            <w:sz w:val="24"/>
            <w:szCs w:val="24"/>
          </w:rPr>
          <w:delText>Don’t know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3</w:delText>
        </w:r>
        <w:r w:rsidRPr="008372F6" w:rsidDel="00182F1E">
          <w:rPr>
            <w:rFonts w:ascii="Arial" w:hAnsi="Arial" w:cs="Arial"/>
            <w:spacing w:val="-2"/>
            <w:w w:val="105"/>
            <w:sz w:val="24"/>
            <w:szCs w:val="24"/>
            <w:rPrChange w:id="818"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328***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19"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454,</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4</w:delText>
        </w:r>
        <w:r w:rsidRPr="008372F6" w:rsidDel="00182F1E">
          <w:rPr>
            <w:rFonts w:ascii="Arial" w:hAnsi="Arial" w:cs="Arial"/>
            <w:spacing w:val="-2"/>
            <w:sz w:val="24"/>
            <w:szCs w:val="24"/>
            <w:rPrChange w:id="820"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514]</w:delText>
        </w:r>
      </w:del>
    </w:p>
    <w:p w14:paraId="5696C71B" w14:textId="69A75225" w:rsidR="005D491A" w:rsidRPr="008372F6" w:rsidDel="00182F1E" w:rsidRDefault="00000000" w:rsidP="008372F6">
      <w:pPr>
        <w:tabs>
          <w:tab w:val="left" w:pos="8811"/>
        </w:tabs>
        <w:spacing w:before="120" w:after="120" w:line="360" w:lineRule="auto"/>
        <w:ind w:right="329" w:hanging="7193"/>
        <w:jc w:val="both"/>
        <w:rPr>
          <w:del w:id="821" w:author="Héctor Bahamonde" w:date="2026-08-06T16:17:00Z"/>
          <w:rFonts w:ascii="Arial" w:hAnsi="Arial" w:cs="Arial"/>
          <w:sz w:val="24"/>
          <w:szCs w:val="24"/>
        </w:rPr>
      </w:pPr>
      <w:del w:id="822" w:author="Héctor Bahamonde" w:date="2026-08-06T16:17:00Z">
        <w:r w:rsidRPr="008372F6" w:rsidDel="00182F1E">
          <w:rPr>
            <w:rFonts w:ascii="Arial" w:hAnsi="Arial" w:cs="Arial"/>
            <w:w w:val="110"/>
            <w:sz w:val="24"/>
            <w:szCs w:val="24"/>
          </w:rPr>
          <w:delText>Don’t know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Gains (health maximisation)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823"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946***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24"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2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607]</w:delText>
        </w:r>
      </w:del>
    </w:p>
    <w:p w14:paraId="716149E5" w14:textId="36873123" w:rsidR="005D491A" w:rsidRPr="008372F6" w:rsidDel="00182F1E" w:rsidRDefault="00000000" w:rsidP="008372F6">
      <w:pPr>
        <w:tabs>
          <w:tab w:val="left" w:pos="7695"/>
          <w:tab w:val="left" w:pos="8811"/>
        </w:tabs>
        <w:spacing w:before="120" w:after="120" w:line="360" w:lineRule="auto"/>
        <w:jc w:val="both"/>
        <w:rPr>
          <w:del w:id="826" w:author="Héctor Bahamonde" w:date="2026-08-06T16:17:00Z"/>
          <w:rFonts w:ascii="Arial" w:hAnsi="Arial" w:cs="Arial"/>
          <w:sz w:val="24"/>
          <w:szCs w:val="24"/>
        </w:rPr>
      </w:pPr>
      <w:del w:id="827"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856" behindDoc="0" locked="0" layoutInCell="1" allowOverlap="1" wp14:anchorId="64DD0A0F" wp14:editId="0ED7D6F1">
                  <wp:simplePos x="0" y="0"/>
                  <wp:positionH relativeFrom="page">
                    <wp:posOffset>1657350</wp:posOffset>
                  </wp:positionH>
                  <wp:positionV relativeFrom="paragraph">
                    <wp:posOffset>137029</wp:posOffset>
                  </wp:positionV>
                  <wp:extent cx="547497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17D4D" id="Graphic 96" o:spid="_x0000_s1026" style="position:absolute;margin-left:130.5pt;margin-top:10.8pt;width:431.1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aZakxd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O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plqTF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spacing w:val="-2"/>
            <w:w w:val="105"/>
            <w:sz w:val="24"/>
            <w:szCs w:val="24"/>
          </w:rPr>
          <w:delText>Num.Obs.</w:delText>
        </w:r>
        <w:r w:rsidRPr="008372F6" w:rsidDel="00182F1E">
          <w:rPr>
            <w:rFonts w:ascii="Arial" w:hAnsi="Arial" w:cs="Arial"/>
            <w:sz w:val="24"/>
            <w:szCs w:val="24"/>
          </w:rPr>
          <w:tab/>
        </w:r>
        <w:r w:rsidRPr="008372F6" w:rsidDel="00182F1E">
          <w:rPr>
            <w:rFonts w:ascii="Arial" w:hAnsi="Arial" w:cs="Arial"/>
            <w:spacing w:val="-2"/>
            <w:w w:val="105"/>
            <w:sz w:val="24"/>
            <w:szCs w:val="24"/>
          </w:rPr>
          <w:delText>1,258</w:delText>
        </w:r>
        <w:r w:rsidRPr="008372F6" w:rsidDel="00182F1E">
          <w:rPr>
            <w:rFonts w:ascii="Arial" w:hAnsi="Arial" w:cs="Arial"/>
            <w:sz w:val="24"/>
            <w:szCs w:val="24"/>
          </w:rPr>
          <w:tab/>
        </w:r>
        <w:r w:rsidRPr="008372F6" w:rsidDel="00182F1E">
          <w:rPr>
            <w:rFonts w:ascii="Arial" w:hAnsi="Arial" w:cs="Arial"/>
            <w:spacing w:val="-2"/>
            <w:w w:val="105"/>
            <w:sz w:val="24"/>
            <w:szCs w:val="24"/>
          </w:rPr>
          <w:delText>1,499</w:delText>
        </w:r>
      </w:del>
    </w:p>
    <w:p w14:paraId="5099B270" w14:textId="4DE856F6" w:rsidR="005D491A" w:rsidRPr="008372F6" w:rsidRDefault="00000000" w:rsidP="008372F6">
      <w:pPr>
        <w:pStyle w:val="BodyText"/>
        <w:spacing w:before="120" w:after="120" w:line="360" w:lineRule="auto"/>
        <w:jc w:val="both"/>
        <w:rPr>
          <w:rFonts w:ascii="Arial" w:hAnsi="Arial" w:cs="Arial"/>
          <w:sz w:val="24"/>
          <w:szCs w:val="24"/>
          <w:rPrChange w:id="828" w:author="Héctor Bahamonde" w:date="2026-08-06T16:19:00Z">
            <w:rPr>
              <w:rFonts w:ascii="Georgia" w:hAnsi="Georgia"/>
              <w:sz w:val="18"/>
            </w:rPr>
          </w:rPrChange>
        </w:rPr>
      </w:pPr>
      <w:del w:id="829" w:author="Héctor Bahamonde" w:date="2026-09-18T11:04:00Z" w16du:dateUtc="2026-09-18T09:04:00Z">
        <w:r w:rsidRPr="008372F6" w:rsidDel="00856CFB">
          <w:rPr>
            <w:rFonts w:ascii="Arial" w:hAnsi="Arial" w:cs="Arial"/>
            <w:sz w:val="24"/>
            <w:szCs w:val="24"/>
            <w:rPrChange w:id="830" w:author="Microsoft Office User" w:date="2026-09-11T12:55:00Z">
              <w:rPr>
                <w:b/>
                <w:bCs/>
                <w:i/>
                <w:sz w:val="18"/>
                <w:szCs w:val="18"/>
              </w:rPr>
            </w:rPrChange>
          </w:rPr>
          <w:delText>Note</w:delText>
        </w:r>
        <w:r w:rsidRPr="008372F6" w:rsidDel="00856CFB">
          <w:rPr>
            <w:rFonts w:ascii="Arial" w:hAnsi="Arial" w:cs="Arial"/>
            <w:sz w:val="24"/>
            <w:szCs w:val="24"/>
            <w:rPrChange w:id="831" w:author="Microsoft Office User" w:date="2026-09-11T12:55:00Z">
              <w:rPr>
                <w:rFonts w:ascii="Arial" w:hAnsi="Arial"/>
                <w:i/>
                <w:sz w:val="18"/>
              </w:rPr>
            </w:rPrChange>
          </w:rPr>
          <w:delText>:</w:delText>
        </w:r>
        <w:r w:rsidRPr="008372F6" w:rsidDel="00856CFB">
          <w:rPr>
            <w:rFonts w:ascii="Arial" w:hAnsi="Arial" w:cs="Arial"/>
            <w:sz w:val="24"/>
            <w:szCs w:val="24"/>
            <w:rPrChange w:id="832" w:author="Héctor Bahamonde" w:date="2026-08-06T16:19:00Z">
              <w:rPr>
                <w:rFonts w:ascii="Arial" w:hAnsi="Arial"/>
                <w:i/>
                <w:spacing w:val="36"/>
                <w:sz w:val="18"/>
              </w:rPr>
            </w:rPrChange>
          </w:rPr>
          <w:delText xml:space="preserve"> </w:delText>
        </w:r>
      </w:del>
      <w:del w:id="833" w:author="Héctor Bahamonde" w:date="2026-08-06T16:19:00Z">
        <w:r w:rsidRPr="008372F6" w:rsidDel="00182F1E">
          <w:rPr>
            <w:rFonts w:ascii="Arial" w:hAnsi="Arial" w:cs="Arial"/>
            <w:sz w:val="24"/>
            <w:szCs w:val="24"/>
            <w:rPrChange w:id="834" w:author="Héctor Bahamonde" w:date="2026-08-06T16:19:00Z">
              <w:rPr>
                <w:rFonts w:ascii="Georgia" w:hAnsi="Georgia"/>
                <w:sz w:val="18"/>
              </w:rPr>
            </w:rPrChange>
          </w:rPr>
          <w:delText>The table reports only the coefficients for the experimental framing conditions; the control condition is the omitted reference category in all comparisons.</w:delText>
        </w:r>
        <w:r w:rsidRPr="008372F6" w:rsidDel="00182F1E">
          <w:rPr>
            <w:rFonts w:ascii="Arial" w:hAnsi="Arial" w:cs="Arial"/>
            <w:sz w:val="24"/>
            <w:szCs w:val="24"/>
            <w:rPrChange w:id="835" w:author="Héctor Bahamonde" w:date="2026-08-06T16:19:00Z">
              <w:rPr>
                <w:rFonts w:ascii="Georgia" w:hAnsi="Georgia"/>
                <w:spacing w:val="36"/>
                <w:sz w:val="18"/>
              </w:rPr>
            </w:rPrChange>
          </w:rPr>
          <w:delText xml:space="preserve"> </w:delText>
        </w:r>
        <w:r w:rsidRPr="008372F6" w:rsidDel="00182F1E">
          <w:rPr>
            <w:rFonts w:ascii="Arial" w:hAnsi="Arial" w:cs="Arial"/>
            <w:sz w:val="24"/>
            <w:szCs w:val="24"/>
            <w:rPrChange w:id="836" w:author="Héctor Bahamonde" w:date="2026-08-06T16:19:00Z">
              <w:rPr>
                <w:rFonts w:ascii="Georgia" w:hAnsi="Georgia"/>
                <w:sz w:val="18"/>
              </w:rPr>
            </w:rPrChange>
          </w:rPr>
          <w:delText xml:space="preserve">Entries in the ordinal logit column are odds ratios from the ordinal logistic model </w:delText>
        </w:r>
        <w:r w:rsidR="005D491A" w:rsidRPr="008372F6" w:rsidDel="00182F1E">
          <w:rPr>
            <w:rFonts w:ascii="Arial" w:hAnsi="Arial" w:cs="Arial"/>
            <w:sz w:val="24"/>
            <w:szCs w:val="24"/>
          </w:rPr>
          <w:fldChar w:fldCharType="begin"/>
        </w:r>
        <w:r w:rsidR="005D491A" w:rsidRPr="008372F6" w:rsidDel="00182F1E">
          <w:rPr>
            <w:rFonts w:ascii="Arial" w:hAnsi="Arial" w:cs="Arial"/>
            <w:sz w:val="24"/>
            <w:szCs w:val="24"/>
          </w:rPr>
          <w:delInstrText>HYPERLINK \l "_bookmark4"</w:delInstrText>
        </w:r>
        <w:r w:rsidR="005D491A" w:rsidRPr="008372F6" w:rsidDel="00182F1E">
          <w:rPr>
            <w:rFonts w:ascii="Arial" w:hAnsi="Arial" w:cs="Arial"/>
            <w:sz w:val="24"/>
            <w:szCs w:val="24"/>
          </w:rPr>
        </w:r>
        <w:r w:rsidR="005D491A" w:rsidRPr="008372F6" w:rsidDel="00182F1E">
          <w:rPr>
            <w:rFonts w:ascii="Arial" w:hAnsi="Arial" w:cs="Arial"/>
            <w:sz w:val="24"/>
            <w:szCs w:val="24"/>
          </w:rPr>
          <w:fldChar w:fldCharType="separate"/>
        </w:r>
        <w:r w:rsidR="005D491A" w:rsidRPr="008372F6" w:rsidDel="00182F1E">
          <w:rPr>
            <w:rFonts w:ascii="Arial" w:hAnsi="Arial" w:cs="Arial"/>
            <w:sz w:val="24"/>
            <w:szCs w:val="24"/>
            <w:rPrChange w:id="837" w:author="Héctor Bahamonde" w:date="2026-08-06T16:19:00Z">
              <w:rPr>
                <w:rFonts w:ascii="Georgia" w:hAnsi="Georgia"/>
                <w:sz w:val="18"/>
              </w:rPr>
            </w:rPrChange>
          </w:rPr>
          <w:delText>(Equation</w:delText>
        </w:r>
        <w:r w:rsidR="005D491A" w:rsidRPr="008372F6" w:rsidDel="00182F1E">
          <w:rPr>
            <w:rFonts w:ascii="Arial" w:hAnsi="Arial" w:cs="Arial"/>
            <w:sz w:val="24"/>
            <w:szCs w:val="24"/>
          </w:rPr>
          <w:fldChar w:fldCharType="end"/>
        </w:r>
        <w:r w:rsidRPr="008372F6" w:rsidDel="00182F1E">
          <w:rPr>
            <w:rFonts w:ascii="Arial" w:hAnsi="Arial" w:cs="Arial"/>
            <w:sz w:val="24"/>
            <w:szCs w:val="24"/>
            <w:rPrChange w:id="838" w:author="Héctor Bahamonde" w:date="2026-08-06T16:19:00Z">
              <w:rPr>
                <w:rFonts w:ascii="Georgia" w:hAnsi="Georgia"/>
                <w:sz w:val="18"/>
              </w:rPr>
            </w:rPrChange>
          </w:rPr>
          <w:delText xml:space="preserve"> 1).</w:delText>
        </w:r>
        <w:r w:rsidRPr="008372F6" w:rsidDel="00182F1E">
          <w:rPr>
            <w:rFonts w:ascii="Arial" w:hAnsi="Arial" w:cs="Arial"/>
            <w:sz w:val="24"/>
            <w:szCs w:val="24"/>
            <w:rPrChange w:id="839"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40" w:author="Héctor Bahamonde" w:date="2026-08-06T16:19:00Z">
              <w:rPr>
                <w:rFonts w:ascii="Georgia" w:hAnsi="Georgia"/>
                <w:sz w:val="18"/>
              </w:rPr>
            </w:rPrChange>
          </w:rPr>
          <w:delText>Entries in the multinomial logit column are relative risk ratios from an equivalent multinomial logit model (same covariates), with “Reject public funding” as the baseline outcome.</w:delText>
        </w:r>
        <w:r w:rsidRPr="008372F6" w:rsidDel="00182F1E">
          <w:rPr>
            <w:rFonts w:ascii="Arial" w:hAnsi="Arial" w:cs="Arial"/>
            <w:sz w:val="24"/>
            <w:szCs w:val="24"/>
            <w:rPrChange w:id="841"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42" w:author="Héctor Bahamonde" w:date="2026-08-06T16:19:00Z">
              <w:rPr>
                <w:rFonts w:ascii="Georgia" w:hAnsi="Georgia"/>
                <w:sz w:val="18"/>
              </w:rPr>
            </w:rPrChange>
          </w:rPr>
          <w:delText>The coefficients should not be compared directly in magnitude across columns, because the ordinal model summarizes shifts over the ordered response scale as a whole, whereas the multinomial model estimates outcome-specific contrasts against the baseline category.</w:delText>
        </w:r>
        <w:r w:rsidRPr="008372F6" w:rsidDel="00182F1E">
          <w:rPr>
            <w:rFonts w:ascii="Arial" w:hAnsi="Arial" w:cs="Arial"/>
            <w:sz w:val="24"/>
            <w:szCs w:val="24"/>
            <w:rPrChange w:id="843" w:author="Héctor Bahamonde" w:date="2026-08-06T16:19:00Z">
              <w:rPr>
                <w:rFonts w:ascii="Georgia" w:hAnsi="Georgia"/>
                <w:spacing w:val="37"/>
                <w:sz w:val="18"/>
              </w:rPr>
            </w:rPrChange>
          </w:rPr>
          <w:delText xml:space="preserve"> </w:delText>
        </w:r>
        <w:r w:rsidRPr="008372F6" w:rsidDel="00182F1E">
          <w:rPr>
            <w:rFonts w:ascii="Arial" w:hAnsi="Arial" w:cs="Arial"/>
            <w:sz w:val="24"/>
            <w:szCs w:val="24"/>
            <w:rPrChange w:id="844" w:author="Héctor Bahamonde" w:date="2026-08-06T16:19:00Z">
              <w:rPr>
                <w:rFonts w:ascii="Georgia" w:hAnsi="Georgia"/>
                <w:sz w:val="18"/>
              </w:rPr>
            </w:rPrChange>
          </w:rPr>
          <w:delText>All models include controls for gender, age, income group, region, eligibility for Kela medicine reimbursement,</w:delText>
        </w:r>
        <w:r w:rsidRPr="008372F6" w:rsidDel="00182F1E">
          <w:rPr>
            <w:rFonts w:ascii="Arial" w:hAnsi="Arial" w:cs="Arial"/>
            <w:sz w:val="24"/>
            <w:szCs w:val="24"/>
            <w:rPrChange w:id="845"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46" w:author="Héctor Bahamonde" w:date="2026-08-06T16:19:00Z">
              <w:rPr>
                <w:rFonts w:ascii="Georgia" w:hAnsi="Georgia"/>
                <w:sz w:val="18"/>
              </w:rPr>
            </w:rPrChange>
          </w:rPr>
          <w:delText>and</w:delText>
        </w:r>
        <w:r w:rsidRPr="008372F6" w:rsidDel="00182F1E">
          <w:rPr>
            <w:rFonts w:ascii="Arial" w:hAnsi="Arial" w:cs="Arial"/>
            <w:sz w:val="24"/>
            <w:szCs w:val="24"/>
            <w:rPrChange w:id="847"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48" w:author="Héctor Bahamonde" w:date="2026-08-06T16:19:00Z">
              <w:rPr>
                <w:rFonts w:ascii="Georgia" w:hAnsi="Georgia"/>
                <w:sz w:val="18"/>
              </w:rPr>
            </w:rPrChange>
          </w:rPr>
          <w:delText>self-reported</w:delText>
        </w:r>
        <w:r w:rsidRPr="008372F6" w:rsidDel="00182F1E">
          <w:rPr>
            <w:rFonts w:ascii="Arial" w:hAnsi="Arial" w:cs="Arial"/>
            <w:sz w:val="24"/>
            <w:szCs w:val="24"/>
            <w:rPrChange w:id="849"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0" w:author="Héctor Bahamonde" w:date="2026-08-06T16:19:00Z">
              <w:rPr>
                <w:rFonts w:ascii="Georgia" w:hAnsi="Georgia"/>
                <w:sz w:val="18"/>
              </w:rPr>
            </w:rPrChange>
          </w:rPr>
          <w:delText>medicine</w:delText>
        </w:r>
        <w:r w:rsidRPr="008372F6" w:rsidDel="00182F1E">
          <w:rPr>
            <w:rFonts w:ascii="Arial" w:hAnsi="Arial" w:cs="Arial"/>
            <w:sz w:val="24"/>
            <w:szCs w:val="24"/>
            <w:rPrChange w:id="851"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2" w:author="Héctor Bahamonde" w:date="2026-08-06T16:19:00Z">
              <w:rPr>
                <w:rFonts w:ascii="Georgia" w:hAnsi="Georgia"/>
                <w:sz w:val="18"/>
              </w:rPr>
            </w:rPrChange>
          </w:rPr>
          <w:delText>expenditure.</w:delText>
        </w:r>
        <w:r w:rsidRPr="008372F6" w:rsidDel="00182F1E">
          <w:rPr>
            <w:rFonts w:ascii="Arial" w:hAnsi="Arial" w:cs="Arial"/>
            <w:sz w:val="24"/>
            <w:szCs w:val="24"/>
            <w:rPrChange w:id="853"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854" w:author="Héctor Bahamonde" w:date="2026-08-06T16:19:00Z">
              <w:rPr>
                <w:rFonts w:ascii="Georgia" w:hAnsi="Georgia"/>
                <w:sz w:val="18"/>
              </w:rPr>
            </w:rPrChange>
          </w:rPr>
          <w:delText>Models</w:delText>
        </w:r>
        <w:r w:rsidRPr="008372F6" w:rsidDel="00182F1E">
          <w:rPr>
            <w:rFonts w:ascii="Arial" w:hAnsi="Arial" w:cs="Arial"/>
            <w:sz w:val="24"/>
            <w:szCs w:val="24"/>
            <w:rPrChange w:id="855"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6" w:author="Héctor Bahamonde" w:date="2026-08-06T16:19:00Z">
              <w:rPr>
                <w:rFonts w:ascii="Georgia" w:hAnsi="Georgia"/>
                <w:sz w:val="18"/>
              </w:rPr>
            </w:rPrChange>
          </w:rPr>
          <w:delText>are</w:delText>
        </w:r>
        <w:r w:rsidRPr="008372F6" w:rsidDel="00182F1E">
          <w:rPr>
            <w:rFonts w:ascii="Arial" w:hAnsi="Arial" w:cs="Arial"/>
            <w:sz w:val="24"/>
            <w:szCs w:val="24"/>
            <w:rPrChange w:id="857"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58" w:author="Héctor Bahamonde" w:date="2026-08-06T16:19:00Z">
              <w:rPr>
                <w:rFonts w:ascii="Georgia" w:hAnsi="Georgia"/>
                <w:sz w:val="18"/>
              </w:rPr>
            </w:rPrChange>
          </w:rPr>
          <w:delText>estimated</w:delText>
        </w:r>
        <w:r w:rsidRPr="008372F6" w:rsidDel="00182F1E">
          <w:rPr>
            <w:rFonts w:ascii="Arial" w:hAnsi="Arial" w:cs="Arial"/>
            <w:sz w:val="24"/>
            <w:szCs w:val="24"/>
            <w:rPrChange w:id="859"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60" w:author="Héctor Bahamonde" w:date="2026-08-06T16:19:00Z">
              <w:rPr>
                <w:rFonts w:ascii="Georgia" w:hAnsi="Georgia"/>
                <w:sz w:val="18"/>
              </w:rPr>
            </w:rPrChange>
          </w:rPr>
          <w:delText>using</w:delText>
        </w:r>
        <w:r w:rsidRPr="008372F6" w:rsidDel="00182F1E">
          <w:rPr>
            <w:rFonts w:ascii="Arial" w:hAnsi="Arial" w:cs="Arial"/>
            <w:sz w:val="24"/>
            <w:szCs w:val="24"/>
            <w:rPrChange w:id="861"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62" w:author="Héctor Bahamonde" w:date="2026-08-06T16:19:00Z">
              <w:rPr>
                <w:rFonts w:ascii="Georgia" w:hAnsi="Georgia"/>
                <w:sz w:val="18"/>
              </w:rPr>
            </w:rPrChange>
          </w:rPr>
          <w:delText>survey</w:delText>
        </w:r>
        <w:r w:rsidRPr="008372F6" w:rsidDel="00182F1E">
          <w:rPr>
            <w:rFonts w:ascii="Arial" w:hAnsi="Arial" w:cs="Arial"/>
            <w:sz w:val="24"/>
            <w:szCs w:val="24"/>
            <w:rPrChange w:id="863"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64" w:author="Héctor Bahamonde" w:date="2026-08-06T16:19:00Z">
              <w:rPr>
                <w:rFonts w:ascii="Georgia" w:hAnsi="Georgia"/>
                <w:sz w:val="18"/>
              </w:rPr>
            </w:rPrChange>
          </w:rPr>
          <w:delText>weights.</w:delText>
        </w:r>
        <w:r w:rsidRPr="008372F6" w:rsidDel="00182F1E">
          <w:rPr>
            <w:rFonts w:ascii="Arial" w:hAnsi="Arial" w:cs="Arial"/>
            <w:sz w:val="24"/>
            <w:szCs w:val="24"/>
            <w:rPrChange w:id="865"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866" w:author="Héctor Bahamonde" w:date="2026-08-06T16:19:00Z">
              <w:rPr>
                <w:rFonts w:ascii="Georgia" w:hAnsi="Georgia"/>
                <w:sz w:val="18"/>
              </w:rPr>
            </w:rPrChange>
          </w:rPr>
          <w:delText>90%</w:delText>
        </w:r>
        <w:r w:rsidRPr="008372F6" w:rsidDel="00182F1E">
          <w:rPr>
            <w:rFonts w:ascii="Arial" w:hAnsi="Arial" w:cs="Arial"/>
            <w:sz w:val="24"/>
            <w:szCs w:val="24"/>
            <w:rPrChange w:id="867"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68" w:author="Héctor Bahamonde" w:date="2026-08-06T16:19:00Z">
              <w:rPr>
                <w:rFonts w:ascii="Georgia" w:hAnsi="Georgia"/>
                <w:sz w:val="18"/>
              </w:rPr>
            </w:rPrChange>
          </w:rPr>
          <w:delText>confidence intervals in parentheses.</w:delText>
        </w:r>
        <w:r w:rsidRPr="008372F6" w:rsidDel="00182F1E">
          <w:rPr>
            <w:rFonts w:ascii="Arial" w:hAnsi="Arial" w:cs="Arial"/>
            <w:sz w:val="24"/>
            <w:szCs w:val="24"/>
            <w:rPrChange w:id="869"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70" w:author="Héctor Bahamonde" w:date="2026-08-06T16:19:00Z">
              <w:rPr>
                <w:rFonts w:ascii="Georgia" w:hAnsi="Georgia"/>
                <w:sz w:val="18"/>
              </w:rPr>
            </w:rPrChange>
          </w:rPr>
          <w:delText>Statistical significance is evaluated at the 10% level.</w:delText>
        </w:r>
        <w:r w:rsidR="007A33EC" w:rsidRPr="008372F6" w:rsidDel="00182F1E">
          <w:rPr>
            <w:rFonts w:ascii="Arial" w:hAnsi="Arial" w:cs="Arial"/>
            <w:sz w:val="24"/>
            <w:szCs w:val="24"/>
            <w:rPrChange w:id="871" w:author="Héctor Bahamonde" w:date="2026-08-06T16:19:00Z">
              <w:rPr>
                <w:rFonts w:ascii="Georgia" w:hAnsi="Georgia"/>
                <w:sz w:val="18"/>
              </w:rPr>
            </w:rPrChange>
          </w:rPr>
          <w:delText xml:space="preserve"> </w:delText>
        </w:r>
        <w:r w:rsidRPr="008372F6" w:rsidDel="00182F1E">
          <w:rPr>
            <w:rFonts w:ascii="Cambria Math" w:hAnsi="Cambria Math" w:cs="Cambria Math"/>
            <w:sz w:val="24"/>
            <w:szCs w:val="24"/>
            <w:rPrChange w:id="872"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73" w:author="Héctor Bahamonde" w:date="2026-08-06T16:19:00Z">
              <w:rPr>
                <w:rFonts w:ascii="Calibri" w:hAnsi="Calibri"/>
                <w:i/>
                <w:sz w:val="18"/>
              </w:rPr>
            </w:rPrChange>
          </w:rPr>
          <w:delText>p</w:delText>
        </w:r>
        <w:r w:rsidRPr="008372F6" w:rsidDel="00182F1E">
          <w:rPr>
            <w:rFonts w:ascii="Arial" w:hAnsi="Arial" w:cs="Arial"/>
            <w:sz w:val="24"/>
            <w:szCs w:val="24"/>
            <w:rPrChange w:id="874" w:author="Héctor Bahamonde" w:date="2026-08-06T16:19:00Z">
              <w:rPr>
                <w:rFonts w:ascii="Calibri" w:hAnsi="Calibri"/>
                <w:i/>
                <w:spacing w:val="-12"/>
                <w:w w:val="130"/>
                <w:sz w:val="18"/>
              </w:rPr>
            </w:rPrChange>
          </w:rPr>
          <w:delText xml:space="preserve"> </w:delText>
        </w:r>
        <w:r w:rsidRPr="008372F6" w:rsidDel="00182F1E">
          <w:rPr>
            <w:rFonts w:ascii="Arial" w:hAnsi="Arial" w:cs="Arial"/>
            <w:sz w:val="24"/>
            <w:szCs w:val="24"/>
            <w:rPrChange w:id="875" w:author="Héctor Bahamonde" w:date="2026-08-06T16:19:00Z">
              <w:rPr>
                <w:rFonts w:ascii="Calibri" w:hAnsi="Calibri"/>
                <w:i/>
                <w:w w:val="130"/>
                <w:sz w:val="18"/>
              </w:rPr>
            </w:rPrChange>
          </w:rPr>
          <w:delText>&lt;</w:delText>
        </w:r>
        <w:r w:rsidRPr="008372F6" w:rsidDel="00182F1E">
          <w:rPr>
            <w:rFonts w:ascii="Arial" w:hAnsi="Arial" w:cs="Arial"/>
            <w:sz w:val="24"/>
            <w:szCs w:val="24"/>
            <w:rPrChange w:id="876"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77" w:author="Héctor Bahamonde" w:date="2026-08-06T16:19:00Z">
              <w:rPr>
                <w:rFonts w:ascii="Georgia" w:hAnsi="Georgia"/>
                <w:sz w:val="18"/>
              </w:rPr>
            </w:rPrChange>
          </w:rPr>
          <w:delText>0</w:delText>
        </w:r>
        <w:r w:rsidRPr="008372F6" w:rsidDel="00182F1E">
          <w:rPr>
            <w:rFonts w:ascii="Arial" w:hAnsi="Arial" w:cs="Arial"/>
            <w:sz w:val="24"/>
            <w:szCs w:val="24"/>
            <w:rPrChange w:id="878" w:author="Héctor Bahamonde" w:date="2026-08-06T16:19:00Z">
              <w:rPr>
                <w:rFonts w:ascii="Calibri" w:hAnsi="Calibri"/>
                <w:i/>
                <w:sz w:val="18"/>
              </w:rPr>
            </w:rPrChange>
          </w:rPr>
          <w:delText>.</w:delText>
        </w:r>
        <w:r w:rsidRPr="008372F6" w:rsidDel="00182F1E">
          <w:rPr>
            <w:rFonts w:ascii="Arial" w:hAnsi="Arial" w:cs="Arial"/>
            <w:sz w:val="24"/>
            <w:szCs w:val="24"/>
            <w:rPrChange w:id="879" w:author="Héctor Bahamonde" w:date="2026-08-06T16:19:00Z">
              <w:rPr>
                <w:rFonts w:ascii="Georgia" w:hAnsi="Georgia"/>
                <w:sz w:val="18"/>
              </w:rPr>
            </w:rPrChange>
          </w:rPr>
          <w:delText>10,</w:delText>
        </w:r>
        <w:r w:rsidRPr="008372F6" w:rsidDel="00182F1E">
          <w:rPr>
            <w:rFonts w:ascii="Arial" w:hAnsi="Arial" w:cs="Arial"/>
            <w:sz w:val="24"/>
            <w:szCs w:val="24"/>
            <w:rPrChange w:id="880"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881"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82" w:author="Héctor Bahamonde" w:date="2026-08-06T16:19:00Z">
              <w:rPr>
                <w:rFonts w:ascii="Calibri" w:hAnsi="Calibri"/>
                <w:i/>
                <w:sz w:val="18"/>
              </w:rPr>
            </w:rPrChange>
          </w:rPr>
          <w:delText>p</w:delText>
        </w:r>
        <w:r w:rsidRPr="008372F6" w:rsidDel="00182F1E">
          <w:rPr>
            <w:rFonts w:ascii="Arial" w:hAnsi="Arial" w:cs="Arial"/>
            <w:sz w:val="24"/>
            <w:szCs w:val="24"/>
            <w:rPrChange w:id="883"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84" w:author="Héctor Bahamonde" w:date="2026-08-06T16:19:00Z">
              <w:rPr>
                <w:rFonts w:ascii="Calibri" w:hAnsi="Calibri"/>
                <w:i/>
                <w:w w:val="130"/>
                <w:sz w:val="18"/>
              </w:rPr>
            </w:rPrChange>
          </w:rPr>
          <w:delText>&lt;</w:delText>
        </w:r>
        <w:r w:rsidRPr="008372F6" w:rsidDel="00182F1E">
          <w:rPr>
            <w:rFonts w:ascii="Arial" w:hAnsi="Arial" w:cs="Arial"/>
            <w:sz w:val="24"/>
            <w:szCs w:val="24"/>
            <w:rPrChange w:id="885"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86" w:author="Héctor Bahamonde" w:date="2026-08-06T16:19:00Z">
              <w:rPr>
                <w:rFonts w:ascii="Georgia" w:hAnsi="Georgia"/>
                <w:sz w:val="18"/>
              </w:rPr>
            </w:rPrChange>
          </w:rPr>
          <w:delText>0</w:delText>
        </w:r>
        <w:r w:rsidRPr="008372F6" w:rsidDel="00182F1E">
          <w:rPr>
            <w:rFonts w:ascii="Arial" w:hAnsi="Arial" w:cs="Arial"/>
            <w:sz w:val="24"/>
            <w:szCs w:val="24"/>
            <w:rPrChange w:id="887" w:author="Héctor Bahamonde" w:date="2026-08-06T16:19:00Z">
              <w:rPr>
                <w:rFonts w:ascii="Calibri" w:hAnsi="Calibri"/>
                <w:i/>
                <w:sz w:val="18"/>
              </w:rPr>
            </w:rPrChange>
          </w:rPr>
          <w:delText>.</w:delText>
        </w:r>
        <w:r w:rsidRPr="008372F6" w:rsidDel="00182F1E">
          <w:rPr>
            <w:rFonts w:ascii="Arial" w:hAnsi="Arial" w:cs="Arial"/>
            <w:sz w:val="24"/>
            <w:szCs w:val="24"/>
            <w:rPrChange w:id="888" w:author="Héctor Bahamonde" w:date="2026-08-06T16:19:00Z">
              <w:rPr>
                <w:rFonts w:ascii="Georgia" w:hAnsi="Georgia"/>
                <w:sz w:val="18"/>
              </w:rPr>
            </w:rPrChange>
          </w:rPr>
          <w:delText>05,</w:delText>
        </w:r>
        <w:r w:rsidRPr="008372F6" w:rsidDel="00182F1E">
          <w:rPr>
            <w:rFonts w:ascii="Arial" w:hAnsi="Arial" w:cs="Arial"/>
            <w:sz w:val="24"/>
            <w:szCs w:val="24"/>
            <w:rPrChange w:id="889"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890"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91" w:author="Héctor Bahamonde" w:date="2026-08-06T16:19:00Z">
              <w:rPr>
                <w:rFonts w:ascii="Calibri" w:hAnsi="Calibri"/>
                <w:i/>
                <w:sz w:val="18"/>
              </w:rPr>
            </w:rPrChange>
          </w:rPr>
          <w:delText>p</w:delText>
        </w:r>
        <w:r w:rsidRPr="008372F6" w:rsidDel="00182F1E">
          <w:rPr>
            <w:rFonts w:ascii="Arial" w:hAnsi="Arial" w:cs="Arial"/>
            <w:sz w:val="24"/>
            <w:szCs w:val="24"/>
            <w:rPrChange w:id="892"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93" w:author="Héctor Bahamonde" w:date="2026-08-06T16:19:00Z">
              <w:rPr>
                <w:rFonts w:ascii="Calibri" w:hAnsi="Calibri"/>
                <w:i/>
                <w:w w:val="130"/>
                <w:sz w:val="18"/>
              </w:rPr>
            </w:rPrChange>
          </w:rPr>
          <w:delText>&lt;</w:delText>
        </w:r>
        <w:r w:rsidRPr="008372F6" w:rsidDel="00182F1E">
          <w:rPr>
            <w:rFonts w:ascii="Arial" w:hAnsi="Arial" w:cs="Arial"/>
            <w:sz w:val="24"/>
            <w:szCs w:val="24"/>
            <w:rPrChange w:id="894"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95" w:author="Héctor Bahamonde" w:date="2026-08-06T16:19:00Z">
              <w:rPr>
                <w:rFonts w:ascii="Georgia" w:hAnsi="Georgia"/>
                <w:spacing w:val="-4"/>
                <w:sz w:val="18"/>
              </w:rPr>
            </w:rPrChange>
          </w:rPr>
          <w:delText>0</w:delText>
        </w:r>
        <w:r w:rsidRPr="008372F6" w:rsidDel="00182F1E">
          <w:rPr>
            <w:rFonts w:ascii="Arial" w:hAnsi="Arial" w:cs="Arial"/>
            <w:sz w:val="24"/>
            <w:szCs w:val="24"/>
            <w:rPrChange w:id="896" w:author="Héctor Bahamonde" w:date="2026-08-06T16:19:00Z">
              <w:rPr>
                <w:rFonts w:ascii="Calibri" w:hAnsi="Calibri"/>
                <w:i/>
                <w:spacing w:val="-4"/>
                <w:sz w:val="18"/>
              </w:rPr>
            </w:rPrChange>
          </w:rPr>
          <w:delText>.</w:delText>
        </w:r>
        <w:r w:rsidRPr="008372F6" w:rsidDel="00182F1E">
          <w:rPr>
            <w:rFonts w:ascii="Arial" w:hAnsi="Arial" w:cs="Arial"/>
            <w:sz w:val="24"/>
            <w:szCs w:val="24"/>
            <w:rPrChange w:id="897" w:author="Héctor Bahamonde" w:date="2026-08-06T16:19:00Z">
              <w:rPr>
                <w:rFonts w:ascii="Georgia" w:hAnsi="Georgia"/>
                <w:spacing w:val="-4"/>
                <w:sz w:val="18"/>
              </w:rPr>
            </w:rPrChange>
          </w:rPr>
          <w:delText>01.</w:delText>
        </w:r>
      </w:del>
    </w:p>
    <w:p w14:paraId="6B01BD76" w14:textId="495C8F5F" w:rsidR="005D491A" w:rsidRPr="008372F6" w:rsidRDefault="000E1E94" w:rsidP="008372F6">
      <w:pPr>
        <w:pStyle w:val="BodyText"/>
        <w:spacing w:before="120" w:after="120" w:line="360" w:lineRule="auto"/>
        <w:jc w:val="both"/>
        <w:rPr>
          <w:rFonts w:ascii="Arial" w:hAnsi="Arial" w:cs="Arial"/>
          <w:sz w:val="24"/>
          <w:szCs w:val="24"/>
        </w:rPr>
      </w:pPr>
      <w:ins w:id="898" w:author="Héctor Bahamonde" w:date="2026-08-10T19:41:00Z">
        <w:r w:rsidRPr="008372F6">
          <w:rPr>
            <w:rFonts w:ascii="Arial" w:hAnsi="Arial" w:cs="Arial"/>
            <w:w w:val="110"/>
            <w:sz w:val="24"/>
            <w:szCs w:val="24"/>
          </w:rPr>
          <w:t>These results show that alternative justifications shift stated funding preferences even when the clinical vignette is held constant. The direction of the shifts is consistent with expectations derived from prospect theory and the rule of rescue: the loss/rescue frame increases support for unconditional funding, whereas the gains/health-maximi</w:t>
        </w:r>
      </w:ins>
      <w:ins w:id="899" w:author="Microsoft Office User" w:date="2026-09-11T12:55:00Z">
        <w:r w:rsidR="009B5769" w:rsidRPr="008372F6">
          <w:rPr>
            <w:rFonts w:ascii="Arial" w:hAnsi="Arial" w:cs="Arial"/>
            <w:w w:val="110"/>
            <w:sz w:val="24"/>
            <w:szCs w:val="24"/>
          </w:rPr>
          <w:t>z</w:t>
        </w:r>
      </w:ins>
      <w:ins w:id="900" w:author="Héctor Bahamonde" w:date="2026-08-10T19:41:00Z">
        <w:del w:id="901" w:author="Microsoft Office User" w:date="2026-09-11T12:55:00Z">
          <w:r w:rsidRPr="008372F6" w:rsidDel="009B5769">
            <w:rPr>
              <w:rFonts w:ascii="Arial" w:hAnsi="Arial" w:cs="Arial"/>
              <w:w w:val="110"/>
              <w:sz w:val="24"/>
              <w:szCs w:val="24"/>
            </w:rPr>
            <w:delText>s</w:delText>
          </w:r>
        </w:del>
        <w:r w:rsidRPr="008372F6">
          <w:rPr>
            <w:rFonts w:ascii="Arial" w:hAnsi="Arial" w:cs="Arial"/>
            <w:w w:val="110"/>
            <w:sz w:val="24"/>
            <w:szCs w:val="24"/>
          </w:rPr>
          <w:t>ation frame shifts support toward more conditional or restrictive choices. Because the survey did not include manipulation checks or measures of perceived patient loss, opportunity cost, absence of alternatives, or moral obligation, however, the results do not establish which psychological process generated these effects.</w:t>
        </w:r>
      </w:ins>
      <w:del w:id="902" w:author="Héctor Bahamonde" w:date="2026-08-10T19:41:00Z">
        <w:r w:rsidRPr="008372F6" w:rsidDel="000E1E94">
          <w:rPr>
            <w:rFonts w:ascii="Arial" w:hAnsi="Arial" w:cs="Arial"/>
            <w:w w:val="110"/>
            <w:sz w:val="24"/>
            <w:szCs w:val="24"/>
          </w:rPr>
          <w:delText>These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results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align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expectation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that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citizens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do</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not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evaluate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reimbursement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 xml:space="preserve">decisions </w:delText>
        </w:r>
        <w:r w:rsidRPr="008372F6" w:rsidDel="000E1E94">
          <w:rPr>
            <w:rFonts w:ascii="Arial" w:hAnsi="Arial" w:cs="Arial"/>
            <w:sz w:val="24"/>
            <w:szCs w:val="24"/>
          </w:rPr>
          <w:delText xml:space="preserve">solely in terms of technical information about clinical effectiveness or cost. Instead, preferences vary </w:delText>
        </w:r>
        <w:r w:rsidRPr="008372F6" w:rsidDel="000E1E94">
          <w:rPr>
            <w:rFonts w:ascii="Arial" w:hAnsi="Arial" w:cs="Arial"/>
            <w:w w:val="110"/>
            <w:sz w:val="24"/>
            <w:szCs w:val="24"/>
          </w:rPr>
          <w:delText>systematically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reference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point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activated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communication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(frames). When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decision is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presented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avoiding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salient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loss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identifiable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patients,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appear</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willing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 accept financial risk and clinical uncertainty. When the same decision is presented as protecting existing</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resources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for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broader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patient</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population,</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become</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cautious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and</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more supportive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of</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restraint. 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observed</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shifts</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therefore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consistent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reflection</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effect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and loss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aversion</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predicted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prospect</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theory,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well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moral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psychology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captured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 rule of rescue.</w:delText>
        </w:r>
      </w:del>
    </w:p>
    <w:p w14:paraId="510773E0"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903" w:name="Discussion"/>
      <w:bookmarkStart w:id="904" w:name="_bookmark10"/>
      <w:bookmarkEnd w:id="903"/>
      <w:bookmarkEnd w:id="904"/>
      <w:r w:rsidRPr="008372F6">
        <w:rPr>
          <w:rFonts w:ascii="Arial" w:hAnsi="Arial" w:cs="Arial"/>
          <w:spacing w:val="-2"/>
          <w:sz w:val="24"/>
          <w:szCs w:val="24"/>
        </w:rPr>
        <w:t>Discussion</w:t>
      </w:r>
    </w:p>
    <w:p w14:paraId="487F7EDE" w14:textId="706EBD1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r w:rsidRPr="008372F6">
        <w:rPr>
          <w:rFonts w:ascii="Arial" w:hAnsi="Arial" w:cs="Arial"/>
          <w:w w:val="110"/>
          <w:sz w:val="24"/>
          <w:szCs w:val="24"/>
        </w:rPr>
        <w:t>whether</w:t>
      </w:r>
      <w:r w:rsidRPr="008372F6">
        <w:rPr>
          <w:rFonts w:ascii="Arial" w:hAnsi="Arial" w:cs="Arial"/>
          <w:spacing w:val="-6"/>
          <w:w w:val="110"/>
          <w:sz w:val="24"/>
          <w:szCs w:val="24"/>
        </w:rPr>
        <w:t xml:space="preserve"> </w:t>
      </w:r>
      <w:r w:rsidRPr="008372F6">
        <w:rPr>
          <w:rFonts w:ascii="Arial" w:hAnsi="Arial" w:cs="Arial"/>
          <w:w w:val="110"/>
          <w:sz w:val="24"/>
          <w:szCs w:val="24"/>
        </w:rPr>
        <w:t>framing</w:t>
      </w:r>
      <w:r w:rsidRPr="008372F6">
        <w:rPr>
          <w:rFonts w:ascii="Arial" w:hAnsi="Arial" w:cs="Arial"/>
          <w:spacing w:val="-6"/>
          <w:w w:val="110"/>
          <w:sz w:val="24"/>
          <w:szCs w:val="24"/>
        </w:rPr>
        <w:t xml:space="preserve"> </w:t>
      </w:r>
      <w:r w:rsidRPr="008372F6">
        <w:rPr>
          <w:rFonts w:ascii="Arial" w:hAnsi="Arial" w:cs="Arial"/>
          <w:w w:val="110"/>
          <w:sz w:val="24"/>
          <w:szCs w:val="24"/>
        </w:rPr>
        <w:t>effects</w:t>
      </w:r>
      <w:r w:rsidRPr="008372F6">
        <w:rPr>
          <w:rFonts w:ascii="Arial" w:hAnsi="Arial" w:cs="Arial"/>
          <w:spacing w:val="-6"/>
          <w:w w:val="110"/>
          <w:sz w:val="24"/>
          <w:szCs w:val="24"/>
        </w:rPr>
        <w:t xml:space="preserve"> </w:t>
      </w:r>
      <w:r w:rsidRPr="008372F6">
        <w:rPr>
          <w:rFonts w:ascii="Arial" w:hAnsi="Arial" w:cs="Arial"/>
          <w:w w:val="110"/>
          <w:sz w:val="24"/>
          <w:szCs w:val="24"/>
        </w:rPr>
        <w:t>emerge</w:t>
      </w:r>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r w:rsidRPr="008372F6">
        <w:rPr>
          <w:rFonts w:ascii="Arial" w:hAnsi="Arial" w:cs="Arial"/>
          <w:w w:val="110"/>
          <w:sz w:val="24"/>
          <w:szCs w:val="24"/>
        </w:rPr>
        <w:t>mass</w:t>
      </w:r>
      <w:r w:rsidRPr="008372F6">
        <w:rPr>
          <w:rFonts w:ascii="Arial" w:hAnsi="Arial" w:cs="Arial"/>
          <w:spacing w:val="-6"/>
          <w:w w:val="110"/>
          <w:sz w:val="24"/>
          <w:szCs w:val="24"/>
        </w:rPr>
        <w:t xml:space="preserve"> </w:t>
      </w:r>
      <w:r w:rsidRPr="008372F6">
        <w:rPr>
          <w:rFonts w:ascii="Arial" w:hAnsi="Arial" w:cs="Arial"/>
          <w:w w:val="110"/>
          <w:sz w:val="24"/>
          <w:szCs w:val="24"/>
        </w:rPr>
        <w:t>evaluations</w:t>
      </w:r>
      <w:r w:rsidRPr="008372F6">
        <w:rPr>
          <w:rFonts w:ascii="Arial" w:hAnsi="Arial" w:cs="Arial"/>
          <w:spacing w:val="-6"/>
          <w:w w:val="110"/>
          <w:sz w:val="24"/>
          <w:szCs w:val="24"/>
        </w:rPr>
        <w:t xml:space="preserve"> </w:t>
      </w:r>
      <w:r w:rsidRPr="008372F6">
        <w:rPr>
          <w:rFonts w:ascii="Arial" w:hAnsi="Arial" w:cs="Arial"/>
          <w:w w:val="110"/>
          <w:sz w:val="24"/>
          <w:szCs w:val="24"/>
        </w:rPr>
        <w:t>of</w:t>
      </w:r>
      <w:r w:rsidRPr="008372F6">
        <w:rPr>
          <w:rFonts w:ascii="Arial" w:hAnsi="Arial" w:cs="Arial"/>
          <w:spacing w:val="-6"/>
          <w:w w:val="110"/>
          <w:sz w:val="24"/>
          <w:szCs w:val="24"/>
        </w:rPr>
        <w:t xml:space="preserve"> </w:t>
      </w:r>
      <w:r w:rsidRPr="008372F6">
        <w:rPr>
          <w:rFonts w:ascii="Arial" w:hAnsi="Arial" w:cs="Arial"/>
          <w:w w:val="110"/>
          <w:sz w:val="24"/>
          <w:szCs w:val="24"/>
        </w:rPr>
        <w:t>costly</w:t>
      </w:r>
      <w:r w:rsidRPr="008372F6">
        <w:rPr>
          <w:rFonts w:ascii="Arial" w:hAnsi="Arial" w:cs="Arial"/>
          <w:spacing w:val="-6"/>
          <w:w w:val="110"/>
          <w:sz w:val="24"/>
          <w:szCs w:val="24"/>
        </w:rPr>
        <w:t xml:space="preserve"> </w:t>
      </w:r>
      <w:r w:rsidRPr="008372F6">
        <w:rPr>
          <w:rFonts w:ascii="Arial" w:hAnsi="Arial" w:cs="Arial"/>
          <w:w w:val="110"/>
          <w:sz w:val="24"/>
          <w:szCs w:val="24"/>
        </w:rPr>
        <w:t>reimbursement decisions</w:t>
      </w:r>
      <w:del w:id="905" w:author="Katri Aaltonen" w:date="2026-08-23T11:04:00Z">
        <w:r w:rsidRPr="008372F6" w:rsidDel="003D7409">
          <w:rPr>
            <w:rFonts w:ascii="Arial" w:hAnsi="Arial" w:cs="Arial"/>
            <w:w w:val="110"/>
            <w:sz w:val="24"/>
            <w:szCs w:val="24"/>
          </w:rPr>
          <w:delText xml:space="preserve"> when those decisions are presented in a technocratic, expert-justified setting—that is, whether citizens’ preferences remain reference-point dependent even when the choice context is insulated from electoral politics</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ins w:id="906" w:author="Héctor Bahamonde" w:date="2026-08-10T19:17:00Z">
        <w:r w:rsidR="00A56B0D" w:rsidRPr="008372F6">
          <w:rPr>
            <w:rFonts w:ascii="Arial" w:hAnsi="Arial" w:cs="Arial"/>
            <w:w w:val="110"/>
            <w:sz w:val="24"/>
            <w:szCs w:val="24"/>
          </w:rPr>
          <w:t xml:space="preserve">Using a survey experiment </w:t>
        </w:r>
      </w:ins>
      <w:del w:id="907" w:author="Héctor Bahamonde" w:date="2026-08-10T19:17:00Z">
        <w:r w:rsidRPr="008372F6" w:rsidDel="00A56B0D">
          <w:rPr>
            <w:rFonts w:ascii="Arial" w:hAnsi="Arial" w:cs="Arial"/>
            <w:w w:val="110"/>
            <w:sz w:val="24"/>
            <w:szCs w:val="24"/>
          </w:rPr>
          <w:delText xml:space="preserve">Using a population-based survey experiment </w:delText>
        </w:r>
      </w:del>
      <w:r w:rsidRPr="008372F6">
        <w:rPr>
          <w:rFonts w:ascii="Arial" w:hAnsi="Arial" w:cs="Arial"/>
          <w:w w:val="110"/>
          <w:sz w:val="24"/>
          <w:szCs w:val="24"/>
        </w:rPr>
        <w:t>embedded in the 2021 Finnish Medicines Barometer, we held constant the clinical vignette, uncertainty, and cost information</w:t>
      </w:r>
      <w:r w:rsidRPr="008372F6">
        <w:rPr>
          <w:rFonts w:ascii="Arial" w:hAnsi="Arial" w:cs="Arial"/>
          <w:spacing w:val="-4"/>
          <w:w w:val="110"/>
          <w:sz w:val="24"/>
          <w:szCs w:val="24"/>
        </w:rPr>
        <w:t xml:space="preserve"> </w:t>
      </w:r>
      <w:r w:rsidRPr="008372F6">
        <w:rPr>
          <w:rFonts w:ascii="Arial" w:hAnsi="Arial" w:cs="Arial"/>
          <w:w w:val="110"/>
          <w:sz w:val="24"/>
          <w:szCs w:val="24"/>
        </w:rPr>
        <w:t>while</w:t>
      </w:r>
      <w:r w:rsidRPr="008372F6">
        <w:rPr>
          <w:rFonts w:ascii="Arial" w:hAnsi="Arial" w:cs="Arial"/>
          <w:spacing w:val="-4"/>
          <w:w w:val="110"/>
          <w:sz w:val="24"/>
          <w:szCs w:val="24"/>
        </w:rPr>
        <w:t xml:space="preserve"> </w:t>
      </w:r>
      <w:ins w:id="908" w:author="Héctor Bahamonde" w:date="2026-09-16T11:00:00Z" w16du:dateUtc="2026-09-16T09:00:00Z">
        <w:r w:rsidR="002A45E6" w:rsidRPr="008372F6">
          <w:rPr>
            <w:rFonts w:ascii="Arial" w:hAnsi="Arial" w:cs="Arial"/>
            <w:w w:val="110"/>
            <w:sz w:val="24"/>
            <w:szCs w:val="24"/>
          </w:rPr>
          <w:t>varying the justification attached to an otherwise identical clinical vignette</w:t>
        </w:r>
      </w:ins>
      <w:del w:id="909" w:author="Héctor Bahamonde" w:date="2026-09-16T11:00:00Z" w16du:dateUtc="2026-09-16T09:00:00Z">
        <w:r w:rsidRPr="008372F6" w:rsidDel="002A45E6">
          <w:rPr>
            <w:rFonts w:ascii="Arial" w:hAnsi="Arial" w:cs="Arial"/>
            <w:w w:val="110"/>
            <w:sz w:val="24"/>
            <w:szCs w:val="24"/>
          </w:rPr>
          <w:delText>varying</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only</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the</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interpretive</w:delText>
        </w:r>
        <w:r w:rsidRPr="008372F6" w:rsidDel="002A45E6">
          <w:rPr>
            <w:rFonts w:ascii="Arial" w:hAnsi="Arial" w:cs="Arial"/>
            <w:spacing w:val="-3"/>
            <w:w w:val="110"/>
            <w:sz w:val="24"/>
            <w:szCs w:val="24"/>
          </w:rPr>
          <w:delText xml:space="preserve"> </w:delText>
        </w:r>
        <w:r w:rsidRPr="008372F6" w:rsidDel="002A45E6">
          <w:rPr>
            <w:rFonts w:ascii="Arial" w:hAnsi="Arial" w:cs="Arial"/>
            <w:w w:val="110"/>
            <w:sz w:val="24"/>
            <w:szCs w:val="24"/>
          </w:rPr>
          <w:delText>frame</w:delText>
        </w:r>
        <w:r w:rsidRPr="008372F6" w:rsidDel="0018100B">
          <w:rPr>
            <w:rFonts w:ascii="Arial" w:hAnsi="Arial" w:cs="Arial"/>
            <w:spacing w:val="-3"/>
            <w:w w:val="110"/>
            <w:sz w:val="24"/>
            <w:szCs w:val="24"/>
          </w:rPr>
          <w:delText xml:space="preserve"> </w:delText>
        </w:r>
        <w:r w:rsidRPr="008372F6" w:rsidDel="0018100B">
          <w:rPr>
            <w:rFonts w:ascii="Arial" w:hAnsi="Arial" w:cs="Arial"/>
            <w:w w:val="110"/>
            <w:sz w:val="24"/>
            <w:szCs w:val="24"/>
          </w:rPr>
          <w:delText>attached</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to</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an</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otherwise</w:delText>
        </w:r>
        <w:r w:rsidRPr="008372F6" w:rsidDel="0018100B">
          <w:rPr>
            <w:rFonts w:ascii="Arial" w:hAnsi="Arial" w:cs="Arial"/>
            <w:spacing w:val="-3"/>
            <w:w w:val="110"/>
            <w:sz w:val="24"/>
            <w:szCs w:val="24"/>
          </w:rPr>
          <w:delText xml:space="preserve"> </w:delText>
        </w:r>
        <w:r w:rsidRPr="008372F6" w:rsidDel="0018100B">
          <w:rPr>
            <w:rFonts w:ascii="Arial" w:hAnsi="Arial" w:cs="Arial"/>
            <w:w w:val="110"/>
            <w:sz w:val="24"/>
            <w:szCs w:val="24"/>
          </w:rPr>
          <w:delText>identical</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decision</w:delText>
        </w:r>
      </w:del>
      <w:r w:rsidRPr="008372F6">
        <w:rPr>
          <w:rFonts w:ascii="Arial" w:hAnsi="Arial" w:cs="Arial"/>
          <w:w w:val="110"/>
          <w:sz w:val="24"/>
          <w:szCs w:val="24"/>
        </w:rPr>
        <w:t xml:space="preserve">. </w:t>
      </w:r>
      <w:ins w:id="910" w:author="Héctor Bahamonde" w:date="2026-09-16T12:00:00Z" w16du:dateUtc="2026-09-16T10:00:00Z">
        <w:r w:rsidR="00DE1856" w:rsidRPr="008372F6">
          <w:rPr>
            <w:rFonts w:ascii="Arial" w:hAnsi="Arial" w:cs="Arial"/>
            <w:sz w:val="24"/>
            <w:szCs w:val="24"/>
          </w:rPr>
          <w:t>The results indicate substantial framing effects, although the different considerations foregrounded—limited alternatives versus opportunity costs—caution against attributing the treatment contrast exclusively to prospect theory</w:t>
        </w:r>
      </w:ins>
      <w:del w:id="911" w:author="Héctor Bahamonde" w:date="2026-09-16T12:00:00Z" w16du:dateUtc="2026-09-16T10:00:00Z">
        <w:r w:rsidRPr="008372F6" w:rsidDel="00DE1856">
          <w:rPr>
            <w:rFonts w:ascii="Arial" w:hAnsi="Arial" w:cs="Arial"/>
            <w:w w:val="110"/>
            <w:sz w:val="24"/>
            <w:szCs w:val="24"/>
          </w:rPr>
          <w:delText>The results indicate substantial and systematic framing effects</w:delText>
        </w:r>
      </w:del>
      <w:r w:rsidRPr="008372F6">
        <w:rPr>
          <w:rFonts w:ascii="Arial" w:hAnsi="Arial" w:cs="Arial"/>
          <w:w w:val="110"/>
          <w:sz w:val="24"/>
          <w:szCs w:val="24"/>
        </w:rPr>
        <w:t xml:space="preserve">. </w:t>
      </w:r>
      <w:ins w:id="912" w:author="Héctor Bahamonde" w:date="2026-09-18T15:23:00Z" w16du:dateUtc="2026-09-18T13:23:00Z">
        <w:r w:rsidR="001E26C0" w:rsidRPr="001E26C0">
          <w:rPr>
            <w:rFonts w:ascii="Arial" w:hAnsi="Arial" w:cs="Arial"/>
            <w:w w:val="110"/>
            <w:sz w:val="24"/>
            <w:szCs w:val="24"/>
          </w:rPr>
          <w:t>Relative to the control condition, the loss (rule-of-rescue) frame shifts respondents toward unconditional public funding and away from outright rejection, whereas the gains (health maximization) frame shifts support from unconditional to conditional funding</w:t>
        </w:r>
      </w:ins>
      <w:del w:id="913" w:author="Héctor Bahamonde" w:date="2026-09-18T15:23:00Z" w16du:dateUtc="2026-09-18T13:23:00Z">
        <w:r w:rsidRPr="008372F6" w:rsidDel="001E26C0">
          <w:rPr>
            <w:rFonts w:ascii="Arial" w:hAnsi="Arial" w:cs="Arial"/>
            <w:w w:val="110"/>
            <w:sz w:val="24"/>
            <w:szCs w:val="24"/>
          </w:rPr>
          <w:delText xml:space="preserve">Relative to the control condition, </w:delText>
        </w:r>
        <w:r w:rsidRPr="008372F6" w:rsidDel="001E26C0">
          <w:rPr>
            <w:rFonts w:ascii="Arial" w:hAnsi="Arial" w:cs="Arial"/>
            <w:sz w:val="24"/>
            <w:szCs w:val="24"/>
          </w:rPr>
          <w:delText>the loss (rule-of-rescue) frame shifts respondents toward unconditional public funding and away from outright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rejection,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whereas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the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gains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(health</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maximi</w:delText>
        </w:r>
      </w:del>
      <w:ins w:id="914" w:author="Microsoft Office User" w:date="2026-09-11T13:14:00Z">
        <w:del w:id="915" w:author="Héctor Bahamonde" w:date="2026-09-18T15:23:00Z" w16du:dateUtc="2026-09-18T13:23:00Z">
          <w:r w:rsidR="00BF5770" w:rsidRPr="008372F6" w:rsidDel="001E26C0">
            <w:rPr>
              <w:rFonts w:ascii="Arial" w:hAnsi="Arial" w:cs="Arial"/>
              <w:sz w:val="24"/>
              <w:szCs w:val="24"/>
            </w:rPr>
            <w:delText>z</w:delText>
          </w:r>
        </w:del>
      </w:ins>
      <w:del w:id="916" w:author="Héctor Bahamonde" w:date="2026-09-18T15:23:00Z" w16du:dateUtc="2026-09-18T13:23:00Z">
        <w:r w:rsidRPr="008372F6" w:rsidDel="001E26C0">
          <w:rPr>
            <w:rFonts w:ascii="Arial" w:hAnsi="Arial" w:cs="Arial"/>
            <w:sz w:val="24"/>
            <w:szCs w:val="24"/>
          </w:rPr>
          <w:delText>sation)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frame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increases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support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for</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 xml:space="preserve">conditionality </w:delText>
        </w:r>
        <w:r w:rsidRPr="008372F6" w:rsidDel="001E26C0">
          <w:rPr>
            <w:rFonts w:ascii="Arial" w:hAnsi="Arial" w:cs="Arial"/>
            <w:w w:val="110"/>
            <w:sz w:val="24"/>
            <w:szCs w:val="24"/>
          </w:rPr>
          <w:delText>and rejection</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Randomization performed as intended,</w:t>
      </w:r>
      <w:r w:rsidRPr="008372F6">
        <w:rPr>
          <w:rFonts w:ascii="Arial" w:hAnsi="Arial" w:cs="Arial"/>
          <w:spacing w:val="29"/>
          <w:w w:val="110"/>
          <w:sz w:val="24"/>
          <w:szCs w:val="24"/>
        </w:rPr>
        <w:t xml:space="preserve"> </w:t>
      </w:r>
      <w:r w:rsidRPr="008372F6">
        <w:rPr>
          <w:rFonts w:ascii="Arial" w:hAnsi="Arial" w:cs="Arial"/>
          <w:w w:val="110"/>
          <w:sz w:val="24"/>
          <w:szCs w:val="24"/>
        </w:rPr>
        <w:t>and model-based predicted probabilities</w:t>
      </w:r>
      <w:r w:rsidR="00914815" w:rsidRPr="008372F6">
        <w:rPr>
          <w:rFonts w:ascii="Arial" w:hAnsi="Arial" w:cs="Arial"/>
          <w:w w:val="110"/>
          <w:sz w:val="24"/>
          <w:szCs w:val="24"/>
        </w:rPr>
        <w:t xml:space="preserve"> </w:t>
      </w:r>
      <w:r w:rsidRPr="008372F6">
        <w:rPr>
          <w:rFonts w:ascii="Arial" w:hAnsi="Arial" w:cs="Arial"/>
          <w:w w:val="105"/>
          <w:sz w:val="24"/>
          <w:szCs w:val="24"/>
        </w:rPr>
        <w:t>provide a substantively interpretable account of how frames redistribute support across policy options.</w:t>
      </w:r>
      <w:ins w:id="917" w:author="Héctor Bahamonde" w:date="2026-08-06T15:18:00Z">
        <w:r w:rsidR="00AF583C" w:rsidRPr="008372F6">
          <w:rPr>
            <w:rFonts w:ascii="Arial" w:hAnsi="Arial" w:cs="Arial"/>
            <w:w w:val="105"/>
            <w:sz w:val="24"/>
            <w:szCs w:val="24"/>
          </w:rPr>
          <w:t xml:space="preserve"> </w:t>
        </w:r>
      </w:ins>
      <w:ins w:id="918" w:author="Héctor Bahamonde" w:date="2026-08-06T15:32:00Z">
        <w:r w:rsidR="00DC4AC2" w:rsidRPr="008372F6">
          <w:rPr>
            <w:rFonts w:ascii="Arial" w:hAnsi="Arial" w:cs="Arial"/>
            <w:w w:val="105"/>
            <w:sz w:val="24"/>
            <w:szCs w:val="24"/>
          </w:rPr>
          <w:t>Both frames increased “I don’t know” responses, a substantive pattern consistent with lower response confidence rather than unusable data (Graham 2021). This may reflect the additional complexity introduced by the framing information</w:t>
        </w:r>
      </w:ins>
      <w:ins w:id="919" w:author="Microsoft Office User" w:date="2026-09-11T15:03:00Z">
        <w:r w:rsidR="00311AF7" w:rsidRPr="008372F6">
          <w:rPr>
            <w:rFonts w:ascii="Arial" w:hAnsi="Arial" w:cs="Arial"/>
            <w:w w:val="105"/>
            <w:sz w:val="24"/>
            <w:szCs w:val="24"/>
          </w:rPr>
          <w:t>. Thus,</w:t>
        </w:r>
      </w:ins>
      <w:commentRangeStart w:id="920"/>
      <w:commentRangeStart w:id="921"/>
      <w:commentRangeStart w:id="922"/>
      <w:commentRangeStart w:id="923"/>
      <w:ins w:id="924" w:author="Héctor Bahamonde" w:date="2026-08-06T15:32:00Z">
        <w:del w:id="925" w:author="Microsoft Office User" w:date="2026-09-11T15:03:00Z">
          <w:r w:rsidR="00DC4AC2" w:rsidRPr="008372F6" w:rsidDel="00311AF7">
            <w:rPr>
              <w:rFonts w:ascii="Arial" w:hAnsi="Arial" w:cs="Arial"/>
              <w:w w:val="105"/>
              <w:sz w:val="24"/>
              <w:szCs w:val="24"/>
            </w:rPr>
            <w:delText>;</w:delText>
          </w:r>
        </w:del>
        <w:r w:rsidR="00DC4AC2" w:rsidRPr="008372F6">
          <w:rPr>
            <w:rFonts w:ascii="Arial" w:hAnsi="Arial" w:cs="Arial"/>
            <w:w w:val="105"/>
            <w:sz w:val="24"/>
            <w:szCs w:val="24"/>
          </w:rPr>
          <w:t xml:space="preserve"> future research should test this mechanism using length-</w:t>
        </w:r>
        <w:r w:rsidR="00DC4AC2" w:rsidRPr="008372F6">
          <w:rPr>
            <w:rFonts w:ascii="Arial" w:hAnsi="Arial" w:cs="Arial"/>
            <w:w w:val="105"/>
            <w:sz w:val="24"/>
            <w:szCs w:val="24"/>
          </w:rPr>
          <w:lastRenderedPageBreak/>
          <w:t>matched conditions and direct measures of response confidence</w:t>
        </w:r>
      </w:ins>
      <w:commentRangeEnd w:id="920"/>
      <w:r w:rsidR="00012835" w:rsidRPr="008372F6">
        <w:rPr>
          <w:rStyle w:val="CommentReference"/>
          <w:rFonts w:ascii="Arial" w:hAnsi="Arial" w:cs="Arial"/>
          <w:w w:val="105"/>
          <w:sz w:val="24"/>
          <w:szCs w:val="24"/>
        </w:rPr>
        <w:commentReference w:id="920"/>
      </w:r>
      <w:commentRangeEnd w:id="921"/>
      <w:r w:rsidR="0010630B" w:rsidRPr="008372F6">
        <w:rPr>
          <w:rStyle w:val="CommentReference"/>
          <w:rFonts w:ascii="Arial" w:hAnsi="Arial" w:cs="Arial"/>
          <w:w w:val="105"/>
          <w:sz w:val="24"/>
          <w:szCs w:val="24"/>
        </w:rPr>
        <w:commentReference w:id="921"/>
      </w:r>
      <w:commentRangeEnd w:id="922"/>
      <w:r w:rsidR="00311AF7" w:rsidRPr="008372F6">
        <w:rPr>
          <w:rStyle w:val="CommentReference"/>
          <w:rFonts w:ascii="Arial" w:hAnsi="Arial" w:cs="Arial"/>
          <w:w w:val="105"/>
          <w:sz w:val="24"/>
          <w:szCs w:val="24"/>
        </w:rPr>
        <w:commentReference w:id="922"/>
      </w:r>
      <w:commentRangeEnd w:id="923"/>
      <w:r w:rsidR="000F61A9" w:rsidRPr="008372F6">
        <w:rPr>
          <w:rStyle w:val="CommentReference"/>
          <w:rFonts w:ascii="Arial" w:hAnsi="Arial" w:cs="Arial"/>
          <w:w w:val="105"/>
          <w:sz w:val="24"/>
          <w:szCs w:val="24"/>
        </w:rPr>
        <w:commentReference w:id="923"/>
      </w:r>
      <w:ins w:id="926" w:author="Héctor Bahamonde" w:date="2026-08-06T15:32:00Z">
        <w:r w:rsidR="00DC4AC2" w:rsidRPr="008372F6">
          <w:rPr>
            <w:rFonts w:ascii="Arial" w:hAnsi="Arial" w:cs="Arial"/>
            <w:w w:val="105"/>
            <w:sz w:val="24"/>
            <w:szCs w:val="24"/>
          </w:rPr>
          <w:t>.</w:t>
        </w:r>
      </w:ins>
    </w:p>
    <w:p w14:paraId="5E32E1CA" w14:textId="38CE8EA9" w:rsidR="005D491A" w:rsidRPr="008372F6" w:rsidRDefault="000A08AF" w:rsidP="008372F6">
      <w:pPr>
        <w:pStyle w:val="BodyText"/>
        <w:spacing w:before="120" w:after="120" w:line="360" w:lineRule="auto"/>
        <w:jc w:val="both"/>
        <w:rPr>
          <w:rFonts w:ascii="Arial" w:hAnsi="Arial" w:cs="Arial"/>
          <w:sz w:val="24"/>
          <w:szCs w:val="24"/>
        </w:rPr>
      </w:pPr>
      <w:ins w:id="927" w:author="Héctor Bahamonde" w:date="2026-09-16T10:55:00Z" w16du:dateUtc="2026-09-16T08:55:00Z">
        <w:r w:rsidRPr="008372F6">
          <w:rPr>
            <w:rFonts w:ascii="Arial" w:hAnsi="Arial" w:cs="Arial"/>
            <w:sz w:val="24"/>
            <w:szCs w:val="24"/>
          </w:rPr>
          <w:t>These findings show that experimentally varied justifications shift stated funding preferences within Finland’s institutionally delegated reimbursement setting. They are compatible with a reference-dependent account of public interpretation, but they do not show that respondents actually construed the treatments as losses, gains, or rescue obligations</w:t>
        </w:r>
      </w:ins>
      <w:commentRangeStart w:id="928"/>
      <w:commentRangeStart w:id="929"/>
      <w:ins w:id="930" w:author="Héctor Bahamonde" w:date="2026-08-10T19:44:00Z">
        <w:r w:rsidR="0005305F" w:rsidRPr="008372F6">
          <w:rPr>
            <w:rFonts w:ascii="Arial" w:hAnsi="Arial" w:cs="Arial"/>
            <w:w w:val="105"/>
            <w:sz w:val="24"/>
            <w:szCs w:val="24"/>
          </w:rPr>
          <w:t>.</w:t>
        </w:r>
      </w:ins>
      <w:del w:id="931" w:author="Héctor Bahamonde" w:date="2026-08-10T19:44:00Z">
        <w:r w:rsidR="0005305F" w:rsidRPr="008372F6" w:rsidDel="0005305F">
          <w:rPr>
            <w:rFonts w:ascii="Arial" w:hAnsi="Arial" w:cs="Arial"/>
            <w:w w:val="105"/>
            <w:sz w:val="24"/>
            <w:szCs w:val="24"/>
          </w:rPr>
          <w:delText>These findings support our theoretical claim that technocratic delegation does not neutralize framing effects because framing operates through cognitive evaluation and public interpretation</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rather than through formal responsibility:</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even when decisions are presented in technical language and without identifiable patient narratives, citizens’ judgments remain elastic to how the distributive trade-off is framed, so contestation lies in interpretive processes (how decisions are explained and which reference points are made salient).</w:delText>
        </w:r>
      </w:del>
      <w:r w:rsidR="0005305F" w:rsidRPr="008372F6">
        <w:rPr>
          <w:rFonts w:ascii="Arial" w:hAnsi="Arial" w:cs="Arial"/>
          <w:spacing w:val="40"/>
          <w:w w:val="105"/>
          <w:sz w:val="24"/>
          <w:szCs w:val="24"/>
        </w:rPr>
        <w:t xml:space="preserve"> </w:t>
      </w:r>
      <w:ins w:id="932" w:author="Héctor Bahamonde" w:date="2026-09-18T13:30:00Z" w16du:dateUtc="2026-09-18T11:30:00Z">
        <w:r w:rsidR="00C52AF8" w:rsidRPr="00C52AF8">
          <w:rPr>
            <w:rFonts w:ascii="Arial" w:hAnsi="Arial" w:cs="Arial"/>
            <w:w w:val="105"/>
            <w:sz w:val="24"/>
            <w:szCs w:val="24"/>
          </w:rPr>
          <w:t>The findings underscore communication’s importance in delegated governance and debates over expert authority (Eriksen 2020; Gaus et al. 2020; Langvatn and Holst 2022), without assessing legitimacy, accountability, or organized-actor influence.</w:t>
        </w:r>
      </w:ins>
      <w:del w:id="933" w:author="Héctor Bahamonde" w:date="2026-09-16T14:36:00Z" w16du:dateUtc="2026-09-16T12:36:00Z">
        <w:r w:rsidR="0005305F" w:rsidRPr="008372F6" w:rsidDel="00F84A19">
          <w:rPr>
            <w:rFonts w:ascii="Arial" w:hAnsi="Arial" w:cs="Arial"/>
            <w:w w:val="105"/>
            <w:sz w:val="24"/>
            <w:szCs w:val="24"/>
          </w:rPr>
          <w:delText>The implications extend to democratic theory, where tensions between expertise and popular sovereignty have long been recognized (Gaus</w:delText>
        </w:r>
      </w:del>
      <w:ins w:id="934" w:author="Microsoft Office User" w:date="2026-09-11T15:00:00Z">
        <w:del w:id="935" w:author="Héctor Bahamonde" w:date="2026-09-16T14:36:00Z" w16du:dateUtc="2026-09-16T12:36:00Z">
          <w:r w:rsidR="00311AF7" w:rsidRPr="008372F6" w:rsidDel="00F84A19">
            <w:rPr>
              <w:rFonts w:ascii="Arial" w:hAnsi="Arial" w:cs="Arial"/>
              <w:w w:val="105"/>
              <w:sz w:val="24"/>
              <w:szCs w:val="24"/>
            </w:rPr>
            <w:delText xml:space="preserve"> et</w:delText>
          </w:r>
        </w:del>
      </w:ins>
      <w:ins w:id="936" w:author="Microsoft Office User" w:date="2026-09-11T15:01:00Z">
        <w:del w:id="937" w:author="Héctor Bahamonde" w:date="2026-09-16T14:36:00Z" w16du:dateUtc="2026-09-16T12:36:00Z">
          <w:r w:rsidR="00311AF7" w:rsidRPr="008372F6" w:rsidDel="00F84A19">
            <w:rPr>
              <w:rFonts w:ascii="Arial" w:hAnsi="Arial" w:cs="Arial"/>
              <w:w w:val="105"/>
              <w:sz w:val="24"/>
              <w:szCs w:val="24"/>
            </w:rPr>
            <w:delText xml:space="preserve"> al.</w:delText>
          </w:r>
        </w:del>
      </w:ins>
      <w:del w:id="938" w:author="Héctor Bahamonde" w:date="2026-09-16T14:36:00Z" w16du:dateUtc="2026-09-16T12:36:00Z">
        <w:r w:rsidR="0005305F" w:rsidRPr="008372F6" w:rsidDel="00F84A19">
          <w:rPr>
            <w:rFonts w:ascii="Arial" w:hAnsi="Arial" w:cs="Arial"/>
            <w:w w:val="105"/>
            <w:sz w:val="24"/>
            <w:szCs w:val="24"/>
          </w:rPr>
          <w:delText>, Landwehr,</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 xml:space="preserve">and Schmalz-Bruns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"_bookmark47"</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although delegation is often defended as a means of depoliticizing contentious distributive decisions by placing them in the hands of insulated experts, an alternative perspective suggests that insulation relocates politics from formal arenas of electoral accountability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to</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informal</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arenas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of</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interpretation.</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Our</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results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align</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with</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this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view</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by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indicating</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that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even modest variations in framing generate meaningful shifts in support.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Institutional insulation therefore displace</w:delText>
        </w:r>
      </w:del>
      <w:del w:id="939" w:author="Héctor Bahamonde" w:date="2026-08-10T19:46:00Z">
        <w:r w:rsidR="0005305F" w:rsidRPr="008372F6" w:rsidDel="0005305F">
          <w:rPr>
            <w:rFonts w:ascii="Arial" w:hAnsi="Arial" w:cs="Arial"/>
            <w:w w:val="105"/>
            <w:sz w:val="24"/>
            <w:szCs w:val="24"/>
          </w:rPr>
          <w:delText>s</w:delText>
        </w:r>
      </w:del>
      <w:del w:id="940" w:author="Héctor Bahamonde" w:date="2026-09-16T14:36:00Z" w16du:dateUtc="2026-09-16T12:36:00Z">
        <w:r w:rsidR="0005305F" w:rsidRPr="008372F6" w:rsidDel="00F84A19">
          <w:rPr>
            <w:rFonts w:ascii="Arial" w:hAnsi="Arial" w:cs="Arial"/>
            <w:w w:val="105"/>
            <w:sz w:val="24"/>
            <w:szCs w:val="24"/>
          </w:rPr>
          <w:delText xml:space="preserve"> contestation to the communicative domain, where asymmetries in expertise and resources may advantage organized actors over dispersed publics (Langvatn and Holst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"_bookmark68"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2022;</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This dynamic also intersects with scholarship on expert decision-making in contested policy areas, where governance research emphasizes the importance of “political literacy”—recognition that technically justified decisions inevitably embed normative judgments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 xml:space="preserve">political literacy does not imply partisanship but awareness that regulation frames problems and relies on contestable interpretive concepts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In healthcare, where funding decisions necessarily reflect judgments about risk, fairness, and distributive priorities, our findings suggest that expert agencies cannot rely on claims of neutrality alone because legitimacy depends in part on explaining the value commitments implicit in technical reasoning.</w:delText>
        </w:r>
        <w:commentRangeEnd w:id="928"/>
        <w:r w:rsidRPr="008372F6" w:rsidDel="00F84A19">
          <w:rPr>
            <w:rStyle w:val="CommentReference"/>
            <w:rFonts w:ascii="Arial" w:hAnsi="Arial" w:cs="Arial"/>
            <w:sz w:val="24"/>
            <w:szCs w:val="24"/>
          </w:rPr>
          <w:commentReference w:id="928"/>
        </w:r>
      </w:del>
      <w:commentRangeEnd w:id="929"/>
      <w:r w:rsidR="00C52AF8" w:rsidRPr="008372F6">
        <w:rPr>
          <w:rStyle w:val="CommentReference"/>
          <w:rFonts w:ascii="Arial" w:hAnsi="Arial" w:cs="Arial"/>
          <w:sz w:val="24"/>
          <w:szCs w:val="24"/>
        </w:rPr>
        <w:commentReference w:id="929"/>
      </w:r>
    </w:p>
    <w:p w14:paraId="610CE5BC" w14:textId="7D8BED25"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 xml:space="preserve">Our findings </w:t>
      </w:r>
      <w:del w:id="941" w:author="Katri Aaltonen" w:date="2026-08-23T11:20:00Z">
        <w:r w:rsidRPr="008372F6" w:rsidDel="005745CF">
          <w:rPr>
            <w:rFonts w:ascii="Arial" w:hAnsi="Arial" w:cs="Arial"/>
            <w:w w:val="110"/>
            <w:sz w:val="24"/>
            <w:szCs w:val="24"/>
          </w:rPr>
          <w:delText xml:space="preserve">also </w:delText>
        </w:r>
      </w:del>
      <w:r w:rsidRPr="008372F6">
        <w:rPr>
          <w:rFonts w:ascii="Arial" w:hAnsi="Arial" w:cs="Arial"/>
          <w:w w:val="110"/>
          <w:sz w:val="24"/>
          <w:szCs w:val="24"/>
        </w:rPr>
        <w:t>speak to debates about whether, and to what extent, commonly used priori</w:t>
      </w:r>
      <w:del w:id="942" w:author="Microsoft Office User" w:date="2026-09-11T13:13:00Z">
        <w:r w:rsidRPr="008372F6" w:rsidDel="00BF5770">
          <w:rPr>
            <w:rFonts w:ascii="Arial" w:hAnsi="Arial" w:cs="Arial"/>
            <w:w w:val="110"/>
            <w:sz w:val="24"/>
            <w:szCs w:val="24"/>
          </w:rPr>
          <w:delText>-</w:delText>
        </w:r>
      </w:del>
      <w:r w:rsidRPr="008372F6">
        <w:rPr>
          <w:rFonts w:ascii="Arial" w:hAnsi="Arial" w:cs="Arial"/>
          <w:w w:val="110"/>
          <w:sz w:val="24"/>
          <w:szCs w:val="24"/>
        </w:rPr>
        <w:t>ti</w:t>
      </w:r>
      <w:ins w:id="943" w:author="Microsoft Office User" w:date="2026-09-11T13:13:00Z">
        <w:r w:rsidR="00BF5770" w:rsidRPr="008372F6">
          <w:rPr>
            <w:rFonts w:ascii="Arial" w:hAnsi="Arial" w:cs="Arial"/>
            <w:w w:val="110"/>
            <w:sz w:val="24"/>
            <w:szCs w:val="24"/>
          </w:rPr>
          <w:t>z</w:t>
        </w:r>
      </w:ins>
      <w:del w:id="944" w:author="Microsoft Office User" w:date="2026-09-11T13:13:00Z">
        <w:r w:rsidRPr="008372F6" w:rsidDel="00BF5770">
          <w:rPr>
            <w:rFonts w:ascii="Arial" w:hAnsi="Arial" w:cs="Arial"/>
            <w:w w:val="110"/>
            <w:sz w:val="24"/>
            <w:szCs w:val="24"/>
          </w:rPr>
          <w:delText>s</w:delText>
        </w:r>
      </w:del>
      <w:r w:rsidRPr="008372F6">
        <w:rPr>
          <w:rFonts w:ascii="Arial" w:hAnsi="Arial" w:cs="Arial"/>
          <w:w w:val="110"/>
          <w:sz w:val="24"/>
          <w:szCs w:val="24"/>
        </w:rPr>
        <w:t xml:space="preserve">ation criteria align with mass preferences, and how far public preferences </w:t>
      </w:r>
      <w:del w:id="945" w:author="Héctor Bahamonde" w:date="2026-09-16T14:39:00Z" w16du:dateUtc="2026-09-16T12: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r w:rsidRPr="008372F6">
        <w:rPr>
          <w:rFonts w:ascii="Arial" w:hAnsi="Arial" w:cs="Arial"/>
          <w:w w:val="110"/>
          <w:sz w:val="24"/>
          <w:szCs w:val="24"/>
        </w:rPr>
        <w:t>in turn guide prioriti</w:t>
      </w:r>
      <w:ins w:id="946" w:author="Microsoft Office User" w:date="2026-09-11T13:13:00Z">
        <w:r w:rsidR="00BF5770" w:rsidRPr="008372F6">
          <w:rPr>
            <w:rFonts w:ascii="Arial" w:hAnsi="Arial" w:cs="Arial"/>
            <w:w w:val="110"/>
            <w:sz w:val="24"/>
            <w:szCs w:val="24"/>
          </w:rPr>
          <w:t>z</w:t>
        </w:r>
      </w:ins>
      <w:del w:id="947" w:author="Microsoft Office User" w:date="2026-09-11T13:13:00Z">
        <w:r w:rsidRPr="008372F6" w:rsidDel="00BF5770">
          <w:rPr>
            <w:rFonts w:ascii="Arial" w:hAnsi="Arial" w:cs="Arial"/>
            <w:w w:val="110"/>
            <w:sz w:val="24"/>
            <w:szCs w:val="24"/>
          </w:rPr>
          <w:delText>s</w:delText>
        </w:r>
      </w:del>
      <w:r w:rsidRPr="008372F6">
        <w:rPr>
          <w:rFonts w:ascii="Arial" w:hAnsi="Arial" w:cs="Arial"/>
          <w:w w:val="110"/>
          <w:sz w:val="24"/>
          <w:szCs w:val="24"/>
        </w:rPr>
        <w:t>ation decisions.</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(Exel</w:t>
      </w:r>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r w:rsidRPr="008372F6">
        <w:rPr>
          <w:rFonts w:ascii="Arial" w:hAnsi="Arial" w:cs="Arial"/>
          <w:w w:val="110"/>
          <w:sz w:val="24"/>
          <w:szCs w:val="24"/>
        </w:rPr>
        <w:t>align</w:t>
      </w:r>
      <w:r w:rsidRPr="008372F6">
        <w:rPr>
          <w:rFonts w:ascii="Arial" w:hAnsi="Arial" w:cs="Arial"/>
          <w:spacing w:val="-1"/>
          <w:w w:val="110"/>
          <w:sz w:val="24"/>
          <w:szCs w:val="24"/>
        </w:rPr>
        <w:t xml:space="preserve"> </w:t>
      </w:r>
      <w:r w:rsidRPr="008372F6">
        <w:rPr>
          <w:rFonts w:ascii="Arial" w:hAnsi="Arial" w:cs="Arial"/>
          <w:w w:val="110"/>
          <w:sz w:val="24"/>
          <w:szCs w:val="24"/>
        </w:rPr>
        <w:t>with</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view</w:t>
      </w:r>
      <w:r w:rsidRPr="008372F6">
        <w:rPr>
          <w:rFonts w:ascii="Arial" w:hAnsi="Arial" w:cs="Arial"/>
          <w:spacing w:val="-1"/>
          <w:w w:val="110"/>
          <w:sz w:val="24"/>
          <w:szCs w:val="24"/>
        </w:rPr>
        <w:t xml:space="preserve"> </w:t>
      </w:r>
      <w:r w:rsidRPr="008372F6">
        <w:rPr>
          <w:rFonts w:ascii="Arial" w:hAnsi="Arial" w:cs="Arial"/>
          <w:w w:val="110"/>
          <w:sz w:val="24"/>
          <w:szCs w:val="24"/>
        </w:rPr>
        <w:t>that</w:t>
      </w:r>
      <w:r w:rsidRPr="008372F6">
        <w:rPr>
          <w:rFonts w:ascii="Arial" w:hAnsi="Arial" w:cs="Arial"/>
          <w:spacing w:val="-1"/>
          <w:w w:val="110"/>
          <w:sz w:val="24"/>
          <w:szCs w:val="24"/>
        </w:rPr>
        <w:t xml:space="preserve"> </w:t>
      </w:r>
      <w:r w:rsidRPr="008372F6">
        <w:rPr>
          <w:rFonts w:ascii="Arial" w:hAnsi="Arial" w:cs="Arial"/>
          <w:w w:val="110"/>
          <w:sz w:val="24"/>
          <w:szCs w:val="24"/>
        </w:rPr>
        <w:t>mass</w:t>
      </w:r>
      <w:r w:rsidRPr="008372F6">
        <w:rPr>
          <w:rFonts w:ascii="Arial" w:hAnsi="Arial" w:cs="Arial"/>
          <w:spacing w:val="-1"/>
          <w:w w:val="110"/>
          <w:sz w:val="24"/>
          <w:szCs w:val="24"/>
        </w:rPr>
        <w:t xml:space="preserve"> </w:t>
      </w:r>
      <w:r w:rsidRPr="008372F6">
        <w:rPr>
          <w:rFonts w:ascii="Arial" w:hAnsi="Arial" w:cs="Arial"/>
          <w:w w:val="110"/>
          <w:sz w:val="24"/>
          <w:szCs w:val="24"/>
        </w:rPr>
        <w:t>preferences</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sensitive</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framing (Desser</w:t>
      </w:r>
      <w:del w:id="948" w:author="Katri Aaltonen" w:date="2026-08-23T11:20:00Z">
        <w:r w:rsidRPr="008372F6" w:rsidDel="005745CF">
          <w:rPr>
            <w:rFonts w:ascii="Arial" w:hAnsi="Arial" w:cs="Arial"/>
            <w:w w:val="110"/>
            <w:sz w:val="24"/>
            <w:szCs w:val="24"/>
          </w:rPr>
          <w:delText>, Olsen, and Grepperud</w:delText>
        </w:r>
      </w:del>
      <w:ins w:id="949" w:author="Katri Aaltonen" w:date="2026-08-23T11:20:00Z">
        <w:r w:rsidR="005745CF" w:rsidRPr="008372F6">
          <w:rPr>
            <w:rFonts w:ascii="Arial" w:hAnsi="Arial" w:cs="Arial"/>
            <w:w w:val="110"/>
            <w:sz w:val="24"/>
            <w:szCs w:val="24"/>
          </w:rPr>
          <w:t xml:space="preserve"> et al.</w:t>
        </w:r>
      </w:ins>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ins w:id="950" w:author="Microsoft Office User" w:date="2026-09-11T13:11:00Z">
        <w:r w:rsidR="00BF5770" w:rsidRPr="008372F6">
          <w:rPr>
            <w:rFonts w:ascii="Arial" w:hAnsi="Arial" w:cs="Arial"/>
            <w:w w:val="110"/>
            <w:sz w:val="24"/>
            <w:szCs w:val="24"/>
          </w:rPr>
          <w:t xml:space="preserve"> </w:t>
        </w:r>
      </w:ins>
      <w:del w:id="951" w:author="Katri Aaltonen" w:date="2026-08-23T11:20:00Z">
        <w:r w:rsidRPr="008372F6" w:rsidDel="005745CF">
          <w:rPr>
            <w:rFonts w:ascii="Arial" w:hAnsi="Arial" w:cs="Arial"/>
            <w:w w:val="110"/>
            <w:sz w:val="24"/>
            <w:szCs w:val="24"/>
          </w:rPr>
          <w:delText>, Niemelä, and Varjonen</w:delText>
        </w:r>
      </w:del>
      <w:ins w:id="952" w:author="Katri Aaltonen" w:date="2026-08-23T11:20:00Z">
        <w:r w:rsidR="005745CF" w:rsidRPr="008372F6">
          <w:rPr>
            <w:rFonts w:ascii="Arial" w:hAnsi="Arial" w:cs="Arial"/>
            <w:w w:val="110"/>
            <w:sz w:val="24"/>
            <w:szCs w:val="24"/>
          </w:rPr>
          <w:t>et al.</w:t>
        </w:r>
      </w:ins>
      <w:r w:rsidRPr="008372F6">
        <w:rPr>
          <w:rFonts w:ascii="Arial" w:hAnsi="Arial" w:cs="Arial"/>
          <w:w w:val="110"/>
          <w:sz w:val="24"/>
          <w:szCs w:val="24"/>
        </w:rPr>
        <w:t xml:space="preserve"> </w:t>
      </w:r>
      <w:hyperlink w:anchor="_bookmark63" w:history="1">
        <w:r w:rsidR="005D491A" w:rsidRPr="008372F6">
          <w:rPr>
            <w:rFonts w:ascii="Arial" w:hAnsi="Arial" w:cs="Arial"/>
            <w:w w:val="110"/>
            <w:sz w:val="24"/>
            <w:szCs w:val="24"/>
          </w:rPr>
          <w:t>2014),</w:t>
        </w:r>
      </w:hyperlink>
      <w:r w:rsidRPr="008372F6">
        <w:rPr>
          <w:rFonts w:ascii="Arial" w:hAnsi="Arial" w:cs="Arial"/>
          <w:w w:val="110"/>
          <w:sz w:val="24"/>
          <w:szCs w:val="24"/>
        </w:rPr>
        <w:t xml:space="preserve"> which complicates the question of how they </w:t>
      </w:r>
      <w:del w:id="953" w:author="Héctor Bahamonde" w:date="2026-09-16T14:39:00Z" w16du:dateUtc="2026-09-16T12: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ins w:id="954" w:author="Héctor Bahamonde" w:date="2026-09-16T14:39:00Z" w16du:dateUtc="2026-09-16T12:39:00Z">
        <w:r w:rsidR="00873FE2" w:rsidRPr="008372F6">
          <w:rPr>
            <w:rFonts w:ascii="Arial" w:hAnsi="Arial" w:cs="Arial"/>
            <w:w w:val="110"/>
            <w:sz w:val="24"/>
            <w:szCs w:val="24"/>
          </w:rPr>
          <w:t xml:space="preserve">may </w:t>
        </w:r>
      </w:ins>
      <w:r w:rsidRPr="008372F6">
        <w:rPr>
          <w:rFonts w:ascii="Arial" w:hAnsi="Arial" w:cs="Arial"/>
          <w:w w:val="110"/>
          <w:sz w:val="24"/>
          <w:szCs w:val="24"/>
        </w:rPr>
        <w:t>guide decision-making when assessed through standard survey instruments.</w:t>
      </w:r>
    </w:p>
    <w:p w14:paraId="26BC2223" w14:textId="1C8CBC38"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ins w:id="955" w:author="Microsoft Office User" w:date="2026-09-11T13:13:00Z">
        <w:r w:rsidR="00BF5770" w:rsidRPr="008372F6">
          <w:rPr>
            <w:rFonts w:ascii="Arial" w:hAnsi="Arial" w:cs="Arial"/>
            <w:w w:val="105"/>
            <w:sz w:val="24"/>
            <w:szCs w:val="24"/>
          </w:rPr>
          <w:t>z</w:t>
        </w:r>
      </w:ins>
      <w:del w:id="956" w:author="Microsoft Office User" w:date="2026-09-11T13:13:00Z">
        <w:r w:rsidRPr="008372F6" w:rsidDel="00BF5770">
          <w:rPr>
            <w:rFonts w:ascii="Arial" w:hAnsi="Arial" w:cs="Arial"/>
            <w:w w:val="105"/>
            <w:sz w:val="24"/>
            <w:szCs w:val="24"/>
          </w:rPr>
          <w:delText>s</w:delText>
        </w:r>
      </w:del>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Zeckhauser </w:t>
      </w:r>
      <w:hyperlink w:anchor="_bookmark90" w:history="1">
        <w:r w:rsidR="009D0733" w:rsidRPr="008372F6">
          <w:rPr>
            <w:rFonts w:ascii="Arial" w:hAnsi="Arial" w:cs="Arial"/>
            <w:w w:val="105"/>
            <w:sz w:val="24"/>
            <w:szCs w:val="24"/>
          </w:rPr>
          <w:t>1988)</w:t>
        </w:r>
      </w:hyperlink>
      <w:ins w:id="957" w:author="Héctor Bahamonde" w:date="2026-09-19T11:54:00Z" w16du:dateUtc="2026-09-19T09:54:00Z">
        <w:r w:rsidR="00A2424C">
          <w:rPr>
            <w:rFonts w:ascii="Arial" w:hAnsi="Arial" w:cs="Arial"/>
            <w:sz w:val="24"/>
            <w:szCs w:val="24"/>
          </w:rPr>
          <w:t>.</w:t>
        </w:r>
      </w:ins>
    </w:p>
    <w:p w14:paraId="4DD9E018" w14:textId="6E1095D7" w:rsidR="005D491A" w:rsidRPr="008372F6" w:rsidRDefault="002D46C8" w:rsidP="008372F6">
      <w:pPr>
        <w:pStyle w:val="BodyText"/>
        <w:spacing w:before="120" w:after="120" w:line="360" w:lineRule="auto"/>
        <w:jc w:val="both"/>
        <w:rPr>
          <w:rFonts w:ascii="Arial" w:hAnsi="Arial" w:cs="Arial"/>
          <w:sz w:val="24"/>
          <w:szCs w:val="24"/>
        </w:rPr>
      </w:pPr>
      <w:ins w:id="958" w:author="Héctor Bahamonde" w:date="2026-09-16T14:29:00Z" w16du:dateUtc="2026-09-16T12:29:00Z">
        <w:r w:rsidRPr="008372F6">
          <w:rPr>
            <w:rFonts w:ascii="Arial" w:hAnsi="Arial" w:cs="Arial"/>
            <w:w w:val="105"/>
            <w:sz w:val="24"/>
            <w:szCs w:val="24"/>
          </w:rPr>
          <w:t>One possible interpretation of this modal response concerns framing dynamics identified in prior research</w:t>
        </w:r>
      </w:ins>
      <w:del w:id="959" w:author="Héctor Bahamonde" w:date="2026-09-16T14:29:00Z" w16du:dateUtc="2026-09-16T12:29:00Z">
        <w:r w:rsidRPr="008372F6" w:rsidDel="002D46C8">
          <w:rPr>
            <w:rFonts w:ascii="Arial" w:hAnsi="Arial" w:cs="Arial"/>
            <w:w w:val="105"/>
            <w:sz w:val="24"/>
            <w:szCs w:val="24"/>
          </w:rPr>
          <w:delText>This</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normative</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appeal</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of</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conditionality</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may</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reflect</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framing</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dynamics</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identified</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in</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prior</w:delText>
        </w:r>
        <w:r w:rsidRPr="008372F6" w:rsidDel="002D46C8">
          <w:rPr>
            <w:rFonts w:ascii="Arial" w:hAnsi="Arial" w:cs="Arial"/>
            <w:spacing w:val="-3"/>
            <w:w w:val="105"/>
            <w:sz w:val="24"/>
            <w:szCs w:val="24"/>
          </w:rPr>
          <w:delText xml:space="preserve"> </w:delText>
        </w:r>
        <w:r w:rsidRPr="008372F6" w:rsidDel="002D46C8">
          <w:rPr>
            <w:rFonts w:ascii="Arial" w:hAnsi="Arial" w:cs="Arial"/>
            <w:w w:val="105"/>
            <w:sz w:val="24"/>
            <w:szCs w:val="24"/>
          </w:rPr>
          <w:delText>research</w:delText>
        </w:r>
      </w:del>
      <w:r w:rsidRPr="008372F6">
        <w:rPr>
          <w:rFonts w:ascii="Arial" w:hAnsi="Arial" w:cs="Arial"/>
          <w:w w:val="105"/>
          <w:sz w:val="24"/>
          <w:szCs w:val="24"/>
        </w:rPr>
        <w:t>. Experimental evidence demonstrates that abstract frames invoking moral sentiments—such as fairness, equity, and solidarity—are substantially more effective at shaping public opinion than frames centered on factual considerations or costs (Kangas</w:t>
      </w:r>
      <w:del w:id="960" w:author="Katri Aaltonen" w:date="2026-08-23T11:21:00Z">
        <w:r w:rsidRPr="008372F6" w:rsidDel="005745CF">
          <w:rPr>
            <w:rFonts w:ascii="Arial" w:hAnsi="Arial" w:cs="Arial"/>
            <w:w w:val="105"/>
            <w:sz w:val="24"/>
            <w:szCs w:val="24"/>
          </w:rPr>
          <w:delText>, Niemelä, and Varjonen</w:delText>
        </w:r>
      </w:del>
      <w:ins w:id="961" w:author="Katri Aaltonen" w:date="2026-08-23T11:21:00Z">
        <w:r w:rsidR="005745CF" w:rsidRPr="008372F6">
          <w:rPr>
            <w:rFonts w:ascii="Arial" w:hAnsi="Arial" w:cs="Arial"/>
            <w:w w:val="105"/>
            <w:sz w:val="24"/>
            <w:szCs w:val="24"/>
          </w:rPr>
          <w:t xml:space="preserve"> et al.</w:t>
        </w:r>
      </w:ins>
      <w:r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w:t>
      </w:r>
      <w:r w:rsidRPr="008372F6">
        <w:rPr>
          <w:rFonts w:ascii="Arial" w:hAnsi="Arial" w:cs="Arial"/>
          <w:w w:val="105"/>
          <w:sz w:val="24"/>
          <w:szCs w:val="24"/>
        </w:rPr>
        <w:lastRenderedPageBreak/>
        <w:t xml:space="preserve">moral principles than on precise factual statements (Cox and Béland </w:t>
      </w:r>
      <w:hyperlink w:anchor="_bookmark31"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ins w:id="962" w:author="Héctor Bahamonde" w:date="2026-09-19T11:35:00Z" w16du:dateUtc="2026-09-19T09:35:00Z">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ins>
      <w:ins w:id="963" w:author="Héctor Bahamonde" w:date="2026-09-16T14:30:00Z" w16du:dateUtc="2026-09-16T12:30:00Z">
        <w:r w:rsidR="00396273" w:rsidRPr="008372F6">
          <w:rPr>
            <w:rFonts w:ascii="Arial" w:hAnsi="Arial" w:cs="Arial"/>
            <w:w w:val="105"/>
            <w:sz w:val="24"/>
            <w:szCs w:val="24"/>
          </w:rPr>
          <w:t xml:space="preserve">. More broadly, institutional contexts and policy designs may shape legitimacy judgments </w:t>
        </w:r>
      </w:ins>
      <w:ins w:id="964" w:author="Héctor Bahamonde" w:date="2026-09-18T10:55:00Z" w16du:dateUtc="2026-09-18T08:55:00Z">
        <w:r w:rsidR="00834E31" w:rsidRPr="00834E31">
          <w:rPr>
            <w:rFonts w:ascii="Arial" w:hAnsi="Arial" w:cs="Arial"/>
            <w:w w:val="105"/>
            <w:sz w:val="24"/>
            <w:szCs w:val="24"/>
          </w:rPr>
          <w:t>(Svallfors 1997; Lindh 2015)</w:t>
        </w:r>
      </w:ins>
      <w:ins w:id="965" w:author="Héctor Bahamonde" w:date="2026-09-16T14:30:00Z" w16du:dateUtc="2026-09-16T12:30:00Z">
        <w:r w:rsidR="00396273" w:rsidRPr="008372F6">
          <w:rPr>
            <w:rFonts w:ascii="Arial" w:hAnsi="Arial" w:cs="Arial"/>
            <w:w w:val="105"/>
            <w:sz w:val="24"/>
            <w:szCs w:val="24"/>
          </w:rPr>
          <w:t>; future studies should use follow-up items to distinguish the motivations underlying conditional choices.</w:t>
        </w:r>
      </w:ins>
      <w:del w:id="966" w:author="Héctor Bahamonde" w:date="2026-09-16T14:30:00Z" w16du:dateUtc="2026-09-16T12:30:00Z">
        <w:r w:rsidRPr="008372F6" w:rsidDel="00396273">
          <w:rPr>
            <w:rFonts w:ascii="Arial" w:hAnsi="Arial" w:cs="Arial"/>
            <w:w w:val="105"/>
            <w:sz w:val="24"/>
            <w:szCs w:val="24"/>
          </w:rPr>
          <w:delText>Conditional public funding can be framed to invoke these</w:delText>
        </w:r>
        <w:r w:rsidRPr="008372F6" w:rsidDel="00396273">
          <w:rPr>
            <w:rFonts w:ascii="Arial" w:hAnsi="Arial" w:cs="Arial"/>
            <w:spacing w:val="80"/>
            <w:w w:val="105"/>
            <w:sz w:val="24"/>
            <w:szCs w:val="24"/>
          </w:rPr>
          <w:delText xml:space="preserve"> </w:delText>
        </w:r>
        <w:r w:rsidRPr="008372F6" w:rsidDel="00396273">
          <w:rPr>
            <w:rFonts w:ascii="Arial" w:hAnsi="Arial" w:cs="Arial"/>
            <w:w w:val="105"/>
            <w:sz w:val="24"/>
            <w:szCs w:val="24"/>
          </w:rPr>
          <w:delText>higher-valence moral sentiments while simultaneously addressing fiscal constraints, thereby creating</w:delText>
        </w:r>
        <w:r w:rsidR="009D0733" w:rsidRPr="008372F6" w:rsidDel="00396273">
          <w:rPr>
            <w:rFonts w:ascii="Arial" w:hAnsi="Arial" w:cs="Arial"/>
            <w:w w:val="105"/>
            <w:sz w:val="24"/>
            <w:szCs w:val="24"/>
          </w:rPr>
          <w:delText xml:space="preserve"> </w:delText>
        </w:r>
        <w:r w:rsidRPr="008372F6" w:rsidDel="00396273">
          <w:rPr>
            <w:rFonts w:ascii="Arial" w:hAnsi="Arial" w:cs="Arial"/>
            <w:w w:val="105"/>
            <w:sz w:val="24"/>
            <w:szCs w:val="24"/>
          </w:rPr>
          <w:delText>an intellectually and emotionally compelling middle position. Beyond framing effects, institutional feedback mechanisms may further entrench conditional arrangements as normatively appropriate. C</w:delText>
        </w:r>
      </w:del>
      <w:ins w:id="967" w:author="Katri Aaltonen" w:date="2026-08-23T11:23:00Z">
        <w:del w:id="968" w:author="Héctor Bahamonde" w:date="2026-09-16T14:30:00Z" w16du:dateUtc="2026-09-16T12:30:00Z">
          <w:r w:rsidR="005745CF" w:rsidRPr="008372F6" w:rsidDel="00396273">
            <w:rPr>
              <w:rFonts w:ascii="Arial" w:hAnsi="Arial" w:cs="Arial"/>
              <w:w w:val="105"/>
              <w:sz w:val="24"/>
              <w:szCs w:val="24"/>
            </w:rPr>
            <w:delText>c</w:delText>
          </w:r>
        </w:del>
      </w:ins>
      <w:del w:id="969" w:author="Héctor Bahamonde" w:date="2026-09-16T14:30:00Z" w16du:dateUtc="2026-09-16T12:30:00Z">
        <w:r w:rsidRPr="008372F6" w:rsidDel="00396273">
          <w:rPr>
            <w:rFonts w:ascii="Arial" w:hAnsi="Arial" w:cs="Arial"/>
            <w:w w:val="105"/>
            <w:sz w:val="24"/>
            <w:szCs w:val="24"/>
          </w:rPr>
          <w:delText xml:space="preserve">itizens’ normative beliefs about policy legitimacy are shaped by the institutional contexts and existing policy designs they experience (Lindh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"_bookmark69"</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2015),</w:delText>
        </w:r>
        <w:r w:rsidR="005D491A" w:rsidRPr="008372F6" w:rsidDel="00396273">
          <w:rPr>
            <w:rFonts w:ascii="Arial" w:hAnsi="Arial" w:cs="Arial"/>
            <w:sz w:val="24"/>
            <w:szCs w:val="24"/>
          </w:rPr>
          <w:fldChar w:fldCharType="end"/>
        </w:r>
        <w:r w:rsidRPr="008372F6" w:rsidDel="00396273">
          <w:rPr>
            <w:rFonts w:ascii="Arial" w:hAnsi="Arial" w:cs="Arial"/>
            <w:w w:val="105"/>
            <w:sz w:val="24"/>
            <w:szCs w:val="24"/>
          </w:rPr>
          <w:delText xml:space="preserve"> through processes whereby welfare institutions themselves constitute and reinforce normative commitments about what counts as just or sustainable (Svallfors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"_bookmark97"</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1997).</w:delText>
        </w:r>
        <w:r w:rsidR="005D491A" w:rsidRPr="008372F6" w:rsidDel="00396273">
          <w:rPr>
            <w:rFonts w:ascii="Arial" w:hAnsi="Arial" w:cs="Arial"/>
            <w:sz w:val="24"/>
            <w:szCs w:val="24"/>
          </w:rPr>
          <w:fldChar w:fldCharType="end"/>
        </w:r>
      </w:del>
      <w:r w:rsidRPr="008372F6">
        <w:rPr>
          <w:rFonts w:ascii="Arial" w:hAnsi="Arial" w:cs="Arial"/>
          <w:w w:val="105"/>
          <w:sz w:val="24"/>
          <w:szCs w:val="24"/>
        </w:rPr>
        <w:t xml:space="preserve"> </w:t>
      </w:r>
      <w:commentRangeStart w:id="970"/>
      <w:del w:id="971" w:author="Katri Aaltonen" w:date="2026-08-23T11:24:00Z">
        <w:r w:rsidRPr="008372F6" w:rsidDel="005745CF">
          <w:rPr>
            <w:rFonts w:ascii="Arial" w:hAnsi="Arial" w:cs="Arial"/>
            <w:w w:val="105"/>
            <w:sz w:val="24"/>
            <w:szCs w:val="24"/>
          </w:rPr>
          <w:delText>Where conditional mechanisms are institutionally embedded, this policy feedback effect may render such conditional compromise positions not merely strategically appealing but genuinely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normatively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resonant</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with</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public</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expectations</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about</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how</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policy</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should</w:delText>
        </w:r>
        <w:r w:rsidRPr="008372F6" w:rsidDel="005745CF">
          <w:rPr>
            <w:rFonts w:ascii="Arial" w:hAnsi="Arial" w:cs="Arial"/>
            <w:spacing w:val="36"/>
            <w:w w:val="105"/>
            <w:sz w:val="24"/>
            <w:szCs w:val="24"/>
          </w:rPr>
          <w:delText xml:space="preserve"> </w:delText>
        </w:r>
        <w:r w:rsidRPr="008372F6" w:rsidDel="005745CF">
          <w:rPr>
            <w:rFonts w:ascii="Arial" w:hAnsi="Arial" w:cs="Arial"/>
            <w:w w:val="105"/>
            <w:sz w:val="24"/>
            <w:szCs w:val="24"/>
          </w:rPr>
          <w:delText>function.</w:delText>
        </w:r>
      </w:del>
    </w:p>
    <w:p w14:paraId="3A76E2E5" w14:textId="2762AC63" w:rsidR="005D491A" w:rsidRPr="008372F6" w:rsidDel="005745CF" w:rsidRDefault="00000000" w:rsidP="008372F6">
      <w:pPr>
        <w:pStyle w:val="BodyText"/>
        <w:spacing w:before="120" w:after="120" w:line="360" w:lineRule="auto"/>
        <w:jc w:val="both"/>
        <w:rPr>
          <w:del w:id="972" w:author="Katri Aaltonen" w:date="2026-08-23T11:25:00Z"/>
          <w:rFonts w:ascii="Arial" w:hAnsi="Arial" w:cs="Arial"/>
          <w:sz w:val="24"/>
          <w:szCs w:val="24"/>
        </w:rPr>
      </w:pPr>
      <w:del w:id="973" w:author="Katri Aaltonen" w:date="2026-08-23T11:25:00Z">
        <w:r w:rsidRPr="008372F6" w:rsidDel="005745CF">
          <w:rPr>
            <w:rFonts w:ascii="Arial" w:hAnsi="Arial" w:cs="Arial"/>
            <w:w w:val="105"/>
            <w:sz w:val="24"/>
            <w:szCs w:val="24"/>
          </w:rPr>
          <w:delText xml:space="preserve">Evidence from citizen forum designs </w:delText>
        </w:r>
      </w:del>
      <w:del w:id="974" w:author="Katri Aaltonen" w:date="2026-08-23T11:24:00Z">
        <w:r w:rsidRPr="008372F6" w:rsidDel="005745CF">
          <w:rPr>
            <w:rFonts w:ascii="Arial" w:hAnsi="Arial" w:cs="Arial"/>
            <w:w w:val="105"/>
            <w:sz w:val="24"/>
            <w:szCs w:val="24"/>
          </w:rPr>
          <w:delText xml:space="preserve">is consistent with this reading, </w:delText>
        </w:r>
      </w:del>
      <w:del w:id="975" w:author="Katri Aaltonen" w:date="2026-08-23T11:25:00Z">
        <w:r w:rsidRPr="008372F6" w:rsidDel="005745CF">
          <w:rPr>
            <w:rFonts w:ascii="Arial" w:hAnsi="Arial" w:cs="Arial"/>
            <w:w w:val="105"/>
            <w:sz w:val="24"/>
            <w:szCs w:val="24"/>
          </w:rPr>
          <w:delText>suggest</w:delText>
        </w:r>
      </w:del>
      <w:del w:id="976" w:author="Katri Aaltonen" w:date="2026-08-23T11:24:00Z">
        <w:r w:rsidRPr="008372F6" w:rsidDel="005745CF">
          <w:rPr>
            <w:rFonts w:ascii="Arial" w:hAnsi="Arial" w:cs="Arial"/>
            <w:w w:val="105"/>
            <w:sz w:val="24"/>
            <w:szCs w:val="24"/>
          </w:rPr>
          <w:delText>ing</w:delText>
        </w:r>
      </w:del>
      <w:del w:id="977" w:author="Katri Aaltonen" w:date="2026-08-23T11:25:00Z">
        <w:r w:rsidRPr="008372F6" w:rsidDel="005745CF">
          <w:rPr>
            <w:rFonts w:ascii="Arial" w:hAnsi="Arial" w:cs="Arial"/>
            <w:w w:val="105"/>
            <w:sz w:val="24"/>
            <w:szCs w:val="24"/>
          </w:rPr>
          <w:delText xml:space="preserve"> that participants may be willing to reject coverage of extremely expensive medicines with limited evidence and may also</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expect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socially</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accountable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pricing</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from</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companies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(Bijlmakers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al.</w:delText>
        </w:r>
        <w:r w:rsidRPr="008372F6" w:rsidDel="005745CF">
          <w:rPr>
            <w:rFonts w:ascii="Arial" w:hAnsi="Arial" w:cs="Arial"/>
            <w:spacing w:val="-10"/>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"_bookmark22"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spacing w:val="14"/>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broadly, citizen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participation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priority-setting</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has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been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increasingly</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pursued,</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but</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heterogeneous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 xml:space="preserve">ways and with limited evidence on the impact of these initiatives (Mitton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2009;</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Manafò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2018;</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Razavi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w:delText>
        </w:r>
      </w:del>
      <w:del w:id="978" w:author="Katri Aaltonen" w:date="2026-08-23T11:19:00Z">
        <w:r w:rsidRPr="008372F6" w:rsidDel="005745CF">
          <w:rPr>
            <w:rFonts w:ascii="Arial" w:hAnsi="Arial" w:cs="Arial"/>
            <w:w w:val="105"/>
            <w:sz w:val="24"/>
            <w:szCs w:val="24"/>
          </w:rPr>
          <w:delText>, Jansen, and Baltussen</w:delText>
        </w:r>
      </w:del>
      <w:del w:id="979"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Systematic evidence also suggests that meaningful participation requires genuine influence, adequate deliberative conditions, and accessible information (Arthur</w:delText>
        </w:r>
      </w:del>
      <w:del w:id="980" w:author="Katri Aaltonen" w:date="2026-08-23T11:19:00Z">
        <w:r w:rsidRPr="008372F6" w:rsidDel="005745CF">
          <w:rPr>
            <w:rFonts w:ascii="Arial" w:hAnsi="Arial" w:cs="Arial"/>
            <w:w w:val="105"/>
            <w:sz w:val="24"/>
            <w:szCs w:val="24"/>
          </w:rPr>
          <w:delText>, Saha, and Kapilashrami</w:delText>
        </w:r>
      </w:del>
      <w:del w:id="981"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"_bookmark15"</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2023).</w:delText>
        </w:r>
        <w:r w:rsidRPr="008372F6" w:rsidDel="005745CF">
          <w:rPr>
            <w:rFonts w:ascii="Arial" w:hAnsi="Arial" w:cs="Arial"/>
            <w:w w:val="105"/>
            <w:sz w:val="24"/>
            <w:szCs w:val="24"/>
          </w:rPr>
          <w:fldChar w:fldCharType="end"/>
        </w:r>
      </w:del>
    </w:p>
    <w:p w14:paraId="423A9E51" w14:textId="4D9CD554" w:rsidR="005D491A" w:rsidRPr="008372F6" w:rsidRDefault="00000000" w:rsidP="008372F6">
      <w:pPr>
        <w:pStyle w:val="BodyText"/>
        <w:spacing w:before="120" w:after="120" w:line="360" w:lineRule="auto"/>
        <w:jc w:val="both"/>
        <w:rPr>
          <w:rFonts w:ascii="Arial" w:hAnsi="Arial" w:cs="Arial"/>
          <w:sz w:val="24"/>
          <w:szCs w:val="24"/>
        </w:rPr>
      </w:pPr>
      <w:del w:id="982" w:author="Katri Aaltonen" w:date="2026-08-23T11:25:00Z">
        <w:r w:rsidRPr="008372F6" w:rsidDel="005745CF">
          <w:rPr>
            <w:rFonts w:ascii="Arial" w:hAnsi="Arial" w:cs="Arial"/>
            <w:w w:val="105"/>
            <w:sz w:val="24"/>
            <w:szCs w:val="24"/>
          </w:rPr>
          <w:delText>Relatedly, patient and citizen involvement in prioritisation processes is often motivated by</w:delText>
        </w:r>
        <w:r w:rsidRPr="008372F6" w:rsidDel="005745CF">
          <w:rPr>
            <w:rFonts w:ascii="Arial" w:hAnsi="Arial" w:cs="Arial"/>
            <w:spacing w:val="80"/>
            <w:w w:val="105"/>
            <w:sz w:val="24"/>
            <w:szCs w:val="24"/>
          </w:rPr>
          <w:delText xml:space="preserve"> </w:delText>
        </w:r>
        <w:r w:rsidRPr="008372F6" w:rsidDel="005745CF">
          <w:rPr>
            <w:rFonts w:ascii="Arial" w:hAnsi="Arial" w:cs="Arial"/>
            <w:w w:val="105"/>
            <w:sz w:val="24"/>
            <w:szCs w:val="24"/>
          </w:rPr>
          <w:delText>efforts</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to</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enhance</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procedural</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rather</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than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content</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legitimacy</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(Baltussen,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Jansen,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and</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 xml:space="preserve">Oortwijn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"_bookmark17"</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 Jansen,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The core rationale is that, because consensus on prioritisation</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criteria</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unlikely,</w:delText>
        </w:r>
        <w:r w:rsidRPr="008372F6" w:rsidDel="005745CF">
          <w:rPr>
            <w:rFonts w:ascii="Arial" w:hAnsi="Arial" w:cs="Arial"/>
            <w:spacing w:val="-3"/>
            <w:w w:val="105"/>
            <w:sz w:val="24"/>
            <w:szCs w:val="24"/>
          </w:rPr>
          <w:delText xml:space="preserve"> </w:delText>
        </w:r>
        <w:r w:rsidRPr="008372F6" w:rsidDel="005745CF">
          <w:rPr>
            <w:rFonts w:ascii="Arial" w:hAnsi="Arial" w:cs="Arial"/>
            <w:w w:val="105"/>
            <w:sz w:val="24"/>
            <w:szCs w:val="24"/>
          </w:rPr>
          <w:delText>decisions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may</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still</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be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accepted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if</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the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process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perceived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fair</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 xml:space="preserve">and legitimate (Daniels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Daniels and Wilt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2016;</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Bærøe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Yet empiric evidence on these mechanisms remains limited. Experimental studies on transparency and legitimacy suggest that the relationship is context-bound and can yield both positive and negative effects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del>
      <w:commentRangeEnd w:id="970"/>
      <w:r w:rsidR="00DA3B00" w:rsidRPr="008372F6">
        <w:rPr>
          <w:rStyle w:val="CommentReference"/>
          <w:rFonts w:ascii="Arial" w:hAnsi="Arial" w:cs="Arial"/>
          <w:sz w:val="24"/>
          <w:szCs w:val="24"/>
        </w:rPr>
        <w:commentReference w:id="970"/>
      </w:r>
      <w:del w:id="983" w:author="Katri Aaltonen" w:date="2026-08-23T11:26:00Z">
        <w:r w:rsidRPr="008372F6" w:rsidDel="005745CF">
          <w:rPr>
            <w:rFonts w:ascii="Arial" w:hAnsi="Arial" w:cs="Arial"/>
            <w:sz w:val="24"/>
            <w:szCs w:val="24"/>
          </w:rPr>
          <w:delText xml:space="preserve">Moreover, </w:delText>
        </w:r>
      </w:del>
      <w:ins w:id="984" w:author="Katri Aaltonen" w:date="2026-08-23T11:26:00Z">
        <w:r w:rsidR="005745CF" w:rsidRPr="008372F6">
          <w:rPr>
            <w:rFonts w:ascii="Arial" w:hAnsi="Arial" w:cs="Arial"/>
            <w:sz w:val="24"/>
            <w:szCs w:val="24"/>
          </w:rPr>
          <w:t>O</w:t>
        </w:r>
      </w:ins>
      <w:ins w:id="985" w:author="Katri Aaltonen" w:date="2026-08-23T11:25:00Z">
        <w:r w:rsidR="005745CF" w:rsidRPr="008372F6">
          <w:rPr>
            <w:rFonts w:ascii="Arial" w:hAnsi="Arial" w:cs="Arial"/>
            <w:sz w:val="24"/>
            <w:szCs w:val="24"/>
          </w:rPr>
          <w:t xml:space="preserve">ur results have implications for </w:t>
        </w:r>
      </w:ins>
      <w:ins w:id="986" w:author="Katri Aaltonen" w:date="2026-08-23T11:26:00Z">
        <w:r w:rsidR="005745CF" w:rsidRPr="008372F6">
          <w:rPr>
            <w:rFonts w:ascii="Arial" w:hAnsi="Arial" w:cs="Arial"/>
            <w:sz w:val="24"/>
            <w:szCs w:val="24"/>
          </w:rPr>
          <w:t xml:space="preserve">policy. </w:t>
        </w:r>
      </w:ins>
      <w:del w:id="987" w:author="Katri Aaltonen" w:date="2026-08-23T11:27:00Z">
        <w:r w:rsidRPr="008372F6" w:rsidDel="005745CF">
          <w:rPr>
            <w:rFonts w:ascii="Arial" w:hAnsi="Arial" w:cs="Arial"/>
            <w:sz w:val="24"/>
            <w:szCs w:val="24"/>
          </w:rPr>
          <w:delText>r</w:delText>
        </w:r>
      </w:del>
      <w:ins w:id="988" w:author="Katri Aaltonen" w:date="2026-08-23T11:27:00Z">
        <w:r w:rsidR="005745CF" w:rsidRPr="008372F6">
          <w:rPr>
            <w:rFonts w:ascii="Arial" w:hAnsi="Arial" w:cs="Arial"/>
            <w:sz w:val="24"/>
            <w:szCs w:val="24"/>
          </w:rPr>
          <w:t>R</w:t>
        </w:r>
      </w:ins>
      <w:r w:rsidRPr="008372F6">
        <w:rPr>
          <w:rFonts w:ascii="Arial" w:hAnsi="Arial" w:cs="Arial"/>
          <w:sz w:val="24"/>
          <w:szCs w:val="24"/>
        </w:rPr>
        <w:t>eal-world rationing debates rarely occur under neutral framing conditions</w:t>
      </w:r>
      <w:ins w:id="989" w:author="Katri Aaltonen" w:date="2026-08-23T11:27:00Z">
        <w:r w:rsidR="005745CF" w:rsidRPr="008372F6">
          <w:rPr>
            <w:rFonts w:ascii="Arial" w:hAnsi="Arial" w:cs="Arial"/>
            <w:sz w:val="24"/>
            <w:szCs w:val="24"/>
          </w:rPr>
          <w:t xml:space="preserve"> and </w:t>
        </w:r>
      </w:ins>
      <w:del w:id="990" w:author="Katri Aaltonen" w:date="2026-08-23T11:27:00Z">
        <w:r w:rsidRPr="008372F6" w:rsidDel="005745CF">
          <w:rPr>
            <w:rFonts w:ascii="Arial" w:hAnsi="Arial" w:cs="Arial"/>
            <w:sz w:val="24"/>
            <w:szCs w:val="24"/>
          </w:rPr>
          <w:delText>.</w:delText>
        </w:r>
        <w:r w:rsidRPr="008372F6" w:rsidDel="005745CF">
          <w:rPr>
            <w:rFonts w:ascii="Arial" w:hAnsi="Arial" w:cs="Arial"/>
            <w:spacing w:val="40"/>
            <w:sz w:val="24"/>
            <w:szCs w:val="24"/>
          </w:rPr>
          <w:delText xml:space="preserve"> </w:delText>
        </w:r>
        <w:r w:rsidRPr="008372F6" w:rsidDel="005745CF">
          <w:rPr>
            <w:rFonts w:ascii="Arial" w:hAnsi="Arial" w:cs="Arial"/>
            <w:sz w:val="24"/>
            <w:szCs w:val="24"/>
          </w:rPr>
          <w:delText>C</w:delText>
        </w:r>
      </w:del>
      <w:ins w:id="991" w:author="Katri Aaltonen" w:date="2026-08-23T11:27:00Z">
        <w:r w:rsidR="005745CF" w:rsidRPr="008372F6">
          <w:rPr>
            <w:rFonts w:ascii="Arial" w:hAnsi="Arial" w:cs="Arial"/>
            <w:sz w:val="24"/>
            <w:szCs w:val="24"/>
          </w:rPr>
          <w:t>c</w:t>
        </w:r>
      </w:ins>
      <w:r w:rsidRPr="008372F6">
        <w:rPr>
          <w:rFonts w:ascii="Arial" w:hAnsi="Arial" w:cs="Arial"/>
          <w:sz w:val="24"/>
          <w:szCs w:val="24"/>
        </w:rPr>
        <w:t>ompeting narratives are advanced by organized interests with unequal communicative resources.</w:t>
      </w:r>
      <w:r w:rsidRPr="008372F6">
        <w:rPr>
          <w:rFonts w:ascii="Arial" w:hAnsi="Arial" w:cs="Arial"/>
          <w:spacing w:val="40"/>
          <w:sz w:val="24"/>
          <w:szCs w:val="24"/>
        </w:rPr>
        <w:t xml:space="preserve"> </w:t>
      </w:r>
      <w:commentRangeStart w:id="992"/>
      <w:del w:id="993" w:author="Katri Aaltonen" w:date="2026-08-23T11:26:00Z">
        <w:r w:rsidRPr="008372F6" w:rsidDel="005745CF">
          <w:rPr>
            <w:rFonts w:ascii="Arial" w:hAnsi="Arial" w:cs="Arial"/>
            <w:sz w:val="24"/>
            <w:szCs w:val="24"/>
          </w:rPr>
          <w:delText>The pharma-</w:delText>
        </w:r>
        <w:r w:rsidRPr="008372F6" w:rsidDel="005745CF">
          <w:rPr>
            <w:rFonts w:ascii="Arial" w:hAnsi="Arial" w:cs="Arial"/>
            <w:w w:val="110"/>
            <w:sz w:val="24"/>
            <w:szCs w:val="24"/>
          </w:rPr>
          <w:delText>ceutical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industry,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patient</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advocacy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organizations,</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professional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associations,</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public</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 xml:space="preserve">authorities deploy frames strategically to shape interpretation (Sell and Prakash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2004).</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Industry lobbying exceeds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$233</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million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annually</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in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the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United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States,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alongside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political</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engagement</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 xml:space="preserve">advocacy funding (Steinbrook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 xml:space="preserve">Funded patient organizations frequently participate in coordinated campaigns amplifying rescue-oriented narratives (Parker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w w:val="110"/>
            <w:sz w:val="24"/>
            <w:szCs w:val="24"/>
          </w:rPr>
          <w:delText xml:space="preserve"> within broader patterns of industry</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support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documented</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across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contexts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(Parker</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Fabbri</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"_bookmark41"</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 xml:space="preserve">Mulinari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"_bookmark79"</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del>
      <w:commentRangeEnd w:id="992"/>
      <w:r w:rsidR="00DA3B00" w:rsidRPr="008372F6">
        <w:rPr>
          <w:rStyle w:val="CommentReference"/>
          <w:rFonts w:ascii="Arial" w:hAnsi="Arial" w:cs="Arial"/>
          <w:sz w:val="24"/>
          <w:szCs w:val="24"/>
        </w:rPr>
        <w:commentReference w:id="992"/>
      </w:r>
      <w:r w:rsidRPr="008372F6">
        <w:rPr>
          <w:rFonts w:ascii="Arial" w:hAnsi="Arial" w:cs="Arial"/>
          <w:sz w:val="24"/>
          <w:szCs w:val="24"/>
        </w:rPr>
        <w:t xml:space="preserve">Given the emotional salience of rescue frames in life-threatening conditions, such asymmetries may influence public evaluations of identical evidence. This does not imply that framing is inherently manipulative; rather, it underscores that delegated governance operates within competitive interpretive environments. Institutional safeguards may therefore need to address communicative balance in addition to procedural rigor (Gabe et al. </w:t>
      </w:r>
      <w:hyperlink w:anchor="_bookmark46" w:history="1">
        <w:r w:rsidR="005D491A" w:rsidRPr="008372F6">
          <w:rPr>
            <w:rFonts w:ascii="Arial" w:hAnsi="Arial" w:cs="Arial"/>
            <w:sz w:val="24"/>
            <w:szCs w:val="24"/>
          </w:rPr>
          <w:t>2012).</w:t>
        </w:r>
      </w:hyperlink>
    </w:p>
    <w:p w14:paraId="418B4AE3" w14:textId="64525A60"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sidRPr="008372F6">
        <w:rPr>
          <w:rFonts w:ascii="Arial" w:hAnsi="Arial" w:cs="Arial"/>
          <w:w w:val="105"/>
          <w:sz w:val="24"/>
          <w:szCs w:val="24"/>
        </w:rPr>
        <w:t>First, the study relies on a single-country sample and</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single</w:t>
      </w:r>
      <w:r w:rsidRPr="008372F6">
        <w:rPr>
          <w:rFonts w:ascii="Arial" w:hAnsi="Arial" w:cs="Arial"/>
          <w:spacing w:val="40"/>
          <w:w w:val="105"/>
          <w:sz w:val="24"/>
          <w:szCs w:val="24"/>
        </w:rPr>
        <w:t xml:space="preserve"> </w:t>
      </w:r>
      <w:r w:rsidRPr="008372F6">
        <w:rPr>
          <w:rFonts w:ascii="Arial" w:hAnsi="Arial" w:cs="Arial"/>
          <w:w w:val="105"/>
          <w:sz w:val="24"/>
          <w:szCs w:val="24"/>
        </w:rPr>
        <w:t>policy</w:t>
      </w:r>
      <w:r w:rsidRPr="008372F6">
        <w:rPr>
          <w:rFonts w:ascii="Arial" w:hAnsi="Arial" w:cs="Arial"/>
          <w:spacing w:val="40"/>
          <w:w w:val="105"/>
          <w:sz w:val="24"/>
          <w:szCs w:val="24"/>
        </w:rPr>
        <w:t xml:space="preserve"> </w:t>
      </w:r>
      <w:r w:rsidRPr="008372F6">
        <w:rPr>
          <w:rFonts w:ascii="Arial" w:hAnsi="Arial" w:cs="Arial"/>
          <w:w w:val="105"/>
          <w:sz w:val="24"/>
          <w:szCs w:val="24"/>
        </w:rPr>
        <w:t>domain,</w:t>
      </w:r>
      <w:r w:rsidRPr="008372F6">
        <w:rPr>
          <w:rFonts w:ascii="Arial" w:hAnsi="Arial" w:cs="Arial"/>
          <w:spacing w:val="40"/>
          <w:w w:val="105"/>
          <w:sz w:val="24"/>
          <w:szCs w:val="24"/>
        </w:rPr>
        <w:t xml:space="preserve"> </w:t>
      </w:r>
      <w:r w:rsidRPr="008372F6">
        <w:rPr>
          <w:rFonts w:ascii="Arial" w:hAnsi="Arial" w:cs="Arial"/>
          <w:w w:val="105"/>
          <w:sz w:val="24"/>
          <w:szCs w:val="24"/>
        </w:rPr>
        <w:t>limiting</w:t>
      </w:r>
      <w:r w:rsidRPr="008372F6">
        <w:rPr>
          <w:rFonts w:ascii="Arial" w:hAnsi="Arial" w:cs="Arial"/>
          <w:spacing w:val="40"/>
          <w:w w:val="105"/>
          <w:sz w:val="24"/>
          <w:szCs w:val="24"/>
        </w:rPr>
        <w:t xml:space="preserve"> </w:t>
      </w:r>
      <w:r w:rsidRPr="008372F6">
        <w:rPr>
          <w:rFonts w:ascii="Arial" w:hAnsi="Arial" w:cs="Arial"/>
          <w:w w:val="105"/>
          <w:sz w:val="24"/>
          <w:szCs w:val="24"/>
        </w:rPr>
        <w:t>external</w:t>
      </w:r>
      <w:r w:rsidRPr="008372F6">
        <w:rPr>
          <w:rFonts w:ascii="Arial" w:hAnsi="Arial" w:cs="Arial"/>
          <w:spacing w:val="40"/>
          <w:w w:val="105"/>
          <w:sz w:val="24"/>
          <w:szCs w:val="24"/>
        </w:rPr>
        <w:t xml:space="preserve"> </w:t>
      </w:r>
      <w:r w:rsidRPr="008372F6">
        <w:rPr>
          <w:rFonts w:ascii="Arial" w:hAnsi="Arial" w:cs="Arial"/>
          <w:w w:val="105"/>
          <w:sz w:val="24"/>
          <w:szCs w:val="24"/>
        </w:rPr>
        <w:t>validity</w:t>
      </w:r>
      <w:r w:rsidRPr="008372F6">
        <w:rPr>
          <w:rFonts w:ascii="Arial" w:hAnsi="Arial" w:cs="Arial"/>
          <w:spacing w:val="40"/>
          <w:w w:val="105"/>
          <w:sz w:val="24"/>
          <w:szCs w:val="24"/>
        </w:rPr>
        <w:t xml:space="preserve"> </w:t>
      </w: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institutional</w:t>
      </w:r>
      <w:r w:rsidRPr="008372F6">
        <w:rPr>
          <w:rFonts w:ascii="Arial" w:hAnsi="Arial" w:cs="Arial"/>
          <w:spacing w:val="40"/>
          <w:w w:val="105"/>
          <w:sz w:val="24"/>
          <w:szCs w:val="24"/>
        </w:rPr>
        <w:t xml:space="preserve"> </w:t>
      </w:r>
      <w:r w:rsidRPr="008372F6">
        <w:rPr>
          <w:rFonts w:ascii="Arial" w:hAnsi="Arial" w:cs="Arial"/>
          <w:w w:val="105"/>
          <w:sz w:val="24"/>
          <w:szCs w:val="24"/>
        </w:rPr>
        <w:t>contexts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disease areas.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(Exel</w:t>
      </w:r>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ins w:id="994" w:author="Microsoft Office User" w:date="2026-09-11T13:14:00Z">
        <w:r w:rsidR="00BF5770" w:rsidRPr="008372F6">
          <w:rPr>
            <w:rFonts w:ascii="Arial" w:hAnsi="Arial" w:cs="Arial"/>
            <w:w w:val="105"/>
            <w:sz w:val="24"/>
            <w:szCs w:val="24"/>
          </w:rPr>
          <w:t>z</w:t>
        </w:r>
      </w:ins>
      <w:del w:id="995"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del w:id="996" w:author="Microsoft Office User" w:date="2026-09-11T14:56:00Z">
        <w:r w:rsidRPr="008372F6" w:rsidDel="00311AF7">
          <w:rPr>
            <w:rFonts w:ascii="Arial" w:hAnsi="Arial" w:cs="Arial"/>
            <w:w w:val="105"/>
            <w:sz w:val="24"/>
            <w:szCs w:val="24"/>
          </w:rPr>
          <w:delText xml:space="preserve"> </w:delText>
        </w:r>
      </w:del>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ins w:id="997" w:author="Microsoft Office User" w:date="2026-09-11T13:14:00Z">
        <w:r w:rsidR="00BF5770" w:rsidRPr="008372F6">
          <w:rPr>
            <w:rFonts w:ascii="Arial" w:hAnsi="Arial" w:cs="Arial"/>
            <w:w w:val="105"/>
            <w:sz w:val="24"/>
            <w:szCs w:val="24"/>
          </w:rPr>
          <w:t>z</w:t>
        </w:r>
      </w:ins>
      <w:del w:id="998"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principles (Cappelen</w:t>
      </w:r>
      <w:ins w:id="999" w:author="Microsoft Office User" w:date="2026-09-13T15:06:00Z">
        <w:r w:rsidR="00320B43" w:rsidRPr="008372F6">
          <w:rPr>
            <w:rFonts w:ascii="Arial" w:hAnsi="Arial" w:cs="Arial"/>
            <w:w w:val="105"/>
            <w:sz w:val="24"/>
            <w:szCs w:val="24"/>
          </w:rPr>
          <w:t xml:space="preserve"> et al.</w:t>
        </w:r>
      </w:ins>
      <w:del w:id="1000" w:author="Microsoft Office User" w:date="2026-09-13T15:06:00Z">
        <w:r w:rsidRPr="008372F6" w:rsidDel="00320B43">
          <w:rPr>
            <w:rFonts w:ascii="Arial" w:hAnsi="Arial" w:cs="Arial"/>
            <w:w w:val="105"/>
            <w:sz w:val="24"/>
            <w:szCs w:val="24"/>
          </w:rPr>
          <w:delText>, Midtbø, and Bærøe</w:delText>
        </w:r>
      </w:del>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Torkki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ins w:id="1001" w:author="Microsoft Office User" w:date="2026-09-11T13:14:00Z">
        <w:r w:rsidR="00BF5770" w:rsidRPr="008372F6">
          <w:rPr>
            <w:rFonts w:ascii="Arial" w:hAnsi="Arial" w:cs="Arial"/>
            <w:w w:val="105"/>
            <w:sz w:val="24"/>
            <w:szCs w:val="24"/>
          </w:rPr>
          <w:t>z</w:t>
        </w:r>
      </w:ins>
      <w:del w:id="1002"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ins w:id="1003" w:author="Héctor Bahamonde" w:date="2026-08-05T17:05:00Z">
        <w:r w:rsidR="00D3445B" w:rsidRPr="008372F6">
          <w:rPr>
            <w:rFonts w:ascii="Arial" w:hAnsi="Arial" w:cs="Arial"/>
            <w:w w:val="105"/>
            <w:sz w:val="24"/>
            <w:szCs w:val="24"/>
          </w:rPr>
          <w:t>Third, because both treatments added text while the control did not, we cannot separate framing effects from additional information or processing demands. Future studies should employ a length-matched neutral control to distinguish these mechanisms</w:t>
        </w:r>
      </w:ins>
      <w:del w:id="1004" w:author="Héctor Bahamonde" w:date="2026-08-05T17:05:00Z">
        <w:r w:rsidRPr="008372F6" w:rsidDel="00D3445B">
          <w:rPr>
            <w:rFonts w:ascii="Arial" w:hAnsi="Arial" w:cs="Arial"/>
            <w:w w:val="105"/>
            <w:sz w:val="24"/>
            <w:szCs w:val="24"/>
          </w:rPr>
          <w:delText>Third,</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treatments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are</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brief,</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which</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enhances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internal</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validity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but</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may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not</w:delText>
        </w:r>
        <w:r w:rsidR="00026A4E" w:rsidRPr="008372F6" w:rsidDel="00D3445B">
          <w:rPr>
            <w:rFonts w:ascii="Arial" w:hAnsi="Arial" w:cs="Arial"/>
            <w:w w:val="105"/>
            <w:sz w:val="24"/>
            <w:szCs w:val="24"/>
          </w:rPr>
          <w:delText xml:space="preserve"> </w:delText>
        </w:r>
        <w:r w:rsidR="00612C0E" w:rsidRPr="008372F6" w:rsidDel="00D3445B">
          <w:rPr>
            <w:rFonts w:ascii="Arial" w:hAnsi="Arial" w:cs="Arial"/>
            <w:w w:val="105"/>
            <w:sz w:val="24"/>
            <w:szCs w:val="24"/>
          </w:rPr>
          <w:delText xml:space="preserve"> </w:delText>
        </w:r>
        <w:r w:rsidRPr="008372F6" w:rsidDel="00D3445B">
          <w:rPr>
            <w:rFonts w:ascii="Arial" w:hAnsi="Arial" w:cs="Arial"/>
            <w:w w:val="105"/>
            <w:sz w:val="24"/>
            <w:szCs w:val="24"/>
          </w:rPr>
          <w:delText>capture repeated exposure to emotionally saturated messaging or elite cues</w:delText>
        </w:r>
      </w:del>
      <w:r w:rsidRPr="008372F6">
        <w:rPr>
          <w:rFonts w:ascii="Arial" w:hAnsi="Arial" w:cs="Arial"/>
          <w:w w:val="105"/>
          <w:sz w:val="24"/>
          <w:szCs w:val="24"/>
        </w:rPr>
        <w:t>. Fourth, the outcome is attitudinal rather than behavioral, so downstream political consequences are inferred rather than observed.</w:t>
      </w:r>
      <w:r w:rsidRPr="008372F6">
        <w:rPr>
          <w:rFonts w:ascii="Arial" w:hAnsi="Arial" w:cs="Arial"/>
          <w:spacing w:val="40"/>
          <w:w w:val="105"/>
          <w:sz w:val="24"/>
          <w:szCs w:val="24"/>
        </w:rPr>
        <w:t xml:space="preserve"> </w:t>
      </w:r>
      <w:ins w:id="1005" w:author="Héctor Bahamonde" w:date="2026-08-10T19:20:00Z">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ins>
      <w:ins w:id="1006" w:author="Héctor Bahamonde" w:date="2026-08-10T19:47:00Z">
        <w:r w:rsidR="001F22CE" w:rsidRPr="008372F6">
          <w:rPr>
            <w:rFonts w:ascii="Arial" w:hAnsi="Arial" w:cs="Arial"/>
            <w:w w:val="105"/>
            <w:sz w:val="24"/>
            <w:szCs w:val="24"/>
          </w:rPr>
          <w:t xml:space="preserve">Finally, the survey included neither </w:t>
        </w:r>
        <w:r w:rsidR="001F22CE" w:rsidRPr="008372F6">
          <w:rPr>
            <w:rFonts w:ascii="Arial" w:hAnsi="Arial" w:cs="Arial"/>
            <w:w w:val="105"/>
            <w:sz w:val="24"/>
            <w:szCs w:val="24"/>
          </w:rPr>
          <w:lastRenderedPageBreak/>
          <w:t>manipulation checks nor measures of perceived patient loss, opportunity cost, absence of alternatives, or moral obligation. We therefore identify effects of the assigned frames on stated funding preferences, not the psychological mechanisms producing those effects; the prospect-theory and rule-of-rescue account should be understood as a theoretically consistent interpretation rather than a directly tested mediation claim.</w:t>
        </w:r>
      </w:ins>
      <w:del w:id="1007" w:author="Héctor Bahamonde" w:date="2026-08-10T19:47:00Z">
        <w:r w:rsidRPr="008372F6" w:rsidDel="001F22CE">
          <w:rPr>
            <w:rFonts w:ascii="Arial" w:hAnsi="Arial" w:cs="Arial"/>
            <w:w w:val="105"/>
            <w:sz w:val="24"/>
            <w:szCs w:val="24"/>
          </w:rPr>
          <w:delText>Finally, although the ordinal logit framework appropriately models ordered responses, psychological mediators such as perceived loss magnitude or moral obligation were not directly measured.</w:delText>
        </w:r>
      </w:del>
    </w:p>
    <w:p w14:paraId="17C4BA16" w14:textId="004499CE" w:rsidR="005D491A" w:rsidRPr="008372F6" w:rsidDel="00B27CEB" w:rsidRDefault="00000000">
      <w:pPr>
        <w:pStyle w:val="BodyText"/>
        <w:spacing w:before="120" w:after="120" w:line="360" w:lineRule="auto"/>
        <w:jc w:val="both"/>
        <w:rPr>
          <w:del w:id="1008" w:author="Héctor Bahamonde" w:date="2026-08-10T19:49:00Z"/>
          <w:rFonts w:ascii="Arial" w:hAnsi="Arial" w:cs="Arial"/>
          <w:sz w:val="24"/>
          <w:szCs w:val="24"/>
        </w:rPr>
        <w:pPrChange w:id="1009" w:author="Héctor Bahamonde" w:date="2026-08-10T19:49:00Z">
          <w:pPr>
            <w:pStyle w:val="BodyText"/>
            <w:spacing w:before="2" w:line="256" w:lineRule="auto"/>
            <w:ind w:left="360" w:right="320" w:firstLine="338"/>
            <w:jc w:val="both"/>
          </w:pPr>
        </w:pPrChange>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ins w:id="1010" w:author="Héctor Bahamonde" w:date="2026-08-10T19:48:00Z">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ins>
      <w:del w:id="1011" w:author="Héctor Bahamonde" w:date="2026-08-10T19:48:00Z">
        <w:r w:rsidRPr="008372F6" w:rsidDel="001F22CE">
          <w:rPr>
            <w:rFonts w:ascii="Arial" w:hAnsi="Arial" w:cs="Arial"/>
            <w:w w:val="105"/>
            <w:sz w:val="24"/>
            <w:szCs w:val="24"/>
          </w:rPr>
          <w:delText>Future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studies</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should</w:delText>
        </w:r>
        <w:r w:rsidRPr="008372F6" w:rsidDel="001F22CE">
          <w:rPr>
            <w:rFonts w:ascii="Arial" w:hAnsi="Arial" w:cs="Arial"/>
            <w:spacing w:val="-8"/>
            <w:w w:val="105"/>
            <w:sz w:val="24"/>
            <w:szCs w:val="24"/>
          </w:rPr>
          <w:delText xml:space="preserve"> </w:delText>
        </w:r>
        <w:r w:rsidRPr="008372F6" w:rsidDel="001F22CE">
          <w:rPr>
            <w:rFonts w:ascii="Arial" w:hAnsi="Arial" w:cs="Arial"/>
            <w:w w:val="105"/>
            <w:sz w:val="24"/>
            <w:szCs w:val="24"/>
          </w:rPr>
          <w:delText>examine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heterogeneity in framing sensitivity, given that reference points may vary with political trust, system satisfaction, illness exposure, redistribution attitudes, or policy knowledge</w:delText>
        </w:r>
      </w:del>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del w:id="1012" w:author="Héctor Bahamonde" w:date="2026-09-16T14:38:00Z" w16du:dateUtc="2026-09-16T12:38:00Z">
        <w:r w:rsidRPr="008372F6" w:rsidDel="00873FE2">
          <w:rPr>
            <w:rFonts w:ascii="Arial" w:hAnsi="Arial" w:cs="Arial"/>
            <w:w w:val="105"/>
            <w:sz w:val="24"/>
            <w:szCs w:val="24"/>
          </w:rPr>
          <w:delText xml:space="preserve">should </w:delText>
        </w:r>
      </w:del>
      <w:ins w:id="1013" w:author="Héctor Bahamonde" w:date="2026-09-16T14:38:00Z" w16du:dateUtc="2026-09-16T12:38:00Z">
        <w:r w:rsidR="00873FE2" w:rsidRPr="008372F6">
          <w:rPr>
            <w:rFonts w:ascii="Arial" w:hAnsi="Arial" w:cs="Arial"/>
            <w:w w:val="105"/>
            <w:sz w:val="24"/>
            <w:szCs w:val="24"/>
          </w:rPr>
          <w:t xml:space="preserve">can </w:t>
        </w:r>
      </w:ins>
      <w:r w:rsidRPr="008372F6">
        <w:rPr>
          <w:rFonts w:ascii="Arial" w:hAnsi="Arial" w:cs="Arial"/>
          <w:w w:val="105"/>
          <w:sz w:val="24"/>
          <w:szCs w:val="24"/>
        </w:rPr>
        <w:t>also be manipulated directly, varying who is said to decide and what procedural safeguards are emphasi</w:t>
      </w:r>
      <w:ins w:id="1014" w:author="Microsoft Office User" w:date="2026-09-11T13:14:00Z">
        <w:r w:rsidR="00BF5770" w:rsidRPr="008372F6">
          <w:rPr>
            <w:rFonts w:ascii="Arial" w:hAnsi="Arial" w:cs="Arial"/>
            <w:w w:val="105"/>
            <w:sz w:val="24"/>
            <w:szCs w:val="24"/>
          </w:rPr>
          <w:t>z</w:t>
        </w:r>
      </w:ins>
      <w:del w:id="1015" w:author="Microsoft Office User" w:date="2026-09-11T09:29:00Z">
        <w:r w:rsidRPr="008372F6" w:rsidDel="005F2A68">
          <w:rPr>
            <w:rFonts w:ascii="Arial" w:hAnsi="Arial" w:cs="Arial"/>
            <w:w w:val="105"/>
            <w:sz w:val="24"/>
            <w:szCs w:val="24"/>
          </w:rPr>
          <w:delText>z</w:delText>
        </w:r>
      </w:del>
      <w:r w:rsidRPr="008372F6">
        <w:rPr>
          <w:rFonts w:ascii="Arial" w:hAnsi="Arial" w:cs="Arial"/>
          <w:w w:val="105"/>
          <w:sz w:val="24"/>
          <w:szCs w:val="24"/>
        </w:rPr>
        <w:t>ed.</w:t>
      </w:r>
      <w:r w:rsidRPr="008372F6">
        <w:rPr>
          <w:rFonts w:ascii="Arial" w:hAnsi="Arial" w:cs="Arial"/>
          <w:spacing w:val="35"/>
          <w:w w:val="105"/>
          <w:sz w:val="24"/>
          <w:szCs w:val="24"/>
        </w:rPr>
        <w:t xml:space="preserve"> </w:t>
      </w:r>
      <w:r w:rsidRPr="008372F6">
        <w:rPr>
          <w:rFonts w:ascii="Arial" w:hAnsi="Arial" w:cs="Arial"/>
          <w:w w:val="105"/>
          <w:sz w:val="24"/>
          <w:szCs w:val="24"/>
        </w:rPr>
        <w:t>Comparative experiments contrasting technocratic framing with patient-story framing would clarify whether delegation dampens or merely displaces the persuasive force of identifiable beneficiaries. Finally, longitudinal and field designs could assess persistence, learning, and real-world political consequences.</w:t>
      </w:r>
    </w:p>
    <w:p w14:paraId="346330EE" w14:textId="77777777" w:rsidR="00B27CEB" w:rsidRPr="008372F6" w:rsidRDefault="00B27CEB" w:rsidP="008372F6">
      <w:pPr>
        <w:pStyle w:val="BodyText"/>
        <w:spacing w:before="120" w:after="120" w:line="360" w:lineRule="auto"/>
        <w:jc w:val="both"/>
        <w:rPr>
          <w:ins w:id="1016" w:author="Héctor Bahamonde" w:date="2026-08-10T19:49:00Z"/>
          <w:rFonts w:ascii="Arial" w:hAnsi="Arial" w:cs="Arial"/>
          <w:w w:val="110"/>
          <w:sz w:val="24"/>
          <w:szCs w:val="24"/>
        </w:rPr>
      </w:pPr>
      <w:ins w:id="1017" w:author="Héctor Bahamonde" w:date="2026-08-10T19:49:00Z">
        <w:r w:rsidRPr="008372F6">
          <w:rPr>
            <w:rFonts w:ascii="Arial" w:hAnsi="Arial" w:cs="Arial"/>
            <w:w w:val="110"/>
            <w:sz w:val="24"/>
            <w:szCs w:val="24"/>
          </w:rPr>
          <w:t xml:space="preserve"> </w:t>
        </w:r>
      </w:ins>
    </w:p>
    <w:p w14:paraId="7123ACBD" w14:textId="5B35E67C" w:rsidR="005D491A" w:rsidRPr="008372F6" w:rsidDel="00B27CEB" w:rsidRDefault="002140F3">
      <w:pPr>
        <w:pStyle w:val="BodyText"/>
        <w:spacing w:before="120" w:after="120" w:line="360" w:lineRule="auto"/>
        <w:jc w:val="both"/>
        <w:rPr>
          <w:del w:id="1018" w:author="Héctor Bahamonde" w:date="2026-08-10T19:48:00Z"/>
          <w:rFonts w:ascii="Arial" w:hAnsi="Arial" w:cs="Arial"/>
          <w:sz w:val="24"/>
          <w:szCs w:val="24"/>
        </w:rPr>
        <w:pPrChange w:id="1019" w:author="Héctor Bahamonde" w:date="2026-08-10T19:49:00Z">
          <w:pPr>
            <w:pStyle w:val="BodyText"/>
            <w:spacing w:before="2" w:line="256" w:lineRule="auto"/>
            <w:ind w:left="360" w:right="352" w:firstLine="338"/>
            <w:jc w:val="both"/>
          </w:pPr>
        </w:pPrChange>
      </w:pPr>
      <w:ins w:id="1020" w:author="Héctor Bahamonde" w:date="2026-09-18T15:39:00Z" w16du:dateUtc="2026-09-18T13:39:00Z">
        <w:r w:rsidRPr="002140F3">
          <w:rPr>
            <w:rFonts w:ascii="Arial" w:hAnsi="Arial" w:cs="Arial"/>
            <w:w w:val="110"/>
            <w:sz w:val="24"/>
            <w:szCs w:val="24"/>
          </w:rPr>
          <w:t>Overall, experimentally varied justifications shifted stated funding preferences within Finland’s delegated reimbursement setting. The directional pattern is consistent with reference-dependent interpretation, but the design identifies neither the underlying mechanism nor whether delegation moderates framing effects</w:t>
        </w:r>
      </w:ins>
      <w:ins w:id="1021" w:author="Héctor Bahamonde" w:date="2026-08-10T19:48:00Z">
        <w:r w:rsidR="00B27CEB" w:rsidRPr="008372F6">
          <w:rPr>
            <w:rFonts w:ascii="Arial" w:hAnsi="Arial" w:cs="Arial"/>
            <w:w w:val="110"/>
            <w:sz w:val="24"/>
            <w:szCs w:val="24"/>
          </w:rPr>
          <w:t>.</w:t>
        </w:r>
      </w:ins>
      <w:del w:id="1022" w:author="Héctor Bahamonde" w:date="2026-08-10T19:48:00Z">
        <w:r w:rsidR="00B27CEB" w:rsidRPr="008372F6" w:rsidDel="00B27CEB">
          <w:rPr>
            <w:rFonts w:ascii="Arial" w:hAnsi="Arial" w:cs="Arial"/>
            <w:w w:val="110"/>
            <w:sz w:val="24"/>
            <w:szCs w:val="24"/>
          </w:rPr>
          <w:delText>Overall,</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evidence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suggests</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that</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even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under</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technocratic</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delegation,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distributive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 xml:space="preserve">healthcare </w:delText>
        </w:r>
        <w:r w:rsidR="00B27CEB" w:rsidRPr="008372F6" w:rsidDel="00B27CEB">
          <w:rPr>
            <w:rFonts w:ascii="Arial" w:hAnsi="Arial" w:cs="Arial"/>
            <w:sz w:val="24"/>
            <w:szCs w:val="24"/>
          </w:rPr>
          <w:delText xml:space="preserve">decisions remain politically consequential because citizens evaluate them through reference-dependent </w:delText>
        </w:r>
        <w:r w:rsidR="00B27CEB" w:rsidRPr="008372F6" w:rsidDel="00B27CEB">
          <w:rPr>
            <w:rFonts w:ascii="Arial" w:hAnsi="Arial" w:cs="Arial"/>
            <w:w w:val="110"/>
            <w:sz w:val="24"/>
            <w:szCs w:val="24"/>
          </w:rPr>
          <w:delText>interpretive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frames. Delegation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may</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reduce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partisan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conflict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particular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reimbursement decisions, but it does not eliminate the cognitive and moral structures through which rationing</w:delText>
        </w:r>
        <w:r w:rsidR="00B27CEB" w:rsidRPr="008372F6" w:rsidDel="00B27CEB">
          <w:rPr>
            <w:rFonts w:ascii="Arial" w:hAnsi="Arial" w:cs="Arial"/>
            <w:spacing w:val="80"/>
            <w:w w:val="110"/>
            <w:sz w:val="24"/>
            <w:szCs w:val="24"/>
          </w:rPr>
          <w:delText xml:space="preserve"> </w:delText>
        </w:r>
        <w:r w:rsidR="00B27CEB" w:rsidRPr="008372F6" w:rsidDel="00B27CEB">
          <w:rPr>
            <w:rFonts w:ascii="Arial" w:hAnsi="Arial" w:cs="Arial"/>
            <w:w w:val="110"/>
            <w:sz w:val="24"/>
            <w:szCs w:val="24"/>
          </w:rPr>
          <w:delText>is judged.</w:delText>
        </w:r>
        <w:r w:rsidR="00B27CEB" w:rsidRPr="008372F6" w:rsidDel="00B27CEB">
          <w:rPr>
            <w:rFonts w:ascii="Arial" w:hAnsi="Arial" w:cs="Arial"/>
            <w:spacing w:val="40"/>
            <w:w w:val="110"/>
            <w:sz w:val="24"/>
            <w:szCs w:val="24"/>
          </w:rPr>
          <w:delText xml:space="preserve"> </w:delText>
        </w:r>
        <w:r w:rsidR="00B27CEB" w:rsidRPr="008372F6" w:rsidDel="00B27CEB">
          <w:rPr>
            <w:rFonts w:ascii="Arial" w:hAnsi="Arial" w:cs="Arial"/>
            <w:w w:val="110"/>
            <w:sz w:val="24"/>
            <w:szCs w:val="24"/>
          </w:rPr>
          <w:delText>Rather, it shifts contestation toward how expert justifications are framed and which reference points communication renders salient.</w:delText>
        </w:r>
      </w:del>
    </w:p>
    <w:p w14:paraId="00A6CB32" w14:textId="77777777" w:rsidR="005D491A" w:rsidRPr="008372F6" w:rsidRDefault="005D491A" w:rsidP="008372F6">
      <w:pPr>
        <w:pStyle w:val="BodyText"/>
        <w:spacing w:before="120" w:after="120" w:line="360" w:lineRule="auto"/>
        <w:jc w:val="both"/>
        <w:rPr>
          <w:rFonts w:ascii="Arial" w:hAnsi="Arial" w:cs="Arial"/>
          <w:sz w:val="24"/>
          <w:szCs w:val="24"/>
        </w:rPr>
        <w:sectPr w:rsidR="005D491A" w:rsidRPr="008372F6">
          <w:pgSz w:w="12240" w:h="15840"/>
          <w:pgMar w:top="1340" w:right="1080" w:bottom="1080" w:left="1080" w:header="0" w:footer="888" w:gutter="0"/>
          <w:cols w:space="720"/>
        </w:sectPr>
      </w:pPr>
    </w:p>
    <w:p w14:paraId="19CDEC4C" w14:textId="77777777" w:rsidR="005D491A" w:rsidRPr="008372F6" w:rsidRDefault="00000000">
      <w:pPr>
        <w:pStyle w:val="Title"/>
        <w:pPrChange w:id="1023" w:author="Héctor Bahamonde" w:date="2026-09-18T13:21:00Z" w16du:dateUtc="2026-09-18T11:21:00Z">
          <w:pPr>
            <w:pStyle w:val="Heading1"/>
            <w:spacing w:before="120" w:after="120" w:line="360" w:lineRule="auto"/>
            <w:ind w:left="0" w:firstLine="0"/>
            <w:jc w:val="both"/>
          </w:pPr>
        </w:pPrChange>
      </w:pPr>
      <w:commentRangeStart w:id="1024"/>
      <w:commentRangeStart w:id="1025"/>
      <w:r w:rsidRPr="008372F6">
        <w:lastRenderedPageBreak/>
        <w:t>References</w:t>
      </w:r>
      <w:commentRangeEnd w:id="1024"/>
      <w:r w:rsidR="00F20990" w:rsidRPr="008372F6">
        <w:rPr>
          <w:rStyle w:val="CommentReference"/>
          <w:sz w:val="34"/>
          <w:szCs w:val="34"/>
        </w:rPr>
        <w:commentReference w:id="1024"/>
      </w:r>
      <w:commentRangeEnd w:id="1025"/>
      <w:r w:rsidR="00F20990" w:rsidRPr="008372F6">
        <w:rPr>
          <w:rStyle w:val="CommentReference"/>
          <w:sz w:val="34"/>
          <w:szCs w:val="34"/>
        </w:rPr>
        <w:commentReference w:id="1025"/>
      </w:r>
    </w:p>
    <w:p w14:paraId="0BEEDCC1" w14:textId="2A377B16" w:rsidR="005D491A" w:rsidRPr="008372F6" w:rsidRDefault="00000000">
      <w:pPr>
        <w:pStyle w:val="BodyText"/>
        <w:spacing w:before="120" w:after="120" w:line="360" w:lineRule="auto"/>
        <w:ind w:right="329"/>
        <w:jc w:val="both"/>
        <w:rPr>
          <w:rFonts w:ascii="Arial" w:hAnsi="Arial" w:cs="Arial"/>
          <w:sz w:val="24"/>
          <w:szCs w:val="24"/>
        </w:rPr>
        <w:pPrChange w:id="1026" w:author="Héctor Bahamonde" w:date="2026-09-18T11:17:00Z" w16du:dateUtc="2026-09-18T09:17:00Z">
          <w:pPr>
            <w:pStyle w:val="BodyText"/>
            <w:spacing w:before="120" w:after="120" w:line="360" w:lineRule="auto"/>
            <w:ind w:right="329" w:hanging="334"/>
            <w:jc w:val="both"/>
          </w:pPr>
        </w:pPrChange>
      </w:pPr>
      <w:bookmarkStart w:id="1027" w:name="_bookmark11"/>
      <w:bookmarkEnd w:id="1027"/>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1028" w:name="_bookmark12"/>
      <w:bookmarkEnd w:id="1028"/>
      <w:r w:rsidRPr="008372F6">
        <w:rPr>
          <w:rFonts w:ascii="Arial" w:hAnsi="Arial" w:cs="Arial"/>
          <w:w w:val="105"/>
          <w:sz w:val="24"/>
          <w:szCs w:val="24"/>
        </w:rPr>
        <w:t>2023, e113–e128.</w:t>
      </w:r>
    </w:p>
    <w:p w14:paraId="7395594C" w14:textId="77777777" w:rsidR="00407C17" w:rsidRDefault="00000000" w:rsidP="00EA7791">
      <w:pPr>
        <w:pStyle w:val="BodyText"/>
        <w:spacing w:before="120" w:after="120" w:line="360" w:lineRule="auto"/>
        <w:ind w:right="317"/>
        <w:jc w:val="both"/>
        <w:rPr>
          <w:ins w:id="1029" w:author="Héctor Bahamonde" w:date="2026-09-19T11:47:00Z" w16du:dateUtc="2026-09-19T09:47:00Z"/>
          <w:rFonts w:ascii="Arial" w:hAnsi="Arial" w:cs="Arial"/>
          <w:w w:val="105"/>
          <w:sz w:val="24"/>
          <w:szCs w:val="24"/>
        </w:rPr>
      </w:pPr>
      <w:bookmarkStart w:id="1030" w:name="_bookmark13"/>
      <w:bookmarkEnd w:id="1030"/>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65979F7B" w14:textId="57EE7F45"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1031" w:name="_bookmark14"/>
      <w:bookmarkEnd w:id="1031"/>
      <w:r w:rsidRPr="008372F6">
        <w:rPr>
          <w:rFonts w:ascii="Arial" w:hAnsi="Arial" w:cs="Arial"/>
          <w:w w:val="105"/>
          <w:sz w:val="24"/>
          <w:szCs w:val="24"/>
        </w:rPr>
        <w:t xml:space="preserve">society?—lessons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04CE1F32" w14:textId="77777777" w:rsidR="005D491A" w:rsidRPr="008372F6" w:rsidRDefault="00000000">
      <w:pPr>
        <w:spacing w:before="120" w:after="120" w:line="360" w:lineRule="auto"/>
        <w:ind w:right="354"/>
        <w:jc w:val="both"/>
        <w:rPr>
          <w:rFonts w:ascii="Arial" w:hAnsi="Arial" w:cs="Arial"/>
          <w:sz w:val="24"/>
          <w:szCs w:val="24"/>
        </w:rPr>
        <w:pPrChange w:id="1032" w:author="Héctor Bahamonde" w:date="2026-09-18T11:17:00Z" w16du:dateUtc="2026-09-18T09:17:00Z">
          <w:pPr>
            <w:spacing w:before="120" w:after="120" w:line="360" w:lineRule="auto"/>
            <w:ind w:right="354" w:hanging="339"/>
            <w:jc w:val="both"/>
          </w:pPr>
        </w:pPrChange>
      </w:pPr>
      <w:r w:rsidRPr="008372F6">
        <w:rPr>
          <w:rFonts w:ascii="Arial" w:hAnsi="Arial" w:cs="Arial"/>
          <w:w w:val="105"/>
          <w:sz w:val="24"/>
          <w:szCs w:val="24"/>
        </w:rPr>
        <w:t xml:space="preserve">Andrade, G. (2025). “Ethical Shortcomings of QALY: Discrimination Against Minorities in Public </w:t>
      </w:r>
      <w:bookmarkStart w:id="1033" w:name="_bookmark15"/>
      <w:bookmarkEnd w:id="1033"/>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728F7370" w14:textId="74072D36" w:rsidR="005D491A" w:rsidRPr="008372F6" w:rsidDel="00101F08" w:rsidRDefault="00000000">
      <w:pPr>
        <w:pStyle w:val="BodyText"/>
        <w:spacing w:before="120" w:after="120" w:line="360" w:lineRule="auto"/>
        <w:ind w:right="355"/>
        <w:jc w:val="both"/>
        <w:rPr>
          <w:del w:id="1034" w:author="Héctor Bahamonde" w:date="2026-09-19T11:40:00Z" w16du:dateUtc="2026-09-19T09:40:00Z"/>
          <w:rFonts w:ascii="Arial" w:hAnsi="Arial" w:cs="Arial"/>
          <w:sz w:val="24"/>
          <w:szCs w:val="24"/>
        </w:rPr>
        <w:pPrChange w:id="1035" w:author="Héctor Bahamonde" w:date="2026-09-18T11:17:00Z" w16du:dateUtc="2026-09-18T09:17:00Z">
          <w:pPr>
            <w:pStyle w:val="BodyText"/>
            <w:spacing w:before="120" w:after="120" w:line="360" w:lineRule="auto"/>
            <w:ind w:right="355" w:hanging="339"/>
            <w:jc w:val="both"/>
          </w:pPr>
        </w:pPrChange>
      </w:pPr>
      <w:del w:id="1036" w:author="Héctor Bahamonde" w:date="2026-09-19T11:40:00Z" w16du:dateUtc="2026-09-19T09:40:00Z">
        <w:r w:rsidRPr="008372F6" w:rsidDel="00101F08">
          <w:rPr>
            <w:rFonts w:ascii="Arial" w:hAnsi="Arial" w:cs="Arial"/>
            <w:w w:val="105"/>
            <w:sz w:val="24"/>
            <w:szCs w:val="24"/>
          </w:rPr>
          <w:delText>Arthur, Megan, Ria Saha, and Anuj Kapilashrami (2023). “Community participation and stakeholder engagement</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in</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determining</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health</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service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coverage: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systematic</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review</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and</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framework</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 xml:space="preserve">synthesis </w:delText>
        </w:r>
        <w:bookmarkStart w:id="1037" w:name="_bookmark16"/>
        <w:bookmarkEnd w:id="1037"/>
        <w:r w:rsidRPr="008372F6" w:rsidDel="00101F08">
          <w:rPr>
            <w:rFonts w:ascii="Arial" w:hAnsi="Arial" w:cs="Arial"/>
            <w:w w:val="105"/>
            <w:sz w:val="24"/>
            <w:szCs w:val="24"/>
          </w:rPr>
          <w:delText xml:space="preserve">to assess effectiveness.” In: </w:delText>
        </w:r>
        <w:r w:rsidRPr="008372F6" w:rsidDel="00101F08">
          <w:rPr>
            <w:rFonts w:ascii="Arial" w:hAnsi="Arial" w:cs="Arial"/>
            <w:i/>
            <w:w w:val="105"/>
            <w:sz w:val="24"/>
            <w:szCs w:val="24"/>
          </w:rPr>
          <w:delText xml:space="preserve">Journal of Global Health </w:delText>
        </w:r>
        <w:r w:rsidRPr="008372F6" w:rsidDel="00101F08">
          <w:rPr>
            <w:rFonts w:ascii="Arial" w:hAnsi="Arial" w:cs="Arial"/>
            <w:w w:val="105"/>
            <w:sz w:val="24"/>
            <w:szCs w:val="24"/>
          </w:rPr>
          <w:delText>13, p. 04034.</w:delText>
        </w:r>
      </w:del>
    </w:p>
    <w:p w14:paraId="044C8B53" w14:textId="77777777" w:rsidR="005D491A" w:rsidRPr="008372F6" w:rsidRDefault="00000000">
      <w:pPr>
        <w:pStyle w:val="BodyText"/>
        <w:spacing w:before="120" w:after="120" w:line="360" w:lineRule="auto"/>
        <w:ind w:right="327"/>
        <w:jc w:val="both"/>
        <w:rPr>
          <w:rFonts w:ascii="Arial" w:hAnsi="Arial" w:cs="Arial"/>
          <w:sz w:val="24"/>
          <w:szCs w:val="24"/>
        </w:rPr>
        <w:pPrChange w:id="1038" w:author="Héctor Bahamonde" w:date="2026-09-18T11:17:00Z" w16du:dateUtc="2026-09-18T09:17:00Z">
          <w:pPr>
            <w:pStyle w:val="BodyText"/>
            <w:spacing w:before="120" w:after="120" w:line="360" w:lineRule="auto"/>
            <w:ind w:right="327" w:hanging="327"/>
            <w:jc w:val="both"/>
          </w:pPr>
        </w:pPrChange>
      </w:pPr>
      <w:r w:rsidRPr="008372F6">
        <w:rPr>
          <w:rFonts w:ascii="Arial" w:hAnsi="Arial" w:cs="Arial"/>
          <w:w w:val="105"/>
          <w:sz w:val="24"/>
          <w:szCs w:val="24"/>
        </w:rPr>
        <w:t xml:space="preserve">Bærøe,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1039" w:name="_bookmark17"/>
      <w:bookmarkEnd w:id="1039"/>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07899765" w14:textId="299E95F5" w:rsidR="005D491A" w:rsidRPr="008372F6" w:rsidDel="008954D4" w:rsidRDefault="00000000">
      <w:pPr>
        <w:spacing w:before="120" w:after="120" w:line="360" w:lineRule="auto"/>
        <w:ind w:right="354"/>
        <w:jc w:val="both"/>
        <w:rPr>
          <w:del w:id="1040" w:author="Héctor Bahamonde" w:date="2026-09-17T10:04:00Z" w16du:dateUtc="2026-09-17T08:04:00Z"/>
          <w:rFonts w:ascii="Arial" w:hAnsi="Arial" w:cs="Arial"/>
          <w:sz w:val="24"/>
          <w:szCs w:val="24"/>
        </w:rPr>
        <w:pPrChange w:id="1041" w:author="Héctor Bahamonde" w:date="2026-09-18T11:17:00Z" w16du:dateUtc="2026-09-18T09:17:00Z">
          <w:pPr>
            <w:spacing w:before="120" w:after="120" w:line="360" w:lineRule="auto"/>
            <w:ind w:right="354" w:hanging="324"/>
            <w:jc w:val="both"/>
          </w:pPr>
        </w:pPrChange>
      </w:pPr>
      <w:commentRangeStart w:id="1042"/>
      <w:del w:id="1043" w:author="Héctor Bahamonde" w:date="2026-09-17T10:04:00Z" w16du:dateUtc="2026-09-17T08:04:00Z">
        <w:r w:rsidRPr="008372F6" w:rsidDel="008954D4">
          <w:rPr>
            <w:rFonts w:ascii="Arial" w:hAnsi="Arial" w:cs="Arial"/>
            <w:w w:val="105"/>
            <w:sz w:val="24"/>
            <w:szCs w:val="24"/>
          </w:rPr>
          <w:delText xml:space="preserve">Baltussen, R., M. Jansen, and W. Oortwijn (2021). “Evidence-Informed Deliberative Processes for Legitimate Health Benefit Package Design—Part I: Conceptual Framework.” In: </w:delText>
        </w:r>
        <w:r w:rsidRPr="008372F6" w:rsidDel="008954D4">
          <w:rPr>
            <w:rFonts w:ascii="Arial" w:hAnsi="Arial" w:cs="Arial"/>
            <w:i/>
            <w:w w:val="105"/>
            <w:sz w:val="24"/>
            <w:szCs w:val="24"/>
          </w:rPr>
          <w:delText xml:space="preserve">International </w:delText>
        </w:r>
        <w:bookmarkStart w:id="1044" w:name="_bookmark18"/>
        <w:bookmarkEnd w:id="1044"/>
        <w:r w:rsidRPr="008372F6" w:rsidDel="008954D4">
          <w:rPr>
            <w:rFonts w:ascii="Arial" w:hAnsi="Arial" w:cs="Arial"/>
            <w:i/>
            <w:w w:val="105"/>
            <w:sz w:val="24"/>
            <w:szCs w:val="24"/>
          </w:rPr>
          <w:delText xml:space="preserve">Journal of Health Policy and Management </w:delText>
        </w:r>
        <w:r w:rsidRPr="008372F6" w:rsidDel="008954D4">
          <w:rPr>
            <w:rFonts w:ascii="Arial" w:hAnsi="Arial" w:cs="Arial"/>
            <w:w w:val="105"/>
            <w:sz w:val="24"/>
            <w:szCs w:val="24"/>
          </w:rPr>
          <w:delText>11.10, pp. 2319–2326.</w:delText>
        </w:r>
        <w:commentRangeEnd w:id="1042"/>
        <w:r w:rsidR="000E7832" w:rsidRPr="008372F6" w:rsidDel="008954D4">
          <w:rPr>
            <w:rStyle w:val="CommentReference"/>
            <w:rFonts w:ascii="Arial" w:hAnsi="Arial" w:cs="Arial"/>
            <w:sz w:val="24"/>
            <w:szCs w:val="24"/>
          </w:rPr>
          <w:commentReference w:id="1042"/>
        </w:r>
      </w:del>
    </w:p>
    <w:p w14:paraId="44819F8F" w14:textId="77777777" w:rsidR="005D491A" w:rsidRPr="008372F6" w:rsidRDefault="00000000">
      <w:pPr>
        <w:pStyle w:val="BodyText"/>
        <w:spacing w:before="120" w:after="120" w:line="360" w:lineRule="auto"/>
        <w:ind w:right="329"/>
        <w:jc w:val="both"/>
        <w:rPr>
          <w:rFonts w:ascii="Arial" w:hAnsi="Arial" w:cs="Arial"/>
          <w:sz w:val="24"/>
          <w:szCs w:val="24"/>
        </w:rPr>
        <w:pPrChange w:id="1045" w:author="Héctor Bahamonde" w:date="2026-09-18T11:17:00Z" w16du:dateUtc="2026-09-18T09:17:00Z">
          <w:pPr>
            <w:pStyle w:val="BodyText"/>
            <w:spacing w:before="120" w:after="120" w:line="360" w:lineRule="auto"/>
            <w:ind w:right="329" w:hanging="331"/>
            <w:jc w:val="both"/>
          </w:pPr>
        </w:pPrChange>
      </w:pPr>
      <w:r w:rsidRPr="008372F6">
        <w:rPr>
          <w:rFonts w:ascii="Arial" w:hAnsi="Arial" w:cs="Arial"/>
          <w:w w:val="105"/>
          <w:sz w:val="24"/>
          <w:szCs w:val="24"/>
        </w:rPr>
        <w:t>Baltussen,</w:t>
      </w:r>
      <w:r w:rsidRPr="008372F6">
        <w:rPr>
          <w:rFonts w:ascii="Arial" w:hAnsi="Arial" w:cs="Arial"/>
          <w:spacing w:val="-11"/>
          <w:w w:val="105"/>
          <w:sz w:val="24"/>
          <w:szCs w:val="24"/>
        </w:rPr>
        <w:t xml:space="preserve"> </w:t>
      </w:r>
      <w:r w:rsidRPr="008372F6">
        <w:rPr>
          <w:rFonts w:ascii="Arial" w:hAnsi="Arial" w:cs="Arial"/>
          <w:w w:val="105"/>
          <w:sz w:val="24"/>
          <w:szCs w:val="24"/>
        </w:rPr>
        <w:t>R.,</w:t>
      </w:r>
      <w:r w:rsidRPr="008372F6">
        <w:rPr>
          <w:rFonts w:ascii="Arial" w:hAnsi="Arial" w:cs="Arial"/>
          <w:spacing w:val="-11"/>
          <w:w w:val="105"/>
          <w:sz w:val="24"/>
          <w:szCs w:val="24"/>
        </w:rPr>
        <w:t xml:space="preserve"> </w:t>
      </w:r>
      <w:r w:rsidRPr="008372F6">
        <w:rPr>
          <w:rFonts w:ascii="Arial" w:hAnsi="Arial" w:cs="Arial"/>
          <w:w w:val="105"/>
          <w:sz w:val="24"/>
          <w:szCs w:val="24"/>
        </w:rPr>
        <w:t>M.</w:t>
      </w:r>
      <w:r w:rsidRPr="008372F6">
        <w:rPr>
          <w:rFonts w:ascii="Arial" w:hAnsi="Arial" w:cs="Arial"/>
          <w:spacing w:val="-11"/>
          <w:w w:val="105"/>
          <w:sz w:val="24"/>
          <w:szCs w:val="24"/>
        </w:rPr>
        <w:t xml:space="preserve"> </w:t>
      </w:r>
      <w:r w:rsidRPr="008372F6">
        <w:rPr>
          <w:rFonts w:ascii="Arial" w:hAnsi="Arial" w:cs="Arial"/>
          <w:w w:val="105"/>
          <w:sz w:val="24"/>
          <w:szCs w:val="24"/>
        </w:rPr>
        <w:t>P.</w:t>
      </w:r>
      <w:r w:rsidRPr="008372F6">
        <w:rPr>
          <w:rFonts w:ascii="Arial" w:hAnsi="Arial" w:cs="Arial"/>
          <w:spacing w:val="-11"/>
          <w:w w:val="105"/>
          <w:sz w:val="24"/>
          <w:szCs w:val="24"/>
        </w:rPr>
        <w:t xml:space="preserve"> </w:t>
      </w:r>
      <w:r w:rsidRPr="008372F6">
        <w:rPr>
          <w:rFonts w:ascii="Arial" w:hAnsi="Arial" w:cs="Arial"/>
          <w:w w:val="105"/>
          <w:sz w:val="24"/>
          <w:szCs w:val="24"/>
        </w:rPr>
        <w:t>Jansen,</w:t>
      </w:r>
      <w:r w:rsidRPr="008372F6">
        <w:rPr>
          <w:rFonts w:ascii="Arial" w:hAnsi="Arial" w:cs="Arial"/>
          <w:spacing w:val="-11"/>
          <w:w w:val="105"/>
          <w:sz w:val="24"/>
          <w:szCs w:val="24"/>
        </w:rPr>
        <w:t xml:space="preserve"> </w:t>
      </w:r>
      <w:r w:rsidRPr="008372F6">
        <w:rPr>
          <w:rFonts w:ascii="Arial" w:hAnsi="Arial" w:cs="Arial"/>
          <w:w w:val="105"/>
          <w:sz w:val="24"/>
          <w:szCs w:val="24"/>
        </w:rPr>
        <w:t>E.</w:t>
      </w:r>
      <w:r w:rsidRPr="008372F6">
        <w:rPr>
          <w:rFonts w:ascii="Arial" w:hAnsi="Arial" w:cs="Arial"/>
          <w:spacing w:val="-11"/>
          <w:w w:val="105"/>
          <w:sz w:val="24"/>
          <w:szCs w:val="24"/>
        </w:rPr>
        <w:t xml:space="preserve"> </w:t>
      </w:r>
      <w:r w:rsidRPr="008372F6">
        <w:rPr>
          <w:rFonts w:ascii="Arial" w:hAnsi="Arial" w:cs="Arial"/>
          <w:w w:val="105"/>
          <w:sz w:val="24"/>
          <w:szCs w:val="24"/>
        </w:rPr>
        <w:t>Mikkelsen,</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1046" w:name="_bookmark19"/>
      <w:bookmarkEnd w:id="1046"/>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3BD30EAF" w14:textId="77777777" w:rsidR="005D491A" w:rsidRPr="008372F6" w:rsidRDefault="00000000">
      <w:pPr>
        <w:spacing w:before="120" w:after="120" w:line="360" w:lineRule="auto"/>
        <w:ind w:right="358"/>
        <w:jc w:val="both"/>
        <w:rPr>
          <w:rFonts w:ascii="Arial" w:hAnsi="Arial" w:cs="Arial"/>
          <w:sz w:val="24"/>
          <w:szCs w:val="24"/>
        </w:rPr>
        <w:pPrChange w:id="1047" w:author="Héctor Bahamonde" w:date="2026-09-18T11:17:00Z" w16du:dateUtc="2026-09-18T09:17:00Z">
          <w:pPr>
            <w:spacing w:before="120" w:after="120" w:line="360" w:lineRule="auto"/>
            <w:ind w:right="358" w:hanging="331"/>
            <w:jc w:val="both"/>
          </w:pPr>
        </w:pPrChange>
      </w:pPr>
      <w:r w:rsidRPr="008372F6">
        <w:rPr>
          <w:rFonts w:ascii="Arial" w:hAnsi="Arial" w:cs="Arial"/>
          <w:w w:val="105"/>
          <w:sz w:val="24"/>
          <w:szCs w:val="24"/>
        </w:rPr>
        <w:t xml:space="preserve">Barberis, Nicholas (Feb. 2013). “Thirty Years of Prospect Theory in Economics: A Review and </w:t>
      </w:r>
      <w:bookmarkStart w:id="1048" w:name="_bookmark20"/>
      <w:bookmarkEnd w:id="1048"/>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2AE73255" w14:textId="77777777" w:rsidR="005D491A" w:rsidRPr="008372F6" w:rsidRDefault="00000000">
      <w:pPr>
        <w:pStyle w:val="BodyText"/>
        <w:spacing w:before="120" w:after="120" w:line="360" w:lineRule="auto"/>
        <w:ind w:right="357"/>
        <w:jc w:val="both"/>
        <w:rPr>
          <w:rFonts w:ascii="Arial" w:hAnsi="Arial" w:cs="Arial"/>
          <w:sz w:val="24"/>
          <w:szCs w:val="24"/>
        </w:rPr>
        <w:pPrChange w:id="1049" w:author="Héctor Bahamonde" w:date="2026-09-18T11:17:00Z" w16du:dateUtc="2026-09-18T09:17:00Z">
          <w:pPr>
            <w:pStyle w:val="BodyText"/>
            <w:spacing w:before="120" w:after="120" w:line="360" w:lineRule="auto"/>
            <w:ind w:right="357" w:hanging="327"/>
            <w:jc w:val="both"/>
          </w:pPr>
        </w:pPrChange>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1050" w:name="_bookmark21"/>
      <w:bookmarkEnd w:id="1050"/>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0282A9CB" w14:textId="7DBB289C" w:rsidR="005D491A" w:rsidRPr="008372F6" w:rsidDel="00101F08" w:rsidRDefault="00000000">
      <w:pPr>
        <w:pStyle w:val="BodyText"/>
        <w:spacing w:before="120" w:after="120" w:line="360" w:lineRule="auto"/>
        <w:ind w:right="327"/>
        <w:jc w:val="both"/>
        <w:rPr>
          <w:del w:id="1051" w:author="Héctor Bahamonde" w:date="2026-09-19T11:40:00Z" w16du:dateUtc="2026-09-19T09:40:00Z"/>
          <w:rFonts w:ascii="Arial" w:hAnsi="Arial" w:cs="Arial"/>
          <w:sz w:val="24"/>
          <w:szCs w:val="24"/>
        </w:rPr>
        <w:pPrChange w:id="1052" w:author="Héctor Bahamonde" w:date="2026-09-18T11:17:00Z" w16du:dateUtc="2026-09-18T09:17:00Z">
          <w:pPr>
            <w:pStyle w:val="BodyText"/>
            <w:spacing w:before="120" w:after="120" w:line="360" w:lineRule="auto"/>
            <w:ind w:right="327" w:hanging="332"/>
            <w:jc w:val="both"/>
          </w:pPr>
        </w:pPrChange>
      </w:pPr>
      <w:del w:id="1053" w:author="Héctor Bahamonde" w:date="2026-09-19T11:40:00Z" w16du:dateUtc="2026-09-19T09:40:00Z">
        <w:r w:rsidRPr="008372F6" w:rsidDel="00101F08">
          <w:rPr>
            <w:rFonts w:ascii="Arial" w:hAnsi="Arial" w:cs="Arial"/>
            <w:w w:val="105"/>
            <w:sz w:val="24"/>
            <w:szCs w:val="24"/>
          </w:rPr>
          <w:delText xml:space="preserve">Béland, Daniel and Robert Henry Cox (Mar. 2016). “Ideas as coalition magnets: coalition building, policy entrepreneurs, and power relations.” In: </w:delText>
        </w:r>
        <w:r w:rsidRPr="008372F6" w:rsidDel="00101F08">
          <w:rPr>
            <w:rFonts w:ascii="Arial" w:hAnsi="Arial" w:cs="Arial"/>
            <w:i/>
            <w:w w:val="105"/>
            <w:sz w:val="24"/>
            <w:szCs w:val="24"/>
          </w:rPr>
          <w:delText xml:space="preserve">Journal of European Public Policy </w:delText>
        </w:r>
        <w:r w:rsidRPr="008372F6" w:rsidDel="00101F08">
          <w:rPr>
            <w:rFonts w:ascii="Arial" w:hAnsi="Arial" w:cs="Arial"/>
            <w:w w:val="105"/>
            <w:sz w:val="24"/>
            <w:szCs w:val="24"/>
          </w:rPr>
          <w:delText>23.3, pp. 428–</w:delText>
        </w:r>
        <w:bookmarkStart w:id="1054" w:name="_bookmark22"/>
        <w:bookmarkEnd w:id="1054"/>
        <w:r w:rsidRPr="008372F6" w:rsidDel="00101F08">
          <w:rPr>
            <w:rFonts w:ascii="Arial" w:hAnsi="Arial" w:cs="Arial"/>
            <w:spacing w:val="-4"/>
            <w:w w:val="105"/>
            <w:sz w:val="24"/>
            <w:szCs w:val="24"/>
          </w:rPr>
          <w:delText>445.</w:delText>
        </w:r>
      </w:del>
    </w:p>
    <w:p w14:paraId="69B88C16" w14:textId="2D7FDC21" w:rsidR="005D491A" w:rsidRPr="008372F6" w:rsidDel="00643FFA" w:rsidRDefault="00000000">
      <w:pPr>
        <w:pStyle w:val="BodyText"/>
        <w:spacing w:before="120" w:after="120" w:line="360" w:lineRule="auto"/>
        <w:ind w:right="321"/>
        <w:jc w:val="both"/>
        <w:rPr>
          <w:del w:id="1055" w:author="Héctor Bahamonde" w:date="2026-09-18T11:16:00Z" w16du:dateUtc="2026-09-18T09:16:00Z"/>
          <w:rFonts w:ascii="Arial" w:hAnsi="Arial" w:cs="Arial"/>
          <w:sz w:val="24"/>
          <w:szCs w:val="24"/>
        </w:rPr>
        <w:pPrChange w:id="1056" w:author="Héctor Bahamonde" w:date="2026-09-18T11:17:00Z" w16du:dateUtc="2026-09-18T09:17:00Z">
          <w:pPr>
            <w:pStyle w:val="BodyText"/>
            <w:spacing w:before="120" w:after="120" w:line="360" w:lineRule="auto"/>
            <w:ind w:right="321" w:hanging="339"/>
            <w:jc w:val="both"/>
          </w:pPr>
        </w:pPrChange>
      </w:pPr>
      <w:del w:id="1057" w:author="Héctor Bahamonde" w:date="2026-09-19T11:41:00Z" w16du:dateUtc="2026-09-19T09:41:00Z">
        <w:r w:rsidRPr="008372F6" w:rsidDel="001405AC">
          <w:rPr>
            <w:rFonts w:ascii="Arial" w:hAnsi="Arial" w:cs="Arial"/>
            <w:w w:val="105"/>
            <w:sz w:val="24"/>
            <w:szCs w:val="24"/>
          </w:rPr>
          <w:delText>Bijlmakers, L. et al. (2020). “Increasing the Legitimacy of Tough Choices in Healthcare Reimburse-ment:</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Approach</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and</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Results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of</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Citizen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Forum</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The</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Netherlands.”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i/>
            <w:w w:val="105"/>
            <w:sz w:val="24"/>
            <w:szCs w:val="24"/>
          </w:rPr>
          <w:delText>Value</w:delText>
        </w:r>
        <w:r w:rsidRPr="008372F6" w:rsidDel="001405AC">
          <w:rPr>
            <w:rFonts w:ascii="Arial" w:hAnsi="Arial" w:cs="Arial"/>
            <w:i/>
            <w:spacing w:val="20"/>
            <w:w w:val="105"/>
            <w:sz w:val="24"/>
            <w:szCs w:val="24"/>
          </w:rPr>
          <w:delText xml:space="preserve"> </w:delText>
        </w:r>
        <w:r w:rsidRPr="008372F6" w:rsidDel="001405AC">
          <w:rPr>
            <w:rFonts w:ascii="Arial" w:hAnsi="Arial" w:cs="Arial"/>
            <w:i/>
            <w:w w:val="105"/>
            <w:sz w:val="24"/>
            <w:szCs w:val="24"/>
          </w:rPr>
          <w:delText>in</w:delText>
        </w:r>
        <w:r w:rsidRPr="008372F6" w:rsidDel="001405AC">
          <w:rPr>
            <w:rFonts w:ascii="Arial" w:hAnsi="Arial" w:cs="Arial"/>
            <w:i/>
            <w:spacing w:val="19"/>
            <w:w w:val="105"/>
            <w:sz w:val="24"/>
            <w:szCs w:val="24"/>
          </w:rPr>
          <w:delText xml:space="preserve"> </w:delText>
        </w:r>
        <w:r w:rsidRPr="008372F6" w:rsidDel="001405AC">
          <w:rPr>
            <w:rFonts w:ascii="Arial" w:hAnsi="Arial" w:cs="Arial"/>
            <w:i/>
            <w:w w:val="105"/>
            <w:sz w:val="24"/>
            <w:szCs w:val="24"/>
          </w:rPr>
          <w:delText>Health</w:delText>
        </w:r>
        <w:r w:rsidRPr="008372F6" w:rsidDel="001405AC">
          <w:rPr>
            <w:rFonts w:ascii="Arial" w:hAnsi="Arial" w:cs="Arial"/>
            <w:i/>
            <w:spacing w:val="25"/>
            <w:w w:val="105"/>
            <w:sz w:val="24"/>
            <w:szCs w:val="24"/>
          </w:rPr>
          <w:delText xml:space="preserve"> </w:delText>
        </w:r>
        <w:r w:rsidRPr="008372F6" w:rsidDel="001405AC">
          <w:rPr>
            <w:rFonts w:ascii="Arial" w:hAnsi="Arial" w:cs="Arial"/>
            <w:w w:val="105"/>
            <w:sz w:val="24"/>
            <w:szCs w:val="24"/>
          </w:rPr>
          <w:delText>23.1,</w:delText>
        </w:r>
      </w:del>
    </w:p>
    <w:p w14:paraId="67E322CD" w14:textId="06A46CFB" w:rsidR="005D491A" w:rsidRPr="008372F6" w:rsidDel="001405AC" w:rsidRDefault="00000000">
      <w:pPr>
        <w:pStyle w:val="BodyText"/>
        <w:spacing w:before="120" w:after="120" w:line="360" w:lineRule="auto"/>
        <w:ind w:right="321"/>
        <w:jc w:val="both"/>
        <w:rPr>
          <w:del w:id="1058" w:author="Héctor Bahamonde" w:date="2026-09-19T11:41:00Z" w16du:dateUtc="2026-09-19T09:41:00Z"/>
          <w:rFonts w:ascii="Arial" w:hAnsi="Arial" w:cs="Arial"/>
          <w:sz w:val="24"/>
          <w:szCs w:val="24"/>
        </w:rPr>
        <w:pPrChange w:id="1059" w:author="Héctor Bahamonde" w:date="2026-09-18T11:17:00Z" w16du:dateUtc="2026-09-18T09:17:00Z">
          <w:pPr>
            <w:pStyle w:val="BodyText"/>
            <w:spacing w:before="120" w:after="120" w:line="360" w:lineRule="auto"/>
            <w:jc w:val="both"/>
          </w:pPr>
        </w:pPrChange>
      </w:pPr>
      <w:bookmarkStart w:id="1060" w:name="_bookmark23"/>
      <w:bookmarkEnd w:id="1060"/>
      <w:del w:id="1061" w:author="Héctor Bahamonde" w:date="2026-09-19T11:41:00Z" w16du:dateUtc="2026-09-19T09:41:00Z">
        <w:r w:rsidRPr="008372F6" w:rsidDel="001405AC">
          <w:rPr>
            <w:rFonts w:ascii="Arial" w:hAnsi="Arial" w:cs="Arial"/>
            <w:sz w:val="24"/>
            <w:szCs w:val="24"/>
          </w:rPr>
          <w:delText>pp.</w:delText>
        </w:r>
        <w:r w:rsidRPr="008372F6" w:rsidDel="001405AC">
          <w:rPr>
            <w:rFonts w:ascii="Arial" w:hAnsi="Arial" w:cs="Arial"/>
            <w:spacing w:val="39"/>
            <w:sz w:val="24"/>
            <w:szCs w:val="24"/>
          </w:rPr>
          <w:delText xml:space="preserve"> </w:delText>
        </w:r>
        <w:r w:rsidRPr="008372F6" w:rsidDel="001405AC">
          <w:rPr>
            <w:rFonts w:ascii="Arial" w:hAnsi="Arial" w:cs="Arial"/>
            <w:sz w:val="24"/>
            <w:szCs w:val="24"/>
          </w:rPr>
          <w:delText>32–</w:delText>
        </w:r>
        <w:r w:rsidRPr="008372F6" w:rsidDel="001405AC">
          <w:rPr>
            <w:rFonts w:ascii="Arial" w:hAnsi="Arial" w:cs="Arial"/>
            <w:spacing w:val="-5"/>
            <w:sz w:val="24"/>
            <w:szCs w:val="24"/>
          </w:rPr>
          <w:delText>38.</w:delText>
        </w:r>
      </w:del>
    </w:p>
    <w:p w14:paraId="0FBAF827" w14:textId="77777777" w:rsidR="005D491A" w:rsidRPr="008372F6" w:rsidRDefault="00000000">
      <w:pPr>
        <w:pStyle w:val="BodyText"/>
        <w:spacing w:before="120" w:after="120" w:line="360" w:lineRule="auto"/>
        <w:ind w:right="326"/>
        <w:jc w:val="both"/>
        <w:rPr>
          <w:rFonts w:ascii="Arial" w:hAnsi="Arial" w:cs="Arial"/>
          <w:sz w:val="24"/>
          <w:szCs w:val="24"/>
        </w:rPr>
        <w:pPrChange w:id="1062" w:author="Héctor Bahamonde" w:date="2026-09-18T11:17:00Z" w16du:dateUtc="2026-09-18T09:17:00Z">
          <w:pPr>
            <w:pStyle w:val="BodyText"/>
            <w:spacing w:before="120" w:after="120" w:line="360" w:lineRule="auto"/>
            <w:ind w:right="326" w:hanging="339"/>
            <w:jc w:val="both"/>
          </w:pPr>
        </w:pPrChange>
      </w:pPr>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1063" w:name="_bookmark24"/>
      <w:bookmarkEnd w:id="1063"/>
      <w:r w:rsidRPr="008372F6">
        <w:rPr>
          <w:rFonts w:ascii="Arial" w:hAnsi="Arial" w:cs="Arial"/>
          <w:spacing w:val="-2"/>
          <w:w w:val="110"/>
          <w:sz w:val="24"/>
          <w:szCs w:val="24"/>
        </w:rPr>
        <w:t>e001087.</w:t>
      </w:r>
    </w:p>
    <w:p w14:paraId="12CEB64E" w14:textId="77777777" w:rsidR="005D491A" w:rsidRPr="008372F6" w:rsidRDefault="00000000">
      <w:pPr>
        <w:pStyle w:val="BodyText"/>
        <w:spacing w:before="120" w:after="120" w:line="360" w:lineRule="auto"/>
        <w:ind w:right="358"/>
        <w:jc w:val="both"/>
        <w:rPr>
          <w:rFonts w:ascii="Arial" w:hAnsi="Arial" w:cs="Arial"/>
          <w:sz w:val="24"/>
          <w:szCs w:val="24"/>
        </w:rPr>
        <w:pPrChange w:id="1064" w:author="Héctor Bahamonde" w:date="2026-09-18T11:17:00Z" w16du:dateUtc="2026-09-18T09:17:00Z">
          <w:pPr>
            <w:pStyle w:val="BodyText"/>
            <w:spacing w:before="120" w:after="120" w:line="360" w:lineRule="auto"/>
            <w:ind w:right="358" w:hanging="339"/>
            <w:jc w:val="both"/>
          </w:pPr>
        </w:pPrChange>
      </w:pPr>
      <w:r w:rsidRPr="008372F6">
        <w:rPr>
          <w:rFonts w:ascii="Arial" w:hAnsi="Arial" w:cs="Arial"/>
          <w:w w:val="105"/>
          <w:sz w:val="24"/>
          <w:szCs w:val="24"/>
        </w:rPr>
        <w:t>Brinkhuis,</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1065" w:name="_bookmark25"/>
      <w:bookmarkEnd w:id="1065"/>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r w:rsidRPr="008372F6">
        <w:rPr>
          <w:rFonts w:ascii="Arial" w:hAnsi="Arial" w:cs="Arial"/>
          <w:i/>
          <w:w w:val="105"/>
          <w:sz w:val="24"/>
          <w:szCs w:val="24"/>
        </w:rPr>
        <w:t>bmj</w:t>
      </w:r>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1F34826A" w14:textId="255E1239" w:rsidR="005D491A" w:rsidRPr="008372F6" w:rsidDel="00E057ED" w:rsidRDefault="00000000">
      <w:pPr>
        <w:pStyle w:val="BodyText"/>
        <w:spacing w:before="120" w:after="120" w:line="360" w:lineRule="auto"/>
        <w:ind w:right="328"/>
        <w:jc w:val="both"/>
        <w:rPr>
          <w:del w:id="1066" w:author="Héctor Bahamonde" w:date="2026-09-18T11:16:00Z" w16du:dateUtc="2026-09-18T09:16:00Z"/>
          <w:rFonts w:ascii="Arial" w:hAnsi="Arial" w:cs="Arial"/>
          <w:sz w:val="24"/>
          <w:szCs w:val="24"/>
        </w:rPr>
        <w:pPrChange w:id="1067" w:author="Héctor Bahamonde" w:date="2026-09-18T11:17:00Z" w16du:dateUtc="2026-09-18T09:17:00Z">
          <w:pPr>
            <w:pStyle w:val="BodyText"/>
            <w:spacing w:before="120" w:after="120" w:line="360" w:lineRule="auto"/>
            <w:ind w:right="328" w:hanging="339"/>
            <w:jc w:val="both"/>
          </w:pPr>
        </w:pPrChange>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r w:rsidRPr="008372F6">
        <w:rPr>
          <w:rFonts w:ascii="Arial" w:hAnsi="Arial" w:cs="Arial"/>
          <w:w w:val="105"/>
          <w:sz w:val="24"/>
          <w:szCs w:val="24"/>
        </w:rPr>
        <w:t>Bærøe</w:t>
      </w:r>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ins w:id="1068" w:author="Héctor Bahamonde" w:date="2026-09-18T11:16:00Z" w16du:dateUtc="2026-09-18T09:16:00Z">
        <w:r w:rsidR="00E057ED">
          <w:rPr>
            <w:rFonts w:ascii="Arial" w:hAnsi="Arial" w:cs="Arial"/>
            <w:w w:val="105"/>
            <w:sz w:val="24"/>
            <w:szCs w:val="24"/>
          </w:rPr>
          <w:t xml:space="preserve"> </w:t>
        </w:r>
      </w:ins>
    </w:p>
    <w:p w14:paraId="3C7BD933" w14:textId="77777777" w:rsidR="005D491A" w:rsidRPr="008372F6" w:rsidRDefault="00000000">
      <w:pPr>
        <w:pStyle w:val="BodyText"/>
        <w:spacing w:before="120" w:after="120" w:line="360" w:lineRule="auto"/>
        <w:ind w:right="328"/>
        <w:jc w:val="both"/>
        <w:rPr>
          <w:rFonts w:ascii="Arial" w:hAnsi="Arial" w:cs="Arial"/>
          <w:sz w:val="24"/>
          <w:szCs w:val="24"/>
        </w:rPr>
        <w:pPrChange w:id="1069" w:author="Héctor Bahamonde" w:date="2026-09-18T11:17:00Z" w16du:dateUtc="2026-09-18T09:17:00Z">
          <w:pPr>
            <w:pStyle w:val="BodyText"/>
            <w:spacing w:before="120" w:after="120" w:line="360" w:lineRule="auto"/>
            <w:jc w:val="both"/>
          </w:pPr>
        </w:pPrChange>
      </w:pPr>
      <w:bookmarkStart w:id="1070" w:name="_bookmark26"/>
      <w:bookmarkEnd w:id="1070"/>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47859DF8" w14:textId="77777777" w:rsidR="007A06E7" w:rsidRDefault="007A06E7" w:rsidP="00EA7791">
      <w:pPr>
        <w:spacing w:before="120" w:after="120" w:line="360" w:lineRule="auto"/>
        <w:ind w:right="357"/>
        <w:jc w:val="both"/>
        <w:rPr>
          <w:ins w:id="1071" w:author="Héctor Bahamonde" w:date="2026-09-19T12:36:00Z" w16du:dateUtc="2026-09-19T10:36:00Z"/>
          <w:rFonts w:ascii="Arial" w:hAnsi="Arial" w:cs="Arial"/>
          <w:w w:val="105"/>
          <w:sz w:val="24"/>
          <w:szCs w:val="24"/>
        </w:rPr>
      </w:pPr>
      <w:ins w:id="1072" w:author="Héctor Bahamonde" w:date="2026-09-19T12:36:00Z" w16du:dateUtc="2026-09-19T10:36:00Z">
        <w:r w:rsidRPr="007A06E7">
          <w:rPr>
            <w:rFonts w:ascii="Arial" w:hAnsi="Arial" w:cs="Arial"/>
            <w:w w:val="105"/>
            <w:sz w:val="24"/>
            <w:szCs w:val="24"/>
          </w:rPr>
          <w:t xml:space="preserve">Chong, D., and J. N. Druckman (2007). “Framing Theory.” Annual Review of Political Science 10, pp. 103–126. </w:t>
        </w:r>
      </w:ins>
    </w:p>
    <w:p w14:paraId="7648584F" w14:textId="1611E4DD" w:rsidR="005D491A" w:rsidRPr="008372F6" w:rsidRDefault="00000000">
      <w:pPr>
        <w:spacing w:before="120" w:after="120" w:line="360" w:lineRule="auto"/>
        <w:ind w:right="357"/>
        <w:jc w:val="both"/>
        <w:rPr>
          <w:rFonts w:ascii="Arial" w:hAnsi="Arial" w:cs="Arial"/>
          <w:sz w:val="24"/>
          <w:szCs w:val="24"/>
        </w:rPr>
        <w:pPrChange w:id="1073" w:author="Héctor Bahamonde" w:date="2026-09-18T11:17:00Z" w16du:dateUtc="2026-09-18T09:17:00Z">
          <w:pPr>
            <w:spacing w:before="120" w:after="120" w:line="360" w:lineRule="auto"/>
            <w:ind w:right="357" w:hanging="339"/>
            <w:jc w:val="both"/>
          </w:pPr>
        </w:pPrChange>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1074" w:name="_bookmark27"/>
      <w:bookmarkEnd w:id="1074"/>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5070C649" w14:textId="77777777" w:rsidR="005D491A" w:rsidRPr="008372F6" w:rsidRDefault="00000000" w:rsidP="00EA7791">
      <w:pPr>
        <w:pStyle w:val="BodyText"/>
        <w:spacing w:before="120" w:after="120" w:line="360" w:lineRule="auto"/>
        <w:jc w:val="both"/>
        <w:rPr>
          <w:rFonts w:ascii="Arial" w:hAnsi="Arial" w:cs="Arial"/>
          <w:sz w:val="24"/>
          <w:szCs w:val="24"/>
        </w:rPr>
      </w:pPr>
      <w:bookmarkStart w:id="1075" w:name="_bookmark28"/>
      <w:bookmarkEnd w:id="1075"/>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1173B477" w14:textId="77777777" w:rsidR="005D491A" w:rsidRPr="008372F6" w:rsidRDefault="00000000">
      <w:pPr>
        <w:pStyle w:val="BodyText"/>
        <w:spacing w:before="120" w:after="120" w:line="360" w:lineRule="auto"/>
        <w:ind w:right="356"/>
        <w:jc w:val="both"/>
        <w:rPr>
          <w:rFonts w:ascii="Arial" w:hAnsi="Arial" w:cs="Arial"/>
          <w:sz w:val="24"/>
          <w:szCs w:val="24"/>
        </w:rPr>
        <w:pPrChange w:id="1076"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Cookson, R., C. McCabe, and A. Tsuchiya (2008). “Public healthcare resource allocation and the </w:t>
      </w:r>
      <w:bookmarkStart w:id="1077" w:name="_bookmark29"/>
      <w:bookmarkEnd w:id="1077"/>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1EDEF9D2" w14:textId="77777777" w:rsidR="005D491A" w:rsidRPr="008372F6" w:rsidRDefault="00000000">
      <w:pPr>
        <w:pStyle w:val="BodyText"/>
        <w:spacing w:before="120" w:after="120" w:line="360" w:lineRule="auto"/>
        <w:ind w:right="353"/>
        <w:jc w:val="both"/>
        <w:rPr>
          <w:rFonts w:ascii="Arial" w:hAnsi="Arial" w:cs="Arial"/>
          <w:sz w:val="24"/>
          <w:szCs w:val="24"/>
        </w:rPr>
        <w:pPrChange w:id="1078" w:author="Héctor Bahamonde" w:date="2026-09-18T11:17:00Z" w16du:dateUtc="2026-09-18T09:17:00Z">
          <w:pPr>
            <w:pStyle w:val="BodyText"/>
            <w:spacing w:before="120" w:after="120" w:line="360" w:lineRule="auto"/>
            <w:ind w:right="353" w:hanging="339"/>
            <w:jc w:val="both"/>
          </w:pPr>
        </w:pPrChange>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2DCB6ADB" w14:textId="5E377F2B" w:rsidR="005D491A" w:rsidRPr="008372F6" w:rsidRDefault="00000000">
      <w:pPr>
        <w:pStyle w:val="BodyText"/>
        <w:spacing w:before="120" w:after="120" w:line="360" w:lineRule="auto"/>
        <w:ind w:right="321"/>
        <w:jc w:val="both"/>
        <w:rPr>
          <w:rFonts w:ascii="Arial" w:hAnsi="Arial" w:cs="Arial"/>
          <w:sz w:val="24"/>
          <w:szCs w:val="24"/>
        </w:rPr>
        <w:pPrChange w:id="1079" w:author="Héctor Bahamonde" w:date="2026-09-18T11:17:00Z" w16du:dateUtc="2026-09-18T09:17:00Z">
          <w:pPr>
            <w:pStyle w:val="BodyText"/>
            <w:spacing w:before="120" w:after="120" w:line="360" w:lineRule="auto"/>
            <w:ind w:right="321" w:hanging="339"/>
            <w:jc w:val="both"/>
          </w:pPr>
        </w:pPrChange>
      </w:pPr>
      <w:bookmarkStart w:id="1080" w:name="_bookmark31"/>
      <w:bookmarkEnd w:id="1080"/>
      <w:r w:rsidRPr="008372F6">
        <w:rPr>
          <w:rFonts w:ascii="Arial" w:hAnsi="Arial" w:cs="Arial"/>
          <w:w w:val="105"/>
          <w:sz w:val="24"/>
          <w:szCs w:val="24"/>
        </w:rPr>
        <w:t>Cox, Robert Henry and Daniel Béland (Apr. 2013). “Valence, Policy Ideas, and the Rise of Sustain</w:t>
      </w:r>
      <w:del w:id="1081" w:author="Héctor Bahamonde" w:date="2026-09-19T11:48:00Z" w16du:dateUtc="2026-09-19T09:48:00Z">
        <w:r w:rsidRPr="008372F6" w:rsidDel="00304641">
          <w:rPr>
            <w:rFonts w:ascii="Arial" w:hAnsi="Arial" w:cs="Arial"/>
            <w:w w:val="105"/>
            <w:sz w:val="24"/>
            <w:szCs w:val="24"/>
          </w:rPr>
          <w:delText>-</w:delText>
        </w:r>
      </w:del>
      <w:bookmarkStart w:id="1082" w:name="_bookmark30"/>
      <w:bookmarkEnd w:id="1082"/>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6FCF169E" w14:textId="77777777" w:rsidR="005D491A" w:rsidRPr="008372F6" w:rsidRDefault="00000000">
      <w:pPr>
        <w:pStyle w:val="BodyText"/>
        <w:spacing w:before="120" w:after="120" w:line="360" w:lineRule="auto"/>
        <w:ind w:right="307"/>
        <w:jc w:val="both"/>
        <w:rPr>
          <w:rFonts w:ascii="Arial" w:hAnsi="Arial" w:cs="Arial"/>
          <w:sz w:val="24"/>
          <w:szCs w:val="24"/>
        </w:rPr>
        <w:pPrChange w:id="1083" w:author="Héctor Bahamonde" w:date="2026-09-18T11:17:00Z" w16du:dateUtc="2026-09-18T09:17:00Z">
          <w:pPr>
            <w:pStyle w:val="BodyText"/>
            <w:spacing w:before="120" w:after="120" w:line="360" w:lineRule="auto"/>
            <w:ind w:right="307" w:hanging="339"/>
            <w:jc w:val="both"/>
          </w:pPr>
        </w:pPrChange>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1084" w:name="_bookmark32"/>
      <w:bookmarkEnd w:id="1084"/>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6A39B0A" w14:textId="3D871574" w:rsidR="005D491A" w:rsidRPr="008372F6" w:rsidDel="00F24996" w:rsidRDefault="00000000" w:rsidP="00EA7791">
      <w:pPr>
        <w:pStyle w:val="BodyText"/>
        <w:spacing w:before="120" w:after="120" w:line="360" w:lineRule="auto"/>
        <w:jc w:val="both"/>
        <w:rPr>
          <w:del w:id="1085" w:author="Héctor Bahamonde" w:date="2026-09-19T12:39:00Z" w16du:dateUtc="2026-09-19T10:39:00Z"/>
          <w:rFonts w:ascii="Arial" w:hAnsi="Arial" w:cs="Arial"/>
          <w:sz w:val="24"/>
          <w:szCs w:val="24"/>
        </w:rPr>
      </w:pPr>
      <w:bookmarkStart w:id="1086" w:name="_bookmark33"/>
      <w:bookmarkEnd w:id="1086"/>
      <w:del w:id="1087" w:author="Héctor Bahamonde" w:date="2026-09-19T12:39:00Z" w16du:dateUtc="2026-09-19T10:39:00Z">
        <w:r w:rsidRPr="008372F6" w:rsidDel="00F24996">
          <w:rPr>
            <w:rFonts w:ascii="Arial" w:hAnsi="Arial" w:cs="Arial"/>
            <w:w w:val="105"/>
            <w:sz w:val="24"/>
            <w:szCs w:val="24"/>
          </w:rPr>
          <w:delText>Daniels, N. (2000).</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“Accountability for reasonableness.”</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 xml:space="preserve">In: </w:delText>
        </w:r>
        <w:r w:rsidRPr="008372F6" w:rsidDel="00F24996">
          <w:rPr>
            <w:rFonts w:ascii="Arial" w:hAnsi="Arial" w:cs="Arial"/>
            <w:i/>
            <w:w w:val="105"/>
            <w:sz w:val="24"/>
            <w:szCs w:val="24"/>
          </w:rPr>
          <w:delText>BMJ</w:delText>
        </w:r>
        <w:r w:rsidRPr="008372F6" w:rsidDel="00F24996">
          <w:rPr>
            <w:rFonts w:ascii="Arial" w:hAnsi="Arial" w:cs="Arial"/>
            <w:i/>
            <w:spacing w:val="22"/>
            <w:w w:val="105"/>
            <w:sz w:val="24"/>
            <w:szCs w:val="24"/>
          </w:rPr>
          <w:delText xml:space="preserve"> </w:delText>
        </w:r>
        <w:r w:rsidRPr="008372F6" w:rsidDel="00F24996">
          <w:rPr>
            <w:rFonts w:ascii="Arial" w:hAnsi="Arial" w:cs="Arial"/>
            <w:w w:val="105"/>
            <w:sz w:val="24"/>
            <w:szCs w:val="24"/>
          </w:rPr>
          <w:delText>321.7272,</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pp. 1300–</w:delText>
        </w:r>
        <w:r w:rsidRPr="008372F6" w:rsidDel="00F24996">
          <w:rPr>
            <w:rFonts w:ascii="Arial" w:hAnsi="Arial" w:cs="Arial"/>
            <w:spacing w:val="-5"/>
            <w:w w:val="105"/>
            <w:sz w:val="24"/>
            <w:szCs w:val="24"/>
          </w:rPr>
          <w:delText>1.</w:delText>
        </w:r>
      </w:del>
    </w:p>
    <w:p w14:paraId="7D7FC132" w14:textId="77777777" w:rsidR="005D491A" w:rsidRPr="008372F6" w:rsidRDefault="00000000">
      <w:pPr>
        <w:spacing w:before="120" w:after="120" w:line="360" w:lineRule="auto"/>
        <w:ind w:right="361"/>
        <w:jc w:val="both"/>
        <w:rPr>
          <w:rFonts w:ascii="Arial" w:hAnsi="Arial" w:cs="Arial"/>
          <w:sz w:val="24"/>
          <w:szCs w:val="24"/>
        </w:rPr>
        <w:pPrChange w:id="1088" w:author="Héctor Bahamonde" w:date="2026-09-18T11:17:00Z" w16du:dateUtc="2026-09-18T09:17:00Z">
          <w:pPr>
            <w:spacing w:before="120" w:after="120" w:line="360" w:lineRule="auto"/>
            <w:ind w:right="361" w:hanging="334"/>
            <w:jc w:val="both"/>
          </w:pPr>
        </w:pPrChange>
      </w:pPr>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1089" w:name="_bookmark34"/>
      <w:bookmarkEnd w:id="1089"/>
      <w:r w:rsidRPr="008372F6">
        <w:rPr>
          <w:rFonts w:ascii="Arial" w:hAnsi="Arial" w:cs="Arial"/>
          <w:w w:val="105"/>
          <w:sz w:val="24"/>
          <w:szCs w:val="24"/>
        </w:rPr>
        <w:t>32.1-2, pp. 10–15.</w:t>
      </w:r>
    </w:p>
    <w:p w14:paraId="29239107" w14:textId="77777777" w:rsidR="005D491A" w:rsidRPr="008372F6" w:rsidRDefault="00000000">
      <w:pPr>
        <w:pStyle w:val="BodyText"/>
        <w:spacing w:before="120" w:after="120" w:line="360" w:lineRule="auto"/>
        <w:ind w:right="356"/>
        <w:jc w:val="both"/>
        <w:rPr>
          <w:rFonts w:ascii="Arial" w:hAnsi="Arial" w:cs="Arial"/>
          <w:sz w:val="24"/>
          <w:szCs w:val="24"/>
        </w:rPr>
        <w:pPrChange w:id="1090"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1091" w:name="_bookmark35"/>
      <w:bookmarkEnd w:id="1091"/>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547F88BE" w14:textId="77777777" w:rsidR="005D491A" w:rsidRDefault="00000000" w:rsidP="00EA7791">
      <w:pPr>
        <w:pStyle w:val="BodyText"/>
        <w:spacing w:before="120" w:after="120" w:line="360" w:lineRule="auto"/>
        <w:ind w:right="352"/>
        <w:jc w:val="both"/>
        <w:rPr>
          <w:ins w:id="1092" w:author="Héctor Bahamonde" w:date="2026-09-18T13:16:00Z" w16du:dateUtc="2026-09-18T11:16:00Z"/>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Grepperud</w:t>
      </w:r>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r w:rsidRPr="008372F6">
        <w:rPr>
          <w:rFonts w:ascii="Arial" w:hAnsi="Arial" w:cs="Arial"/>
          <w:i/>
          <w:w w:val="105"/>
          <w:sz w:val="24"/>
          <w:szCs w:val="24"/>
        </w:rPr>
        <w:t xml:space="preserve">PharmacoEconomics </w:t>
      </w:r>
      <w:bookmarkStart w:id="1093" w:name="_bookmark36"/>
      <w:bookmarkEnd w:id="1093"/>
      <w:r w:rsidRPr="008372F6">
        <w:rPr>
          <w:rFonts w:ascii="Arial" w:hAnsi="Arial" w:cs="Arial"/>
          <w:w w:val="105"/>
          <w:sz w:val="24"/>
          <w:szCs w:val="24"/>
        </w:rPr>
        <w:t>31, pp. 1051–1061.</w:t>
      </w:r>
    </w:p>
    <w:p w14:paraId="68C3B865" w14:textId="3421D30A" w:rsidR="00C25A62" w:rsidRPr="008372F6" w:rsidRDefault="00C25A62">
      <w:pPr>
        <w:pStyle w:val="BodyText"/>
        <w:spacing w:before="120" w:after="120" w:line="360" w:lineRule="auto"/>
        <w:ind w:right="352"/>
        <w:jc w:val="both"/>
        <w:rPr>
          <w:rFonts w:ascii="Arial" w:hAnsi="Arial" w:cs="Arial"/>
          <w:sz w:val="24"/>
          <w:szCs w:val="24"/>
        </w:rPr>
        <w:pPrChange w:id="1094" w:author="Héctor Bahamonde" w:date="2026-09-18T11:17:00Z" w16du:dateUtc="2026-09-18T09:17:00Z">
          <w:pPr>
            <w:pStyle w:val="BodyText"/>
            <w:spacing w:before="120" w:after="120" w:line="360" w:lineRule="auto"/>
            <w:ind w:right="352" w:hanging="334"/>
            <w:jc w:val="both"/>
          </w:pPr>
        </w:pPrChange>
      </w:pPr>
      <w:ins w:id="1095" w:author="Héctor Bahamonde" w:date="2026-09-18T13:16:00Z" w16du:dateUtc="2026-09-18T11:16:00Z">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ins>
    </w:p>
    <w:p w14:paraId="3BADBAA3" w14:textId="77777777" w:rsidR="005D491A" w:rsidRPr="008372F6" w:rsidRDefault="00000000">
      <w:pPr>
        <w:pStyle w:val="BodyText"/>
        <w:spacing w:before="120" w:after="120" w:line="360" w:lineRule="auto"/>
        <w:ind w:right="356"/>
        <w:jc w:val="both"/>
        <w:rPr>
          <w:rFonts w:ascii="Arial" w:hAnsi="Arial" w:cs="Arial"/>
          <w:sz w:val="24"/>
          <w:szCs w:val="24"/>
        </w:rPr>
        <w:pPrChange w:id="1096"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Dukhanin,</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1097" w:name="_bookmark37"/>
      <w:bookmarkEnd w:id="1097"/>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12DDE259" w14:textId="77777777" w:rsidR="005D491A" w:rsidRPr="008372F6" w:rsidRDefault="00000000">
      <w:pPr>
        <w:pStyle w:val="BodyText"/>
        <w:spacing w:before="120" w:after="120" w:line="360" w:lineRule="auto"/>
        <w:ind w:right="357"/>
        <w:jc w:val="both"/>
        <w:rPr>
          <w:rFonts w:ascii="Arial" w:hAnsi="Arial" w:cs="Arial"/>
          <w:sz w:val="24"/>
          <w:szCs w:val="24"/>
        </w:rPr>
        <w:pPrChange w:id="1098" w:author="Héctor Bahamonde" w:date="2026-09-18T11:17:00Z" w16du:dateUtc="2026-09-18T09:17:00Z">
          <w:pPr>
            <w:pStyle w:val="BodyText"/>
            <w:spacing w:before="120" w:after="120" w:line="360" w:lineRule="auto"/>
            <w:ind w:right="357" w:hanging="331"/>
            <w:jc w:val="both"/>
          </w:pPr>
        </w:pPrChange>
      </w:pPr>
      <w:r w:rsidRPr="008372F6">
        <w:rPr>
          <w:rFonts w:ascii="Arial" w:hAnsi="Arial" w:cs="Arial"/>
          <w:w w:val="105"/>
          <w:sz w:val="24"/>
          <w:szCs w:val="24"/>
        </w:rPr>
        <w:t xml:space="preserve">Egeberg, M. and J. Trondal (2009). “Political Leadership and Bureaucratic Autonomy: Effects of </w:t>
      </w:r>
      <w:bookmarkStart w:id="1099" w:name="_bookmark38"/>
      <w:bookmarkEnd w:id="1099"/>
      <w:r w:rsidRPr="008372F6">
        <w:rPr>
          <w:rFonts w:ascii="Arial" w:hAnsi="Arial" w:cs="Arial"/>
          <w:w w:val="105"/>
          <w:sz w:val="24"/>
          <w:szCs w:val="24"/>
        </w:rPr>
        <w:t xml:space="preserve">Agencification.”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06ED3D13" w14:textId="77777777" w:rsidR="000C1B7D" w:rsidRDefault="00000000" w:rsidP="00EA7791">
      <w:pPr>
        <w:pStyle w:val="BodyText"/>
        <w:spacing w:before="120" w:after="120" w:line="360" w:lineRule="auto"/>
        <w:ind w:right="329"/>
        <w:jc w:val="both"/>
        <w:rPr>
          <w:ins w:id="1100" w:author="Héctor Bahamonde" w:date="2026-09-19T11:41:00Z" w16du:dateUtc="2026-09-19T09:41:00Z"/>
          <w:rFonts w:ascii="Arial" w:hAnsi="Arial" w:cs="Arial"/>
          <w:w w:val="105"/>
          <w:sz w:val="24"/>
          <w:szCs w:val="24"/>
        </w:rPr>
      </w:pPr>
      <w:bookmarkStart w:id="1101" w:name="_bookmark39"/>
      <w:bookmarkEnd w:id="1101"/>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65412FB8" w14:textId="1EE6FB40" w:rsidR="005D491A" w:rsidRPr="008372F6" w:rsidDel="00345258" w:rsidRDefault="00000000" w:rsidP="00EA7791">
      <w:pPr>
        <w:pStyle w:val="BodyText"/>
        <w:spacing w:before="120" w:after="120" w:line="360" w:lineRule="auto"/>
        <w:ind w:right="329"/>
        <w:jc w:val="both"/>
        <w:rPr>
          <w:del w:id="1102" w:author="Héctor Bahamonde" w:date="2026-09-19T11:41:00Z" w16du:dateUtc="2026-09-19T09:41:00Z"/>
          <w:rFonts w:ascii="Arial" w:hAnsi="Arial" w:cs="Arial"/>
          <w:sz w:val="24"/>
          <w:szCs w:val="24"/>
        </w:rPr>
      </w:pPr>
      <w:del w:id="1103" w:author="Héctor Bahamonde" w:date="2026-09-19T11:42:00Z" w16du:dateUtc="2026-09-19T09:42:00Z">
        <w:r w:rsidRPr="008372F6" w:rsidDel="00345258">
          <w:rPr>
            <w:rFonts w:ascii="Arial" w:hAnsi="Arial" w:cs="Arial"/>
            <w:w w:val="105"/>
            <w:sz w:val="24"/>
            <w:szCs w:val="24"/>
          </w:rPr>
          <w:delText>European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Commission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Expert</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Panel</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Effective</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Ways</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Investing</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Health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(2019).</w:delText>
        </w:r>
      </w:del>
    </w:p>
    <w:p w14:paraId="10D09950" w14:textId="0A0F14C7" w:rsidR="005D491A" w:rsidRPr="008372F6" w:rsidDel="00345258" w:rsidRDefault="00000000">
      <w:pPr>
        <w:pStyle w:val="BodyText"/>
        <w:spacing w:before="120" w:after="120" w:line="360" w:lineRule="auto"/>
        <w:ind w:right="329"/>
        <w:jc w:val="both"/>
        <w:rPr>
          <w:del w:id="1104" w:author="Héctor Bahamonde" w:date="2026-09-19T11:42:00Z" w16du:dateUtc="2026-09-19T09:42:00Z"/>
          <w:rFonts w:ascii="Arial" w:hAnsi="Arial" w:cs="Arial"/>
          <w:sz w:val="24"/>
          <w:szCs w:val="24"/>
        </w:rPr>
        <w:pPrChange w:id="1105" w:author="Héctor Bahamonde" w:date="2026-09-19T11:41:00Z" w16du:dateUtc="2026-09-19T09:41:00Z">
          <w:pPr>
            <w:spacing w:before="120" w:after="120" w:line="360" w:lineRule="auto"/>
            <w:jc w:val="both"/>
          </w:pPr>
        </w:pPrChange>
      </w:pPr>
      <w:bookmarkStart w:id="1106" w:name="_bookmark40"/>
      <w:bookmarkEnd w:id="1106"/>
      <w:del w:id="1107" w:author="Héctor Bahamonde" w:date="2026-09-19T11:42:00Z" w16du:dateUtc="2026-09-19T09:42:00Z">
        <w:r w:rsidRPr="008372F6" w:rsidDel="00345258">
          <w:rPr>
            <w:rFonts w:ascii="Arial" w:hAnsi="Arial" w:cs="Arial"/>
            <w:i/>
            <w:w w:val="105"/>
            <w:sz w:val="24"/>
            <w:szCs w:val="24"/>
          </w:rPr>
          <w:delText>Defining</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in</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"value-based</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healthcare"</w:delText>
        </w:r>
        <w:r w:rsidRPr="008372F6" w:rsidDel="00345258">
          <w:rPr>
            <w:rFonts w:ascii="Arial" w:hAnsi="Arial" w:cs="Arial"/>
            <w:w w:val="105"/>
            <w:sz w:val="24"/>
            <w:szCs w:val="24"/>
          </w:rPr>
          <w:delText>.</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Publications</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Office</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the</w:delText>
        </w:r>
        <w:r w:rsidRPr="008372F6" w:rsidDel="00345258">
          <w:rPr>
            <w:rFonts w:ascii="Arial" w:hAnsi="Arial" w:cs="Arial"/>
            <w:spacing w:val="-3"/>
            <w:w w:val="105"/>
            <w:sz w:val="24"/>
            <w:szCs w:val="24"/>
          </w:rPr>
          <w:delText xml:space="preserve"> </w:delText>
        </w:r>
        <w:r w:rsidRPr="008372F6" w:rsidDel="00345258">
          <w:rPr>
            <w:rFonts w:ascii="Arial" w:hAnsi="Arial" w:cs="Arial"/>
            <w:w w:val="105"/>
            <w:sz w:val="24"/>
            <w:szCs w:val="24"/>
          </w:rPr>
          <w:delText>European</w:delText>
        </w:r>
        <w:r w:rsidRPr="008372F6" w:rsidDel="00345258">
          <w:rPr>
            <w:rFonts w:ascii="Arial" w:hAnsi="Arial" w:cs="Arial"/>
            <w:spacing w:val="-2"/>
            <w:w w:val="105"/>
            <w:sz w:val="24"/>
            <w:szCs w:val="24"/>
          </w:rPr>
          <w:delText xml:space="preserve"> Union.</w:delText>
        </w:r>
      </w:del>
    </w:p>
    <w:p w14:paraId="2D964205" w14:textId="6F6E704C" w:rsidR="005D491A" w:rsidRPr="008372F6" w:rsidDel="00FE1CD1" w:rsidRDefault="00000000">
      <w:pPr>
        <w:pStyle w:val="BodyText"/>
        <w:spacing w:before="120" w:after="120" w:line="360" w:lineRule="auto"/>
        <w:ind w:right="329"/>
        <w:jc w:val="both"/>
        <w:rPr>
          <w:del w:id="1108" w:author="Héctor Bahamonde" w:date="2026-09-18T11:19:00Z" w16du:dateUtc="2026-09-18T09:19:00Z"/>
          <w:rFonts w:ascii="Arial" w:hAnsi="Arial" w:cs="Arial"/>
          <w:sz w:val="24"/>
          <w:szCs w:val="24"/>
        </w:rPr>
        <w:pPrChange w:id="1109" w:author="Héctor Bahamonde" w:date="2026-09-18T11:17:00Z" w16du:dateUtc="2026-09-18T09:17:00Z">
          <w:pPr>
            <w:pStyle w:val="BodyText"/>
            <w:spacing w:before="120" w:after="120" w:line="360" w:lineRule="auto"/>
            <w:ind w:right="329" w:hanging="339"/>
            <w:jc w:val="both"/>
          </w:pPr>
        </w:pPrChange>
      </w:pPr>
      <w:r w:rsidRPr="008372F6">
        <w:rPr>
          <w:rFonts w:ascii="Arial" w:hAnsi="Arial" w:cs="Arial"/>
          <w:w w:val="105"/>
          <w:sz w:val="24"/>
          <w:szCs w:val="24"/>
          <w:lang w:val="fi-FI"/>
          <w:rPrChange w:id="1110" w:author="Microsoft Office User" w:date="2026-09-13T19:46:00Z">
            <w:rPr>
              <w:w w:val="105"/>
            </w:rPr>
          </w:rPrChange>
        </w:rPr>
        <w:t>Exel,</w:t>
      </w:r>
      <w:r w:rsidRPr="008372F6">
        <w:rPr>
          <w:rFonts w:ascii="Arial" w:hAnsi="Arial" w:cs="Arial"/>
          <w:spacing w:val="40"/>
          <w:w w:val="105"/>
          <w:sz w:val="24"/>
          <w:szCs w:val="24"/>
          <w:lang w:val="fi-FI"/>
          <w:rPrChange w:id="1111" w:author="Microsoft Office User" w:date="2026-09-13T19:46:00Z">
            <w:rPr>
              <w:spacing w:val="40"/>
              <w:w w:val="105"/>
            </w:rPr>
          </w:rPrChange>
        </w:rPr>
        <w:t xml:space="preserve"> </w:t>
      </w:r>
      <w:r w:rsidRPr="008372F6">
        <w:rPr>
          <w:rFonts w:ascii="Arial" w:hAnsi="Arial" w:cs="Arial"/>
          <w:w w:val="105"/>
          <w:sz w:val="24"/>
          <w:szCs w:val="24"/>
          <w:lang w:val="fi-FI"/>
          <w:rPrChange w:id="1112" w:author="Microsoft Office User" w:date="2026-09-13T19:46:00Z">
            <w:rPr>
              <w:w w:val="105"/>
            </w:rPr>
          </w:rPrChange>
        </w:rPr>
        <w:t>J.</w:t>
      </w:r>
      <w:r w:rsidRPr="008372F6">
        <w:rPr>
          <w:rFonts w:ascii="Arial" w:hAnsi="Arial" w:cs="Arial"/>
          <w:spacing w:val="40"/>
          <w:w w:val="105"/>
          <w:sz w:val="24"/>
          <w:szCs w:val="24"/>
          <w:lang w:val="fi-FI"/>
          <w:rPrChange w:id="1113" w:author="Microsoft Office User" w:date="2026-09-13T19:46:00Z">
            <w:rPr>
              <w:spacing w:val="40"/>
              <w:w w:val="105"/>
            </w:rPr>
          </w:rPrChange>
        </w:rPr>
        <w:t xml:space="preserve"> </w:t>
      </w:r>
      <w:r w:rsidRPr="008372F6">
        <w:rPr>
          <w:rFonts w:ascii="Arial" w:hAnsi="Arial" w:cs="Arial"/>
          <w:w w:val="105"/>
          <w:sz w:val="24"/>
          <w:szCs w:val="24"/>
          <w:lang w:val="fi-FI"/>
          <w:rPrChange w:id="1114" w:author="Microsoft Office User" w:date="2026-09-13T19:46:00Z">
            <w:rPr>
              <w:w w:val="105"/>
            </w:rPr>
          </w:rPrChange>
        </w:rPr>
        <w:t>van</w:t>
      </w:r>
      <w:r w:rsidRPr="008372F6">
        <w:rPr>
          <w:rFonts w:ascii="Arial" w:hAnsi="Arial" w:cs="Arial"/>
          <w:spacing w:val="40"/>
          <w:w w:val="105"/>
          <w:sz w:val="24"/>
          <w:szCs w:val="24"/>
          <w:lang w:val="fi-FI"/>
          <w:rPrChange w:id="1115" w:author="Microsoft Office User" w:date="2026-09-13T19:46:00Z">
            <w:rPr>
              <w:spacing w:val="40"/>
              <w:w w:val="105"/>
            </w:rPr>
          </w:rPrChange>
        </w:rPr>
        <w:t xml:space="preserve"> </w:t>
      </w:r>
      <w:r w:rsidRPr="008372F6">
        <w:rPr>
          <w:rFonts w:ascii="Arial" w:hAnsi="Arial" w:cs="Arial"/>
          <w:w w:val="105"/>
          <w:sz w:val="24"/>
          <w:szCs w:val="24"/>
          <w:lang w:val="fi-FI"/>
          <w:rPrChange w:id="1116" w:author="Microsoft Office User" w:date="2026-09-13T19:46:00Z">
            <w:rPr>
              <w:w w:val="105"/>
            </w:rPr>
          </w:rPrChange>
        </w:rPr>
        <w:t>et</w:t>
      </w:r>
      <w:r w:rsidRPr="008372F6">
        <w:rPr>
          <w:rFonts w:ascii="Arial" w:hAnsi="Arial" w:cs="Arial"/>
          <w:spacing w:val="40"/>
          <w:w w:val="105"/>
          <w:sz w:val="24"/>
          <w:szCs w:val="24"/>
          <w:lang w:val="fi-FI"/>
          <w:rPrChange w:id="1117" w:author="Microsoft Office User" w:date="2026-09-13T19:46:00Z">
            <w:rPr>
              <w:spacing w:val="40"/>
              <w:w w:val="105"/>
            </w:rPr>
          </w:rPrChange>
        </w:rPr>
        <w:t xml:space="preserve"> </w:t>
      </w:r>
      <w:r w:rsidRPr="008372F6">
        <w:rPr>
          <w:rFonts w:ascii="Arial" w:hAnsi="Arial" w:cs="Arial"/>
          <w:w w:val="105"/>
          <w:sz w:val="24"/>
          <w:szCs w:val="24"/>
          <w:lang w:val="fi-FI"/>
          <w:rPrChange w:id="1118" w:author="Microsoft Office User" w:date="2026-09-13T19:46:00Z">
            <w:rPr>
              <w:w w:val="105"/>
            </w:rPr>
          </w:rPrChange>
        </w:rPr>
        <w:t>al.</w:t>
      </w:r>
      <w:r w:rsidRPr="008372F6">
        <w:rPr>
          <w:rFonts w:ascii="Arial" w:hAnsi="Arial" w:cs="Arial"/>
          <w:spacing w:val="40"/>
          <w:w w:val="105"/>
          <w:sz w:val="24"/>
          <w:szCs w:val="24"/>
          <w:lang w:val="fi-FI"/>
          <w:rPrChange w:id="1119" w:author="Microsoft Office User" w:date="2026-09-13T19:46:00Z">
            <w:rPr>
              <w:spacing w:val="40"/>
              <w:w w:val="105"/>
            </w:rPr>
          </w:rPrChange>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ins w:id="1120" w:author="Héctor Bahamonde" w:date="2026-09-18T11:19:00Z" w16du:dateUtc="2026-09-18T09:19:00Z">
        <w:r w:rsidR="00FE1CD1">
          <w:rPr>
            <w:rFonts w:ascii="Arial" w:hAnsi="Arial" w:cs="Arial"/>
            <w:spacing w:val="-4"/>
            <w:w w:val="105"/>
            <w:sz w:val="24"/>
            <w:szCs w:val="24"/>
          </w:rPr>
          <w:t xml:space="preserve"> </w:t>
        </w:r>
      </w:ins>
    </w:p>
    <w:p w14:paraId="786F76E1" w14:textId="77777777" w:rsidR="005D491A" w:rsidRPr="008372F6" w:rsidRDefault="00000000">
      <w:pPr>
        <w:pStyle w:val="BodyText"/>
        <w:spacing w:before="120" w:after="120" w:line="360" w:lineRule="auto"/>
        <w:ind w:right="329"/>
        <w:jc w:val="both"/>
        <w:rPr>
          <w:rFonts w:ascii="Arial" w:hAnsi="Arial" w:cs="Arial"/>
          <w:sz w:val="24"/>
          <w:szCs w:val="24"/>
        </w:rPr>
        <w:pPrChange w:id="1121" w:author="Héctor Bahamonde" w:date="2026-09-18T11:19:00Z" w16du:dateUtc="2026-09-18T09:19:00Z">
          <w:pPr>
            <w:pStyle w:val="BodyText"/>
            <w:spacing w:before="120" w:after="120" w:line="360" w:lineRule="auto"/>
            <w:jc w:val="both"/>
          </w:pPr>
        </w:pPrChange>
      </w:pPr>
      <w:bookmarkStart w:id="1122" w:name="_bookmark41"/>
      <w:bookmarkEnd w:id="1122"/>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6730975D" w14:textId="77777777" w:rsidR="005D491A" w:rsidRPr="008372F6" w:rsidRDefault="00000000">
      <w:pPr>
        <w:pStyle w:val="BodyText"/>
        <w:spacing w:before="120" w:after="120" w:line="360" w:lineRule="auto"/>
        <w:jc w:val="both"/>
        <w:rPr>
          <w:rFonts w:ascii="Arial" w:hAnsi="Arial" w:cs="Arial"/>
          <w:sz w:val="24"/>
          <w:szCs w:val="24"/>
        </w:rPr>
        <w:pPrChange w:id="1123"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 xml:space="preserve">Fabbri, A. et al. (2020). “Industry funding of patient and health consumer organisations: systematic </w:t>
      </w:r>
      <w:bookmarkStart w:id="1124" w:name="_bookmark42"/>
      <w:bookmarkEnd w:id="1124"/>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4E2BADC4" w14:textId="750C8146" w:rsidR="005D491A" w:rsidRPr="008372F6" w:rsidDel="009560EF" w:rsidRDefault="00000000">
      <w:pPr>
        <w:pStyle w:val="BodyText"/>
        <w:spacing w:before="120" w:after="120" w:line="360" w:lineRule="auto"/>
        <w:jc w:val="both"/>
        <w:rPr>
          <w:del w:id="1125" w:author="Héctor Bahamonde" w:date="2026-09-19T11:42:00Z" w16du:dateUtc="2026-09-19T09:42:00Z"/>
          <w:rFonts w:ascii="Arial" w:hAnsi="Arial" w:cs="Arial"/>
          <w:sz w:val="24"/>
          <w:szCs w:val="24"/>
        </w:rPr>
        <w:pPrChange w:id="1126" w:author="Héctor Bahamonde" w:date="2026-09-18T11:17:00Z" w16du:dateUtc="2026-09-18T09:17:00Z">
          <w:pPr>
            <w:pStyle w:val="BodyText"/>
            <w:spacing w:before="120" w:after="120" w:line="360" w:lineRule="auto"/>
            <w:ind w:hanging="339"/>
            <w:jc w:val="both"/>
          </w:pPr>
        </w:pPrChange>
      </w:pPr>
      <w:del w:id="1127" w:author="Héctor Bahamonde" w:date="2026-09-19T11:42:00Z" w16du:dateUtc="2026-09-19T09:42:00Z">
        <w:r w:rsidRPr="008372F6" w:rsidDel="009560EF">
          <w:rPr>
            <w:rFonts w:ascii="Arial" w:hAnsi="Arial" w:cs="Arial"/>
            <w:w w:val="110"/>
            <w:sz w:val="24"/>
            <w:szCs w:val="24"/>
          </w:rPr>
          <w:delText>Fine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Licht,</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J.</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de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(2014).</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“Policy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Area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Potential</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Moderator</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of</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Transparency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Effects: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 xml:space="preserve">An </w:delText>
        </w:r>
        <w:bookmarkStart w:id="1128" w:name="_bookmark43"/>
        <w:bookmarkEnd w:id="1128"/>
        <w:r w:rsidRPr="008372F6" w:rsidDel="009560EF">
          <w:rPr>
            <w:rFonts w:ascii="Arial" w:hAnsi="Arial" w:cs="Arial"/>
            <w:w w:val="110"/>
            <w:sz w:val="24"/>
            <w:szCs w:val="24"/>
          </w:rPr>
          <w:delText>Experiment.”</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In:</w:delText>
        </w:r>
        <w:r w:rsidRPr="008372F6" w:rsidDel="009560EF">
          <w:rPr>
            <w:rFonts w:ascii="Arial" w:hAnsi="Arial" w:cs="Arial"/>
            <w:spacing w:val="-10"/>
            <w:w w:val="110"/>
            <w:sz w:val="24"/>
            <w:szCs w:val="24"/>
          </w:rPr>
          <w:delText xml:space="preserve"> </w:delText>
        </w:r>
        <w:r w:rsidRPr="008372F6" w:rsidDel="009560EF">
          <w:rPr>
            <w:rFonts w:ascii="Arial" w:hAnsi="Arial" w:cs="Arial"/>
            <w:i/>
            <w:w w:val="110"/>
            <w:sz w:val="24"/>
            <w:szCs w:val="24"/>
          </w:rPr>
          <w:delText>Public</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Administration</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Review</w:delText>
        </w:r>
        <w:r w:rsidRPr="008372F6" w:rsidDel="009560EF">
          <w:rPr>
            <w:rFonts w:ascii="Arial" w:hAnsi="Arial" w:cs="Arial"/>
            <w:i/>
            <w:spacing w:val="-1"/>
            <w:w w:val="110"/>
            <w:sz w:val="24"/>
            <w:szCs w:val="24"/>
          </w:rPr>
          <w:delText xml:space="preserve"> </w:delText>
        </w:r>
        <w:r w:rsidRPr="008372F6" w:rsidDel="009560EF">
          <w:rPr>
            <w:rFonts w:ascii="Arial" w:hAnsi="Arial" w:cs="Arial"/>
            <w:w w:val="110"/>
            <w:sz w:val="24"/>
            <w:szCs w:val="24"/>
          </w:rPr>
          <w:delText>74.3,</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pp.</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361–371.</w:delText>
        </w:r>
      </w:del>
    </w:p>
    <w:p w14:paraId="7CB61004" w14:textId="60C7E60B" w:rsidR="005D491A" w:rsidRPr="008372F6" w:rsidDel="00643FFA" w:rsidRDefault="00000000">
      <w:pPr>
        <w:spacing w:before="120" w:after="120" w:line="360" w:lineRule="auto"/>
        <w:jc w:val="both"/>
        <w:rPr>
          <w:del w:id="1129" w:author="Héctor Bahamonde" w:date="2026-09-18T11:15:00Z" w16du:dateUtc="2026-09-18T09:15:00Z"/>
          <w:rFonts w:ascii="Arial" w:hAnsi="Arial" w:cs="Arial"/>
          <w:sz w:val="24"/>
          <w:szCs w:val="24"/>
        </w:rPr>
        <w:pPrChange w:id="1130" w:author="Héctor Bahamonde" w:date="2026-09-18T11:17:00Z" w16du:dateUtc="2026-09-18T09:17:00Z">
          <w:pPr>
            <w:spacing w:before="120" w:after="120" w:line="360" w:lineRule="auto"/>
            <w:ind w:hanging="339"/>
            <w:jc w:val="both"/>
          </w:pPr>
        </w:pPrChange>
      </w:pPr>
      <w:del w:id="1131" w:author="Héctor Bahamonde" w:date="2026-09-19T11:42:00Z" w16du:dateUtc="2026-09-19T09:42:00Z">
        <w:r w:rsidRPr="008372F6" w:rsidDel="009560EF">
          <w:rPr>
            <w:rFonts w:ascii="Arial" w:hAnsi="Arial" w:cs="Arial"/>
            <w:w w:val="110"/>
            <w:sz w:val="24"/>
            <w:szCs w:val="24"/>
          </w:rPr>
          <w:delText xml:space="preserve">Fine Licht, J. de (2020). “The Janus Face of Transparency: Balancing Openness and Secrecy in </w:delText>
        </w:r>
        <w:r w:rsidRPr="008372F6" w:rsidDel="009560EF">
          <w:rPr>
            <w:rFonts w:ascii="Arial" w:hAnsi="Arial" w:cs="Arial"/>
            <w:sz w:val="24"/>
            <w:szCs w:val="24"/>
          </w:rPr>
          <w:delText>Democratic</w:delText>
        </w:r>
        <w:r w:rsidRPr="008372F6" w:rsidDel="009560EF">
          <w:rPr>
            <w:rFonts w:ascii="Arial" w:hAnsi="Arial" w:cs="Arial"/>
            <w:spacing w:val="-3"/>
            <w:sz w:val="24"/>
            <w:szCs w:val="24"/>
          </w:rPr>
          <w:delText xml:space="preserve"> </w:delText>
        </w:r>
        <w:r w:rsidRPr="008372F6" w:rsidDel="009560EF">
          <w:rPr>
            <w:rFonts w:ascii="Arial" w:hAnsi="Arial" w:cs="Arial"/>
            <w:sz w:val="24"/>
            <w:szCs w:val="24"/>
          </w:rPr>
          <w:delText>Decision-Making.”</w:delText>
        </w:r>
        <w:r w:rsidRPr="008372F6" w:rsidDel="009560EF">
          <w:rPr>
            <w:rFonts w:ascii="Arial" w:hAnsi="Arial" w:cs="Arial"/>
            <w:spacing w:val="-2"/>
            <w:sz w:val="24"/>
            <w:szCs w:val="24"/>
          </w:rPr>
          <w:delText xml:space="preserve"> </w:delText>
        </w:r>
        <w:r w:rsidRPr="008372F6" w:rsidDel="009560EF">
          <w:rPr>
            <w:rFonts w:ascii="Arial" w:hAnsi="Arial" w:cs="Arial"/>
            <w:sz w:val="24"/>
            <w:szCs w:val="24"/>
          </w:rPr>
          <w:delText>In:</w:delText>
        </w:r>
        <w:r w:rsidRPr="008372F6" w:rsidDel="009560EF">
          <w:rPr>
            <w:rFonts w:ascii="Arial" w:hAnsi="Arial" w:cs="Arial"/>
            <w:spacing w:val="-2"/>
            <w:sz w:val="24"/>
            <w:szCs w:val="24"/>
          </w:rPr>
          <w:delText xml:space="preserve"> </w:delText>
        </w:r>
        <w:r w:rsidRPr="008372F6" w:rsidDel="009560EF">
          <w:rPr>
            <w:rFonts w:ascii="Arial" w:hAnsi="Arial" w:cs="Arial"/>
            <w:i/>
            <w:sz w:val="24"/>
            <w:szCs w:val="24"/>
          </w:rPr>
          <w:delText>Transparency</w:delText>
        </w:r>
        <w:r w:rsidRPr="008372F6" w:rsidDel="009560EF">
          <w:rPr>
            <w:rFonts w:ascii="Arial" w:hAnsi="Arial" w:cs="Arial"/>
            <w:i/>
            <w:spacing w:val="4"/>
            <w:sz w:val="24"/>
            <w:szCs w:val="24"/>
          </w:rPr>
          <w:delText xml:space="preserve"> </w:delText>
        </w:r>
        <w:r w:rsidRPr="008372F6" w:rsidDel="009560EF">
          <w:rPr>
            <w:rFonts w:ascii="Arial" w:hAnsi="Arial" w:cs="Arial"/>
            <w:i/>
            <w:sz w:val="24"/>
            <w:szCs w:val="24"/>
          </w:rPr>
          <w:delText>and</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Secrecy</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in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European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Democracies</w:delText>
        </w:r>
        <w:r w:rsidRPr="008372F6" w:rsidDel="009560EF">
          <w:rPr>
            <w:rFonts w:ascii="Arial" w:hAnsi="Arial" w:cs="Arial"/>
            <w:sz w:val="24"/>
            <w:szCs w:val="24"/>
          </w:rPr>
          <w:delText>.</w:delText>
        </w:r>
        <w:r w:rsidRPr="008372F6" w:rsidDel="009560EF">
          <w:rPr>
            <w:rFonts w:ascii="Arial" w:hAnsi="Arial" w:cs="Arial"/>
            <w:spacing w:val="-3"/>
            <w:sz w:val="24"/>
            <w:szCs w:val="24"/>
          </w:rPr>
          <w:delText xml:space="preserve"> </w:delText>
        </w:r>
        <w:r w:rsidRPr="008372F6" w:rsidDel="009560EF">
          <w:rPr>
            <w:rFonts w:ascii="Arial" w:hAnsi="Arial" w:cs="Arial"/>
            <w:spacing w:val="-2"/>
            <w:sz w:val="24"/>
            <w:szCs w:val="24"/>
          </w:rPr>
          <w:delText>Routledge,</w:delText>
        </w:r>
      </w:del>
    </w:p>
    <w:p w14:paraId="6F916528" w14:textId="472B7FC4" w:rsidR="005D491A" w:rsidRPr="008372F6" w:rsidDel="009560EF" w:rsidRDefault="00000000">
      <w:pPr>
        <w:spacing w:before="120" w:after="120" w:line="360" w:lineRule="auto"/>
        <w:jc w:val="both"/>
        <w:rPr>
          <w:del w:id="1132" w:author="Héctor Bahamonde" w:date="2026-09-19T11:42:00Z" w16du:dateUtc="2026-09-19T09:42:00Z"/>
          <w:rFonts w:ascii="Arial" w:hAnsi="Arial" w:cs="Arial"/>
          <w:sz w:val="24"/>
          <w:szCs w:val="24"/>
        </w:rPr>
        <w:pPrChange w:id="1133" w:author="Héctor Bahamonde" w:date="2026-09-18T11:17:00Z" w16du:dateUtc="2026-09-18T09:17:00Z">
          <w:pPr>
            <w:pStyle w:val="BodyText"/>
            <w:spacing w:before="120" w:after="120" w:line="360" w:lineRule="auto"/>
            <w:jc w:val="both"/>
          </w:pPr>
        </w:pPrChange>
      </w:pPr>
      <w:bookmarkStart w:id="1134" w:name="_bookmark44"/>
      <w:bookmarkEnd w:id="1134"/>
      <w:del w:id="1135" w:author="Héctor Bahamonde" w:date="2026-09-19T11:42:00Z" w16du:dateUtc="2026-09-19T09:42:00Z">
        <w:r w:rsidRPr="008372F6" w:rsidDel="009560EF">
          <w:rPr>
            <w:rFonts w:ascii="Arial" w:hAnsi="Arial" w:cs="Arial"/>
            <w:sz w:val="24"/>
            <w:szCs w:val="24"/>
          </w:rPr>
          <w:delText>pp.</w:delText>
        </w:r>
        <w:r w:rsidRPr="008372F6" w:rsidDel="009560EF">
          <w:rPr>
            <w:rFonts w:ascii="Arial" w:hAnsi="Arial" w:cs="Arial"/>
            <w:spacing w:val="39"/>
            <w:sz w:val="24"/>
            <w:szCs w:val="24"/>
          </w:rPr>
          <w:delText xml:space="preserve"> </w:delText>
        </w:r>
        <w:r w:rsidRPr="008372F6" w:rsidDel="009560EF">
          <w:rPr>
            <w:rFonts w:ascii="Arial" w:hAnsi="Arial" w:cs="Arial"/>
            <w:sz w:val="24"/>
            <w:szCs w:val="24"/>
          </w:rPr>
          <w:delText>17–</w:delText>
        </w:r>
        <w:r w:rsidRPr="008372F6" w:rsidDel="009560EF">
          <w:rPr>
            <w:rFonts w:ascii="Arial" w:hAnsi="Arial" w:cs="Arial"/>
            <w:spacing w:val="-5"/>
            <w:sz w:val="24"/>
            <w:szCs w:val="24"/>
          </w:rPr>
          <w:delText>35.</w:delText>
        </w:r>
      </w:del>
    </w:p>
    <w:p w14:paraId="37E2AB8A" w14:textId="179747F0" w:rsidR="005D491A" w:rsidRPr="008372F6" w:rsidDel="009560EF" w:rsidRDefault="00000000">
      <w:pPr>
        <w:pStyle w:val="BodyText"/>
        <w:spacing w:before="120" w:after="120" w:line="360" w:lineRule="auto"/>
        <w:ind w:right="329"/>
        <w:jc w:val="both"/>
        <w:rPr>
          <w:del w:id="1136" w:author="Héctor Bahamonde" w:date="2026-09-19T11:42:00Z" w16du:dateUtc="2026-09-19T09:42:00Z"/>
          <w:rFonts w:ascii="Arial" w:hAnsi="Arial" w:cs="Arial"/>
          <w:sz w:val="24"/>
          <w:szCs w:val="24"/>
        </w:rPr>
        <w:pPrChange w:id="1137" w:author="Héctor Bahamonde" w:date="2026-09-18T11:17:00Z" w16du:dateUtc="2026-09-18T09:17:00Z">
          <w:pPr>
            <w:pStyle w:val="BodyText"/>
            <w:spacing w:before="120" w:after="120" w:line="360" w:lineRule="auto"/>
            <w:ind w:right="329" w:hanging="339"/>
            <w:jc w:val="both"/>
          </w:pPr>
        </w:pPrChange>
      </w:pPr>
      <w:del w:id="1138" w:author="Héctor Bahamonde" w:date="2026-09-19T11:42:00Z" w16du:dateUtc="2026-09-19T09:42:00Z">
        <w:r w:rsidRPr="008372F6" w:rsidDel="009560EF">
          <w:rPr>
            <w:rFonts w:ascii="Arial" w:hAnsi="Arial" w:cs="Arial"/>
            <w:w w:val="105"/>
            <w:sz w:val="24"/>
            <w:szCs w:val="24"/>
          </w:rPr>
          <w:delText>Fine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Licht,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J.</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al.</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(2014).</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“When</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Does</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Transparency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Generate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Legitimacy?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Experimenting</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 xml:space="preserve">on </w:delText>
        </w:r>
        <w:bookmarkStart w:id="1139" w:name="_bookmark45"/>
        <w:bookmarkEnd w:id="1139"/>
        <w:r w:rsidRPr="008372F6" w:rsidDel="009560EF">
          <w:rPr>
            <w:rFonts w:ascii="Arial" w:hAnsi="Arial" w:cs="Arial"/>
            <w:w w:val="105"/>
            <w:sz w:val="24"/>
            <w:szCs w:val="24"/>
          </w:rPr>
          <w:delText xml:space="preserve">a Context-Bound Relationship.” In: </w:delText>
        </w:r>
        <w:r w:rsidRPr="008372F6" w:rsidDel="009560EF">
          <w:rPr>
            <w:rFonts w:ascii="Arial" w:hAnsi="Arial" w:cs="Arial"/>
            <w:i/>
            <w:w w:val="105"/>
            <w:sz w:val="24"/>
            <w:szCs w:val="24"/>
          </w:rPr>
          <w:delText xml:space="preserve">Governance </w:delText>
        </w:r>
        <w:r w:rsidRPr="008372F6" w:rsidDel="009560EF">
          <w:rPr>
            <w:rFonts w:ascii="Arial" w:hAnsi="Arial" w:cs="Arial"/>
            <w:w w:val="105"/>
            <w:sz w:val="24"/>
            <w:szCs w:val="24"/>
          </w:rPr>
          <w:delText>27.1, pp. 111–134.</w:delText>
        </w:r>
      </w:del>
    </w:p>
    <w:p w14:paraId="0DDB984A" w14:textId="72FA8282" w:rsidR="005D491A" w:rsidRPr="008372F6" w:rsidDel="00FE1CD1" w:rsidRDefault="00000000">
      <w:pPr>
        <w:spacing w:before="120" w:after="120" w:line="360" w:lineRule="auto"/>
        <w:jc w:val="both"/>
        <w:rPr>
          <w:del w:id="1140" w:author="Héctor Bahamonde" w:date="2026-09-18T11:19:00Z" w16du:dateUtc="2026-09-18T09:19:00Z"/>
          <w:rFonts w:ascii="Arial" w:hAnsi="Arial" w:cs="Arial"/>
          <w:sz w:val="24"/>
          <w:szCs w:val="24"/>
        </w:rPr>
        <w:pPrChange w:id="1141" w:author="Héctor Bahamonde" w:date="2026-09-18T11:17:00Z" w16du:dateUtc="2026-09-18T09:17:00Z">
          <w:pPr>
            <w:spacing w:before="120" w:after="120" w:line="360" w:lineRule="auto"/>
            <w:ind w:hanging="339"/>
            <w:jc w:val="both"/>
          </w:pPr>
        </w:pPrChange>
      </w:pPr>
      <w:del w:id="1142" w:author="Héctor Bahamonde" w:date="2026-09-19T11:42:00Z" w16du:dateUtc="2026-09-19T09:42:00Z">
        <w:r w:rsidRPr="008372F6" w:rsidDel="009276B3">
          <w:rPr>
            <w:rFonts w:ascii="Arial" w:hAnsi="Arial" w:cs="Arial"/>
            <w:w w:val="105"/>
            <w:sz w:val="24"/>
            <w:szCs w:val="24"/>
          </w:rPr>
          <w:delText>Flusberg,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Stephen</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J.</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et</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al.</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(Dec.</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2024).</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“The</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Psychology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of</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Framing: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How</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Everyday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 xml:space="preserve">Language Shapes the Way We Think, Feel, and Act.” In: </w:delText>
        </w:r>
        <w:r w:rsidRPr="008372F6" w:rsidDel="009276B3">
          <w:rPr>
            <w:rFonts w:ascii="Arial" w:hAnsi="Arial" w:cs="Arial"/>
            <w:i/>
            <w:w w:val="105"/>
            <w:sz w:val="24"/>
            <w:szCs w:val="24"/>
          </w:rPr>
          <w:delText>Psychological</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Science</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the</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Public</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Interest</w:delText>
        </w:r>
        <w:r w:rsidRPr="008372F6" w:rsidDel="009276B3">
          <w:rPr>
            <w:rFonts w:ascii="Arial" w:hAnsi="Arial" w:cs="Arial"/>
            <w:i/>
            <w:spacing w:val="12"/>
            <w:w w:val="105"/>
            <w:sz w:val="24"/>
            <w:szCs w:val="24"/>
          </w:rPr>
          <w:delText xml:space="preserve"> </w:delText>
        </w:r>
        <w:r w:rsidRPr="008372F6" w:rsidDel="009276B3">
          <w:rPr>
            <w:rFonts w:ascii="Arial" w:hAnsi="Arial" w:cs="Arial"/>
            <w:spacing w:val="-2"/>
            <w:w w:val="105"/>
            <w:sz w:val="24"/>
            <w:szCs w:val="24"/>
          </w:rPr>
          <w:delText>25.3,</w:delText>
        </w:r>
      </w:del>
    </w:p>
    <w:p w14:paraId="3C6E097A" w14:textId="6328B5ED" w:rsidR="005D491A" w:rsidRPr="008372F6" w:rsidDel="009276B3" w:rsidRDefault="00000000">
      <w:pPr>
        <w:spacing w:before="120" w:after="120" w:line="360" w:lineRule="auto"/>
        <w:jc w:val="both"/>
        <w:rPr>
          <w:del w:id="1143" w:author="Héctor Bahamonde" w:date="2026-09-19T11:42:00Z" w16du:dateUtc="2026-09-19T09:42:00Z"/>
          <w:rFonts w:ascii="Arial" w:hAnsi="Arial" w:cs="Arial"/>
          <w:sz w:val="24"/>
          <w:szCs w:val="24"/>
        </w:rPr>
        <w:pPrChange w:id="1144" w:author="Héctor Bahamonde" w:date="2026-09-18T11:19:00Z" w16du:dateUtc="2026-09-18T09:19:00Z">
          <w:pPr>
            <w:pStyle w:val="BodyText"/>
            <w:spacing w:before="120" w:after="120" w:line="360" w:lineRule="auto"/>
            <w:jc w:val="both"/>
          </w:pPr>
        </w:pPrChange>
      </w:pPr>
      <w:bookmarkStart w:id="1145" w:name="_bookmark46"/>
      <w:bookmarkEnd w:id="1145"/>
      <w:del w:id="1146" w:author="Héctor Bahamonde" w:date="2026-09-19T11:42:00Z" w16du:dateUtc="2026-09-19T09:42:00Z">
        <w:r w:rsidRPr="008372F6" w:rsidDel="009276B3">
          <w:rPr>
            <w:rFonts w:ascii="Arial" w:hAnsi="Arial" w:cs="Arial"/>
            <w:sz w:val="24"/>
            <w:szCs w:val="24"/>
          </w:rPr>
          <w:delText>pp.</w:delText>
        </w:r>
        <w:r w:rsidRPr="008372F6" w:rsidDel="009276B3">
          <w:rPr>
            <w:rFonts w:ascii="Arial" w:hAnsi="Arial" w:cs="Arial"/>
            <w:spacing w:val="34"/>
            <w:sz w:val="24"/>
            <w:szCs w:val="24"/>
          </w:rPr>
          <w:delText xml:space="preserve"> </w:delText>
        </w:r>
        <w:r w:rsidRPr="008372F6" w:rsidDel="009276B3">
          <w:rPr>
            <w:rFonts w:ascii="Arial" w:hAnsi="Arial" w:cs="Arial"/>
            <w:sz w:val="24"/>
            <w:szCs w:val="24"/>
          </w:rPr>
          <w:delText>105–</w:delText>
        </w:r>
        <w:r w:rsidRPr="008372F6" w:rsidDel="009276B3">
          <w:rPr>
            <w:rFonts w:ascii="Arial" w:hAnsi="Arial" w:cs="Arial"/>
            <w:spacing w:val="-4"/>
            <w:sz w:val="24"/>
            <w:szCs w:val="24"/>
          </w:rPr>
          <w:delText>161.</w:delText>
        </w:r>
      </w:del>
    </w:p>
    <w:p w14:paraId="646E68CE" w14:textId="77777777" w:rsidR="005D491A" w:rsidRPr="008372F6" w:rsidRDefault="00000000">
      <w:pPr>
        <w:pStyle w:val="BodyText"/>
        <w:spacing w:before="120" w:after="120" w:line="360" w:lineRule="auto"/>
        <w:ind w:right="357"/>
        <w:jc w:val="both"/>
        <w:rPr>
          <w:rFonts w:ascii="Arial" w:hAnsi="Arial" w:cs="Arial"/>
          <w:sz w:val="24"/>
          <w:szCs w:val="24"/>
        </w:rPr>
        <w:pPrChange w:id="1147"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Gabe, J. et al. (2012). “The debate about the funding of Herceptin: a case study of "countervailing </w:t>
      </w:r>
      <w:bookmarkStart w:id="1148" w:name="_bookmark47"/>
      <w:bookmarkEnd w:id="1148"/>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7AB79EB8" w14:textId="77777777" w:rsidR="005D491A" w:rsidRPr="008372F6" w:rsidRDefault="00000000">
      <w:pPr>
        <w:pStyle w:val="BodyText"/>
        <w:spacing w:before="120" w:after="120" w:line="360" w:lineRule="auto"/>
        <w:ind w:right="351"/>
        <w:jc w:val="both"/>
        <w:rPr>
          <w:rFonts w:ascii="Arial" w:hAnsi="Arial" w:cs="Arial"/>
          <w:sz w:val="24"/>
          <w:szCs w:val="24"/>
        </w:rPr>
        <w:pPrChange w:id="1149" w:author="Héctor Bahamonde" w:date="2026-09-18T11:17:00Z" w16du:dateUtc="2026-09-18T09:17:00Z">
          <w:pPr>
            <w:pStyle w:val="BodyText"/>
            <w:spacing w:before="120" w:after="120" w:line="360" w:lineRule="auto"/>
            <w:ind w:right="351" w:hanging="334"/>
            <w:jc w:val="both"/>
          </w:pPr>
        </w:pPrChange>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1150" w:name="_bookmark48"/>
      <w:bookmarkEnd w:id="1150"/>
      <w:r w:rsidRPr="008372F6">
        <w:rPr>
          <w:rFonts w:ascii="Arial" w:hAnsi="Arial" w:cs="Arial"/>
          <w:w w:val="105"/>
          <w:sz w:val="24"/>
          <w:szCs w:val="24"/>
        </w:rPr>
        <w:t>27.3, pp. 335–347.</w:t>
      </w:r>
    </w:p>
    <w:p w14:paraId="7150EAA8" w14:textId="77777777" w:rsidR="005D491A" w:rsidRPr="008372F6" w:rsidRDefault="00000000">
      <w:pPr>
        <w:pStyle w:val="BodyText"/>
        <w:spacing w:before="120" w:after="120" w:line="360" w:lineRule="auto"/>
        <w:ind w:right="356"/>
        <w:jc w:val="both"/>
        <w:rPr>
          <w:rFonts w:ascii="Arial" w:hAnsi="Arial" w:cs="Arial"/>
          <w:sz w:val="24"/>
          <w:szCs w:val="24"/>
        </w:rPr>
        <w:pPrChange w:id="1151"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Ghinea, Narcyz et al. (Mar. 2021). “A survey of Australian public attitudes towards funding of high </w:t>
      </w:r>
      <w:bookmarkStart w:id="1152" w:name="_bookmark49"/>
      <w:bookmarkEnd w:id="1152"/>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349797CB" w14:textId="17F51F58" w:rsidR="00CB41E0" w:rsidRPr="00814FC9" w:rsidRDefault="002D225B">
      <w:pPr>
        <w:pStyle w:val="BodyText"/>
        <w:spacing w:before="120" w:after="120" w:line="360" w:lineRule="auto"/>
        <w:ind w:right="356"/>
        <w:jc w:val="both"/>
        <w:rPr>
          <w:ins w:id="1153" w:author="Héctor Bahamonde" w:date="2026-08-06T15:33:00Z"/>
          <w:rFonts w:ascii="Arial" w:hAnsi="Arial" w:cs="Arial"/>
          <w:w w:val="105"/>
          <w:sz w:val="24"/>
          <w:szCs w:val="24"/>
          <w:rPrChange w:id="1154" w:author="Héctor Bahamonde" w:date="2026-09-19T11:48:00Z" w16du:dateUtc="2026-09-19T09:48:00Z">
            <w:rPr>
              <w:ins w:id="1155" w:author="Héctor Bahamonde" w:date="2026-08-06T15:33:00Z"/>
              <w:rFonts w:ascii="Arial" w:hAnsi="Arial" w:cs="Arial"/>
              <w:w w:val="110"/>
              <w:sz w:val="24"/>
              <w:szCs w:val="24"/>
            </w:rPr>
          </w:rPrChange>
        </w:rPr>
        <w:pPrChange w:id="1156" w:author="Héctor Bahamonde" w:date="2026-09-19T11:48:00Z" w16du:dateUtc="2026-09-19T09:48:00Z">
          <w:pPr>
            <w:spacing w:before="120" w:after="120" w:line="360" w:lineRule="auto"/>
            <w:ind w:right="360" w:hanging="327"/>
            <w:jc w:val="both"/>
          </w:pPr>
        </w:pPrChange>
      </w:pPr>
      <w:ins w:id="1157" w:author="Héctor Bahamonde" w:date="2026-08-06T15:33:00Z">
        <w:r w:rsidRPr="00814FC9">
          <w:rPr>
            <w:rFonts w:ascii="Arial" w:hAnsi="Arial" w:cs="Arial"/>
            <w:w w:val="105"/>
            <w:sz w:val="24"/>
            <w:szCs w:val="24"/>
            <w:rPrChange w:id="1158" w:author="Héctor Bahamonde" w:date="2026-09-19T11:48:00Z" w16du:dateUtc="2026-09-19T09:48:00Z">
              <w:rPr>
                <w:rFonts w:ascii="Arial" w:hAnsi="Arial" w:cs="Arial"/>
                <w:w w:val="110"/>
                <w:sz w:val="24"/>
                <w:szCs w:val="24"/>
              </w:rPr>
            </w:rPrChange>
          </w:rPr>
          <w:t xml:space="preserve">Graham, </w:t>
        </w:r>
        <w:r w:rsidR="00CB41E0" w:rsidRPr="00814FC9">
          <w:rPr>
            <w:rFonts w:ascii="Arial" w:hAnsi="Arial" w:cs="Arial"/>
            <w:w w:val="105"/>
            <w:sz w:val="24"/>
            <w:szCs w:val="24"/>
            <w:rPrChange w:id="1159" w:author="Héctor Bahamonde" w:date="2026-09-19T11:48:00Z" w16du:dateUtc="2026-09-19T09:48:00Z">
              <w:rPr>
                <w:rFonts w:ascii="Arial" w:hAnsi="Arial" w:cs="Arial"/>
                <w:w w:val="110"/>
                <w:sz w:val="24"/>
                <w:szCs w:val="24"/>
              </w:rPr>
            </w:rPrChange>
          </w:rPr>
          <w:t>Matthew, “We Don’t Know” Means “They’re Not Sure”, Public Opinion Quarterly, Volume 85, Issue 2, Summer 2021, Pages 571–593</w:t>
        </w:r>
      </w:ins>
      <w:ins w:id="1160" w:author="Héctor Bahamonde" w:date="2026-09-18T11:21:00Z" w16du:dateUtc="2026-09-18T09:21:00Z">
        <w:r w:rsidR="009E6D2E" w:rsidRPr="00814FC9">
          <w:rPr>
            <w:rFonts w:ascii="Arial" w:hAnsi="Arial" w:cs="Arial"/>
            <w:w w:val="105"/>
            <w:sz w:val="24"/>
            <w:szCs w:val="24"/>
            <w:rPrChange w:id="1161" w:author="Héctor Bahamonde" w:date="2026-09-19T11:48:00Z" w16du:dateUtc="2026-09-19T09:48:00Z">
              <w:rPr>
                <w:rFonts w:ascii="Arial" w:hAnsi="Arial" w:cs="Arial"/>
                <w:w w:val="110"/>
                <w:sz w:val="24"/>
                <w:szCs w:val="24"/>
              </w:rPr>
            </w:rPrChange>
          </w:rPr>
          <w:t>.</w:t>
        </w:r>
      </w:ins>
    </w:p>
    <w:p w14:paraId="48472BF0" w14:textId="60B5AC15" w:rsidR="005D491A" w:rsidRPr="008372F6" w:rsidRDefault="00000000">
      <w:pPr>
        <w:spacing w:before="120" w:after="120" w:line="360" w:lineRule="auto"/>
        <w:ind w:right="360"/>
        <w:jc w:val="both"/>
        <w:rPr>
          <w:rFonts w:ascii="Arial" w:hAnsi="Arial" w:cs="Arial"/>
          <w:sz w:val="24"/>
          <w:szCs w:val="24"/>
        </w:rPr>
        <w:pPrChange w:id="1162" w:author="Héctor Bahamonde" w:date="2026-09-18T11:17:00Z" w16du:dateUtc="2026-09-18T09:17:00Z">
          <w:pPr>
            <w:spacing w:before="120" w:after="120" w:line="360" w:lineRule="auto"/>
            <w:ind w:right="360" w:hanging="327"/>
            <w:jc w:val="both"/>
          </w:pPr>
        </w:pPrChange>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w:t>
      </w:r>
      <w:del w:id="1163" w:author="Héctor Bahamonde" w:date="2026-09-19T11:48:00Z" w16du:dateUtc="2026-09-19T09:48:00Z">
        <w:r w:rsidRPr="008372F6" w:rsidDel="00053B93">
          <w:rPr>
            <w:rFonts w:ascii="Arial" w:hAnsi="Arial" w:cs="Arial"/>
            <w:i/>
            <w:spacing w:val="-2"/>
            <w:w w:val="110"/>
            <w:sz w:val="24"/>
            <w:szCs w:val="24"/>
          </w:rPr>
          <w:delText>-</w:delText>
        </w:r>
      </w:del>
      <w:r w:rsidRPr="008372F6">
        <w:rPr>
          <w:rFonts w:ascii="Arial" w:hAnsi="Arial" w:cs="Arial"/>
          <w:i/>
          <w:spacing w:val="-2"/>
          <w:w w:val="110"/>
          <w:sz w:val="24"/>
          <w:szCs w:val="24"/>
        </w:rPr>
        <w:t>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1164" w:name="_bookmark50"/>
      <w:bookmarkEnd w:id="1164"/>
      <w:r w:rsidRPr="008372F6">
        <w:rPr>
          <w:rFonts w:ascii="Arial" w:hAnsi="Arial" w:cs="Arial"/>
          <w:w w:val="110"/>
          <w:sz w:val="24"/>
          <w:szCs w:val="24"/>
        </w:rPr>
        <w:t>Systems and Poli</w:t>
      </w:r>
      <w:del w:id="1165" w:author="Héctor Bahamonde" w:date="2026-09-18T11:21:00Z" w16du:dateUtc="2026-09-18T09:21:00Z">
        <w:r w:rsidRPr="008372F6" w:rsidDel="007C4598">
          <w:rPr>
            <w:rFonts w:ascii="Arial" w:hAnsi="Arial" w:cs="Arial"/>
            <w:w w:val="110"/>
            <w:sz w:val="24"/>
            <w:szCs w:val="24"/>
          </w:rPr>
          <w:delText>-</w:delText>
        </w:r>
      </w:del>
      <w:r w:rsidRPr="008372F6">
        <w:rPr>
          <w:rFonts w:ascii="Arial" w:hAnsi="Arial" w:cs="Arial"/>
          <w:w w:val="110"/>
          <w:sz w:val="24"/>
          <w:szCs w:val="24"/>
        </w:rPr>
        <w:t>cies.</w:t>
      </w:r>
    </w:p>
    <w:p w14:paraId="01036AC2" w14:textId="77777777" w:rsidR="009153C1" w:rsidRPr="008372F6" w:rsidRDefault="00000000">
      <w:pPr>
        <w:pStyle w:val="BodyText"/>
        <w:spacing w:before="120" w:after="120" w:line="360" w:lineRule="auto"/>
        <w:ind w:right="356"/>
        <w:jc w:val="both"/>
        <w:rPr>
          <w:rFonts w:ascii="Arial" w:hAnsi="Arial" w:cs="Arial"/>
          <w:sz w:val="24"/>
          <w:szCs w:val="24"/>
        </w:rPr>
        <w:pPrChange w:id="1166" w:author="Héctor Bahamonde" w:date="2026-09-18T11:17:00Z" w16du:dateUtc="2026-09-18T09:17:00Z">
          <w:pPr>
            <w:pStyle w:val="BodyText"/>
            <w:spacing w:before="120" w:after="120" w:line="360" w:lineRule="auto"/>
            <w:ind w:right="356" w:hanging="331"/>
            <w:jc w:val="both"/>
          </w:pPr>
        </w:pPrChange>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1167" w:name="_bookmark51"/>
      <w:bookmarkEnd w:id="1167"/>
    </w:p>
    <w:p w14:paraId="7814A8BD" w14:textId="249847B3" w:rsidR="005D491A" w:rsidRPr="008372F6" w:rsidRDefault="00000000">
      <w:pPr>
        <w:pStyle w:val="BodyText"/>
        <w:spacing w:before="120" w:after="120" w:line="360" w:lineRule="auto"/>
        <w:ind w:right="356"/>
        <w:jc w:val="both"/>
        <w:rPr>
          <w:rFonts w:ascii="Arial" w:hAnsi="Arial" w:cs="Arial"/>
          <w:sz w:val="24"/>
          <w:szCs w:val="24"/>
        </w:rPr>
        <w:pPrChange w:id="1168" w:author="Héctor Bahamonde" w:date="2026-09-18T11:17:00Z" w16du:dateUtc="2026-09-18T09:17:00Z">
          <w:pPr>
            <w:pStyle w:val="BodyText"/>
            <w:spacing w:before="120" w:after="120" w:line="360" w:lineRule="auto"/>
            <w:ind w:right="356" w:hanging="331"/>
            <w:jc w:val="both"/>
          </w:pPr>
        </w:pPrChange>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1169" w:name="_bookmark52"/>
      <w:bookmarkEnd w:id="1169"/>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4B9A4EA6" w14:textId="77777777" w:rsidR="005D491A" w:rsidRPr="008372F6" w:rsidRDefault="00000000">
      <w:pPr>
        <w:pStyle w:val="BodyText"/>
        <w:spacing w:before="120" w:after="120" w:line="360" w:lineRule="auto"/>
        <w:ind w:right="326"/>
        <w:jc w:val="both"/>
        <w:rPr>
          <w:rFonts w:ascii="Arial" w:hAnsi="Arial" w:cs="Arial"/>
          <w:sz w:val="24"/>
          <w:szCs w:val="24"/>
        </w:rPr>
        <w:pPrChange w:id="1170" w:author="Héctor Bahamonde" w:date="2026-09-18T11:17:00Z" w16du:dateUtc="2026-09-18T09:17:00Z">
          <w:pPr>
            <w:pStyle w:val="BodyText"/>
            <w:spacing w:before="120" w:after="120" w:line="360" w:lineRule="auto"/>
            <w:ind w:right="326" w:hanging="339"/>
            <w:jc w:val="both"/>
          </w:pPr>
        </w:pPrChange>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1171" w:name="_bookmark53"/>
      <w:bookmarkEnd w:id="1171"/>
      <w:r w:rsidRPr="008372F6">
        <w:rPr>
          <w:rFonts w:ascii="Arial" w:hAnsi="Arial" w:cs="Arial"/>
          <w:w w:val="105"/>
          <w:sz w:val="24"/>
          <w:szCs w:val="24"/>
        </w:rPr>
        <w:t>51.4, pp. 285–292.</w:t>
      </w:r>
    </w:p>
    <w:p w14:paraId="18966A1F" w14:textId="68C9D2BF" w:rsidR="00D33FE8" w:rsidRPr="008372F6" w:rsidRDefault="00D33FE8">
      <w:pPr>
        <w:pStyle w:val="BodyText"/>
        <w:spacing w:before="120" w:after="120" w:line="360" w:lineRule="auto"/>
        <w:ind w:right="354"/>
        <w:jc w:val="both"/>
        <w:rPr>
          <w:ins w:id="1172" w:author="Héctor Bahamonde" w:date="2026-08-06T13:55:00Z"/>
          <w:rFonts w:ascii="Arial" w:hAnsi="Arial" w:cs="Arial"/>
          <w:w w:val="105"/>
          <w:sz w:val="24"/>
          <w:szCs w:val="24"/>
        </w:rPr>
        <w:pPrChange w:id="1173" w:author="Héctor Bahamonde" w:date="2026-09-18T11:17:00Z" w16du:dateUtc="2026-09-18T09:17:00Z">
          <w:pPr>
            <w:pStyle w:val="BodyText"/>
            <w:spacing w:before="120" w:after="120" w:line="360" w:lineRule="auto"/>
            <w:ind w:right="354" w:hanging="334"/>
            <w:jc w:val="both"/>
          </w:pPr>
        </w:pPrChange>
      </w:pPr>
      <w:ins w:id="1174" w:author="Héctor Bahamonde" w:date="2026-08-06T13:55:00Z">
        <w:r w:rsidRPr="008372F6">
          <w:rPr>
            <w:rFonts w:ascii="Arial" w:hAnsi="Arial" w:cs="Arial"/>
            <w:w w:val="105"/>
            <w:sz w:val="24"/>
            <w:szCs w:val="24"/>
          </w:rPr>
          <w:t>Haaland, I., Roth, C., &amp; Wohlfart, J. (2023). Designing information provision experiments. Journal of Economic Literature, 61(1), 3–40.</w:t>
        </w:r>
      </w:ins>
    </w:p>
    <w:p w14:paraId="79C81709" w14:textId="39554DCC" w:rsidR="005D491A" w:rsidRPr="008372F6" w:rsidRDefault="00000000">
      <w:pPr>
        <w:pStyle w:val="BodyText"/>
        <w:spacing w:before="120" w:after="120" w:line="360" w:lineRule="auto"/>
        <w:ind w:right="354"/>
        <w:jc w:val="both"/>
        <w:rPr>
          <w:rFonts w:ascii="Arial" w:hAnsi="Arial" w:cs="Arial"/>
          <w:sz w:val="24"/>
          <w:szCs w:val="24"/>
        </w:rPr>
        <w:pPrChange w:id="1175" w:author="Héctor Bahamonde" w:date="2026-09-18T11:17:00Z" w16du:dateUtc="2026-09-18T09:17:00Z">
          <w:pPr>
            <w:pStyle w:val="BodyText"/>
            <w:spacing w:before="120" w:after="120" w:line="360" w:lineRule="auto"/>
            <w:ind w:right="354" w:hanging="334"/>
            <w:jc w:val="both"/>
          </w:pPr>
        </w:pPrChange>
      </w:pPr>
      <w:r w:rsidRPr="008372F6">
        <w:rPr>
          <w:rFonts w:ascii="Arial" w:hAnsi="Arial" w:cs="Arial"/>
          <w:w w:val="105"/>
          <w:sz w:val="24"/>
          <w:szCs w:val="24"/>
        </w:rPr>
        <w:t xml:space="preserve">Hameleers,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1176" w:name="_bookmark54"/>
      <w:bookmarkEnd w:id="1176"/>
      <w:r w:rsidRPr="008372F6">
        <w:rPr>
          <w:rFonts w:ascii="Arial" w:hAnsi="Arial" w:cs="Arial"/>
          <w:w w:val="105"/>
          <w:sz w:val="24"/>
          <w:szCs w:val="24"/>
        </w:rPr>
        <w:t>24.4, pp. 479–499.</w:t>
      </w:r>
    </w:p>
    <w:p w14:paraId="0C28A138" w14:textId="1FBF26DC" w:rsidR="005D491A" w:rsidRPr="008372F6" w:rsidDel="007423C7" w:rsidRDefault="00000000">
      <w:pPr>
        <w:spacing w:before="120" w:after="120" w:line="360" w:lineRule="auto"/>
        <w:ind w:right="355"/>
        <w:jc w:val="both"/>
        <w:rPr>
          <w:del w:id="1177" w:author="Héctor Bahamonde" w:date="2026-09-19T11:42:00Z" w16du:dateUtc="2026-09-19T09:42:00Z"/>
          <w:rFonts w:ascii="Arial" w:hAnsi="Arial" w:cs="Arial"/>
          <w:sz w:val="24"/>
          <w:szCs w:val="24"/>
        </w:rPr>
        <w:pPrChange w:id="1178" w:author="Héctor Bahamonde" w:date="2026-09-18T11:17:00Z" w16du:dateUtc="2026-09-18T09:17:00Z">
          <w:pPr>
            <w:spacing w:before="120" w:after="120" w:line="360" w:lineRule="auto"/>
            <w:ind w:right="355" w:hanging="339"/>
            <w:jc w:val="both"/>
          </w:pPr>
        </w:pPrChange>
      </w:pPr>
      <w:del w:id="1179" w:author="Héctor Bahamonde" w:date="2026-09-19T11:42:00Z" w16du:dateUtc="2026-09-19T09:42:00Z">
        <w:r w:rsidRPr="008372F6" w:rsidDel="007423C7">
          <w:rPr>
            <w:rFonts w:ascii="Arial" w:hAnsi="Arial" w:cs="Arial"/>
            <w:w w:val="105"/>
            <w:sz w:val="24"/>
            <w:szCs w:val="24"/>
          </w:rPr>
          <w:delText xml:space="preserve">Head, Brian W. (June 2024). “Reconsidering expertise for public policymaking: The challenges of </w:delText>
        </w:r>
        <w:bookmarkStart w:id="1180" w:name="_bookmark55"/>
        <w:bookmarkEnd w:id="1180"/>
        <w:r w:rsidRPr="008372F6" w:rsidDel="007423C7">
          <w:rPr>
            <w:rFonts w:ascii="Arial" w:hAnsi="Arial" w:cs="Arial"/>
            <w:w w:val="105"/>
            <w:sz w:val="24"/>
            <w:szCs w:val="24"/>
          </w:rPr>
          <w:delText xml:space="preserve">contestability.” In: </w:delText>
        </w:r>
        <w:r w:rsidRPr="008372F6" w:rsidDel="007423C7">
          <w:rPr>
            <w:rFonts w:ascii="Arial" w:hAnsi="Arial" w:cs="Arial"/>
            <w:i/>
            <w:w w:val="105"/>
            <w:sz w:val="24"/>
            <w:szCs w:val="24"/>
          </w:rPr>
          <w:delText xml:space="preserve">Australian Journal of Public Administration </w:delText>
        </w:r>
        <w:r w:rsidRPr="008372F6" w:rsidDel="007423C7">
          <w:rPr>
            <w:rFonts w:ascii="Arial" w:hAnsi="Arial" w:cs="Arial"/>
            <w:w w:val="105"/>
            <w:sz w:val="24"/>
            <w:szCs w:val="24"/>
          </w:rPr>
          <w:delText>83.2, pp. 156–172.</w:delText>
        </w:r>
      </w:del>
    </w:p>
    <w:p w14:paraId="0DBD98DE" w14:textId="22C3FF3E" w:rsidR="005D491A" w:rsidRPr="008372F6" w:rsidDel="00FB6CD5" w:rsidRDefault="00000000">
      <w:pPr>
        <w:pStyle w:val="BodyText"/>
        <w:spacing w:before="120" w:after="120" w:line="360" w:lineRule="auto"/>
        <w:ind w:right="356"/>
        <w:jc w:val="both"/>
        <w:rPr>
          <w:del w:id="1181" w:author="Héctor Bahamonde" w:date="2026-09-19T11:43:00Z" w16du:dateUtc="2026-09-19T09:43:00Z"/>
          <w:rFonts w:ascii="Arial" w:hAnsi="Arial" w:cs="Arial"/>
          <w:sz w:val="24"/>
          <w:szCs w:val="24"/>
        </w:rPr>
        <w:pPrChange w:id="1182" w:author="Héctor Bahamonde" w:date="2026-09-18T11:17:00Z" w16du:dateUtc="2026-09-18T09:17:00Z">
          <w:pPr>
            <w:pStyle w:val="BodyText"/>
            <w:spacing w:before="120" w:after="120" w:line="360" w:lineRule="auto"/>
            <w:ind w:right="356" w:hanging="339"/>
            <w:jc w:val="both"/>
          </w:pPr>
        </w:pPrChange>
      </w:pPr>
      <w:del w:id="1183" w:author="Héctor Bahamonde" w:date="2026-09-19T11:43:00Z" w16du:dateUtc="2026-09-19T09:43:00Z">
        <w:r w:rsidRPr="008372F6" w:rsidDel="00FB6CD5">
          <w:rPr>
            <w:rFonts w:ascii="Arial" w:hAnsi="Arial" w:cs="Arial"/>
            <w:w w:val="105"/>
            <w:sz w:val="24"/>
            <w:szCs w:val="24"/>
          </w:rPr>
          <w:delText xml:space="preserve">Heinkelmann-Wild, Tim et al. (Feb. 2023). “Blame shifting and blame obfuscation: The blame </w:delText>
        </w:r>
        <w:r w:rsidRPr="008372F6" w:rsidDel="00FB6CD5">
          <w:rPr>
            <w:rFonts w:ascii="Arial" w:hAnsi="Arial" w:cs="Arial"/>
            <w:spacing w:val="-2"/>
            <w:w w:val="105"/>
            <w:sz w:val="24"/>
            <w:szCs w:val="24"/>
          </w:rPr>
          <w:delText>avoidance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effects</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of</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delegation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the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European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Union.”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i/>
            <w:spacing w:val="-2"/>
            <w:w w:val="105"/>
            <w:sz w:val="24"/>
            <w:szCs w:val="24"/>
          </w:rPr>
          <w:delText>European</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Journal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of</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Political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 xml:space="preserve">Research </w:delText>
        </w:r>
        <w:bookmarkStart w:id="1184" w:name="_bookmark56"/>
        <w:bookmarkEnd w:id="1184"/>
        <w:r w:rsidRPr="008372F6" w:rsidDel="00FB6CD5">
          <w:rPr>
            <w:rFonts w:ascii="Arial" w:hAnsi="Arial" w:cs="Arial"/>
            <w:w w:val="105"/>
            <w:sz w:val="24"/>
            <w:szCs w:val="24"/>
          </w:rPr>
          <w:delText>62.1, pp. 221–238.</w:delText>
        </w:r>
      </w:del>
    </w:p>
    <w:p w14:paraId="3D9E46FA" w14:textId="36354ACC" w:rsidR="005D491A" w:rsidRPr="008372F6" w:rsidDel="00FB6CD5" w:rsidRDefault="00000000">
      <w:pPr>
        <w:pStyle w:val="BodyText"/>
        <w:spacing w:before="120" w:after="120" w:line="360" w:lineRule="auto"/>
        <w:ind w:right="359"/>
        <w:jc w:val="both"/>
        <w:rPr>
          <w:del w:id="1185" w:author="Héctor Bahamonde" w:date="2026-09-19T11:43:00Z" w16du:dateUtc="2026-09-19T09:43:00Z"/>
          <w:rFonts w:ascii="Arial" w:hAnsi="Arial" w:cs="Arial"/>
          <w:sz w:val="24"/>
          <w:szCs w:val="24"/>
        </w:rPr>
        <w:pPrChange w:id="1186" w:author="Héctor Bahamonde" w:date="2026-09-18T11:17:00Z" w16du:dateUtc="2026-09-18T09:17:00Z">
          <w:pPr>
            <w:pStyle w:val="BodyText"/>
            <w:spacing w:before="120" w:after="120" w:line="360" w:lineRule="auto"/>
            <w:ind w:right="359" w:hanging="339"/>
            <w:jc w:val="both"/>
          </w:pPr>
        </w:pPrChange>
      </w:pPr>
      <w:del w:id="1187" w:author="Héctor Bahamonde" w:date="2026-09-19T11:43:00Z" w16du:dateUtc="2026-09-19T09:43:00Z">
        <w:r w:rsidRPr="008372F6" w:rsidDel="00FB6CD5">
          <w:rPr>
            <w:rFonts w:ascii="Arial" w:hAnsi="Arial" w:cs="Arial"/>
            <w:w w:val="105"/>
            <w:sz w:val="24"/>
            <w:szCs w:val="24"/>
          </w:rPr>
          <w:delText xml:space="preserve">Heinkelmann-Wild, Tim and Bernhard Zangl (Oct. 2020). “Multilevel blame games: Blame-shifting </w:delText>
        </w:r>
        <w:bookmarkStart w:id="1188" w:name="_bookmark57"/>
        <w:bookmarkEnd w:id="1188"/>
        <w:r w:rsidRPr="008372F6" w:rsidDel="00FB6CD5">
          <w:rPr>
            <w:rFonts w:ascii="Arial" w:hAnsi="Arial" w:cs="Arial"/>
            <w:w w:val="105"/>
            <w:sz w:val="24"/>
            <w:szCs w:val="24"/>
          </w:rPr>
          <w:delText xml:space="preserve">in the European Union.” In: </w:delText>
        </w:r>
        <w:r w:rsidRPr="008372F6" w:rsidDel="00FB6CD5">
          <w:rPr>
            <w:rFonts w:ascii="Arial" w:hAnsi="Arial" w:cs="Arial"/>
            <w:i/>
            <w:w w:val="105"/>
            <w:sz w:val="24"/>
            <w:szCs w:val="24"/>
          </w:rPr>
          <w:delText xml:space="preserve">Governance </w:delText>
        </w:r>
        <w:r w:rsidRPr="008372F6" w:rsidDel="00FB6CD5">
          <w:rPr>
            <w:rFonts w:ascii="Arial" w:hAnsi="Arial" w:cs="Arial"/>
            <w:w w:val="105"/>
            <w:sz w:val="24"/>
            <w:szCs w:val="24"/>
          </w:rPr>
          <w:delText>33.4, pp. 953–969.</w:delText>
        </w:r>
      </w:del>
    </w:p>
    <w:p w14:paraId="7C15C5D9" w14:textId="77777777" w:rsidR="005D491A" w:rsidRPr="008372F6" w:rsidRDefault="00000000">
      <w:pPr>
        <w:pStyle w:val="BodyText"/>
        <w:spacing w:before="120" w:after="120" w:line="360" w:lineRule="auto"/>
        <w:ind w:right="358"/>
        <w:jc w:val="both"/>
        <w:rPr>
          <w:rFonts w:ascii="Arial" w:hAnsi="Arial" w:cs="Arial"/>
          <w:sz w:val="24"/>
          <w:szCs w:val="24"/>
        </w:rPr>
        <w:pPrChange w:id="1189" w:author="Héctor Bahamonde" w:date="2026-09-18T11:17:00Z" w16du:dateUtc="2026-09-18T09:17:00Z">
          <w:pPr>
            <w:pStyle w:val="BodyText"/>
            <w:spacing w:before="120" w:after="120" w:line="360" w:lineRule="auto"/>
            <w:ind w:right="358" w:hanging="339"/>
            <w:jc w:val="both"/>
          </w:pPr>
        </w:pPrChange>
      </w:pPr>
      <w:r w:rsidRPr="008372F6">
        <w:rPr>
          <w:rFonts w:ascii="Arial" w:hAnsi="Arial" w:cs="Arial"/>
          <w:w w:val="105"/>
          <w:sz w:val="24"/>
          <w:szCs w:val="24"/>
        </w:rPr>
        <w:t xml:space="preserve">Hwang, T. J. et al. (2020). “Association between FDA and EMA expedited approval programs and </w:t>
      </w:r>
      <w:bookmarkStart w:id="1190" w:name="_bookmark58"/>
      <w:bookmarkEnd w:id="1190"/>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6A541EA6" w14:textId="77777777" w:rsidR="005D491A" w:rsidRPr="008372F6" w:rsidRDefault="00000000">
      <w:pPr>
        <w:spacing w:before="120" w:after="120" w:line="360" w:lineRule="auto"/>
        <w:ind w:right="357"/>
        <w:jc w:val="both"/>
        <w:rPr>
          <w:rFonts w:ascii="Arial" w:hAnsi="Arial" w:cs="Arial"/>
          <w:sz w:val="24"/>
          <w:szCs w:val="24"/>
        </w:rPr>
        <w:pPrChange w:id="1191" w:author="Héctor Bahamonde" w:date="2026-09-18T11:17:00Z" w16du:dateUtc="2026-09-18T09:17:00Z">
          <w:pPr>
            <w:spacing w:before="120" w:after="120" w:line="360" w:lineRule="auto"/>
            <w:ind w:right="357" w:hanging="322"/>
            <w:jc w:val="both"/>
          </w:pPr>
        </w:pPrChange>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1192" w:name="_bookmark59"/>
      <w:bookmarkEnd w:id="1192"/>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828BA12" w14:textId="77777777" w:rsidR="005D491A" w:rsidRPr="008372F6" w:rsidRDefault="00000000">
      <w:pPr>
        <w:spacing w:before="120" w:after="120" w:line="360" w:lineRule="auto"/>
        <w:ind w:right="356"/>
        <w:jc w:val="both"/>
        <w:rPr>
          <w:rFonts w:ascii="Arial" w:hAnsi="Arial" w:cs="Arial"/>
          <w:sz w:val="24"/>
          <w:szCs w:val="24"/>
        </w:rPr>
        <w:pPrChange w:id="1193" w:author="Héctor Bahamonde" w:date="2026-09-18T11:17:00Z" w16du:dateUtc="2026-09-18T09:17:00Z">
          <w:pPr>
            <w:spacing w:before="120" w:after="120" w:line="360" w:lineRule="auto"/>
            <w:ind w:right="356" w:hanging="339"/>
            <w:jc w:val="both"/>
          </w:pPr>
        </w:pPrChange>
      </w:pPr>
      <w:r w:rsidRPr="008372F6">
        <w:rPr>
          <w:rFonts w:ascii="Arial" w:hAnsi="Arial" w:cs="Arial"/>
          <w:sz w:val="24"/>
          <w:szCs w:val="24"/>
        </w:rPr>
        <w:t xml:space="preserve">Jensen, Carsten and Michael Petersen (2017). “The deservingness heuristic and the politics of health </w:t>
      </w:r>
      <w:bookmarkStart w:id="1194" w:name="_bookmark60"/>
      <w:bookmarkEnd w:id="1194"/>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0D77105F" w14:textId="77777777" w:rsidR="005D491A" w:rsidRPr="008372F6" w:rsidRDefault="00000000">
      <w:pPr>
        <w:pStyle w:val="BodyText"/>
        <w:spacing w:before="120" w:after="120" w:line="360" w:lineRule="auto"/>
        <w:ind w:right="359"/>
        <w:jc w:val="both"/>
        <w:rPr>
          <w:rFonts w:ascii="Arial" w:hAnsi="Arial" w:cs="Arial"/>
          <w:sz w:val="24"/>
          <w:szCs w:val="24"/>
        </w:rPr>
        <w:pPrChange w:id="1195" w:author="Héctor Bahamonde" w:date="2026-09-18T11:17:00Z" w16du:dateUtc="2026-09-18T09:17:00Z">
          <w:pPr>
            <w:pStyle w:val="BodyText"/>
            <w:spacing w:before="120" w:after="120" w:line="360" w:lineRule="auto"/>
            <w:ind w:right="359" w:hanging="339"/>
            <w:jc w:val="both"/>
          </w:pPr>
        </w:pPrChange>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1196" w:name="_bookmark61"/>
      <w:bookmarkEnd w:id="1196"/>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2BBBB918" w14:textId="77777777" w:rsidR="005D491A" w:rsidRPr="008372F6" w:rsidRDefault="00000000">
      <w:pPr>
        <w:pStyle w:val="BodyText"/>
        <w:spacing w:before="120" w:after="120" w:line="360" w:lineRule="auto"/>
        <w:ind w:right="359"/>
        <w:jc w:val="both"/>
        <w:rPr>
          <w:rFonts w:ascii="Arial" w:hAnsi="Arial" w:cs="Arial"/>
          <w:sz w:val="24"/>
          <w:szCs w:val="24"/>
        </w:rPr>
        <w:pPrChange w:id="1197" w:author="Héctor Bahamonde" w:date="2026-09-18T11:17:00Z" w16du:dateUtc="2026-09-18T09:17:00Z">
          <w:pPr>
            <w:pStyle w:val="BodyText"/>
            <w:spacing w:before="120" w:after="120" w:line="360" w:lineRule="auto"/>
            <w:ind w:right="359" w:hanging="339"/>
            <w:jc w:val="both"/>
          </w:pPr>
        </w:pPrChange>
      </w:pPr>
      <w:r w:rsidRPr="008372F6">
        <w:rPr>
          <w:rFonts w:ascii="Arial" w:hAnsi="Arial" w:cs="Arial"/>
          <w:w w:val="105"/>
          <w:sz w:val="24"/>
          <w:szCs w:val="24"/>
        </w:rPr>
        <w:t xml:space="preserve">Kahneman, Daniel and Amos Tversky (Mar. 1979). “Prospect Theory: An Analysis of Decision </w:t>
      </w:r>
      <w:bookmarkStart w:id="1198" w:name="_bookmark62"/>
      <w:bookmarkEnd w:id="1198"/>
      <w:r w:rsidRPr="008372F6">
        <w:rPr>
          <w:rFonts w:ascii="Arial" w:hAnsi="Arial" w:cs="Arial"/>
          <w:w w:val="105"/>
          <w:sz w:val="24"/>
          <w:szCs w:val="24"/>
        </w:rPr>
        <w:t xml:space="preserve">under Risk.” In: </w:t>
      </w:r>
      <w:r w:rsidRPr="008372F6">
        <w:rPr>
          <w:rFonts w:ascii="Arial" w:hAnsi="Arial" w:cs="Arial"/>
          <w:i/>
          <w:w w:val="105"/>
          <w:sz w:val="24"/>
          <w:szCs w:val="24"/>
        </w:rPr>
        <w:t xml:space="preserve">Econometrica </w:t>
      </w:r>
      <w:r w:rsidRPr="008372F6">
        <w:rPr>
          <w:rFonts w:ascii="Arial" w:hAnsi="Arial" w:cs="Arial"/>
          <w:w w:val="105"/>
          <w:sz w:val="24"/>
          <w:szCs w:val="24"/>
        </w:rPr>
        <w:t>47.2, p. 263.</w:t>
      </w:r>
    </w:p>
    <w:p w14:paraId="5BB8AA7B" w14:textId="77777777" w:rsidR="005D491A" w:rsidRPr="008372F6" w:rsidRDefault="00000000">
      <w:pPr>
        <w:pStyle w:val="BodyText"/>
        <w:spacing w:before="120" w:after="120" w:line="360" w:lineRule="auto"/>
        <w:ind w:right="336"/>
        <w:jc w:val="both"/>
        <w:rPr>
          <w:rFonts w:ascii="Arial" w:hAnsi="Arial" w:cs="Arial"/>
          <w:sz w:val="24"/>
          <w:szCs w:val="24"/>
          <w:lang w:val="fi-FI"/>
          <w:rPrChange w:id="1199" w:author="Microsoft Office User" w:date="2026-09-13T19:46:00Z">
            <w:rPr/>
          </w:rPrChange>
        </w:rPr>
        <w:pPrChange w:id="1200" w:author="Héctor Bahamonde" w:date="2026-09-18T11:17:00Z" w16du:dateUtc="2026-09-18T09:17:00Z">
          <w:pPr>
            <w:pStyle w:val="BodyText"/>
            <w:spacing w:before="120" w:after="120" w:line="360" w:lineRule="auto"/>
            <w:ind w:right="336" w:hanging="339"/>
            <w:jc w:val="both"/>
          </w:pPr>
        </w:pPrChange>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8372F6">
        <w:rPr>
          <w:rFonts w:ascii="Arial" w:hAnsi="Arial" w:cs="Arial"/>
          <w:w w:val="105"/>
          <w:sz w:val="24"/>
          <w:szCs w:val="24"/>
          <w:lang w:val="fi-FI"/>
          <w:rPrChange w:id="1201" w:author="Microsoft Office User" w:date="2026-09-13T19:46:00Z">
            <w:rPr>
              <w:w w:val="105"/>
            </w:rPr>
          </w:rPrChange>
        </w:rPr>
        <w:t>In:</w:t>
      </w:r>
      <w:r w:rsidRPr="008372F6">
        <w:rPr>
          <w:rFonts w:ascii="Arial" w:hAnsi="Arial" w:cs="Arial"/>
          <w:spacing w:val="-7"/>
          <w:w w:val="105"/>
          <w:sz w:val="24"/>
          <w:szCs w:val="24"/>
          <w:lang w:val="fi-FI"/>
          <w:rPrChange w:id="1202" w:author="Microsoft Office User" w:date="2026-09-13T19:46:00Z">
            <w:rPr>
              <w:spacing w:val="-7"/>
              <w:w w:val="105"/>
            </w:rPr>
          </w:rPrChange>
        </w:rPr>
        <w:t xml:space="preserve"> </w:t>
      </w:r>
      <w:r w:rsidRPr="008372F6">
        <w:rPr>
          <w:rFonts w:ascii="Arial" w:hAnsi="Arial" w:cs="Arial"/>
          <w:i/>
          <w:w w:val="105"/>
          <w:sz w:val="24"/>
          <w:szCs w:val="24"/>
          <w:lang w:val="fi-FI"/>
          <w:rPrChange w:id="1203" w:author="Microsoft Office User" w:date="2026-09-13T19:46:00Z">
            <w:rPr>
              <w:i/>
              <w:w w:val="105"/>
            </w:rPr>
          </w:rPrChange>
        </w:rPr>
        <w:t>American</w:t>
      </w:r>
      <w:r w:rsidRPr="008372F6">
        <w:rPr>
          <w:rFonts w:ascii="Arial" w:hAnsi="Arial" w:cs="Arial"/>
          <w:i/>
          <w:spacing w:val="-4"/>
          <w:w w:val="105"/>
          <w:sz w:val="24"/>
          <w:szCs w:val="24"/>
          <w:lang w:val="fi-FI"/>
          <w:rPrChange w:id="1204" w:author="Microsoft Office User" w:date="2026-09-13T19:46:00Z">
            <w:rPr>
              <w:i/>
              <w:spacing w:val="-4"/>
              <w:w w:val="105"/>
            </w:rPr>
          </w:rPrChange>
        </w:rPr>
        <w:t xml:space="preserve"> </w:t>
      </w:r>
      <w:r w:rsidRPr="008372F6">
        <w:rPr>
          <w:rFonts w:ascii="Arial" w:hAnsi="Arial" w:cs="Arial"/>
          <w:i/>
          <w:w w:val="105"/>
          <w:sz w:val="24"/>
          <w:szCs w:val="24"/>
          <w:lang w:val="fi-FI"/>
          <w:rPrChange w:id="1205" w:author="Microsoft Office User" w:date="2026-09-13T19:46:00Z">
            <w:rPr>
              <w:i/>
              <w:w w:val="105"/>
            </w:rPr>
          </w:rPrChange>
        </w:rPr>
        <w:t>Psychol</w:t>
      </w:r>
      <w:del w:id="1206" w:author="Héctor Bahamonde" w:date="2026-09-19T11:49:00Z" w16du:dateUtc="2026-09-19T09:49:00Z">
        <w:r w:rsidRPr="008372F6" w:rsidDel="007E511A">
          <w:rPr>
            <w:rFonts w:ascii="Arial" w:hAnsi="Arial" w:cs="Arial"/>
            <w:i/>
            <w:w w:val="105"/>
            <w:sz w:val="24"/>
            <w:szCs w:val="24"/>
            <w:lang w:val="fi-FI"/>
            <w:rPrChange w:id="1207" w:author="Microsoft Office User" w:date="2026-09-13T19:46:00Z">
              <w:rPr>
                <w:i/>
                <w:w w:val="105"/>
              </w:rPr>
            </w:rPrChange>
          </w:rPr>
          <w:delText>-</w:delText>
        </w:r>
      </w:del>
      <w:bookmarkStart w:id="1208" w:name="_bookmark63"/>
      <w:bookmarkEnd w:id="1208"/>
      <w:r w:rsidRPr="008372F6">
        <w:rPr>
          <w:rFonts w:ascii="Arial" w:hAnsi="Arial" w:cs="Arial"/>
          <w:i/>
          <w:w w:val="105"/>
          <w:sz w:val="24"/>
          <w:szCs w:val="24"/>
          <w:lang w:val="fi-FI"/>
          <w:rPrChange w:id="1209" w:author="Microsoft Office User" w:date="2026-09-13T19:46:00Z">
            <w:rPr>
              <w:i/>
              <w:w w:val="105"/>
            </w:rPr>
          </w:rPrChange>
        </w:rPr>
        <w:t xml:space="preserve">ogist </w:t>
      </w:r>
      <w:r w:rsidRPr="008372F6">
        <w:rPr>
          <w:rFonts w:ascii="Arial" w:hAnsi="Arial" w:cs="Arial"/>
          <w:w w:val="105"/>
          <w:sz w:val="24"/>
          <w:szCs w:val="24"/>
          <w:lang w:val="fi-FI"/>
          <w:rPrChange w:id="1210" w:author="Microsoft Office User" w:date="2026-09-13T19:46:00Z">
            <w:rPr>
              <w:w w:val="105"/>
            </w:rPr>
          </w:rPrChange>
        </w:rPr>
        <w:t>39.4, pp. 341–350.</w:t>
      </w:r>
    </w:p>
    <w:p w14:paraId="56710594" w14:textId="77777777" w:rsidR="005D491A" w:rsidRPr="008372F6" w:rsidRDefault="00000000">
      <w:pPr>
        <w:pStyle w:val="BodyText"/>
        <w:spacing w:before="120" w:after="120" w:line="360" w:lineRule="auto"/>
        <w:ind w:right="357"/>
        <w:jc w:val="both"/>
        <w:rPr>
          <w:rFonts w:ascii="Arial" w:hAnsi="Arial" w:cs="Arial"/>
          <w:sz w:val="24"/>
          <w:szCs w:val="24"/>
        </w:rPr>
        <w:pPrChange w:id="1211" w:author="Héctor Bahamonde" w:date="2026-09-18T11:17:00Z" w16du:dateUtc="2026-09-18T09:17:00Z">
          <w:pPr>
            <w:pStyle w:val="BodyText"/>
            <w:spacing w:before="120" w:after="120" w:line="360" w:lineRule="auto"/>
            <w:ind w:right="357" w:hanging="327"/>
            <w:jc w:val="both"/>
          </w:pPr>
        </w:pPrChange>
      </w:pPr>
      <w:r w:rsidRPr="008372F6">
        <w:rPr>
          <w:rFonts w:ascii="Arial" w:hAnsi="Arial" w:cs="Arial"/>
          <w:w w:val="105"/>
          <w:sz w:val="24"/>
          <w:szCs w:val="24"/>
          <w:lang w:val="fi-FI"/>
          <w:rPrChange w:id="1212" w:author="Microsoft Office User" w:date="2026-09-13T19:46:00Z">
            <w:rPr>
              <w:w w:val="105"/>
            </w:rPr>
          </w:rPrChange>
        </w:rPr>
        <w:t>Kangas, Olli E., Mikko Niemelä, and Sampo Varjonen (</w:t>
      </w:r>
      <w:del w:id="1213" w:author="Microsoft Office User" w:date="2026-09-13T20:15:00Z">
        <w:r w:rsidRPr="008372F6" w:rsidDel="00C80BDD">
          <w:rPr>
            <w:rFonts w:ascii="Arial" w:hAnsi="Arial" w:cs="Arial"/>
            <w:w w:val="105"/>
            <w:sz w:val="24"/>
            <w:szCs w:val="24"/>
            <w:lang w:val="fi-FI"/>
            <w:rPrChange w:id="1214" w:author="Microsoft Office User" w:date="2026-09-13T19:46:00Z">
              <w:rPr>
                <w:w w:val="105"/>
              </w:rPr>
            </w:rPrChange>
          </w:rPr>
          <w:delText xml:space="preserve">Feb. </w:delText>
        </w:r>
      </w:del>
      <w:r w:rsidRPr="008372F6">
        <w:rPr>
          <w:rFonts w:ascii="Arial" w:hAnsi="Arial" w:cs="Arial"/>
          <w:w w:val="105"/>
          <w:sz w:val="24"/>
          <w:szCs w:val="24"/>
          <w:lang w:val="fi-FI"/>
          <w:rPrChange w:id="1215" w:author="Microsoft Office User" w:date="2026-09-13T19:46:00Z">
            <w:rPr>
              <w:w w:val="105"/>
            </w:rPr>
          </w:rPrChange>
        </w:rPr>
        <w:t xml:space="preserve">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1216" w:name="_bookmark64"/>
      <w:bookmarkEnd w:id="1216"/>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48EFD0E3" w14:textId="77777777" w:rsidR="005D491A" w:rsidRPr="008372F6" w:rsidRDefault="00000000">
      <w:pPr>
        <w:spacing w:before="120" w:after="120" w:line="360" w:lineRule="auto"/>
        <w:ind w:right="359"/>
        <w:jc w:val="both"/>
        <w:rPr>
          <w:rFonts w:ascii="Arial" w:hAnsi="Arial" w:cs="Arial"/>
          <w:sz w:val="24"/>
          <w:szCs w:val="24"/>
        </w:rPr>
        <w:pPrChange w:id="1217" w:author="Héctor Bahamonde" w:date="2026-09-18T11:17:00Z" w16du:dateUtc="2026-09-18T09:17:00Z">
          <w:pPr>
            <w:spacing w:before="120" w:after="120" w:line="360" w:lineRule="auto"/>
            <w:ind w:right="359" w:hanging="334"/>
            <w:jc w:val="both"/>
          </w:pPr>
        </w:pPrChange>
      </w:pPr>
      <w:r w:rsidRPr="008372F6">
        <w:rPr>
          <w:rFonts w:ascii="Arial" w:hAnsi="Arial" w:cs="Arial"/>
          <w:w w:val="105"/>
          <w:sz w:val="24"/>
          <w:szCs w:val="24"/>
        </w:rPr>
        <w:t xml:space="preserve">Keskimäki, Ilmo et al. (2019). “Finland: Health System Review.” In: </w:t>
      </w:r>
      <w:r w:rsidRPr="008372F6">
        <w:rPr>
          <w:rFonts w:ascii="Arial" w:hAnsi="Arial" w:cs="Arial"/>
          <w:i/>
          <w:w w:val="105"/>
          <w:sz w:val="24"/>
          <w:szCs w:val="24"/>
        </w:rPr>
        <w:t xml:space="preserve">Health Systems in Transition </w:t>
      </w:r>
      <w:bookmarkStart w:id="1218" w:name="_bookmark65"/>
      <w:bookmarkEnd w:id="1218"/>
      <w:r w:rsidRPr="008372F6">
        <w:rPr>
          <w:rFonts w:ascii="Arial" w:hAnsi="Arial" w:cs="Arial"/>
          <w:w w:val="105"/>
          <w:sz w:val="24"/>
          <w:szCs w:val="24"/>
        </w:rPr>
        <w:t>21.2, pp. 1–166.</w:t>
      </w:r>
    </w:p>
    <w:p w14:paraId="332D714D" w14:textId="77777777" w:rsidR="005D491A" w:rsidRPr="008372F6" w:rsidRDefault="00000000">
      <w:pPr>
        <w:pStyle w:val="BodyText"/>
        <w:spacing w:before="120" w:after="120" w:line="360" w:lineRule="auto"/>
        <w:ind w:right="350"/>
        <w:jc w:val="both"/>
        <w:rPr>
          <w:rFonts w:ascii="Arial" w:hAnsi="Arial" w:cs="Arial"/>
          <w:sz w:val="24"/>
          <w:szCs w:val="24"/>
        </w:rPr>
        <w:pPrChange w:id="1219" w:author="Héctor Bahamonde" w:date="2026-09-18T11:17:00Z" w16du:dateUtc="2026-09-18T09:17:00Z">
          <w:pPr>
            <w:pStyle w:val="BodyText"/>
            <w:spacing w:before="120" w:after="120" w:line="360" w:lineRule="auto"/>
            <w:ind w:right="350" w:hanging="339"/>
            <w:jc w:val="both"/>
          </w:pPr>
        </w:pPrChange>
      </w:pPr>
      <w:r w:rsidRPr="008372F6">
        <w:rPr>
          <w:rFonts w:ascii="Arial" w:hAnsi="Arial" w:cs="Arial"/>
          <w:w w:val="105"/>
          <w:sz w:val="24"/>
          <w:szCs w:val="24"/>
        </w:rPr>
        <w:t xml:space="preserve">Koop, Christel and Chris Hanretty (2018). “Political Independence, Accountability, and the Quality </w:t>
      </w:r>
      <w:bookmarkStart w:id="1220" w:name="_bookmark66"/>
      <w:bookmarkEnd w:id="1220"/>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16072D5" w14:textId="77777777" w:rsidR="005D491A" w:rsidRPr="008372F6" w:rsidRDefault="00000000">
      <w:pPr>
        <w:spacing w:before="120" w:after="120" w:line="360" w:lineRule="auto"/>
        <w:ind w:right="359"/>
        <w:jc w:val="both"/>
        <w:rPr>
          <w:rFonts w:ascii="Arial" w:hAnsi="Arial" w:cs="Arial"/>
          <w:sz w:val="24"/>
          <w:szCs w:val="24"/>
        </w:rPr>
        <w:pPrChange w:id="1221" w:author="Héctor Bahamonde" w:date="2026-09-18T11:17:00Z" w16du:dateUtc="2026-09-18T09:17:00Z">
          <w:pPr>
            <w:spacing w:before="120" w:after="120" w:line="360" w:lineRule="auto"/>
            <w:ind w:right="359" w:hanging="339"/>
            <w:jc w:val="both"/>
          </w:pPr>
        </w:pPrChange>
      </w:pPr>
      <w:r w:rsidRPr="008372F6">
        <w:rPr>
          <w:rFonts w:ascii="Arial" w:hAnsi="Arial" w:cs="Arial"/>
          <w:w w:val="105"/>
          <w:sz w:val="24"/>
          <w:szCs w:val="24"/>
        </w:rPr>
        <w:t xml:space="preserve">Koszegi, Botond and Matthew Rabin (Nov. 2006). “A Model of Reference-Dependent Preferences.” </w:t>
      </w:r>
      <w:bookmarkStart w:id="1222" w:name="_bookmark67"/>
      <w:bookmarkEnd w:id="1222"/>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1C2249BF" w14:textId="3AC71B82" w:rsidR="005D491A" w:rsidRPr="008372F6" w:rsidDel="00024615" w:rsidRDefault="00000000">
      <w:pPr>
        <w:pStyle w:val="BodyText"/>
        <w:spacing w:before="120" w:after="120" w:line="360" w:lineRule="auto"/>
        <w:jc w:val="both"/>
        <w:rPr>
          <w:del w:id="1223" w:author="Héctor Bahamonde" w:date="2026-09-18T11:15:00Z" w16du:dateUtc="2026-09-18T09:15:00Z"/>
          <w:rFonts w:ascii="Arial" w:hAnsi="Arial" w:cs="Arial"/>
          <w:sz w:val="24"/>
          <w:szCs w:val="24"/>
        </w:rPr>
      </w:pPr>
      <w:r w:rsidRPr="008372F6">
        <w:rPr>
          <w:rFonts w:ascii="Arial" w:hAnsi="Arial" w:cs="Arial"/>
          <w:w w:val="105"/>
          <w:sz w:val="24"/>
          <w:szCs w:val="24"/>
        </w:rPr>
        <w:t>Koszegi,</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ins w:id="1224" w:author="Héctor Bahamonde" w:date="2026-09-18T11:15:00Z" w16du:dateUtc="2026-09-18T09:15:00Z">
        <w:r w:rsidR="00024615">
          <w:rPr>
            <w:rFonts w:ascii="Arial" w:hAnsi="Arial" w:cs="Arial"/>
            <w:spacing w:val="-5"/>
            <w:w w:val="105"/>
            <w:sz w:val="24"/>
            <w:szCs w:val="24"/>
          </w:rPr>
          <w:t xml:space="preserve"> </w:t>
        </w:r>
      </w:ins>
    </w:p>
    <w:p w14:paraId="6A73DB4F" w14:textId="77777777" w:rsidR="005D491A" w:rsidRPr="008372F6" w:rsidRDefault="00000000">
      <w:pPr>
        <w:pStyle w:val="BodyText"/>
        <w:spacing w:before="120" w:after="120" w:line="360" w:lineRule="auto"/>
        <w:jc w:val="both"/>
        <w:rPr>
          <w:rFonts w:ascii="Arial" w:hAnsi="Arial" w:cs="Arial"/>
          <w:sz w:val="24"/>
          <w:szCs w:val="24"/>
        </w:rPr>
        <w:pPrChange w:id="1225" w:author="Héctor Bahamonde" w:date="2026-09-18T11:17:00Z" w16du:dateUtc="2026-09-18T09:17:00Z">
          <w:pPr>
            <w:spacing w:before="120" w:after="120" w:line="360" w:lineRule="auto"/>
            <w:jc w:val="both"/>
          </w:pPr>
        </w:pPrChange>
      </w:pPr>
      <w:bookmarkStart w:id="1226" w:name="_bookmark68"/>
      <w:bookmarkEnd w:id="1226"/>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4FDD6AB7" w14:textId="77777777" w:rsidR="00CF66EB" w:rsidRDefault="00000000" w:rsidP="00EA7791">
      <w:pPr>
        <w:pStyle w:val="BodyText"/>
        <w:spacing w:before="120" w:after="120" w:line="360" w:lineRule="auto"/>
        <w:ind w:right="317"/>
        <w:jc w:val="both"/>
        <w:rPr>
          <w:ins w:id="1227" w:author="Héctor Bahamonde" w:date="2026-09-18T11:21:00Z" w16du:dateUtc="2026-09-18T09:21:00Z"/>
          <w:rFonts w:ascii="Arial" w:hAnsi="Arial" w:cs="Arial"/>
          <w:w w:val="105"/>
          <w:sz w:val="24"/>
          <w:szCs w:val="24"/>
        </w:rPr>
      </w:pPr>
      <w:r w:rsidRPr="008372F6">
        <w:rPr>
          <w:rFonts w:ascii="Arial" w:hAnsi="Arial" w:cs="Arial"/>
          <w:w w:val="105"/>
          <w:sz w:val="24"/>
          <w:szCs w:val="24"/>
        </w:rPr>
        <w:t xml:space="preserve">Langvatn, Silje A. and Cathrine Holst (2022). “Expert accountability: What does it mean, why is it </w:t>
      </w:r>
      <w:bookmarkStart w:id="1228" w:name="_bookmark69"/>
      <w:bookmarkEnd w:id="1228"/>
      <w:r w:rsidRPr="008372F6">
        <w:rPr>
          <w:rFonts w:ascii="Arial" w:hAnsi="Arial" w:cs="Arial"/>
          <w:w w:val="105"/>
          <w:sz w:val="24"/>
          <w:szCs w:val="24"/>
        </w:rPr>
        <w:t>challenging—and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79B14501" w14:textId="0382E6D0" w:rsidR="005D491A" w:rsidRPr="008372F6" w:rsidDel="00643FFA" w:rsidRDefault="00000000">
      <w:pPr>
        <w:pStyle w:val="BodyText"/>
        <w:spacing w:before="120" w:after="120" w:line="360" w:lineRule="auto"/>
        <w:ind w:right="317"/>
        <w:jc w:val="both"/>
        <w:rPr>
          <w:del w:id="1229" w:author="Héctor Bahamonde" w:date="2026-09-18T11:15:00Z" w16du:dateUtc="2026-09-18T09:15:00Z"/>
          <w:rFonts w:ascii="Arial" w:hAnsi="Arial" w:cs="Arial"/>
          <w:sz w:val="24"/>
          <w:szCs w:val="24"/>
        </w:rPr>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ins w:id="1230" w:author="Héctor Bahamonde" w:date="2026-09-18T11:15:00Z" w16du:dateUtc="2026-09-18T09:15:00Z">
        <w:r w:rsidR="00643FFA">
          <w:rPr>
            <w:rFonts w:ascii="Arial" w:hAnsi="Arial" w:cs="Arial"/>
            <w:w w:val="105"/>
            <w:sz w:val="24"/>
            <w:szCs w:val="24"/>
          </w:rPr>
          <w:t xml:space="preserve"> </w:t>
        </w:r>
      </w:ins>
    </w:p>
    <w:p w14:paraId="20B1395E" w14:textId="77777777" w:rsidR="005D491A" w:rsidRPr="008372F6" w:rsidRDefault="00000000">
      <w:pPr>
        <w:pStyle w:val="BodyText"/>
        <w:spacing w:before="120" w:after="120" w:line="360" w:lineRule="auto"/>
        <w:ind w:right="317"/>
        <w:jc w:val="both"/>
        <w:rPr>
          <w:rFonts w:ascii="Arial" w:hAnsi="Arial" w:cs="Arial"/>
          <w:sz w:val="24"/>
          <w:szCs w:val="24"/>
        </w:rPr>
        <w:pPrChange w:id="1231" w:author="Héctor Bahamonde" w:date="2026-09-18T11:17:00Z" w16du:dateUtc="2026-09-18T09:17:00Z">
          <w:pPr>
            <w:pStyle w:val="BodyText"/>
            <w:spacing w:before="120" w:after="120" w:line="360" w:lineRule="auto"/>
            <w:jc w:val="both"/>
          </w:pPr>
        </w:pPrChange>
      </w:pP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77CB07F7" w14:textId="77777777" w:rsidR="005D491A" w:rsidRPr="008372F6" w:rsidRDefault="00000000">
      <w:pPr>
        <w:pStyle w:val="BodyText"/>
        <w:spacing w:before="120" w:after="120" w:line="360" w:lineRule="auto"/>
        <w:ind w:right="355"/>
        <w:jc w:val="both"/>
        <w:rPr>
          <w:rFonts w:ascii="Arial" w:hAnsi="Arial" w:cs="Arial"/>
          <w:sz w:val="24"/>
          <w:szCs w:val="24"/>
        </w:rPr>
        <w:pPrChange w:id="1232" w:author="Héctor Bahamonde" w:date="2026-09-18T11:17:00Z" w16du:dateUtc="2026-09-18T09:17:00Z">
          <w:pPr>
            <w:pStyle w:val="BodyText"/>
            <w:spacing w:before="120" w:after="120" w:line="360" w:lineRule="auto"/>
            <w:ind w:right="355" w:hanging="327"/>
            <w:jc w:val="both"/>
          </w:pPr>
        </w:pPrChange>
      </w:pPr>
      <w:bookmarkStart w:id="1233" w:name="_bookmark71"/>
      <w:bookmarkEnd w:id="1233"/>
      <w:r w:rsidRPr="008372F6">
        <w:rPr>
          <w:rFonts w:ascii="Arial" w:hAnsi="Arial" w:cs="Arial"/>
          <w:w w:val="105"/>
          <w:sz w:val="24"/>
          <w:szCs w:val="24"/>
        </w:rPr>
        <w:t>Loupas,</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r w:rsidRPr="008372F6">
        <w:rPr>
          <w:rFonts w:ascii="Arial" w:hAnsi="Arial" w:cs="Arial"/>
          <w:w w:val="105"/>
          <w:sz w:val="24"/>
          <w:szCs w:val="24"/>
        </w:rPr>
        <w:t>Zavras</w:t>
      </w:r>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1234" w:name="_bookmark70"/>
      <w:bookmarkEnd w:id="1234"/>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42FD8830" w14:textId="77777777" w:rsidR="005D491A" w:rsidRPr="008372F6" w:rsidRDefault="00000000">
      <w:pPr>
        <w:pStyle w:val="BodyText"/>
        <w:spacing w:before="120" w:after="120" w:line="360" w:lineRule="auto"/>
        <w:ind w:right="356"/>
        <w:jc w:val="both"/>
        <w:rPr>
          <w:rFonts w:ascii="Arial" w:hAnsi="Arial" w:cs="Arial"/>
          <w:sz w:val="24"/>
          <w:szCs w:val="24"/>
        </w:rPr>
        <w:pPrChange w:id="1235"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1236" w:name="_bookmark72"/>
      <w:bookmarkEnd w:id="1236"/>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135E8437" w14:textId="77777777" w:rsidR="005D491A" w:rsidRPr="008372F6" w:rsidRDefault="00000000">
      <w:pPr>
        <w:spacing w:before="120" w:after="120" w:line="360" w:lineRule="auto"/>
        <w:ind w:right="359"/>
        <w:jc w:val="both"/>
        <w:rPr>
          <w:rFonts w:ascii="Arial" w:hAnsi="Arial" w:cs="Arial"/>
          <w:sz w:val="24"/>
          <w:szCs w:val="24"/>
        </w:rPr>
        <w:pPrChange w:id="1237" w:author="Héctor Bahamonde" w:date="2026-09-18T11:17:00Z" w16du:dateUtc="2026-09-18T09:17:00Z">
          <w:pPr>
            <w:spacing w:before="120" w:after="120" w:line="360" w:lineRule="auto"/>
            <w:ind w:right="359" w:hanging="339"/>
            <w:jc w:val="both"/>
          </w:pPr>
        </w:pPrChange>
      </w:pPr>
      <w:r w:rsidRPr="008372F6">
        <w:rPr>
          <w:rFonts w:ascii="Arial" w:hAnsi="Arial" w:cs="Arial"/>
          <w:w w:val="105"/>
          <w:sz w:val="24"/>
          <w:szCs w:val="24"/>
        </w:rPr>
        <w:t xml:space="preserve">Maguire, Allegra, Emil Persson, and Gustav Tinghög (Dec. 2023). “Opportunity cost neglect: a </w:t>
      </w:r>
      <w:bookmarkStart w:id="1238" w:name="_bookmark73"/>
      <w:bookmarkEnd w:id="1238"/>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2C02DF3D" w14:textId="139450DD" w:rsidR="005D491A" w:rsidRPr="008372F6" w:rsidDel="001C0514" w:rsidRDefault="00000000" w:rsidP="00EA7791">
      <w:pPr>
        <w:pStyle w:val="BodyText"/>
        <w:spacing w:before="120" w:after="120" w:line="360" w:lineRule="auto"/>
        <w:jc w:val="both"/>
        <w:rPr>
          <w:del w:id="1239" w:author="Héctor Bahamonde" w:date="2026-09-18T11:21:00Z" w16du:dateUtc="2026-09-18T09:21:00Z"/>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ins w:id="1240" w:author="Héctor Bahamonde" w:date="2026-09-18T11:21:00Z" w16du:dateUtc="2026-09-18T09:21:00Z">
        <w:r w:rsidR="001C0514">
          <w:rPr>
            <w:rFonts w:ascii="Arial" w:hAnsi="Arial" w:cs="Arial"/>
            <w:spacing w:val="-5"/>
            <w:w w:val="105"/>
            <w:sz w:val="24"/>
            <w:szCs w:val="24"/>
          </w:rPr>
          <w:t xml:space="preserve"> </w:t>
        </w:r>
      </w:ins>
    </w:p>
    <w:p w14:paraId="053AF5EA" w14:textId="77777777" w:rsidR="005D491A" w:rsidRPr="008372F6" w:rsidRDefault="00000000">
      <w:pPr>
        <w:pStyle w:val="BodyText"/>
        <w:spacing w:before="120" w:after="120" w:line="360" w:lineRule="auto"/>
        <w:jc w:val="both"/>
        <w:rPr>
          <w:rFonts w:ascii="Arial" w:hAnsi="Arial" w:cs="Arial"/>
          <w:sz w:val="24"/>
          <w:szCs w:val="24"/>
        </w:rPr>
        <w:pPrChange w:id="1241" w:author="Héctor Bahamonde" w:date="2026-09-18T11:21:00Z" w16du:dateUtc="2026-09-18T09:21:00Z">
          <w:pPr>
            <w:spacing w:before="120" w:after="120" w:line="360" w:lineRule="auto"/>
            <w:jc w:val="both"/>
          </w:pPr>
        </w:pPrChange>
      </w:pPr>
      <w:bookmarkStart w:id="1242" w:name="_bookmark74"/>
      <w:bookmarkEnd w:id="1242"/>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41F8C1D0" w14:textId="59B2CAC2" w:rsidR="005D491A" w:rsidRPr="008372F6" w:rsidDel="00A74FD2" w:rsidRDefault="00000000">
      <w:pPr>
        <w:pStyle w:val="BodyText"/>
        <w:spacing w:before="120" w:after="120" w:line="360" w:lineRule="auto"/>
        <w:jc w:val="both"/>
        <w:rPr>
          <w:del w:id="1243" w:author="Héctor Bahamonde" w:date="2026-09-19T11:43:00Z" w16du:dateUtc="2026-09-19T09:43:00Z"/>
          <w:rFonts w:ascii="Arial" w:hAnsi="Arial" w:cs="Arial"/>
          <w:sz w:val="24"/>
          <w:szCs w:val="24"/>
        </w:rPr>
        <w:pPrChange w:id="1244" w:author="Héctor Bahamonde" w:date="2026-09-18T11:17:00Z" w16du:dateUtc="2026-09-18T09:17:00Z">
          <w:pPr>
            <w:pStyle w:val="BodyText"/>
            <w:spacing w:before="120" w:after="120" w:line="360" w:lineRule="auto"/>
            <w:ind w:hanging="339"/>
            <w:jc w:val="both"/>
          </w:pPr>
        </w:pPrChange>
      </w:pPr>
      <w:del w:id="1245" w:author="Héctor Bahamonde" w:date="2026-09-19T11:43:00Z" w16du:dateUtc="2026-09-19T09:43:00Z">
        <w:r w:rsidRPr="008372F6" w:rsidDel="00A74FD2">
          <w:rPr>
            <w:rFonts w:ascii="Arial" w:hAnsi="Arial" w:cs="Arial"/>
            <w:w w:val="110"/>
            <w:sz w:val="24"/>
            <w:szCs w:val="24"/>
          </w:rPr>
          <w:delText xml:space="preserve">Manafò, E. et al. (2018). “Patient and public engagement in priority setting: a systematic rapid </w:delText>
        </w:r>
        <w:bookmarkStart w:id="1246" w:name="_bookmark75"/>
        <w:bookmarkEnd w:id="1246"/>
        <w:r w:rsidRPr="008372F6" w:rsidDel="00A74FD2">
          <w:rPr>
            <w:rFonts w:ascii="Arial" w:hAnsi="Arial" w:cs="Arial"/>
            <w:w w:val="110"/>
            <w:sz w:val="24"/>
            <w:szCs w:val="24"/>
          </w:rPr>
          <w:delText>review</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of</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the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literature.”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In:</w:delText>
        </w:r>
        <w:r w:rsidRPr="008372F6" w:rsidDel="00A74FD2">
          <w:rPr>
            <w:rFonts w:ascii="Arial" w:hAnsi="Arial" w:cs="Arial"/>
            <w:spacing w:val="-1"/>
            <w:w w:val="110"/>
            <w:sz w:val="24"/>
            <w:szCs w:val="24"/>
          </w:rPr>
          <w:delText xml:space="preserve"> </w:delText>
        </w:r>
        <w:r w:rsidRPr="008372F6" w:rsidDel="00A74FD2">
          <w:rPr>
            <w:rFonts w:ascii="Arial" w:hAnsi="Arial" w:cs="Arial"/>
            <w:i/>
            <w:w w:val="110"/>
            <w:sz w:val="24"/>
            <w:szCs w:val="24"/>
          </w:rPr>
          <w:delText xml:space="preserve">PLOS ONE </w:delText>
        </w:r>
        <w:r w:rsidRPr="008372F6" w:rsidDel="00A74FD2">
          <w:rPr>
            <w:rFonts w:ascii="Arial" w:hAnsi="Arial" w:cs="Arial"/>
            <w:w w:val="110"/>
            <w:sz w:val="24"/>
            <w:szCs w:val="24"/>
          </w:rPr>
          <w:delText>13.3,</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e0193579.</w:delText>
        </w:r>
      </w:del>
    </w:p>
    <w:p w14:paraId="7F301E0D" w14:textId="77777777" w:rsidR="005D491A" w:rsidRPr="008372F6" w:rsidRDefault="00000000">
      <w:pPr>
        <w:spacing w:before="120" w:after="120" w:line="360" w:lineRule="auto"/>
        <w:jc w:val="both"/>
        <w:rPr>
          <w:rFonts w:ascii="Arial" w:hAnsi="Arial" w:cs="Arial"/>
          <w:sz w:val="24"/>
          <w:szCs w:val="24"/>
        </w:rPr>
        <w:pPrChange w:id="1247" w:author="Héctor Bahamonde" w:date="2026-09-18T11:17:00Z" w16du:dateUtc="2026-09-18T09:17:00Z">
          <w:pPr>
            <w:spacing w:before="120" w:after="120" w:line="360" w:lineRule="auto"/>
            <w:ind w:hanging="339"/>
            <w:jc w:val="both"/>
          </w:pPr>
        </w:pPrChange>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1248" w:name="_bookmark76"/>
      <w:bookmarkEnd w:id="1248"/>
      <w:r w:rsidRPr="008372F6">
        <w:rPr>
          <w:rFonts w:ascii="Arial" w:hAnsi="Arial" w:cs="Arial"/>
          <w:w w:val="105"/>
          <w:sz w:val="24"/>
          <w:szCs w:val="24"/>
        </w:rPr>
        <w:t>56.12, pp. 2407–2419.</w:t>
      </w:r>
    </w:p>
    <w:p w14:paraId="73FDE296" w14:textId="25132917" w:rsidR="005D491A" w:rsidRPr="008372F6" w:rsidDel="003E540B" w:rsidRDefault="00000000" w:rsidP="00EA7791">
      <w:pPr>
        <w:pStyle w:val="BodyText"/>
        <w:spacing w:before="120" w:after="120" w:line="360" w:lineRule="auto"/>
        <w:jc w:val="both"/>
        <w:rPr>
          <w:del w:id="1249" w:author="Héctor Bahamonde" w:date="2026-09-18T11:21:00Z" w16du:dateUtc="2026-09-18T09:21:00Z"/>
          <w:rFonts w:ascii="Arial" w:hAnsi="Arial" w:cs="Arial"/>
          <w:sz w:val="24"/>
          <w:szCs w:val="24"/>
        </w:rPr>
      </w:pPr>
      <w:del w:id="1250" w:author="Héctor Bahamonde" w:date="2026-09-19T11:43:00Z" w16du:dateUtc="2026-09-19T09:43:00Z">
        <w:r w:rsidRPr="008372F6" w:rsidDel="00D16498">
          <w:rPr>
            <w:rFonts w:ascii="Arial" w:hAnsi="Arial" w:cs="Arial"/>
            <w:w w:val="110"/>
            <w:sz w:val="24"/>
            <w:szCs w:val="24"/>
          </w:rPr>
          <w:delText>Mitton,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et</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al.</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(2009).</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“Public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participation</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in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health</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care</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priority</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setting: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scoping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review.”</w:delText>
        </w:r>
        <w:r w:rsidRPr="008372F6" w:rsidDel="00D16498">
          <w:rPr>
            <w:rFonts w:ascii="Arial" w:hAnsi="Arial" w:cs="Arial"/>
            <w:spacing w:val="-13"/>
            <w:w w:val="110"/>
            <w:sz w:val="24"/>
            <w:szCs w:val="24"/>
          </w:rPr>
          <w:delText xml:space="preserve"> </w:delText>
        </w:r>
        <w:r w:rsidRPr="008372F6" w:rsidDel="00D16498">
          <w:rPr>
            <w:rFonts w:ascii="Arial" w:hAnsi="Arial" w:cs="Arial"/>
            <w:spacing w:val="-5"/>
            <w:w w:val="110"/>
            <w:sz w:val="24"/>
            <w:szCs w:val="24"/>
          </w:rPr>
          <w:delText>In:</w:delText>
        </w:r>
      </w:del>
    </w:p>
    <w:p w14:paraId="6DEA9D16" w14:textId="2EBF3EEC" w:rsidR="005D491A" w:rsidRPr="008372F6" w:rsidDel="00D16498" w:rsidRDefault="00000000">
      <w:pPr>
        <w:pStyle w:val="BodyText"/>
        <w:spacing w:before="120" w:after="120" w:line="360" w:lineRule="auto"/>
        <w:jc w:val="both"/>
        <w:rPr>
          <w:del w:id="1251" w:author="Héctor Bahamonde" w:date="2026-09-19T11:43:00Z" w16du:dateUtc="2026-09-19T09:43:00Z"/>
          <w:rFonts w:ascii="Arial" w:hAnsi="Arial" w:cs="Arial"/>
          <w:sz w:val="24"/>
          <w:szCs w:val="24"/>
        </w:rPr>
        <w:pPrChange w:id="1252" w:author="Héctor Bahamonde" w:date="2026-09-18T11:21:00Z" w16du:dateUtc="2026-09-18T09:21:00Z">
          <w:pPr>
            <w:spacing w:before="120" w:after="120" w:line="360" w:lineRule="auto"/>
            <w:jc w:val="both"/>
          </w:pPr>
        </w:pPrChange>
      </w:pPr>
      <w:bookmarkStart w:id="1253" w:name="_bookmark77"/>
      <w:bookmarkEnd w:id="1253"/>
      <w:del w:id="1254" w:author="Héctor Bahamonde" w:date="2026-09-19T11:43:00Z" w16du:dateUtc="2026-09-19T09:43:00Z">
        <w:r w:rsidRPr="008372F6" w:rsidDel="00D16498">
          <w:rPr>
            <w:rFonts w:ascii="Arial" w:hAnsi="Arial" w:cs="Arial"/>
            <w:i/>
            <w:sz w:val="24"/>
            <w:szCs w:val="24"/>
          </w:rPr>
          <w:delText>Health</w:delText>
        </w:r>
        <w:r w:rsidRPr="008372F6" w:rsidDel="00D16498">
          <w:rPr>
            <w:rFonts w:ascii="Arial" w:hAnsi="Arial" w:cs="Arial"/>
            <w:i/>
            <w:spacing w:val="31"/>
            <w:sz w:val="24"/>
            <w:szCs w:val="24"/>
          </w:rPr>
          <w:delText xml:space="preserve"> </w:delText>
        </w:r>
        <w:r w:rsidRPr="008372F6" w:rsidDel="00D16498">
          <w:rPr>
            <w:rFonts w:ascii="Arial" w:hAnsi="Arial" w:cs="Arial"/>
            <w:i/>
            <w:sz w:val="24"/>
            <w:szCs w:val="24"/>
          </w:rPr>
          <w:delText>Policy</w:delText>
        </w:r>
        <w:r w:rsidRPr="008372F6" w:rsidDel="00D16498">
          <w:rPr>
            <w:rFonts w:ascii="Arial" w:hAnsi="Arial" w:cs="Arial"/>
            <w:i/>
            <w:spacing w:val="40"/>
            <w:sz w:val="24"/>
            <w:szCs w:val="24"/>
          </w:rPr>
          <w:delText xml:space="preserve"> </w:delText>
        </w:r>
        <w:r w:rsidRPr="008372F6" w:rsidDel="00D16498">
          <w:rPr>
            <w:rFonts w:ascii="Arial" w:hAnsi="Arial" w:cs="Arial"/>
            <w:sz w:val="24"/>
            <w:szCs w:val="24"/>
          </w:rPr>
          <w:delText>91.3,</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pp.</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219–</w:delText>
        </w:r>
        <w:r w:rsidRPr="008372F6" w:rsidDel="00D16498">
          <w:rPr>
            <w:rFonts w:ascii="Arial" w:hAnsi="Arial" w:cs="Arial"/>
            <w:spacing w:val="-4"/>
            <w:sz w:val="24"/>
            <w:szCs w:val="24"/>
          </w:rPr>
          <w:delText>228.</w:delText>
        </w:r>
      </w:del>
    </w:p>
    <w:p w14:paraId="5C9933ED" w14:textId="77777777" w:rsidR="005D491A" w:rsidRPr="008372F6" w:rsidRDefault="00000000">
      <w:pPr>
        <w:spacing w:before="120" w:after="120" w:line="360" w:lineRule="auto"/>
        <w:ind w:right="359"/>
        <w:jc w:val="both"/>
        <w:rPr>
          <w:rFonts w:ascii="Arial" w:hAnsi="Arial" w:cs="Arial"/>
          <w:sz w:val="24"/>
          <w:szCs w:val="24"/>
        </w:rPr>
        <w:pPrChange w:id="1255" w:author="Héctor Bahamonde" w:date="2026-09-18T11:17:00Z" w16du:dateUtc="2026-09-18T09:17:00Z">
          <w:pPr>
            <w:spacing w:before="120" w:after="120" w:line="360" w:lineRule="auto"/>
            <w:ind w:right="359" w:hanging="339"/>
            <w:jc w:val="both"/>
          </w:pPr>
        </w:pPrChange>
      </w:pPr>
      <w:r w:rsidRPr="008372F6">
        <w:rPr>
          <w:rFonts w:ascii="Arial" w:hAnsi="Arial" w:cs="Arial"/>
          <w:w w:val="110"/>
          <w:sz w:val="24"/>
          <w:szCs w:val="24"/>
        </w:rPr>
        <w:t xml:space="preserve">Mor, J. et al. (2024). “Pharmaceutical industry promotional activities on social media: a scoping </w:t>
      </w:r>
      <w:bookmarkStart w:id="1256" w:name="_bookmark78"/>
      <w:bookmarkEnd w:id="1256"/>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7C69EA54" w14:textId="77777777" w:rsidR="005D491A" w:rsidRPr="008372F6" w:rsidRDefault="00000000">
      <w:pPr>
        <w:pStyle w:val="BodyText"/>
        <w:spacing w:before="120" w:after="120" w:line="360" w:lineRule="auto"/>
        <w:ind w:right="327"/>
        <w:jc w:val="both"/>
        <w:rPr>
          <w:rFonts w:ascii="Arial" w:hAnsi="Arial" w:cs="Arial"/>
          <w:sz w:val="24"/>
          <w:szCs w:val="24"/>
        </w:rPr>
        <w:pPrChange w:id="1257" w:author="Héctor Bahamonde" w:date="2026-09-18T11:17:00Z" w16du:dateUtc="2026-09-18T09:17:00Z">
          <w:pPr>
            <w:pStyle w:val="BodyText"/>
            <w:spacing w:before="120" w:after="120" w:line="360" w:lineRule="auto"/>
            <w:ind w:right="327" w:hanging="327"/>
            <w:jc w:val="both"/>
          </w:pPr>
        </w:pPrChange>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1258" w:name="_bookmark79"/>
      <w:bookmarkEnd w:id="1258"/>
      <w:r w:rsidRPr="008372F6">
        <w:rPr>
          <w:rFonts w:ascii="Arial" w:hAnsi="Arial" w:cs="Arial"/>
          <w:i/>
          <w:w w:val="105"/>
          <w:sz w:val="24"/>
          <w:szCs w:val="24"/>
        </w:rPr>
        <w:t xml:space="preserve">PharmacoEconomics </w:t>
      </w:r>
      <w:r w:rsidRPr="008372F6">
        <w:rPr>
          <w:rFonts w:ascii="Arial" w:hAnsi="Arial" w:cs="Arial"/>
          <w:w w:val="105"/>
          <w:sz w:val="24"/>
          <w:szCs w:val="24"/>
        </w:rPr>
        <w:t>35, pp. 793–804.</w:t>
      </w:r>
    </w:p>
    <w:p w14:paraId="064F938D" w14:textId="77777777" w:rsidR="005D491A" w:rsidRPr="008372F6" w:rsidRDefault="00000000">
      <w:pPr>
        <w:pStyle w:val="BodyText"/>
        <w:spacing w:before="120" w:after="120" w:line="360" w:lineRule="auto"/>
        <w:ind w:right="357"/>
        <w:jc w:val="both"/>
        <w:rPr>
          <w:rFonts w:ascii="Arial" w:hAnsi="Arial" w:cs="Arial"/>
          <w:sz w:val="24"/>
          <w:szCs w:val="24"/>
        </w:rPr>
        <w:pPrChange w:id="1259" w:author="Héctor Bahamonde" w:date="2026-09-18T11:17:00Z" w16du:dateUtc="2026-09-18T09:17:00Z">
          <w:pPr>
            <w:pStyle w:val="BodyText"/>
            <w:spacing w:before="120" w:after="120" w:line="360" w:lineRule="auto"/>
            <w:ind w:right="357" w:hanging="328"/>
            <w:jc w:val="both"/>
          </w:pPr>
        </w:pPrChange>
      </w:pPr>
      <w:r w:rsidRPr="008372F6">
        <w:rPr>
          <w:rFonts w:ascii="Arial" w:hAnsi="Arial" w:cs="Arial"/>
          <w:w w:val="105"/>
          <w:sz w:val="24"/>
          <w:szCs w:val="24"/>
        </w:rPr>
        <w:t xml:space="preserve">Mulinari, S. et al. (2020). “Five years of pharmaceutical industry funding of patient organisations in Sweden: Cross-sectional study of companies, patient organisations and drugs.” In: </w:t>
      </w:r>
      <w:r w:rsidRPr="008372F6">
        <w:rPr>
          <w:rFonts w:ascii="Arial" w:hAnsi="Arial" w:cs="Arial"/>
          <w:i/>
          <w:w w:val="105"/>
          <w:sz w:val="24"/>
          <w:szCs w:val="24"/>
        </w:rPr>
        <w:t xml:space="preserve">PLOS ONE </w:t>
      </w:r>
      <w:bookmarkStart w:id="1260" w:name="_bookmark80"/>
      <w:bookmarkEnd w:id="1260"/>
      <w:r w:rsidRPr="008372F6">
        <w:rPr>
          <w:rFonts w:ascii="Arial" w:hAnsi="Arial" w:cs="Arial"/>
          <w:w w:val="105"/>
          <w:sz w:val="24"/>
          <w:szCs w:val="24"/>
        </w:rPr>
        <w:t>15.6, e0235021.</w:t>
      </w:r>
    </w:p>
    <w:p w14:paraId="35DC4571" w14:textId="77777777" w:rsidR="005D491A" w:rsidRPr="008372F6" w:rsidRDefault="00000000">
      <w:pPr>
        <w:spacing w:before="120" w:after="120" w:line="360" w:lineRule="auto"/>
        <w:ind w:right="358"/>
        <w:jc w:val="both"/>
        <w:rPr>
          <w:rFonts w:ascii="Arial" w:hAnsi="Arial" w:cs="Arial"/>
          <w:sz w:val="24"/>
          <w:szCs w:val="24"/>
        </w:rPr>
        <w:pPrChange w:id="1261" w:author="Héctor Bahamonde" w:date="2026-09-18T11:17:00Z" w16du:dateUtc="2026-09-18T09:17:00Z">
          <w:pPr>
            <w:spacing w:before="120" w:after="120" w:line="360" w:lineRule="auto"/>
            <w:ind w:right="358" w:hanging="322"/>
            <w:jc w:val="both"/>
          </w:pPr>
        </w:pPrChange>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1262" w:name="_bookmark81"/>
      <w:bookmarkEnd w:id="1262"/>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52984ABF" w14:textId="77777777" w:rsidR="00D43841" w:rsidRDefault="00000000" w:rsidP="00EA7791">
      <w:pPr>
        <w:pStyle w:val="BodyText"/>
        <w:spacing w:before="120" w:after="120" w:line="360" w:lineRule="auto"/>
        <w:ind w:right="207"/>
        <w:jc w:val="both"/>
        <w:rPr>
          <w:ins w:id="1263" w:author="Héctor Bahamonde" w:date="2026-09-19T11:47:00Z" w16du:dateUtc="2026-09-19T09:47:00Z"/>
          <w:rFonts w:ascii="Arial" w:hAnsi="Arial" w:cs="Arial"/>
          <w:w w:val="105"/>
          <w:sz w:val="24"/>
          <w:szCs w:val="24"/>
        </w:rPr>
      </w:pPr>
      <w:bookmarkStart w:id="1264" w:name="_bookmark82"/>
      <w:bookmarkEnd w:id="1264"/>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5E60C2E3" w14:textId="665128D4"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Olofsson, S., U. G. Gerdtham, L. Hultkrantz, et al. (2018). “Measuring the end-of-life premium in</w:t>
      </w:r>
      <w:r w:rsidRPr="008372F6">
        <w:rPr>
          <w:rFonts w:ascii="Arial" w:hAnsi="Arial" w:cs="Arial"/>
          <w:spacing w:val="40"/>
          <w:w w:val="105"/>
          <w:sz w:val="24"/>
          <w:szCs w:val="24"/>
        </w:rPr>
        <w:t xml:space="preserve"> </w:t>
      </w:r>
      <w:bookmarkStart w:id="1265" w:name="_bookmark83"/>
      <w:bookmarkEnd w:id="1265"/>
      <w:r w:rsidRPr="008372F6">
        <w:rPr>
          <w:rFonts w:ascii="Arial" w:hAnsi="Arial" w:cs="Arial"/>
          <w:w w:val="105"/>
          <w:sz w:val="24"/>
          <w:szCs w:val="24"/>
        </w:rPr>
        <w:t xml:space="preserve">cancer using individual ex ante willingness to pay.” In: </w:t>
      </w:r>
      <w:r w:rsidRPr="008372F6">
        <w:rPr>
          <w:rFonts w:ascii="Arial" w:hAnsi="Arial" w:cs="Arial"/>
          <w:i/>
          <w:w w:val="105"/>
          <w:sz w:val="24"/>
          <w:szCs w:val="24"/>
        </w:rPr>
        <w:t>Eur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41215934" w14:textId="2D01EE79" w:rsidR="005D491A" w:rsidRPr="008372F6" w:rsidDel="00225C44" w:rsidRDefault="00000000">
      <w:pPr>
        <w:spacing w:before="120" w:after="120" w:line="360" w:lineRule="auto"/>
        <w:ind w:right="354"/>
        <w:jc w:val="both"/>
        <w:rPr>
          <w:del w:id="1266" w:author="Héctor Bahamonde" w:date="2026-09-19T11:44:00Z" w16du:dateUtc="2026-09-19T09:44:00Z"/>
          <w:rFonts w:ascii="Arial" w:hAnsi="Arial" w:cs="Arial"/>
          <w:sz w:val="24"/>
          <w:szCs w:val="24"/>
        </w:rPr>
        <w:pPrChange w:id="1267" w:author="Héctor Bahamonde" w:date="2026-09-18T11:17:00Z" w16du:dateUtc="2026-09-18T09:17:00Z">
          <w:pPr>
            <w:spacing w:before="120" w:after="120" w:line="360" w:lineRule="auto"/>
            <w:ind w:right="354" w:hanging="327"/>
            <w:jc w:val="both"/>
          </w:pPr>
        </w:pPrChange>
      </w:pPr>
      <w:del w:id="1268" w:author="Héctor Bahamonde" w:date="2026-09-19T11:44:00Z" w16du:dateUtc="2026-09-19T09:44:00Z">
        <w:r w:rsidRPr="008372F6" w:rsidDel="00225C44">
          <w:rPr>
            <w:rFonts w:ascii="Arial" w:hAnsi="Arial" w:cs="Arial"/>
            <w:w w:val="105"/>
            <w:sz w:val="24"/>
            <w:szCs w:val="24"/>
          </w:rPr>
          <w:delText xml:space="preserve">Oortwijn, W., M. Jansen, and R. Baltussen (2021). “Evidence-Informed Deliberative Processes for Health Benefit Package Design—Part II: A Practical Guide.” In: </w:delText>
        </w:r>
        <w:r w:rsidRPr="008372F6" w:rsidDel="00225C44">
          <w:rPr>
            <w:rFonts w:ascii="Arial" w:hAnsi="Arial" w:cs="Arial"/>
            <w:i/>
            <w:w w:val="105"/>
            <w:sz w:val="24"/>
            <w:szCs w:val="24"/>
          </w:rPr>
          <w:delText xml:space="preserve">International Journal of Health </w:delText>
        </w:r>
        <w:bookmarkStart w:id="1269" w:name="_bookmark84"/>
        <w:bookmarkEnd w:id="1269"/>
        <w:r w:rsidRPr="008372F6" w:rsidDel="00225C44">
          <w:rPr>
            <w:rFonts w:ascii="Arial" w:hAnsi="Arial" w:cs="Arial"/>
            <w:i/>
            <w:w w:val="105"/>
            <w:sz w:val="24"/>
            <w:szCs w:val="24"/>
          </w:rPr>
          <w:delText xml:space="preserve">Policy and Management </w:delText>
        </w:r>
        <w:r w:rsidRPr="008372F6" w:rsidDel="00225C44">
          <w:rPr>
            <w:rFonts w:ascii="Arial" w:hAnsi="Arial" w:cs="Arial"/>
            <w:w w:val="105"/>
            <w:sz w:val="24"/>
            <w:szCs w:val="24"/>
          </w:rPr>
          <w:delText>11.10, pp. 2327–2336.</w:delText>
        </w:r>
      </w:del>
    </w:p>
    <w:p w14:paraId="3767F875" w14:textId="3F3819A5" w:rsidR="005D491A" w:rsidRPr="008372F6" w:rsidDel="00C73EB1" w:rsidRDefault="00000000">
      <w:pPr>
        <w:pStyle w:val="BodyText"/>
        <w:spacing w:before="120" w:after="120" w:line="360" w:lineRule="auto"/>
        <w:ind w:right="359"/>
        <w:jc w:val="both"/>
        <w:rPr>
          <w:del w:id="1270" w:author="Héctor Bahamonde" w:date="2026-09-19T11:44:00Z" w16du:dateUtc="2026-09-19T09:44:00Z"/>
          <w:rFonts w:ascii="Arial" w:hAnsi="Arial" w:cs="Arial"/>
          <w:sz w:val="24"/>
          <w:szCs w:val="24"/>
        </w:rPr>
        <w:pPrChange w:id="1271" w:author="Héctor Bahamonde" w:date="2026-09-18T11:17:00Z" w16du:dateUtc="2026-09-18T09:17:00Z">
          <w:pPr>
            <w:pStyle w:val="BodyText"/>
            <w:spacing w:before="120" w:after="120" w:line="360" w:lineRule="auto"/>
            <w:ind w:right="359" w:hanging="339"/>
            <w:jc w:val="both"/>
          </w:pPr>
        </w:pPrChange>
      </w:pPr>
      <w:del w:id="1272" w:author="Héctor Bahamonde" w:date="2026-09-19T11:44:00Z" w16du:dateUtc="2026-09-19T09:44:00Z">
        <w:r w:rsidRPr="008372F6" w:rsidDel="00C73EB1">
          <w:rPr>
            <w:rFonts w:ascii="Arial" w:hAnsi="Arial" w:cs="Arial"/>
            <w:w w:val="105"/>
            <w:sz w:val="24"/>
            <w:szCs w:val="24"/>
          </w:rPr>
          <w:delText>Parker,</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Lisa</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al.</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(2019).</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“Asset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exchange—interactions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between</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patient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groups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and</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 xml:space="preserve">pharmaceutical </w:delText>
        </w:r>
        <w:bookmarkStart w:id="1273" w:name="_bookmark85"/>
        <w:bookmarkEnd w:id="1273"/>
        <w:r w:rsidRPr="008372F6" w:rsidDel="00C73EB1">
          <w:rPr>
            <w:rFonts w:ascii="Arial" w:hAnsi="Arial" w:cs="Arial"/>
            <w:w w:val="105"/>
            <w:sz w:val="24"/>
            <w:szCs w:val="24"/>
          </w:rPr>
          <w:delText xml:space="preserve">industry: Australian qualitative study.” In: </w:delText>
        </w:r>
        <w:r w:rsidRPr="008372F6" w:rsidDel="00C73EB1">
          <w:rPr>
            <w:rFonts w:ascii="Arial" w:hAnsi="Arial" w:cs="Arial"/>
            <w:i/>
            <w:w w:val="105"/>
            <w:sz w:val="24"/>
            <w:szCs w:val="24"/>
          </w:rPr>
          <w:delText>BMJ</w:delText>
        </w:r>
        <w:r w:rsidRPr="008372F6" w:rsidDel="00C73EB1">
          <w:rPr>
            <w:rFonts w:ascii="Arial" w:hAnsi="Arial" w:cs="Arial"/>
            <w:i/>
            <w:spacing w:val="40"/>
            <w:w w:val="105"/>
            <w:sz w:val="24"/>
            <w:szCs w:val="24"/>
          </w:rPr>
          <w:delText xml:space="preserve"> </w:delText>
        </w:r>
        <w:r w:rsidRPr="008372F6" w:rsidDel="00C73EB1">
          <w:rPr>
            <w:rFonts w:ascii="Arial" w:hAnsi="Arial" w:cs="Arial"/>
            <w:w w:val="105"/>
            <w:sz w:val="24"/>
            <w:szCs w:val="24"/>
          </w:rPr>
          <w:delText>367, p. l6694.</w:delText>
        </w:r>
      </w:del>
    </w:p>
    <w:p w14:paraId="2AB36ECE" w14:textId="77777777" w:rsidR="005D491A" w:rsidRPr="008372F6" w:rsidRDefault="00000000">
      <w:pPr>
        <w:pStyle w:val="BodyText"/>
        <w:spacing w:before="120" w:after="120" w:line="360" w:lineRule="auto"/>
        <w:ind w:right="348"/>
        <w:jc w:val="both"/>
        <w:rPr>
          <w:rFonts w:ascii="Arial" w:hAnsi="Arial" w:cs="Arial"/>
          <w:sz w:val="24"/>
          <w:szCs w:val="24"/>
        </w:rPr>
        <w:pPrChange w:id="1274" w:author="Héctor Bahamonde" w:date="2026-09-18T11:17:00Z" w16du:dateUtc="2026-09-18T09:17:00Z">
          <w:pPr>
            <w:pStyle w:val="BodyText"/>
            <w:spacing w:before="120" w:after="120" w:line="360" w:lineRule="auto"/>
            <w:ind w:right="348" w:hanging="339"/>
            <w:jc w:val="both"/>
          </w:pPr>
        </w:pPrChange>
      </w:pPr>
      <w:r w:rsidRPr="008372F6">
        <w:rPr>
          <w:rFonts w:ascii="Arial" w:hAnsi="Arial" w:cs="Arial"/>
          <w:w w:val="110"/>
          <w:sz w:val="24"/>
          <w:szCs w:val="24"/>
        </w:rPr>
        <w:t xml:space="preserve">Pinho, M. and E. Dias Costa (2020). “Can mass media be an obstacle to rationing decisions? A </w:t>
      </w:r>
      <w:bookmarkStart w:id="1275" w:name="_bookmark86"/>
      <w:bookmarkEnd w:id="1275"/>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40AEA78F" w14:textId="4B8B0167" w:rsidR="005D491A" w:rsidRPr="008372F6" w:rsidDel="00D709B3" w:rsidRDefault="00000000" w:rsidP="00EA7791">
      <w:pPr>
        <w:pStyle w:val="BodyText"/>
        <w:spacing w:before="120" w:after="120" w:line="360" w:lineRule="auto"/>
        <w:ind w:right="316"/>
        <w:jc w:val="both"/>
        <w:rPr>
          <w:del w:id="1276" w:author="Héctor Bahamonde" w:date="2026-09-19T11:44:00Z" w16du:dateUtc="2026-09-19T09:44:00Z"/>
          <w:rFonts w:ascii="Arial" w:hAnsi="Arial" w:cs="Arial"/>
          <w:sz w:val="24"/>
          <w:szCs w:val="24"/>
        </w:rPr>
      </w:pPr>
      <w:del w:id="1277" w:author="Héctor Bahamonde" w:date="2026-09-19T11:44:00Z" w16du:dateUtc="2026-09-19T09:44:00Z">
        <w:r w:rsidRPr="008372F6" w:rsidDel="00D709B3">
          <w:rPr>
            <w:rFonts w:ascii="Arial" w:hAnsi="Arial" w:cs="Arial"/>
            <w:w w:val="105"/>
            <w:sz w:val="24"/>
            <w:szCs w:val="24"/>
            <w:lang w:val="fi-FI"/>
            <w:rPrChange w:id="1278" w:author="Microsoft Office User" w:date="2026-09-13T19:46:00Z">
              <w:rPr>
                <w:w w:val="105"/>
              </w:rPr>
            </w:rPrChange>
          </w:rPr>
          <w:delText>Razavi,</w:delText>
        </w:r>
        <w:r w:rsidRPr="008372F6" w:rsidDel="00D709B3">
          <w:rPr>
            <w:rFonts w:ascii="Arial" w:hAnsi="Arial" w:cs="Arial"/>
            <w:spacing w:val="-2"/>
            <w:w w:val="105"/>
            <w:sz w:val="24"/>
            <w:szCs w:val="24"/>
            <w:lang w:val="fi-FI"/>
            <w:rPrChange w:id="1279"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0" w:author="Microsoft Office User" w:date="2026-09-13T19:46:00Z">
              <w:rPr>
                <w:w w:val="105"/>
              </w:rPr>
            </w:rPrChange>
          </w:rPr>
          <w:delText>S.</w:delText>
        </w:r>
        <w:r w:rsidRPr="008372F6" w:rsidDel="00D709B3">
          <w:rPr>
            <w:rFonts w:ascii="Arial" w:hAnsi="Arial" w:cs="Arial"/>
            <w:spacing w:val="-2"/>
            <w:w w:val="105"/>
            <w:sz w:val="24"/>
            <w:szCs w:val="24"/>
            <w:lang w:val="fi-FI"/>
            <w:rPrChange w:id="1281"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2" w:author="Microsoft Office User" w:date="2026-09-13T19:46:00Z">
              <w:rPr>
                <w:w w:val="105"/>
              </w:rPr>
            </w:rPrChange>
          </w:rPr>
          <w:delText>D.</w:delText>
        </w:r>
        <w:r w:rsidRPr="008372F6" w:rsidDel="00D709B3">
          <w:rPr>
            <w:rFonts w:ascii="Arial" w:hAnsi="Arial" w:cs="Arial"/>
            <w:spacing w:val="-2"/>
            <w:w w:val="105"/>
            <w:sz w:val="24"/>
            <w:szCs w:val="24"/>
            <w:lang w:val="fi-FI"/>
            <w:rPrChange w:id="1283"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4" w:author="Microsoft Office User" w:date="2026-09-13T19:46:00Z">
              <w:rPr>
                <w:w w:val="105"/>
              </w:rPr>
            </w:rPrChange>
          </w:rPr>
          <w:delText>et</w:delText>
        </w:r>
        <w:r w:rsidRPr="008372F6" w:rsidDel="00D709B3">
          <w:rPr>
            <w:rFonts w:ascii="Arial" w:hAnsi="Arial" w:cs="Arial"/>
            <w:spacing w:val="-2"/>
            <w:w w:val="105"/>
            <w:sz w:val="24"/>
            <w:szCs w:val="24"/>
            <w:lang w:val="fi-FI"/>
            <w:rPrChange w:id="1285"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6" w:author="Microsoft Office User" w:date="2026-09-13T19:46:00Z">
              <w:rPr>
                <w:w w:val="105"/>
              </w:rPr>
            </w:rPrChange>
          </w:rPr>
          <w:delText>al.</w:delText>
        </w:r>
        <w:r w:rsidRPr="008372F6" w:rsidDel="00D709B3">
          <w:rPr>
            <w:rFonts w:ascii="Arial" w:hAnsi="Arial" w:cs="Arial"/>
            <w:spacing w:val="-2"/>
            <w:w w:val="105"/>
            <w:sz w:val="24"/>
            <w:szCs w:val="24"/>
            <w:lang w:val="fi-FI"/>
            <w:rPrChange w:id="1287" w:author="Microsoft Office User" w:date="2026-09-13T19:46:00Z">
              <w:rPr>
                <w:spacing w:val="-2"/>
                <w:w w:val="105"/>
              </w:rPr>
            </w:rPrChange>
          </w:rPr>
          <w:delText xml:space="preserve"> </w:delText>
        </w:r>
        <w:r w:rsidRPr="008372F6" w:rsidDel="00D709B3">
          <w:rPr>
            <w:rFonts w:ascii="Arial" w:hAnsi="Arial" w:cs="Arial"/>
            <w:w w:val="105"/>
            <w:sz w:val="24"/>
            <w:szCs w:val="24"/>
          </w:rPr>
          <w:delText>(2020).</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“Applying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priority-setting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frameworks:</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review</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of</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public</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and</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 xml:space="preserve">vulnerable </w:delText>
        </w:r>
        <w:bookmarkStart w:id="1288" w:name="_bookmark87"/>
        <w:bookmarkEnd w:id="1288"/>
        <w:r w:rsidRPr="008372F6" w:rsidDel="00D709B3">
          <w:rPr>
            <w:rFonts w:ascii="Arial" w:hAnsi="Arial" w:cs="Arial"/>
            <w:w w:val="105"/>
            <w:sz w:val="24"/>
            <w:szCs w:val="24"/>
          </w:rPr>
          <w:delText xml:space="preserve">populations’ participation in health-system priority setting.” In: </w:delText>
        </w:r>
        <w:r w:rsidRPr="008372F6" w:rsidDel="00D709B3">
          <w:rPr>
            <w:rFonts w:ascii="Arial" w:hAnsi="Arial" w:cs="Arial"/>
            <w:i/>
            <w:w w:val="105"/>
            <w:sz w:val="24"/>
            <w:szCs w:val="24"/>
          </w:rPr>
          <w:delText xml:space="preserve">Health Policy </w:delText>
        </w:r>
        <w:r w:rsidRPr="008372F6" w:rsidDel="00D709B3">
          <w:rPr>
            <w:rFonts w:ascii="Arial" w:hAnsi="Arial" w:cs="Arial"/>
            <w:w w:val="105"/>
            <w:sz w:val="24"/>
            <w:szCs w:val="24"/>
          </w:rPr>
          <w:delText>124.2, pp. 133–142.</w:delText>
        </w:r>
      </w:del>
    </w:p>
    <w:p w14:paraId="075EE0CF" w14:textId="77777777" w:rsidR="005D491A" w:rsidRPr="008372F6" w:rsidRDefault="00000000">
      <w:pPr>
        <w:pStyle w:val="BodyText"/>
        <w:spacing w:before="120" w:after="120" w:line="360" w:lineRule="auto"/>
        <w:jc w:val="both"/>
        <w:rPr>
          <w:rFonts w:ascii="Arial" w:hAnsi="Arial" w:cs="Arial"/>
          <w:sz w:val="24"/>
          <w:szCs w:val="24"/>
        </w:rPr>
        <w:pPrChange w:id="1289"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1290" w:name="_bookmark88"/>
      <w:bookmarkEnd w:id="1290"/>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5DE32017" w14:textId="77777777" w:rsidR="005D491A" w:rsidRPr="008372F6" w:rsidRDefault="00000000">
      <w:pPr>
        <w:pStyle w:val="BodyText"/>
        <w:spacing w:before="120" w:after="120" w:line="360" w:lineRule="auto"/>
        <w:ind w:right="348"/>
        <w:jc w:val="both"/>
        <w:rPr>
          <w:rFonts w:ascii="Arial" w:hAnsi="Arial" w:cs="Arial"/>
          <w:sz w:val="24"/>
          <w:szCs w:val="24"/>
        </w:rPr>
        <w:pPrChange w:id="1291" w:author="Héctor Bahamonde" w:date="2026-09-18T11:17:00Z" w16du:dateUtc="2026-09-18T09:17:00Z">
          <w:pPr>
            <w:pStyle w:val="BodyText"/>
            <w:spacing w:before="120" w:after="120" w:line="360" w:lineRule="auto"/>
            <w:ind w:right="348" w:hanging="339"/>
            <w:jc w:val="both"/>
          </w:pPr>
        </w:pPrChange>
      </w:pPr>
      <w:r w:rsidRPr="008372F6">
        <w:rPr>
          <w:rFonts w:ascii="Arial" w:hAnsi="Arial" w:cs="Arial"/>
          <w:w w:val="105"/>
          <w:sz w:val="24"/>
          <w:szCs w:val="24"/>
        </w:rPr>
        <w:t xml:space="preserve">Robb, K. A., A. E. Simon, A. Miles, et al. (2014). “Public perceptions of cancer: a qualitative study </w:t>
      </w:r>
      <w:bookmarkStart w:id="1292" w:name="_bookmark89"/>
      <w:bookmarkEnd w:id="1292"/>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6D5309B7" w14:textId="7FEF3225" w:rsidR="005D491A" w:rsidRPr="008372F6" w:rsidDel="00AC487C" w:rsidRDefault="00000000" w:rsidP="00EA7791">
      <w:pPr>
        <w:pStyle w:val="BodyText"/>
        <w:spacing w:before="120" w:after="120" w:line="360" w:lineRule="auto"/>
        <w:jc w:val="both"/>
        <w:rPr>
          <w:del w:id="1293" w:author="Héctor Bahamonde" w:date="2026-09-18T11:22:00Z" w16du:dateUtc="2026-09-18T09:22:00Z"/>
          <w:rFonts w:ascii="Arial" w:hAnsi="Arial" w:cs="Arial"/>
          <w:sz w:val="24"/>
          <w:szCs w:val="24"/>
        </w:rPr>
      </w:pPr>
      <w:r w:rsidRPr="008372F6">
        <w:rPr>
          <w:rFonts w:ascii="Arial" w:hAnsi="Arial" w:cs="Arial"/>
          <w:w w:val="110"/>
          <w:sz w:val="24"/>
          <w:szCs w:val="24"/>
        </w:rPr>
        <w:t>Rubagumya,</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294" w:author="Héctor Bahamonde" w:date="2026-09-18T11:22:00Z" w16du:dateUtc="2026-09-18T09:22:00Z">
        <w:r w:rsidR="00AC487C">
          <w:rPr>
            <w:rFonts w:ascii="Arial" w:hAnsi="Arial" w:cs="Arial"/>
            <w:spacing w:val="-5"/>
            <w:w w:val="110"/>
            <w:sz w:val="24"/>
            <w:szCs w:val="24"/>
          </w:rPr>
          <w:t xml:space="preserve"> </w:t>
        </w:r>
      </w:ins>
    </w:p>
    <w:p w14:paraId="25A898E2" w14:textId="77777777" w:rsidR="005D491A" w:rsidRPr="008372F6" w:rsidRDefault="00000000">
      <w:pPr>
        <w:pStyle w:val="BodyText"/>
        <w:spacing w:before="120" w:after="120" w:line="360" w:lineRule="auto"/>
        <w:jc w:val="both"/>
        <w:rPr>
          <w:rFonts w:ascii="Arial" w:hAnsi="Arial" w:cs="Arial"/>
          <w:sz w:val="24"/>
          <w:szCs w:val="24"/>
        </w:rPr>
        <w:pPrChange w:id="1295" w:author="Héctor Bahamonde" w:date="2026-09-18T11:22:00Z" w16du:dateUtc="2026-09-18T09:22:00Z">
          <w:pPr>
            <w:spacing w:before="120" w:after="120" w:line="360" w:lineRule="auto"/>
            <w:jc w:val="both"/>
          </w:pPr>
        </w:pPrChange>
      </w:pPr>
      <w:bookmarkStart w:id="1296" w:name="_bookmark90"/>
      <w:bookmarkEnd w:id="1296"/>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4FFDE30D" w14:textId="77777777" w:rsidR="005D491A" w:rsidRPr="008372F6" w:rsidRDefault="00000000">
      <w:pPr>
        <w:spacing w:before="120" w:after="120" w:line="360" w:lineRule="auto"/>
        <w:ind w:right="329"/>
        <w:jc w:val="both"/>
        <w:rPr>
          <w:rFonts w:ascii="Arial" w:hAnsi="Arial" w:cs="Arial"/>
          <w:sz w:val="24"/>
          <w:szCs w:val="24"/>
        </w:rPr>
        <w:pPrChange w:id="1297" w:author="Héctor Bahamonde" w:date="2026-09-18T11:17:00Z" w16du:dateUtc="2026-09-18T09:17:00Z">
          <w:pPr>
            <w:spacing w:before="120" w:after="120" w:line="360" w:lineRule="auto"/>
            <w:ind w:right="329" w:hanging="327"/>
            <w:jc w:val="both"/>
          </w:pPr>
        </w:pPrChange>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r w:rsidRPr="008372F6">
        <w:rPr>
          <w:rFonts w:ascii="Arial" w:hAnsi="Arial" w:cs="Arial"/>
          <w:w w:val="105"/>
          <w:sz w:val="24"/>
          <w:szCs w:val="24"/>
        </w:rPr>
        <w:t>Zeckhauser</w:t>
      </w:r>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1298" w:name="_bookmark91"/>
      <w:bookmarkEnd w:id="1298"/>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079A62E8" w14:textId="77777777" w:rsidR="00246713" w:rsidRDefault="00246713" w:rsidP="00EA7791">
      <w:pPr>
        <w:pStyle w:val="BodyText"/>
        <w:spacing w:before="120" w:after="120" w:line="360" w:lineRule="auto"/>
        <w:jc w:val="both"/>
        <w:rPr>
          <w:ins w:id="1299" w:author="Héctor Bahamonde" w:date="2026-09-19T12:37:00Z" w16du:dateUtc="2026-09-19T10:37:00Z"/>
          <w:rFonts w:ascii="Arial" w:hAnsi="Arial" w:cs="Arial"/>
          <w:w w:val="105"/>
          <w:sz w:val="24"/>
          <w:szCs w:val="24"/>
        </w:rPr>
      </w:pPr>
      <w:ins w:id="1300" w:author="Héctor Bahamonde" w:date="2026-09-19T12:37:00Z" w16du:dateUtc="2026-09-19T10:37:00Z">
        <w:r w:rsidRPr="00246713">
          <w:rPr>
            <w:rFonts w:ascii="Arial" w:hAnsi="Arial" w:cs="Arial"/>
            <w:w w:val="105"/>
            <w:sz w:val="24"/>
            <w:szCs w:val="24"/>
          </w:rPr>
          <w:t xml:space="preserve">Scheunemann, L. P., and D. B. White (2011). “The Ethics and Reality of Rationing in Medicine.” Chest 140.6, pp. 1625–1632. </w:t>
        </w:r>
      </w:ins>
    </w:p>
    <w:p w14:paraId="59FC5877" w14:textId="48EEAE1D" w:rsidR="005D491A" w:rsidRPr="008372F6" w:rsidRDefault="00000000">
      <w:pPr>
        <w:pStyle w:val="BodyText"/>
        <w:spacing w:before="120" w:after="120" w:line="360" w:lineRule="auto"/>
        <w:jc w:val="both"/>
        <w:rPr>
          <w:rFonts w:ascii="Arial" w:hAnsi="Arial" w:cs="Arial"/>
          <w:sz w:val="24"/>
          <w:szCs w:val="24"/>
        </w:rPr>
        <w:pPrChange w:id="1301"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Schomerus, G., H. Matschinger, and M. Angermeyer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r w:rsidRPr="008372F6">
        <w:rPr>
          <w:rFonts w:ascii="Arial" w:hAnsi="Arial" w:cs="Arial"/>
          <w:i/>
          <w:w w:val="105"/>
          <w:sz w:val="24"/>
          <w:szCs w:val="24"/>
        </w:rPr>
        <w:t>Psychiat</w:t>
      </w:r>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21F4506F" w14:textId="514FBA1C" w:rsidR="005D491A" w:rsidRPr="008372F6" w:rsidDel="006258BD" w:rsidRDefault="00000000">
      <w:pPr>
        <w:pStyle w:val="BodyText"/>
        <w:spacing w:before="120" w:after="120" w:line="360" w:lineRule="auto"/>
        <w:ind w:right="359"/>
        <w:jc w:val="both"/>
        <w:rPr>
          <w:del w:id="1302" w:author="Héctor Bahamonde" w:date="2026-09-19T11:44:00Z" w16du:dateUtc="2026-09-19T09:44:00Z"/>
          <w:rFonts w:ascii="Arial" w:hAnsi="Arial" w:cs="Arial"/>
          <w:sz w:val="24"/>
          <w:szCs w:val="24"/>
        </w:rPr>
        <w:pPrChange w:id="1303" w:author="Héctor Bahamonde" w:date="2026-09-18T11:17:00Z" w16du:dateUtc="2026-09-18T09:17:00Z">
          <w:pPr>
            <w:pStyle w:val="BodyText"/>
            <w:spacing w:before="120" w:after="120" w:line="360" w:lineRule="auto"/>
            <w:ind w:right="359" w:hanging="332"/>
            <w:jc w:val="both"/>
          </w:pPr>
        </w:pPrChange>
      </w:pPr>
      <w:bookmarkStart w:id="1304" w:name="_bookmark93"/>
      <w:bookmarkEnd w:id="1304"/>
      <w:del w:id="1305" w:author="Héctor Bahamonde" w:date="2026-09-19T11:44:00Z" w16du:dateUtc="2026-09-19T09:44:00Z">
        <w:r w:rsidRPr="008372F6" w:rsidDel="006258BD">
          <w:rPr>
            <w:rFonts w:ascii="Arial" w:hAnsi="Arial" w:cs="Arial"/>
            <w:w w:val="105"/>
            <w:sz w:val="24"/>
            <w:szCs w:val="24"/>
          </w:rPr>
          <w:delText>Sell, Susan K. and Aseem Prakash (Mar. 2004). “Using Ideas Strategically: The Contest Between Business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and</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NGO</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Networks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Intellectual</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Property</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Rights.”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i/>
            <w:w w:val="105"/>
            <w:sz w:val="24"/>
            <w:szCs w:val="24"/>
          </w:rPr>
          <w:delText xml:space="preserve">International Studies Quarterly </w:delText>
        </w:r>
        <w:bookmarkStart w:id="1306" w:name="_bookmark92"/>
        <w:bookmarkEnd w:id="1306"/>
        <w:r w:rsidRPr="008372F6" w:rsidDel="006258BD">
          <w:rPr>
            <w:rFonts w:ascii="Arial" w:hAnsi="Arial" w:cs="Arial"/>
            <w:w w:val="105"/>
            <w:sz w:val="24"/>
            <w:szCs w:val="24"/>
          </w:rPr>
          <w:delText>48.1, pp. 143–175.</w:delText>
        </w:r>
      </w:del>
    </w:p>
    <w:p w14:paraId="34BE75FC" w14:textId="77777777" w:rsidR="005D491A" w:rsidRPr="008372F6" w:rsidRDefault="00000000">
      <w:pPr>
        <w:spacing w:before="120" w:after="120" w:line="360" w:lineRule="auto"/>
        <w:ind w:right="358"/>
        <w:jc w:val="both"/>
        <w:rPr>
          <w:rFonts w:ascii="Arial" w:hAnsi="Arial" w:cs="Arial"/>
          <w:sz w:val="24"/>
          <w:szCs w:val="24"/>
        </w:rPr>
        <w:pPrChange w:id="1307" w:author="Héctor Bahamonde" w:date="2026-09-18T11:17:00Z" w16du:dateUtc="2026-09-18T09:17:00Z">
          <w:pPr>
            <w:spacing w:before="120" w:after="120" w:line="360" w:lineRule="auto"/>
            <w:ind w:right="358" w:hanging="322"/>
            <w:jc w:val="both"/>
          </w:pPr>
        </w:pPrChange>
      </w:pPr>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1308" w:name="_bookmark94"/>
      <w:bookmarkEnd w:id="1308"/>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09C11F37" w14:textId="77777777" w:rsidR="005D491A" w:rsidRPr="008372F6" w:rsidRDefault="00000000">
      <w:pPr>
        <w:pStyle w:val="BodyText"/>
        <w:spacing w:before="120" w:after="120" w:line="360" w:lineRule="auto"/>
        <w:ind w:right="354"/>
        <w:jc w:val="both"/>
        <w:rPr>
          <w:rFonts w:ascii="Arial" w:hAnsi="Arial" w:cs="Arial"/>
          <w:sz w:val="24"/>
          <w:szCs w:val="24"/>
        </w:rPr>
        <w:pPrChange w:id="1309" w:author="Héctor Bahamonde" w:date="2026-09-18T11:17:00Z" w16du:dateUtc="2026-09-18T09:17:00Z">
          <w:pPr>
            <w:pStyle w:val="BodyText"/>
            <w:spacing w:before="120" w:after="120" w:line="360" w:lineRule="auto"/>
            <w:ind w:right="354" w:hanging="327"/>
            <w:jc w:val="both"/>
          </w:pPr>
        </w:pPrChange>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1310" w:name="_bookmark95"/>
      <w:bookmarkEnd w:id="1310"/>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50D72C37" w14:textId="5FA03C5A" w:rsidR="005D491A" w:rsidRPr="008372F6" w:rsidDel="00C25E16" w:rsidRDefault="00000000" w:rsidP="00EA7791">
      <w:pPr>
        <w:pStyle w:val="BodyText"/>
        <w:spacing w:before="120" w:after="120" w:line="360" w:lineRule="auto"/>
        <w:jc w:val="both"/>
        <w:rPr>
          <w:del w:id="1311" w:author="Héctor Bahamonde" w:date="2026-09-18T11:22:00Z" w16du:dateUtc="2026-09-18T09:22:00Z"/>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ins w:id="1312" w:author="Héctor Bahamonde" w:date="2026-09-18T11:22:00Z" w16du:dateUtc="2026-09-18T09:22:00Z">
        <w:r w:rsidR="00C25E16">
          <w:rPr>
            <w:rFonts w:ascii="Arial" w:hAnsi="Arial" w:cs="Arial"/>
            <w:spacing w:val="-2"/>
            <w:w w:val="105"/>
            <w:sz w:val="24"/>
            <w:szCs w:val="24"/>
          </w:rPr>
          <w:t xml:space="preserve"> </w:t>
        </w:r>
      </w:ins>
    </w:p>
    <w:p w14:paraId="69C80C66" w14:textId="77777777" w:rsidR="005D491A" w:rsidRPr="008372F6" w:rsidRDefault="00000000">
      <w:pPr>
        <w:pStyle w:val="BodyText"/>
        <w:spacing w:before="120" w:after="120" w:line="360" w:lineRule="auto"/>
        <w:jc w:val="both"/>
        <w:rPr>
          <w:rFonts w:ascii="Arial" w:hAnsi="Arial" w:cs="Arial"/>
          <w:sz w:val="24"/>
          <w:szCs w:val="24"/>
        </w:rPr>
        <w:pPrChange w:id="1313" w:author="Héctor Bahamonde" w:date="2026-09-18T11:22:00Z" w16du:dateUtc="2026-09-18T09:22:00Z">
          <w:pPr>
            <w:pStyle w:val="BodyText"/>
            <w:spacing w:before="120" w:after="120" w:line="360" w:lineRule="auto"/>
            <w:ind w:right="225"/>
            <w:jc w:val="both"/>
          </w:pPr>
        </w:pPrChange>
      </w:pPr>
      <w:bookmarkStart w:id="1314" w:name="_bookmark96"/>
      <w:bookmarkEnd w:id="1314"/>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3A909DC4" w14:textId="318019A6" w:rsidR="005D491A" w:rsidRPr="008372F6" w:rsidDel="0009156F" w:rsidRDefault="00000000">
      <w:pPr>
        <w:pStyle w:val="BodyText"/>
        <w:spacing w:before="120" w:after="120" w:line="360" w:lineRule="auto"/>
        <w:ind w:right="315"/>
        <w:jc w:val="both"/>
        <w:rPr>
          <w:del w:id="1315" w:author="Héctor Bahamonde" w:date="2026-09-19T11:44:00Z" w16du:dateUtc="2026-09-19T09:44:00Z"/>
          <w:rFonts w:ascii="Arial" w:hAnsi="Arial" w:cs="Arial"/>
          <w:sz w:val="24"/>
          <w:szCs w:val="24"/>
        </w:rPr>
        <w:pPrChange w:id="1316" w:author="Héctor Bahamonde" w:date="2026-09-18T11:17:00Z" w16du:dateUtc="2026-09-18T09:17:00Z">
          <w:pPr>
            <w:pStyle w:val="BodyText"/>
            <w:spacing w:before="120" w:after="120" w:line="360" w:lineRule="auto"/>
            <w:ind w:right="315" w:hanging="339"/>
            <w:jc w:val="both"/>
          </w:pPr>
        </w:pPrChange>
      </w:pPr>
      <w:del w:id="1317" w:author="Héctor Bahamonde" w:date="2026-09-19T11:44:00Z" w16du:dateUtc="2026-09-19T09:44:00Z">
        <w:r w:rsidRPr="008372F6" w:rsidDel="0009156F">
          <w:rPr>
            <w:rFonts w:ascii="Arial" w:hAnsi="Arial" w:cs="Arial"/>
            <w:w w:val="110"/>
            <w:sz w:val="24"/>
            <w:szCs w:val="24"/>
          </w:rPr>
          <w:delText>Steinbrook,</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Robert</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(2020).</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“Lobbying</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Expenditures,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Campaign</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Contributions,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and</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Health</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Care—</w:delText>
        </w:r>
        <w:bookmarkStart w:id="1318" w:name="_bookmark97"/>
        <w:bookmarkEnd w:id="1318"/>
        <w:r w:rsidRPr="008372F6" w:rsidDel="0009156F">
          <w:rPr>
            <w:rFonts w:ascii="Arial" w:hAnsi="Arial" w:cs="Arial"/>
            <w:w w:val="110"/>
            <w:sz w:val="24"/>
            <w:szCs w:val="24"/>
          </w:rPr>
          <w:delText>Follow</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the</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Money.”</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In:</w:delText>
        </w:r>
        <w:r w:rsidRPr="008372F6" w:rsidDel="0009156F">
          <w:rPr>
            <w:rFonts w:ascii="Arial" w:hAnsi="Arial" w:cs="Arial"/>
            <w:spacing w:val="-9"/>
            <w:w w:val="110"/>
            <w:sz w:val="24"/>
            <w:szCs w:val="24"/>
          </w:rPr>
          <w:delText xml:space="preserve"> </w:delText>
        </w:r>
        <w:r w:rsidRPr="008372F6" w:rsidDel="0009156F">
          <w:rPr>
            <w:rFonts w:ascii="Arial" w:hAnsi="Arial" w:cs="Arial"/>
            <w:i/>
            <w:w w:val="110"/>
            <w:sz w:val="24"/>
            <w:szCs w:val="24"/>
          </w:rPr>
          <w:delText>JAMA</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Internal</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Medicine</w:delText>
        </w:r>
        <w:r w:rsidRPr="008372F6" w:rsidDel="0009156F">
          <w:rPr>
            <w:rFonts w:ascii="Arial" w:hAnsi="Arial" w:cs="Arial"/>
            <w:i/>
            <w:spacing w:val="-3"/>
            <w:w w:val="110"/>
            <w:sz w:val="24"/>
            <w:szCs w:val="24"/>
          </w:rPr>
          <w:delText xml:space="preserve"> </w:delText>
        </w:r>
        <w:r w:rsidRPr="008372F6" w:rsidDel="0009156F">
          <w:rPr>
            <w:rFonts w:ascii="Arial" w:hAnsi="Arial" w:cs="Arial"/>
            <w:w w:val="110"/>
            <w:sz w:val="24"/>
            <w:szCs w:val="24"/>
          </w:rPr>
          <w:delText>180.3,</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pp.</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467–469.</w:delText>
        </w:r>
      </w:del>
    </w:p>
    <w:p w14:paraId="59013394" w14:textId="77777777" w:rsidR="005D491A" w:rsidRPr="008372F6" w:rsidRDefault="00000000">
      <w:pPr>
        <w:pStyle w:val="BodyText"/>
        <w:spacing w:before="120" w:after="120" w:line="360" w:lineRule="auto"/>
        <w:ind w:right="357"/>
        <w:jc w:val="both"/>
        <w:rPr>
          <w:rFonts w:ascii="Arial" w:hAnsi="Arial" w:cs="Arial"/>
          <w:sz w:val="24"/>
          <w:szCs w:val="24"/>
        </w:rPr>
        <w:pPrChange w:id="1319"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Svallfors, Stefan (Dec. 1997). “Worlds of Welfare and Attitudes to Redistribution: A Comparison of </w:t>
      </w:r>
      <w:bookmarkStart w:id="1320" w:name="_bookmark98"/>
      <w:bookmarkEnd w:id="1320"/>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1E24AAA1" w14:textId="77777777" w:rsidR="005D491A" w:rsidRPr="008372F6" w:rsidRDefault="00000000">
      <w:pPr>
        <w:pStyle w:val="BodyText"/>
        <w:spacing w:before="120" w:after="120" w:line="360" w:lineRule="auto"/>
        <w:ind w:right="320"/>
        <w:jc w:val="both"/>
        <w:rPr>
          <w:rFonts w:ascii="Arial" w:hAnsi="Arial" w:cs="Arial"/>
          <w:sz w:val="24"/>
          <w:szCs w:val="24"/>
        </w:rPr>
        <w:pPrChange w:id="1321" w:author="Héctor Bahamonde" w:date="2026-09-18T11:17:00Z" w16du:dateUtc="2026-09-18T09:17:00Z">
          <w:pPr>
            <w:pStyle w:val="BodyText"/>
            <w:spacing w:before="120" w:after="120" w:line="360" w:lineRule="auto"/>
            <w:ind w:right="320" w:hanging="339"/>
            <w:jc w:val="both"/>
          </w:pPr>
        </w:pPrChange>
      </w:pPr>
      <w:r w:rsidRPr="008372F6">
        <w:rPr>
          <w:rFonts w:ascii="Arial" w:hAnsi="Arial" w:cs="Arial"/>
          <w:w w:val="110"/>
          <w:sz w:val="24"/>
          <w:szCs w:val="24"/>
        </w:rPr>
        <w:t>Thatcher, Mark and Alec Stone Sweet (Jan. 2002). “Theory and Practice of Delegation to Non-</w:t>
      </w:r>
      <w:bookmarkStart w:id="1322" w:name="_bookmark99"/>
      <w:bookmarkEnd w:id="1322"/>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FB2B19C" w14:textId="77777777" w:rsidR="005D491A" w:rsidRPr="008372F6" w:rsidRDefault="00000000">
      <w:pPr>
        <w:spacing w:before="120" w:after="120" w:line="360" w:lineRule="auto"/>
        <w:ind w:right="319"/>
        <w:jc w:val="both"/>
        <w:rPr>
          <w:rFonts w:ascii="Arial" w:hAnsi="Arial" w:cs="Arial"/>
          <w:sz w:val="24"/>
          <w:szCs w:val="24"/>
        </w:rPr>
        <w:pPrChange w:id="1323" w:author="Héctor Bahamonde" w:date="2026-09-18T11:17:00Z" w16du:dateUtc="2026-09-18T09:17:00Z">
          <w:pPr>
            <w:spacing w:before="120" w:after="120" w:line="360" w:lineRule="auto"/>
            <w:ind w:right="319" w:hanging="339"/>
            <w:jc w:val="both"/>
          </w:pPr>
        </w:pPrChange>
      </w:pPr>
      <w:r w:rsidRPr="008372F6">
        <w:rPr>
          <w:rFonts w:ascii="Arial" w:hAnsi="Arial" w:cs="Arial"/>
          <w:w w:val="105"/>
          <w:sz w:val="24"/>
          <w:szCs w:val="24"/>
        </w:rPr>
        <w:t xml:space="preserve">Torkki,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del w:id="1324" w:author="Héctor Bahamonde" w:date="2026-09-19T11:49:00Z" w16du:dateUtc="2026-09-19T09:49:00Z">
        <w:r w:rsidRPr="008372F6" w:rsidDel="00DC1280">
          <w:rPr>
            <w:rFonts w:ascii="Arial" w:hAnsi="Arial" w:cs="Arial"/>
            <w:w w:val="105"/>
            <w:sz w:val="24"/>
            <w:szCs w:val="24"/>
          </w:rPr>
          <w:delText>-</w:delText>
        </w:r>
      </w:del>
      <w:bookmarkStart w:id="1325" w:name="_bookmark100"/>
      <w:bookmarkEnd w:id="1325"/>
      <w:r w:rsidRPr="008372F6">
        <w:rPr>
          <w:rFonts w:ascii="Arial" w:hAnsi="Arial" w:cs="Arial"/>
          <w:w w:val="105"/>
          <w:sz w:val="24"/>
          <w:szCs w:val="24"/>
        </w:rPr>
        <w:t>ment’s analysis, assessment and research activities.</w:t>
      </w:r>
    </w:p>
    <w:p w14:paraId="0554A6AF" w14:textId="77777777" w:rsidR="005D491A" w:rsidRPr="008372F6" w:rsidRDefault="00000000">
      <w:pPr>
        <w:pStyle w:val="BodyText"/>
        <w:spacing w:before="120" w:after="120" w:line="360" w:lineRule="auto"/>
        <w:ind w:right="357"/>
        <w:jc w:val="both"/>
        <w:rPr>
          <w:rFonts w:ascii="Arial" w:hAnsi="Arial" w:cs="Arial"/>
          <w:sz w:val="24"/>
          <w:szCs w:val="24"/>
        </w:rPr>
        <w:pPrChange w:id="1326"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Tversky, Amos and Daniel Kahneman (1973). “Availability: A heuristic for judging frequency and </w:t>
      </w:r>
      <w:bookmarkStart w:id="1327" w:name="_bookmark101"/>
      <w:bookmarkEnd w:id="1327"/>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B8B488A" w14:textId="77777777" w:rsidR="005D491A" w:rsidRPr="008372F6" w:rsidRDefault="00000000">
      <w:pPr>
        <w:pStyle w:val="BodyText"/>
        <w:spacing w:before="120" w:after="120" w:line="360" w:lineRule="auto"/>
        <w:ind w:right="354"/>
        <w:jc w:val="both"/>
        <w:rPr>
          <w:rFonts w:ascii="Arial" w:hAnsi="Arial" w:cs="Arial"/>
          <w:sz w:val="24"/>
          <w:szCs w:val="24"/>
        </w:rPr>
        <w:pPrChange w:id="1328" w:author="Héctor Bahamonde" w:date="2026-09-18T11:17:00Z" w16du:dateUtc="2026-09-18T09:17:00Z">
          <w:pPr>
            <w:pStyle w:val="BodyText"/>
            <w:spacing w:before="120" w:after="120" w:line="360" w:lineRule="auto"/>
            <w:ind w:right="354" w:hanging="299"/>
            <w:jc w:val="both"/>
          </w:pPr>
        </w:pPrChange>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1329" w:name="_bookmark102"/>
      <w:bookmarkEnd w:id="1329"/>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496A9C1E" w14:textId="77777777" w:rsidR="005D491A" w:rsidRPr="008372F6" w:rsidRDefault="00000000">
      <w:pPr>
        <w:pStyle w:val="BodyText"/>
        <w:spacing w:before="120" w:after="120" w:line="360" w:lineRule="auto"/>
        <w:ind w:right="357"/>
        <w:jc w:val="both"/>
        <w:rPr>
          <w:rFonts w:ascii="Arial" w:hAnsi="Arial" w:cs="Arial"/>
          <w:sz w:val="24"/>
          <w:szCs w:val="24"/>
        </w:rPr>
        <w:pPrChange w:id="1330"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Pharmacol. </w:t>
      </w:r>
      <w:r w:rsidRPr="008372F6">
        <w:rPr>
          <w:rFonts w:ascii="Arial" w:hAnsi="Arial" w:cs="Arial"/>
          <w:w w:val="105"/>
          <w:sz w:val="24"/>
          <w:szCs w:val="24"/>
        </w:rPr>
        <w:t xml:space="preserve">8. Accessed </w:t>
      </w:r>
      <w:bookmarkStart w:id="1331" w:name="_bookmark103"/>
      <w:bookmarkEnd w:id="1331"/>
      <w:r w:rsidRPr="008372F6">
        <w:rPr>
          <w:rFonts w:ascii="Arial" w:hAnsi="Arial" w:cs="Arial"/>
          <w:w w:val="105"/>
          <w:sz w:val="24"/>
          <w:szCs w:val="24"/>
        </w:rPr>
        <w:t>October 14, 2023.</w:t>
      </w:r>
    </w:p>
    <w:p w14:paraId="19F3F767" w14:textId="77777777" w:rsidR="005D491A" w:rsidRPr="008372F6" w:rsidRDefault="00000000">
      <w:pPr>
        <w:spacing w:before="120" w:after="120" w:line="360" w:lineRule="auto"/>
        <w:ind w:right="360"/>
        <w:jc w:val="both"/>
        <w:rPr>
          <w:rFonts w:ascii="Arial" w:hAnsi="Arial" w:cs="Arial"/>
          <w:sz w:val="24"/>
          <w:szCs w:val="24"/>
        </w:rPr>
        <w:pPrChange w:id="1332" w:author="Héctor Bahamonde" w:date="2026-09-18T11:17:00Z" w16du:dateUtc="2026-09-18T09:17:00Z">
          <w:pPr>
            <w:spacing w:before="120" w:after="120" w:line="360" w:lineRule="auto"/>
            <w:ind w:right="360" w:hanging="327"/>
            <w:jc w:val="both"/>
          </w:pPr>
        </w:pPrChange>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1333" w:name="_bookmark104"/>
      <w:bookmarkEnd w:id="1333"/>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3F66EF5A" w14:textId="5E8FE716" w:rsidR="005D491A" w:rsidRPr="008372F6" w:rsidDel="00570046" w:rsidRDefault="00000000" w:rsidP="00EA7791">
      <w:pPr>
        <w:pStyle w:val="BodyText"/>
        <w:spacing w:before="120" w:after="120" w:line="360" w:lineRule="auto"/>
        <w:jc w:val="both"/>
        <w:rPr>
          <w:del w:id="1334" w:author="Héctor Bahamonde" w:date="2026-09-18T11:22:00Z" w16du:dateUtc="2026-09-18T09:22:00Z"/>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335" w:author="Héctor Bahamonde" w:date="2026-09-18T11:22:00Z" w16du:dateUtc="2026-09-18T09:22:00Z">
        <w:r w:rsidR="00570046">
          <w:rPr>
            <w:rFonts w:ascii="Arial" w:hAnsi="Arial" w:cs="Arial"/>
            <w:spacing w:val="-5"/>
            <w:w w:val="110"/>
            <w:sz w:val="24"/>
            <w:szCs w:val="24"/>
          </w:rPr>
          <w:t xml:space="preserve"> </w:t>
        </w:r>
      </w:ins>
    </w:p>
    <w:p w14:paraId="6AF92DBA" w14:textId="77777777" w:rsidR="005D491A" w:rsidRPr="008372F6" w:rsidRDefault="00000000">
      <w:pPr>
        <w:pStyle w:val="BodyText"/>
        <w:spacing w:before="120" w:after="120" w:line="360" w:lineRule="auto"/>
        <w:jc w:val="both"/>
        <w:rPr>
          <w:rFonts w:ascii="Arial" w:hAnsi="Arial" w:cs="Arial"/>
          <w:sz w:val="24"/>
          <w:szCs w:val="24"/>
        </w:rPr>
        <w:pPrChange w:id="1336" w:author="Héctor Bahamonde" w:date="2026-09-18T11:22:00Z" w16du:dateUtc="2026-09-18T09:22:00Z">
          <w:pPr>
            <w:spacing w:before="120" w:after="120" w:line="360" w:lineRule="auto"/>
            <w:jc w:val="both"/>
          </w:pPr>
        </w:pPrChange>
      </w:pP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r w:rsidRPr="008372F6">
        <w:rPr>
          <w:rFonts w:ascii="Arial" w:hAnsi="Arial" w:cs="Arial"/>
          <w:w w:val="105"/>
          <w:sz w:val="24"/>
          <w:szCs w:val="24"/>
        </w:rPr>
        <w:t>Lauerer,</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745C3732" w14:textId="106BD92A" w:rsidR="005D491A" w:rsidRPr="008372F6" w:rsidRDefault="00000000">
      <w:pPr>
        <w:pStyle w:val="BodyText"/>
        <w:spacing w:before="120" w:after="120" w:line="360" w:lineRule="auto"/>
        <w:ind w:right="311"/>
        <w:jc w:val="both"/>
        <w:rPr>
          <w:rFonts w:ascii="Arial" w:hAnsi="Arial" w:cs="Arial"/>
          <w:w w:val="105"/>
          <w:sz w:val="24"/>
          <w:szCs w:val="24"/>
        </w:rPr>
        <w:pPrChange w:id="1337" w:author="Héctor Bahamonde" w:date="2026-09-18T11:17:00Z" w16du:dateUtc="2026-09-18T09:17:00Z">
          <w:pPr>
            <w:pStyle w:val="BodyText"/>
            <w:spacing w:before="120" w:after="120" w:line="360" w:lineRule="auto"/>
            <w:ind w:right="311" w:hanging="339"/>
            <w:jc w:val="both"/>
          </w:pPr>
        </w:pPrChange>
      </w:pPr>
      <w:r w:rsidRPr="008372F6">
        <w:rPr>
          <w:rFonts w:ascii="Arial" w:hAnsi="Arial" w:cs="Arial"/>
          <w:w w:val="105"/>
          <w:sz w:val="24"/>
          <w:szCs w:val="24"/>
        </w:rPr>
        <w:t>Whitty, J. A., E. Lancsar,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1B5D2EB5" w14:textId="041F8416"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491C009A" w14:textId="77777777" w:rsidR="00E41237" w:rsidRPr="00DC4C31" w:rsidRDefault="00E41237">
      <w:pPr>
        <w:pStyle w:val="Title"/>
        <w:rPr>
          <w:ins w:id="1338" w:author="Héctor Bahamonde" w:date="2026-09-18T11:04:00Z" w16du:dateUtc="2026-09-18T09:04:00Z"/>
        </w:rPr>
        <w:pPrChange w:id="1339" w:author="Héctor Bahamonde" w:date="2026-09-18T13:21:00Z" w16du:dateUtc="2026-09-18T11:21:00Z">
          <w:pPr>
            <w:pStyle w:val="Heading1"/>
            <w:spacing w:before="120" w:after="120" w:line="360" w:lineRule="auto"/>
            <w:ind w:left="0"/>
            <w:jc w:val="both"/>
          </w:pPr>
        </w:pPrChange>
      </w:pPr>
      <w:ins w:id="1340" w:author="Héctor Bahamonde" w:date="2026-08-06T15:18:00Z">
        <w:r w:rsidRPr="00DC4C31">
          <w:lastRenderedPageBreak/>
          <w:t xml:space="preserve">Online Appendix </w:t>
        </w:r>
      </w:ins>
    </w:p>
    <w:p w14:paraId="7B82D659" w14:textId="1FDFB914" w:rsidR="00856CFB" w:rsidRPr="0042017B" w:rsidRDefault="00EA5F79" w:rsidP="00856CFB">
      <w:pPr>
        <w:pStyle w:val="BodyText"/>
        <w:spacing w:before="120" w:after="120" w:line="360" w:lineRule="auto"/>
        <w:jc w:val="center"/>
        <w:rPr>
          <w:ins w:id="1341" w:author="Héctor Bahamonde" w:date="2026-09-18T11:04:00Z" w16du:dateUtc="2026-09-18T09:04:00Z"/>
          <w:rFonts w:ascii="Arial" w:hAnsi="Arial" w:cs="Arial"/>
          <w:b/>
          <w:bCs/>
          <w:sz w:val="24"/>
          <w:szCs w:val="24"/>
        </w:rPr>
      </w:pPr>
      <w:ins w:id="1342" w:author="Héctor Bahamonde" w:date="2026-09-18T11:13:00Z" w16du:dateUtc="2026-09-18T09:13:00Z">
        <w:r>
          <w:rPr>
            <w:rFonts w:ascii="Arial" w:hAnsi="Arial" w:cs="Arial"/>
            <w:b/>
            <w:bCs/>
            <w:w w:val="105"/>
            <w:sz w:val="24"/>
            <w:szCs w:val="24"/>
          </w:rPr>
          <w:t>Table OA1</w:t>
        </w:r>
      </w:ins>
      <w:ins w:id="1343" w:author="Héctor Bahamonde" w:date="2026-09-18T11:04:00Z" w16du:dateUtc="2026-09-18T09:04:00Z">
        <w:r w:rsidR="00856CFB" w:rsidRPr="0042017B">
          <w:rPr>
            <w:rFonts w:ascii="Arial" w:hAnsi="Arial" w:cs="Arial"/>
            <w:b/>
            <w:bCs/>
            <w:w w:val="105"/>
            <w:sz w:val="24"/>
            <w:szCs w:val="24"/>
          </w:rPr>
          <w:t>.</w:t>
        </w:r>
        <w:r w:rsidR="00856CFB" w:rsidRPr="0042017B">
          <w:rPr>
            <w:rFonts w:ascii="Arial" w:hAnsi="Arial" w:cs="Arial"/>
            <w:b/>
            <w:bCs/>
            <w:spacing w:val="39"/>
            <w:w w:val="105"/>
            <w:sz w:val="24"/>
            <w:szCs w:val="24"/>
          </w:rPr>
          <w:t xml:space="preserve"> </w:t>
        </w:r>
        <w:r w:rsidR="00856CFB" w:rsidRPr="0042017B">
          <w:rPr>
            <w:rFonts w:ascii="Arial" w:hAnsi="Arial" w:cs="Arial"/>
            <w:b/>
            <w:bCs/>
            <w:w w:val="105"/>
            <w:sz w:val="24"/>
            <w:szCs w:val="24"/>
          </w:rPr>
          <w:t>Framing</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effects</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on</w:t>
        </w:r>
        <w:r w:rsidR="00856CFB" w:rsidRPr="0042017B">
          <w:rPr>
            <w:rFonts w:ascii="Arial" w:hAnsi="Arial" w:cs="Arial"/>
            <w:b/>
            <w:bCs/>
            <w:spacing w:val="16"/>
            <w:w w:val="105"/>
            <w:sz w:val="24"/>
            <w:szCs w:val="24"/>
          </w:rPr>
          <w:t xml:space="preserve"> </w:t>
        </w:r>
        <w:r w:rsidR="00856CFB" w:rsidRPr="0042017B">
          <w:rPr>
            <w:rFonts w:ascii="Arial" w:hAnsi="Arial" w:cs="Arial"/>
            <w:b/>
            <w:bCs/>
            <w:w w:val="105"/>
            <w:sz w:val="24"/>
            <w:szCs w:val="24"/>
          </w:rPr>
          <w:t>public</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support</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for</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funding</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expensive</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cancer</w:t>
        </w:r>
        <w:r w:rsidR="00856CFB" w:rsidRPr="0042017B">
          <w:rPr>
            <w:rFonts w:ascii="Arial" w:hAnsi="Arial" w:cs="Arial"/>
            <w:b/>
            <w:bCs/>
            <w:spacing w:val="16"/>
            <w:w w:val="105"/>
            <w:sz w:val="24"/>
            <w:szCs w:val="24"/>
          </w:rPr>
          <w:t xml:space="preserve"> </w:t>
        </w:r>
        <w:r w:rsidR="00856CFB" w:rsidRPr="0042017B">
          <w:rPr>
            <w:rFonts w:ascii="Arial" w:hAnsi="Arial" w:cs="Arial"/>
            <w:b/>
            <w:bCs/>
            <w:spacing w:val="-2"/>
            <w:w w:val="105"/>
            <w:sz w:val="24"/>
            <w:szCs w:val="24"/>
          </w:rPr>
          <w:t>medicines.</w:t>
        </w:r>
      </w:ins>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D451BC" w14:textId="77777777" w:rsidTr="00756616">
        <w:trPr>
          <w:cantSplit/>
          <w:tblHeader/>
          <w:jc w:val="center"/>
          <w:ins w:id="1344" w:author="Héctor Bahamonde" w:date="2026-09-18T11:04:00Z"/>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13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45" w:author="Héctor Bahamonde" w:date="2026-09-18T11:04:00Z" w16du:dateUtc="2026-09-18T09:04:00Z"/>
                <w:rFonts w:ascii="Arial" w:hAnsi="Arial" w:cs="Arial"/>
                <w:b/>
                <w:color w:val="000000"/>
                <w:sz w:val="24"/>
                <w:szCs w:val="24"/>
              </w:rPr>
            </w:pPr>
            <w:ins w:id="1346" w:author="Héctor Bahamonde" w:date="2026-09-18T11:04:00Z" w16du:dateUtc="2026-09-18T09:04:00Z">
              <w:r w:rsidRPr="008372F6">
                <w:rPr>
                  <w:rFonts w:ascii="Arial" w:hAnsi="Arial" w:cs="Arial"/>
                  <w:b/>
                  <w:color w:val="000000"/>
                  <w:sz w:val="24"/>
                  <w:szCs w:val="24"/>
                </w:rPr>
                <w:t>Parameter</w:t>
              </w:r>
            </w:ins>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C1F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47" w:author="Héctor Bahamonde" w:date="2026-09-18T11:04:00Z" w16du:dateUtc="2026-09-18T09:04:00Z"/>
                <w:rFonts w:ascii="Arial" w:hAnsi="Arial" w:cs="Arial"/>
                <w:b/>
                <w:color w:val="000000"/>
                <w:sz w:val="24"/>
                <w:szCs w:val="24"/>
              </w:rPr>
            </w:pPr>
            <w:ins w:id="1348" w:author="Héctor Bahamonde" w:date="2026-09-18T11:04:00Z" w16du:dateUtc="2026-09-18T09:04:00Z">
              <w:r w:rsidRPr="008372F6">
                <w:rPr>
                  <w:rFonts w:ascii="Arial" w:hAnsi="Arial" w:cs="Arial"/>
                  <w:b/>
                  <w:color w:val="000000"/>
                  <w:sz w:val="24"/>
                  <w:szCs w:val="24"/>
                </w:rPr>
                <w:t>Multinomial logit</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0BA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49" w:author="Héctor Bahamonde" w:date="2026-09-18T11:04:00Z" w16du:dateUtc="2026-09-18T09:04:00Z"/>
                <w:rFonts w:ascii="Arial" w:hAnsi="Arial" w:cs="Arial"/>
                <w:b/>
                <w:color w:val="000000"/>
                <w:sz w:val="24"/>
                <w:szCs w:val="24"/>
              </w:rPr>
            </w:pPr>
            <w:ins w:id="1350" w:author="Héctor Bahamonde" w:date="2026-09-18T11:04:00Z" w16du:dateUtc="2026-09-18T09:04:00Z">
              <w:r w:rsidRPr="008372F6">
                <w:rPr>
                  <w:rFonts w:ascii="Arial" w:hAnsi="Arial" w:cs="Arial"/>
                  <w:b/>
                  <w:color w:val="000000"/>
                  <w:sz w:val="24"/>
                  <w:szCs w:val="24"/>
                </w:rPr>
                <w:t>Ordinal logit</w:t>
              </w:r>
            </w:ins>
          </w:p>
        </w:tc>
      </w:tr>
      <w:tr w:rsidR="00856CFB" w:rsidRPr="008372F6" w14:paraId="577EC8B8" w14:textId="77777777" w:rsidTr="00756616">
        <w:trPr>
          <w:cantSplit/>
          <w:jc w:val="center"/>
          <w:ins w:id="1351" w:author="Héctor Bahamonde" w:date="2026-09-18T11:04:00Z"/>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069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2" w:author="Héctor Bahamonde" w:date="2026-09-18T11:04:00Z" w16du:dateUtc="2026-09-18T09:04:00Z"/>
                <w:rFonts w:ascii="Arial" w:hAnsi="Arial" w:cs="Arial"/>
                <w:color w:val="000000"/>
                <w:sz w:val="24"/>
                <w:szCs w:val="24"/>
              </w:rPr>
            </w:pPr>
            <w:ins w:id="1353" w:author="Héctor Bahamonde" w:date="2026-09-18T11:04:00Z" w16du:dateUtc="2026-09-18T09:04:00Z">
              <w:r w:rsidRPr="008372F6">
                <w:rPr>
                  <w:rFonts w:ascii="Arial" w:hAnsi="Arial" w:cs="Arial"/>
                  <w:color w:val="000000"/>
                  <w:sz w:val="24"/>
                  <w:szCs w:val="24"/>
                </w:rPr>
                <w:t>Conditional vs. reject: Intercept</w:t>
              </w:r>
            </w:ins>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48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4" w:author="Héctor Bahamonde" w:date="2026-09-18T11:04:00Z" w16du:dateUtc="2026-09-18T09:04:00Z"/>
                <w:rFonts w:ascii="Arial" w:hAnsi="Arial" w:cs="Arial"/>
                <w:color w:val="000000"/>
                <w:sz w:val="24"/>
                <w:szCs w:val="24"/>
              </w:rPr>
            </w:pPr>
            <w:ins w:id="1355" w:author="Héctor Bahamonde" w:date="2026-09-18T11:04:00Z" w16du:dateUtc="2026-09-18T09:04:00Z">
              <w:r w:rsidRPr="008372F6">
                <w:rPr>
                  <w:rFonts w:ascii="Arial" w:hAnsi="Arial" w:cs="Arial"/>
                  <w:color w:val="000000"/>
                  <w:sz w:val="24"/>
                  <w:szCs w:val="24"/>
                </w:rPr>
                <w:t>1.914*</w:t>
              </w:r>
              <w:r w:rsidRPr="008372F6">
                <w:rPr>
                  <w:rFonts w:ascii="Arial" w:hAnsi="Arial" w:cs="Arial"/>
                  <w:color w:val="000000"/>
                  <w:sz w:val="24"/>
                  <w:szCs w:val="24"/>
                </w:rPr>
                <w:br/>
                <w:t>[1.156, 3.169]</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9A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6" w:author="Héctor Bahamonde" w:date="2026-09-18T11:04:00Z" w16du:dateUtc="2026-09-18T09:04:00Z"/>
                <w:rFonts w:ascii="Arial" w:hAnsi="Arial" w:cs="Arial"/>
                <w:color w:val="000000"/>
                <w:sz w:val="24"/>
                <w:szCs w:val="24"/>
              </w:rPr>
            </w:pPr>
          </w:p>
        </w:tc>
      </w:tr>
      <w:tr w:rsidR="00856CFB" w:rsidRPr="008372F6" w14:paraId="038BEF5B" w14:textId="77777777" w:rsidTr="00756616">
        <w:trPr>
          <w:cantSplit/>
          <w:jc w:val="center"/>
          <w:ins w:id="135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2DE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8" w:author="Héctor Bahamonde" w:date="2026-09-18T11:04:00Z" w16du:dateUtc="2026-09-18T09:04:00Z"/>
                <w:rFonts w:ascii="Arial" w:hAnsi="Arial" w:cs="Arial"/>
                <w:color w:val="000000"/>
                <w:sz w:val="24"/>
                <w:szCs w:val="24"/>
              </w:rPr>
            </w:pPr>
            <w:ins w:id="1359" w:author="Héctor Bahamonde" w:date="2026-09-18T11:04:00Z" w16du:dateUtc="2026-09-18T09:04:00Z">
              <w:r w:rsidRPr="008372F6">
                <w:rPr>
                  <w:rFonts w:ascii="Arial" w:hAnsi="Arial" w:cs="Arial"/>
                  <w:color w:val="000000"/>
                  <w:sz w:val="24"/>
                  <w:szCs w:val="24"/>
                </w:rPr>
                <w:t>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03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0" w:author="Héctor Bahamonde" w:date="2026-09-18T11:04:00Z" w16du:dateUtc="2026-09-18T09:04:00Z"/>
                <w:rFonts w:ascii="Arial" w:hAnsi="Arial" w:cs="Arial"/>
                <w:color w:val="000000"/>
                <w:sz w:val="24"/>
                <w:szCs w:val="24"/>
              </w:rPr>
            </w:pPr>
            <w:ins w:id="1361" w:author="Héctor Bahamonde" w:date="2026-09-18T11:04:00Z" w16du:dateUtc="2026-09-18T09:04:00Z">
              <w:r w:rsidRPr="008372F6">
                <w:rPr>
                  <w:rFonts w:ascii="Arial" w:hAnsi="Arial" w:cs="Arial"/>
                  <w:color w:val="000000"/>
                  <w:sz w:val="24"/>
                  <w:szCs w:val="24"/>
                </w:rPr>
                <w:t>1.558**</w:t>
              </w:r>
              <w:r w:rsidRPr="008372F6">
                <w:rPr>
                  <w:rFonts w:ascii="Arial" w:hAnsi="Arial" w:cs="Arial"/>
                  <w:color w:val="000000"/>
                  <w:sz w:val="24"/>
                  <w:szCs w:val="24"/>
                </w:rPr>
                <w:br/>
                <w:t>[1.156, 2.099]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62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2" w:author="Héctor Bahamonde" w:date="2026-09-18T11:04:00Z" w16du:dateUtc="2026-09-18T09:04:00Z"/>
                <w:rFonts w:ascii="Arial" w:hAnsi="Arial" w:cs="Arial"/>
                <w:color w:val="000000"/>
                <w:sz w:val="24"/>
                <w:szCs w:val="24"/>
              </w:rPr>
            </w:pPr>
          </w:p>
        </w:tc>
      </w:tr>
      <w:tr w:rsidR="00856CFB" w:rsidRPr="008372F6" w14:paraId="3C0572DF" w14:textId="77777777" w:rsidTr="00756616">
        <w:trPr>
          <w:cantSplit/>
          <w:jc w:val="center"/>
          <w:ins w:id="136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296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4" w:author="Héctor Bahamonde" w:date="2026-09-18T11:04:00Z" w16du:dateUtc="2026-09-18T09:04:00Z"/>
                <w:rFonts w:ascii="Arial" w:hAnsi="Arial" w:cs="Arial"/>
                <w:color w:val="000000"/>
                <w:sz w:val="24"/>
                <w:szCs w:val="24"/>
              </w:rPr>
            </w:pPr>
            <w:ins w:id="1365" w:author="Héctor Bahamonde" w:date="2026-09-18T11:04:00Z" w16du:dateUtc="2026-09-18T09:04:00Z">
              <w:r w:rsidRPr="008372F6">
                <w:rPr>
                  <w:rFonts w:ascii="Arial" w:hAnsi="Arial" w:cs="Arial"/>
                  <w:color w:val="000000"/>
                  <w:sz w:val="24"/>
                  <w:szCs w:val="24"/>
                </w:rPr>
                <w:t>Conditional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7E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6" w:author="Héctor Bahamonde" w:date="2026-09-18T11:04:00Z" w16du:dateUtc="2026-09-18T09:04:00Z"/>
                <w:rFonts w:ascii="Arial" w:hAnsi="Arial" w:cs="Arial"/>
                <w:color w:val="000000"/>
                <w:sz w:val="24"/>
                <w:szCs w:val="24"/>
              </w:rPr>
            </w:pPr>
            <w:ins w:id="1367" w:author="Héctor Bahamonde" w:date="2026-09-18T11:04:00Z" w16du:dateUtc="2026-09-18T09:04:00Z">
              <w:r w:rsidRPr="008372F6">
                <w:rPr>
                  <w:rFonts w:ascii="Arial" w:hAnsi="Arial" w:cs="Arial"/>
                  <w:color w:val="000000"/>
                  <w:sz w:val="24"/>
                  <w:szCs w:val="24"/>
                </w:rPr>
                <w:t>1.182</w:t>
              </w:r>
              <w:r w:rsidRPr="008372F6">
                <w:rPr>
                  <w:rFonts w:ascii="Arial" w:hAnsi="Arial" w:cs="Arial"/>
                  <w:color w:val="000000"/>
                  <w:sz w:val="24"/>
                  <w:szCs w:val="24"/>
                </w:rPr>
                <w:br/>
                <w:t>[0.898, 1.556]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7A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8" w:author="Héctor Bahamonde" w:date="2026-09-18T11:04:00Z" w16du:dateUtc="2026-09-18T09:04:00Z"/>
                <w:rFonts w:ascii="Arial" w:hAnsi="Arial" w:cs="Arial"/>
                <w:color w:val="000000"/>
                <w:sz w:val="24"/>
                <w:szCs w:val="24"/>
              </w:rPr>
            </w:pPr>
          </w:p>
        </w:tc>
      </w:tr>
      <w:tr w:rsidR="00856CFB" w:rsidRPr="008372F6" w14:paraId="36D782CC" w14:textId="77777777" w:rsidTr="00756616">
        <w:trPr>
          <w:cantSplit/>
          <w:jc w:val="center"/>
          <w:ins w:id="136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A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0" w:author="Héctor Bahamonde" w:date="2026-09-18T11:04:00Z" w16du:dateUtc="2026-09-18T09:04:00Z"/>
                <w:rFonts w:ascii="Arial" w:hAnsi="Arial" w:cs="Arial"/>
                <w:color w:val="000000"/>
                <w:sz w:val="24"/>
                <w:szCs w:val="24"/>
              </w:rPr>
            </w:pPr>
            <w:ins w:id="1371" w:author="Héctor Bahamonde" w:date="2026-09-18T11:04:00Z" w16du:dateUtc="2026-09-18T09:04:00Z">
              <w:r w:rsidRPr="008372F6">
                <w:rPr>
                  <w:rFonts w:ascii="Arial" w:hAnsi="Arial" w:cs="Arial"/>
                  <w:color w:val="000000"/>
                  <w:sz w:val="24"/>
                  <w:szCs w:val="24"/>
                </w:rPr>
                <w:t>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7F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2" w:author="Héctor Bahamonde" w:date="2026-09-18T11:04:00Z" w16du:dateUtc="2026-09-18T09:04:00Z"/>
                <w:rFonts w:ascii="Arial" w:hAnsi="Arial" w:cs="Arial"/>
                <w:color w:val="000000"/>
                <w:sz w:val="24"/>
                <w:szCs w:val="24"/>
              </w:rPr>
            </w:pPr>
            <w:ins w:id="1373" w:author="Héctor Bahamonde" w:date="2026-09-18T11:04:00Z" w16du:dateUtc="2026-09-18T09:04:00Z">
              <w:r w:rsidRPr="008372F6">
                <w:rPr>
                  <w:rFonts w:ascii="Arial" w:hAnsi="Arial" w:cs="Arial"/>
                  <w:color w:val="000000"/>
                  <w:sz w:val="24"/>
                  <w:szCs w:val="24"/>
                </w:rPr>
                <w:t>1.381**</w:t>
              </w:r>
              <w:r w:rsidRPr="008372F6">
                <w:rPr>
                  <w:rFonts w:ascii="Arial" w:hAnsi="Arial" w:cs="Arial"/>
                  <w:color w:val="000000"/>
                  <w:sz w:val="24"/>
                  <w:szCs w:val="24"/>
                </w:rPr>
                <w:br/>
                <w:t>[1.087, 1.755]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4" w:author="Héctor Bahamonde" w:date="2026-09-18T11:04:00Z" w16du:dateUtc="2026-09-18T09:04:00Z"/>
                <w:rFonts w:ascii="Arial" w:hAnsi="Arial" w:cs="Arial"/>
                <w:color w:val="000000"/>
                <w:sz w:val="24"/>
                <w:szCs w:val="24"/>
              </w:rPr>
            </w:pPr>
          </w:p>
        </w:tc>
      </w:tr>
      <w:tr w:rsidR="00856CFB" w:rsidRPr="008372F6" w14:paraId="1CD64C85" w14:textId="77777777" w:rsidTr="00756616">
        <w:trPr>
          <w:cantSplit/>
          <w:jc w:val="center"/>
          <w:ins w:id="137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AF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6" w:author="Héctor Bahamonde" w:date="2026-09-18T11:04:00Z" w16du:dateUtc="2026-09-18T09:04:00Z"/>
                <w:rFonts w:ascii="Arial" w:hAnsi="Arial" w:cs="Arial"/>
                <w:color w:val="000000"/>
                <w:sz w:val="24"/>
                <w:szCs w:val="24"/>
              </w:rPr>
            </w:pPr>
            <w:ins w:id="1377" w:author="Héctor Bahamonde" w:date="2026-09-18T11:04:00Z" w16du:dateUtc="2026-09-18T09:04:00Z">
              <w:r w:rsidRPr="008372F6">
                <w:rPr>
                  <w:rFonts w:ascii="Arial" w:hAnsi="Arial" w:cs="Arial"/>
                  <w:color w:val="000000"/>
                  <w:sz w:val="24"/>
                  <w:szCs w:val="24"/>
                </w:rPr>
                <w:t>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95B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8" w:author="Héctor Bahamonde" w:date="2026-09-18T11:04:00Z" w16du:dateUtc="2026-09-18T09:04:00Z"/>
                <w:rFonts w:ascii="Arial" w:hAnsi="Arial" w:cs="Arial"/>
                <w:color w:val="000000"/>
                <w:sz w:val="24"/>
                <w:szCs w:val="24"/>
              </w:rPr>
            </w:pPr>
            <w:ins w:id="1379" w:author="Héctor Bahamonde" w:date="2026-09-18T11:04:00Z" w16du:dateUtc="2026-09-18T09:04:00Z">
              <w:r w:rsidRPr="008372F6">
                <w:rPr>
                  <w:rFonts w:ascii="Arial" w:hAnsi="Arial" w:cs="Arial"/>
                  <w:color w:val="000000"/>
                  <w:sz w:val="24"/>
                  <w:szCs w:val="24"/>
                </w:rPr>
                <w:t>1.015***</w:t>
              </w:r>
              <w:r w:rsidRPr="008372F6">
                <w:rPr>
                  <w:rFonts w:ascii="Arial" w:hAnsi="Arial" w:cs="Arial"/>
                  <w:color w:val="000000"/>
                  <w:sz w:val="24"/>
                  <w:szCs w:val="24"/>
                </w:rPr>
                <w:br/>
                <w:t>[1.008, 1.022]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CAD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0" w:author="Héctor Bahamonde" w:date="2026-09-18T11:04:00Z" w16du:dateUtc="2026-09-18T09:04:00Z"/>
                <w:rFonts w:ascii="Arial" w:hAnsi="Arial" w:cs="Arial"/>
                <w:color w:val="000000"/>
                <w:sz w:val="24"/>
                <w:szCs w:val="24"/>
              </w:rPr>
            </w:pPr>
          </w:p>
        </w:tc>
      </w:tr>
      <w:tr w:rsidR="00856CFB" w:rsidRPr="008372F6" w14:paraId="2EBD4B09" w14:textId="77777777" w:rsidTr="00756616">
        <w:trPr>
          <w:cantSplit/>
          <w:jc w:val="center"/>
          <w:ins w:id="138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4A8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2" w:author="Héctor Bahamonde" w:date="2026-09-18T11:04:00Z" w16du:dateUtc="2026-09-18T09:04:00Z"/>
                <w:rFonts w:ascii="Arial" w:hAnsi="Arial" w:cs="Arial"/>
                <w:color w:val="000000"/>
                <w:sz w:val="24"/>
                <w:szCs w:val="24"/>
              </w:rPr>
            </w:pPr>
            <w:ins w:id="1383" w:author="Héctor Bahamonde" w:date="2026-09-18T11:04:00Z" w16du:dateUtc="2026-09-18T09:04:00Z">
              <w:r w:rsidRPr="008372F6">
                <w:rPr>
                  <w:rFonts w:ascii="Arial" w:hAnsi="Arial" w:cs="Arial"/>
                  <w:color w:val="000000"/>
                  <w:sz w:val="24"/>
                  <w:szCs w:val="24"/>
                </w:rPr>
                <w:t>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10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4" w:author="Héctor Bahamonde" w:date="2026-09-18T11:04:00Z" w16du:dateUtc="2026-09-18T09:04:00Z"/>
                <w:rFonts w:ascii="Arial" w:hAnsi="Arial" w:cs="Arial"/>
                <w:color w:val="000000"/>
                <w:sz w:val="24"/>
                <w:szCs w:val="24"/>
              </w:rPr>
            </w:pPr>
            <w:ins w:id="1385" w:author="Héctor Bahamonde" w:date="2026-09-18T11:04:00Z" w16du:dateUtc="2026-09-18T09:04:00Z">
              <w:r w:rsidRPr="008372F6">
                <w:rPr>
                  <w:rFonts w:ascii="Arial" w:hAnsi="Arial" w:cs="Arial"/>
                  <w:color w:val="000000"/>
                  <w:sz w:val="24"/>
                  <w:szCs w:val="24"/>
                </w:rPr>
                <w:t>0.818</w:t>
              </w:r>
              <w:r w:rsidRPr="008372F6">
                <w:rPr>
                  <w:rFonts w:ascii="Arial" w:hAnsi="Arial" w:cs="Arial"/>
                  <w:color w:val="000000"/>
                  <w:sz w:val="24"/>
                  <w:szCs w:val="24"/>
                </w:rPr>
                <w:br/>
                <w:t>[0.613, 1.090]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41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6" w:author="Héctor Bahamonde" w:date="2026-09-18T11:04:00Z" w16du:dateUtc="2026-09-18T09:04:00Z"/>
                <w:rFonts w:ascii="Arial" w:hAnsi="Arial" w:cs="Arial"/>
                <w:color w:val="000000"/>
                <w:sz w:val="24"/>
                <w:szCs w:val="24"/>
              </w:rPr>
            </w:pPr>
          </w:p>
        </w:tc>
      </w:tr>
      <w:tr w:rsidR="00856CFB" w:rsidRPr="008372F6" w14:paraId="4559B910" w14:textId="77777777" w:rsidTr="00756616">
        <w:trPr>
          <w:cantSplit/>
          <w:jc w:val="center"/>
          <w:ins w:id="138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473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8" w:author="Héctor Bahamonde" w:date="2026-09-18T11:04:00Z" w16du:dateUtc="2026-09-18T09:04:00Z"/>
                <w:rFonts w:ascii="Arial" w:hAnsi="Arial" w:cs="Arial"/>
                <w:color w:val="000000"/>
                <w:sz w:val="24"/>
                <w:szCs w:val="24"/>
              </w:rPr>
            </w:pPr>
            <w:ins w:id="1389" w:author="Héctor Bahamonde" w:date="2026-09-18T11:04:00Z" w16du:dateUtc="2026-09-18T09:04:00Z">
              <w:r w:rsidRPr="008372F6">
                <w:rPr>
                  <w:rFonts w:ascii="Arial" w:hAnsi="Arial" w:cs="Arial"/>
                  <w:color w:val="000000"/>
                  <w:sz w:val="24"/>
                  <w:szCs w:val="24"/>
                </w:rPr>
                <w:t>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AC0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0" w:author="Héctor Bahamonde" w:date="2026-09-18T11:04:00Z" w16du:dateUtc="2026-09-18T09:04:00Z"/>
                <w:rFonts w:ascii="Arial" w:hAnsi="Arial" w:cs="Arial"/>
                <w:color w:val="000000"/>
                <w:sz w:val="24"/>
                <w:szCs w:val="24"/>
              </w:rPr>
            </w:pPr>
            <w:ins w:id="1391" w:author="Héctor Bahamonde" w:date="2026-09-18T11:04:00Z" w16du:dateUtc="2026-09-18T09:04:00Z">
              <w:r w:rsidRPr="008372F6">
                <w:rPr>
                  <w:rFonts w:ascii="Arial" w:hAnsi="Arial" w:cs="Arial"/>
                  <w:color w:val="000000"/>
                  <w:sz w:val="24"/>
                  <w:szCs w:val="24"/>
                </w:rPr>
                <w:t>0.599**</w:t>
              </w:r>
              <w:r w:rsidRPr="008372F6">
                <w:rPr>
                  <w:rFonts w:ascii="Arial" w:hAnsi="Arial" w:cs="Arial"/>
                  <w:color w:val="000000"/>
                  <w:sz w:val="24"/>
                  <w:szCs w:val="24"/>
                </w:rPr>
                <w:br/>
                <w:t>[0.413, 0.870]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9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2" w:author="Héctor Bahamonde" w:date="2026-09-18T11:04:00Z" w16du:dateUtc="2026-09-18T09:04:00Z"/>
                <w:rFonts w:ascii="Arial" w:hAnsi="Arial" w:cs="Arial"/>
                <w:color w:val="000000"/>
                <w:sz w:val="24"/>
                <w:szCs w:val="24"/>
              </w:rPr>
            </w:pPr>
          </w:p>
        </w:tc>
      </w:tr>
      <w:tr w:rsidR="00856CFB" w:rsidRPr="008372F6" w14:paraId="4EB079FF" w14:textId="77777777" w:rsidTr="00756616">
        <w:trPr>
          <w:cantSplit/>
          <w:jc w:val="center"/>
          <w:ins w:id="139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62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4" w:author="Héctor Bahamonde" w:date="2026-09-18T11:04:00Z" w16du:dateUtc="2026-09-18T09:04:00Z"/>
                <w:rFonts w:ascii="Arial" w:hAnsi="Arial" w:cs="Arial"/>
                <w:color w:val="000000"/>
                <w:sz w:val="24"/>
                <w:szCs w:val="24"/>
              </w:rPr>
            </w:pPr>
            <w:ins w:id="1395" w:author="Héctor Bahamonde" w:date="2026-09-18T11:04:00Z" w16du:dateUtc="2026-09-18T09:04:00Z">
              <w:r w:rsidRPr="008372F6">
                <w:rPr>
                  <w:rFonts w:ascii="Arial" w:hAnsi="Arial" w:cs="Arial"/>
                  <w:color w:val="000000"/>
                  <w:sz w:val="24"/>
                  <w:szCs w:val="24"/>
                </w:rPr>
                <w:t>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3B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6" w:author="Héctor Bahamonde" w:date="2026-09-18T11:04:00Z" w16du:dateUtc="2026-09-18T09:04:00Z"/>
                <w:rFonts w:ascii="Arial" w:hAnsi="Arial" w:cs="Arial"/>
                <w:color w:val="000000"/>
                <w:sz w:val="24"/>
                <w:szCs w:val="24"/>
              </w:rPr>
            </w:pPr>
            <w:ins w:id="1397" w:author="Héctor Bahamonde" w:date="2026-09-18T11:04:00Z" w16du:dateUtc="2026-09-18T09:04:00Z">
              <w:r w:rsidRPr="008372F6">
                <w:rPr>
                  <w:rFonts w:ascii="Arial" w:hAnsi="Arial" w:cs="Arial"/>
                  <w:color w:val="000000"/>
                  <w:sz w:val="24"/>
                  <w:szCs w:val="24"/>
                </w:rPr>
                <w:t>0.736+</w:t>
              </w:r>
              <w:r w:rsidRPr="008372F6">
                <w:rPr>
                  <w:rFonts w:ascii="Arial" w:hAnsi="Arial" w:cs="Arial"/>
                  <w:color w:val="000000"/>
                  <w:sz w:val="24"/>
                  <w:szCs w:val="24"/>
                </w:rPr>
                <w:br/>
                <w:t>[0.515, 1.051]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BF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8" w:author="Héctor Bahamonde" w:date="2026-09-18T11:04:00Z" w16du:dateUtc="2026-09-18T09:04:00Z"/>
                <w:rFonts w:ascii="Arial" w:hAnsi="Arial" w:cs="Arial"/>
                <w:color w:val="000000"/>
                <w:sz w:val="24"/>
                <w:szCs w:val="24"/>
              </w:rPr>
            </w:pPr>
          </w:p>
        </w:tc>
      </w:tr>
      <w:tr w:rsidR="00856CFB" w:rsidRPr="008372F6" w14:paraId="52187DA3" w14:textId="77777777" w:rsidTr="00756616">
        <w:trPr>
          <w:cantSplit/>
          <w:jc w:val="center"/>
          <w:ins w:id="139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F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0" w:author="Héctor Bahamonde" w:date="2026-09-18T11:04:00Z" w16du:dateUtc="2026-09-18T09:04:00Z"/>
                <w:rFonts w:ascii="Arial" w:hAnsi="Arial" w:cs="Arial"/>
                <w:color w:val="000000"/>
                <w:sz w:val="24"/>
                <w:szCs w:val="24"/>
              </w:rPr>
            </w:pPr>
            <w:ins w:id="1401" w:author="Héctor Bahamonde" w:date="2026-09-18T11:04:00Z" w16du:dateUtc="2026-09-18T09:04:00Z">
              <w:r w:rsidRPr="008372F6">
                <w:rPr>
                  <w:rFonts w:ascii="Arial" w:hAnsi="Arial" w:cs="Arial"/>
                  <w:color w:val="000000"/>
                  <w:sz w:val="24"/>
                  <w:szCs w:val="24"/>
                </w:rPr>
                <w:t>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8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2" w:author="Héctor Bahamonde" w:date="2026-09-18T11:04:00Z" w16du:dateUtc="2026-09-18T09:04:00Z"/>
                <w:rFonts w:ascii="Arial" w:hAnsi="Arial" w:cs="Arial"/>
                <w:color w:val="000000"/>
                <w:sz w:val="24"/>
                <w:szCs w:val="24"/>
              </w:rPr>
            </w:pPr>
            <w:ins w:id="1403" w:author="Héctor Bahamonde" w:date="2026-09-18T11:04:00Z" w16du:dateUtc="2026-09-18T09:04:00Z">
              <w:r w:rsidRPr="008372F6">
                <w:rPr>
                  <w:rFonts w:ascii="Arial" w:hAnsi="Arial" w:cs="Arial"/>
                  <w:color w:val="000000"/>
                  <w:sz w:val="24"/>
                  <w:szCs w:val="24"/>
                </w:rPr>
                <w:t>0.875</w:t>
              </w:r>
              <w:r w:rsidRPr="008372F6">
                <w:rPr>
                  <w:rFonts w:ascii="Arial" w:hAnsi="Arial" w:cs="Arial"/>
                  <w:color w:val="000000"/>
                  <w:sz w:val="24"/>
                  <w:szCs w:val="24"/>
                </w:rPr>
                <w:br/>
                <w:t>[0.627, 1.221]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37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4" w:author="Héctor Bahamonde" w:date="2026-09-18T11:04:00Z" w16du:dateUtc="2026-09-18T09:04:00Z"/>
                <w:rFonts w:ascii="Arial" w:hAnsi="Arial" w:cs="Arial"/>
                <w:color w:val="000000"/>
                <w:sz w:val="24"/>
                <w:szCs w:val="24"/>
              </w:rPr>
            </w:pPr>
          </w:p>
        </w:tc>
      </w:tr>
      <w:tr w:rsidR="00856CFB" w:rsidRPr="008372F6" w14:paraId="6BA2D706" w14:textId="77777777" w:rsidTr="00756616">
        <w:trPr>
          <w:cantSplit/>
          <w:jc w:val="center"/>
          <w:ins w:id="140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B4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6" w:author="Héctor Bahamonde" w:date="2026-09-18T11:04:00Z" w16du:dateUtc="2026-09-18T09:04:00Z"/>
                <w:rFonts w:ascii="Arial" w:hAnsi="Arial" w:cs="Arial"/>
                <w:color w:val="000000"/>
                <w:sz w:val="24"/>
                <w:szCs w:val="24"/>
              </w:rPr>
            </w:pPr>
            <w:ins w:id="1407" w:author="Héctor Bahamonde" w:date="2026-09-18T11:04:00Z" w16du:dateUtc="2026-09-18T09:04:00Z">
              <w:r w:rsidRPr="008372F6">
                <w:rPr>
                  <w:rFonts w:ascii="Arial" w:hAnsi="Arial" w:cs="Arial"/>
                  <w:color w:val="000000"/>
                  <w:sz w:val="24"/>
                  <w:szCs w:val="24"/>
                </w:rPr>
                <w:t>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F3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8" w:author="Héctor Bahamonde" w:date="2026-09-18T11:04:00Z" w16du:dateUtc="2026-09-18T09:04:00Z"/>
                <w:rFonts w:ascii="Arial" w:hAnsi="Arial" w:cs="Arial"/>
                <w:color w:val="000000"/>
                <w:sz w:val="24"/>
                <w:szCs w:val="24"/>
              </w:rPr>
            </w:pPr>
            <w:ins w:id="1409" w:author="Héctor Bahamonde" w:date="2026-09-18T11:04:00Z" w16du:dateUtc="2026-09-18T09:04:00Z">
              <w:r w:rsidRPr="008372F6">
                <w:rPr>
                  <w:rFonts w:ascii="Arial" w:hAnsi="Arial" w:cs="Arial"/>
                  <w:color w:val="000000"/>
                  <w:sz w:val="24"/>
                  <w:szCs w:val="24"/>
                </w:rPr>
                <w:t>1.048</w:t>
              </w:r>
              <w:r w:rsidRPr="008372F6">
                <w:rPr>
                  <w:rFonts w:ascii="Arial" w:hAnsi="Arial" w:cs="Arial"/>
                  <w:color w:val="000000"/>
                  <w:sz w:val="24"/>
                  <w:szCs w:val="24"/>
                </w:rPr>
                <w:br/>
                <w:t>[0.757, 1.451]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DDD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0" w:author="Héctor Bahamonde" w:date="2026-09-18T11:04:00Z" w16du:dateUtc="2026-09-18T09:04:00Z"/>
                <w:rFonts w:ascii="Arial" w:hAnsi="Arial" w:cs="Arial"/>
                <w:color w:val="000000"/>
                <w:sz w:val="24"/>
                <w:szCs w:val="24"/>
              </w:rPr>
            </w:pPr>
          </w:p>
        </w:tc>
      </w:tr>
      <w:tr w:rsidR="00856CFB" w:rsidRPr="008372F6" w14:paraId="3A291753" w14:textId="77777777" w:rsidTr="00756616">
        <w:trPr>
          <w:cantSplit/>
          <w:jc w:val="center"/>
          <w:ins w:id="141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FF1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2" w:author="Héctor Bahamonde" w:date="2026-09-18T11:04:00Z" w16du:dateUtc="2026-09-18T09:04:00Z"/>
                <w:rFonts w:ascii="Arial" w:hAnsi="Arial" w:cs="Arial"/>
                <w:color w:val="000000"/>
                <w:sz w:val="24"/>
                <w:szCs w:val="24"/>
              </w:rPr>
            </w:pPr>
            <w:ins w:id="1413" w:author="Héctor Bahamonde" w:date="2026-09-18T11:04:00Z" w16du:dateUtc="2026-09-18T09:04:00Z">
              <w:r w:rsidRPr="008372F6">
                <w:rPr>
                  <w:rFonts w:ascii="Arial" w:hAnsi="Arial" w:cs="Arial"/>
                  <w:color w:val="000000"/>
                  <w:sz w:val="24"/>
                  <w:szCs w:val="24"/>
                </w:rPr>
                <w:lastRenderedPageBreak/>
                <w:t>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D99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4" w:author="Héctor Bahamonde" w:date="2026-09-18T11:04:00Z" w16du:dateUtc="2026-09-18T09:04:00Z"/>
                <w:rFonts w:ascii="Arial" w:hAnsi="Arial" w:cs="Arial"/>
                <w:color w:val="000000"/>
                <w:sz w:val="24"/>
                <w:szCs w:val="24"/>
              </w:rPr>
            </w:pPr>
            <w:ins w:id="1415" w:author="Héctor Bahamonde" w:date="2026-09-18T11:04:00Z" w16du:dateUtc="2026-09-18T09:04:00Z">
              <w:r w:rsidRPr="008372F6">
                <w:rPr>
                  <w:rFonts w:ascii="Arial" w:hAnsi="Arial" w:cs="Arial"/>
                  <w:color w:val="000000"/>
                  <w:sz w:val="24"/>
                  <w:szCs w:val="24"/>
                </w:rPr>
                <w:t>0.808</w:t>
              </w:r>
              <w:r w:rsidRPr="008372F6">
                <w:rPr>
                  <w:rFonts w:ascii="Arial" w:hAnsi="Arial" w:cs="Arial"/>
                  <w:color w:val="000000"/>
                  <w:sz w:val="24"/>
                  <w:szCs w:val="24"/>
                </w:rPr>
                <w:br/>
                <w:t>[0.587, 1.111]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E2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6" w:author="Héctor Bahamonde" w:date="2026-09-18T11:04:00Z" w16du:dateUtc="2026-09-18T09:04:00Z"/>
                <w:rFonts w:ascii="Arial" w:hAnsi="Arial" w:cs="Arial"/>
                <w:color w:val="000000"/>
                <w:sz w:val="24"/>
                <w:szCs w:val="24"/>
              </w:rPr>
            </w:pPr>
          </w:p>
        </w:tc>
      </w:tr>
      <w:tr w:rsidR="00856CFB" w:rsidRPr="008372F6" w14:paraId="20F2A7D3" w14:textId="77777777" w:rsidTr="00756616">
        <w:trPr>
          <w:cantSplit/>
          <w:jc w:val="center"/>
          <w:ins w:id="141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A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8" w:author="Héctor Bahamonde" w:date="2026-09-18T11:04:00Z" w16du:dateUtc="2026-09-18T09:04:00Z"/>
                <w:rFonts w:ascii="Arial" w:hAnsi="Arial" w:cs="Arial"/>
                <w:color w:val="000000"/>
                <w:sz w:val="24"/>
                <w:szCs w:val="24"/>
              </w:rPr>
            </w:pPr>
            <w:ins w:id="1419" w:author="Héctor Bahamonde" w:date="2026-09-18T11:04:00Z" w16du:dateUtc="2026-09-18T09:04:00Z">
              <w:r w:rsidRPr="008372F6">
                <w:rPr>
                  <w:rFonts w:ascii="Arial" w:hAnsi="Arial" w:cs="Arial"/>
                  <w:color w:val="000000"/>
                  <w:sz w:val="24"/>
                  <w:szCs w:val="24"/>
                </w:rPr>
                <w:t>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89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0" w:author="Héctor Bahamonde" w:date="2026-09-18T11:04:00Z" w16du:dateUtc="2026-09-18T09:04:00Z"/>
                <w:rFonts w:ascii="Arial" w:hAnsi="Arial" w:cs="Arial"/>
                <w:color w:val="000000"/>
                <w:sz w:val="24"/>
                <w:szCs w:val="24"/>
              </w:rPr>
            </w:pPr>
            <w:ins w:id="1421" w:author="Héctor Bahamonde" w:date="2026-09-18T11:04:00Z" w16du:dateUtc="2026-09-18T09:04:00Z">
              <w:r w:rsidRPr="008372F6">
                <w:rPr>
                  <w:rFonts w:ascii="Arial" w:hAnsi="Arial" w:cs="Arial"/>
                  <w:color w:val="000000"/>
                  <w:sz w:val="24"/>
                  <w:szCs w:val="24"/>
                </w:rPr>
                <w:t>0.998</w:t>
              </w:r>
              <w:r w:rsidRPr="008372F6">
                <w:rPr>
                  <w:rFonts w:ascii="Arial" w:hAnsi="Arial" w:cs="Arial"/>
                  <w:color w:val="000000"/>
                  <w:sz w:val="24"/>
                  <w:szCs w:val="24"/>
                </w:rPr>
                <w:br/>
                <w:t>[0.741, 1.343]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E9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2" w:author="Héctor Bahamonde" w:date="2026-09-18T11:04:00Z" w16du:dateUtc="2026-09-18T09:04:00Z"/>
                <w:rFonts w:ascii="Arial" w:hAnsi="Arial" w:cs="Arial"/>
                <w:color w:val="000000"/>
                <w:sz w:val="24"/>
                <w:szCs w:val="24"/>
              </w:rPr>
            </w:pPr>
          </w:p>
        </w:tc>
      </w:tr>
      <w:tr w:rsidR="00856CFB" w:rsidRPr="008372F6" w14:paraId="26E943F0" w14:textId="77777777" w:rsidTr="00756616">
        <w:trPr>
          <w:cantSplit/>
          <w:jc w:val="center"/>
          <w:ins w:id="142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20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4" w:author="Héctor Bahamonde" w:date="2026-09-18T11:04:00Z" w16du:dateUtc="2026-09-18T09:04:00Z"/>
                <w:rFonts w:ascii="Arial" w:hAnsi="Arial" w:cs="Arial"/>
                <w:color w:val="000000"/>
                <w:sz w:val="24"/>
                <w:szCs w:val="24"/>
              </w:rPr>
            </w:pPr>
            <w:ins w:id="1425" w:author="Héctor Bahamonde" w:date="2026-09-18T11:04:00Z" w16du:dateUtc="2026-09-18T09:04:00Z">
              <w:r w:rsidRPr="008372F6">
                <w:rPr>
                  <w:rFonts w:ascii="Arial" w:hAnsi="Arial" w:cs="Arial"/>
                  <w:color w:val="000000"/>
                  <w:sz w:val="24"/>
                  <w:szCs w:val="24"/>
                </w:rPr>
                <w:t>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104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6" w:author="Héctor Bahamonde" w:date="2026-09-18T11:04:00Z" w16du:dateUtc="2026-09-18T09:04:00Z"/>
                <w:rFonts w:ascii="Arial" w:hAnsi="Arial" w:cs="Arial"/>
                <w:color w:val="000000"/>
                <w:sz w:val="24"/>
                <w:szCs w:val="24"/>
              </w:rPr>
            </w:pPr>
            <w:ins w:id="1427" w:author="Héctor Bahamonde" w:date="2026-09-18T11:04:00Z" w16du:dateUtc="2026-09-18T09:04:00Z">
              <w:r w:rsidRPr="008372F6">
                <w:rPr>
                  <w:rFonts w:ascii="Arial" w:hAnsi="Arial" w:cs="Arial"/>
                  <w:color w:val="000000"/>
                  <w:sz w:val="24"/>
                  <w:szCs w:val="24"/>
                </w:rPr>
                <w:t>0.805</w:t>
              </w:r>
              <w:r w:rsidRPr="008372F6">
                <w:rPr>
                  <w:rFonts w:ascii="Arial" w:hAnsi="Arial" w:cs="Arial"/>
                  <w:color w:val="000000"/>
                  <w:sz w:val="24"/>
                  <w:szCs w:val="24"/>
                </w:rPr>
                <w:br/>
                <w:t>[0.552, 1.173]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D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8" w:author="Héctor Bahamonde" w:date="2026-09-18T11:04:00Z" w16du:dateUtc="2026-09-18T09:04:00Z"/>
                <w:rFonts w:ascii="Arial" w:hAnsi="Arial" w:cs="Arial"/>
                <w:color w:val="000000"/>
                <w:sz w:val="24"/>
                <w:szCs w:val="24"/>
              </w:rPr>
            </w:pPr>
          </w:p>
        </w:tc>
      </w:tr>
      <w:tr w:rsidR="00856CFB" w:rsidRPr="008372F6" w14:paraId="0D869335" w14:textId="77777777" w:rsidTr="00756616">
        <w:trPr>
          <w:cantSplit/>
          <w:jc w:val="center"/>
          <w:ins w:id="142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1E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0" w:author="Héctor Bahamonde" w:date="2026-09-18T11:04:00Z" w16du:dateUtc="2026-09-18T09:04:00Z"/>
                <w:rFonts w:ascii="Arial" w:hAnsi="Arial" w:cs="Arial"/>
                <w:color w:val="000000"/>
                <w:sz w:val="24"/>
                <w:szCs w:val="24"/>
              </w:rPr>
            </w:pPr>
            <w:ins w:id="1431" w:author="Héctor Bahamonde" w:date="2026-09-18T11:04:00Z" w16du:dateUtc="2026-09-18T09:04:00Z">
              <w:r w:rsidRPr="008372F6">
                <w:rPr>
                  <w:rFonts w:ascii="Arial" w:hAnsi="Arial" w:cs="Arial"/>
                  <w:color w:val="000000"/>
                  <w:sz w:val="24"/>
                  <w:szCs w:val="24"/>
                </w:rPr>
                <w:t>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095D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2" w:author="Héctor Bahamonde" w:date="2026-09-18T11:04:00Z" w16du:dateUtc="2026-09-18T09:04:00Z"/>
                <w:rFonts w:ascii="Arial" w:hAnsi="Arial" w:cs="Arial"/>
                <w:color w:val="000000"/>
                <w:sz w:val="24"/>
                <w:szCs w:val="24"/>
              </w:rPr>
            </w:pPr>
            <w:ins w:id="1433" w:author="Héctor Bahamonde" w:date="2026-09-18T11:04:00Z" w16du:dateUtc="2026-09-18T09:04:00Z">
              <w:r w:rsidRPr="008372F6">
                <w:rPr>
                  <w:rFonts w:ascii="Arial" w:hAnsi="Arial" w:cs="Arial"/>
                  <w:color w:val="000000"/>
                  <w:sz w:val="24"/>
                  <w:szCs w:val="24"/>
                </w:rPr>
                <w:t>1.267</w:t>
              </w:r>
              <w:r w:rsidRPr="008372F6">
                <w:rPr>
                  <w:rFonts w:ascii="Arial" w:hAnsi="Arial" w:cs="Arial"/>
                  <w:color w:val="000000"/>
                  <w:sz w:val="24"/>
                  <w:szCs w:val="24"/>
                </w:rPr>
                <w:br/>
                <w:t>[0.719, 2.231]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18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4" w:author="Héctor Bahamonde" w:date="2026-09-18T11:04:00Z" w16du:dateUtc="2026-09-18T09:04:00Z"/>
                <w:rFonts w:ascii="Arial" w:hAnsi="Arial" w:cs="Arial"/>
                <w:color w:val="000000"/>
                <w:sz w:val="24"/>
                <w:szCs w:val="24"/>
              </w:rPr>
            </w:pPr>
          </w:p>
        </w:tc>
      </w:tr>
      <w:tr w:rsidR="00856CFB" w:rsidRPr="008372F6" w14:paraId="61C7C327" w14:textId="77777777" w:rsidTr="00756616">
        <w:trPr>
          <w:cantSplit/>
          <w:jc w:val="center"/>
          <w:ins w:id="143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1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6" w:author="Héctor Bahamonde" w:date="2026-09-18T11:04:00Z" w16du:dateUtc="2026-09-18T09:04:00Z"/>
                <w:rFonts w:ascii="Arial" w:hAnsi="Arial" w:cs="Arial"/>
                <w:color w:val="000000"/>
                <w:sz w:val="24"/>
                <w:szCs w:val="24"/>
              </w:rPr>
            </w:pPr>
            <w:ins w:id="1437" w:author="Héctor Bahamonde" w:date="2026-09-18T11:04:00Z" w16du:dateUtc="2026-09-18T09:04:00Z">
              <w:r w:rsidRPr="008372F6">
                <w:rPr>
                  <w:rFonts w:ascii="Arial" w:hAnsi="Arial" w:cs="Arial"/>
                  <w:color w:val="000000"/>
                  <w:sz w:val="24"/>
                  <w:szCs w:val="24"/>
                </w:rPr>
                <w:t>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28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8" w:author="Héctor Bahamonde" w:date="2026-09-18T11:04:00Z" w16du:dateUtc="2026-09-18T09:04:00Z"/>
                <w:rFonts w:ascii="Arial" w:hAnsi="Arial" w:cs="Arial"/>
                <w:color w:val="000000"/>
                <w:sz w:val="24"/>
                <w:szCs w:val="24"/>
              </w:rPr>
            </w:pPr>
            <w:ins w:id="1439" w:author="Héctor Bahamonde" w:date="2026-09-18T11:04:00Z" w16du:dateUtc="2026-09-18T09:04:00Z">
              <w:r w:rsidRPr="008372F6">
                <w:rPr>
                  <w:rFonts w:ascii="Arial" w:hAnsi="Arial" w:cs="Arial"/>
                  <w:color w:val="000000"/>
                  <w:sz w:val="24"/>
                  <w:szCs w:val="24"/>
                </w:rPr>
                <w:t>0.793</w:t>
              </w:r>
              <w:r w:rsidRPr="008372F6">
                <w:rPr>
                  <w:rFonts w:ascii="Arial" w:hAnsi="Arial" w:cs="Arial"/>
                  <w:color w:val="000000"/>
                  <w:sz w:val="24"/>
                  <w:szCs w:val="24"/>
                </w:rPr>
                <w:br/>
                <w:t>[0.573, 1.098]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CE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0" w:author="Héctor Bahamonde" w:date="2026-09-18T11:04:00Z" w16du:dateUtc="2026-09-18T09:04:00Z"/>
                <w:rFonts w:ascii="Arial" w:hAnsi="Arial" w:cs="Arial"/>
                <w:color w:val="000000"/>
                <w:sz w:val="24"/>
                <w:szCs w:val="24"/>
              </w:rPr>
            </w:pPr>
          </w:p>
        </w:tc>
      </w:tr>
      <w:tr w:rsidR="00856CFB" w:rsidRPr="008372F6" w14:paraId="33E344F5" w14:textId="77777777" w:rsidTr="00756616">
        <w:trPr>
          <w:cantSplit/>
          <w:jc w:val="center"/>
          <w:ins w:id="144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A5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2" w:author="Héctor Bahamonde" w:date="2026-09-18T11:04:00Z" w16du:dateUtc="2026-09-18T09:04:00Z"/>
                <w:rFonts w:ascii="Arial" w:hAnsi="Arial" w:cs="Arial"/>
                <w:color w:val="000000"/>
                <w:sz w:val="24"/>
                <w:szCs w:val="24"/>
              </w:rPr>
            </w:pPr>
            <w:ins w:id="1443" w:author="Héctor Bahamonde" w:date="2026-09-18T11:04:00Z" w16du:dateUtc="2026-09-18T09:04:00Z">
              <w:r w:rsidRPr="008372F6">
                <w:rPr>
                  <w:rFonts w:ascii="Arial" w:hAnsi="Arial" w:cs="Arial"/>
                  <w:color w:val="000000"/>
                  <w:sz w:val="24"/>
                  <w:szCs w:val="24"/>
                </w:rPr>
                <w:t>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B2C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4" w:author="Héctor Bahamonde" w:date="2026-09-18T11:04:00Z" w16du:dateUtc="2026-09-18T09:04:00Z"/>
                <w:rFonts w:ascii="Arial" w:hAnsi="Arial" w:cs="Arial"/>
                <w:color w:val="000000"/>
                <w:sz w:val="24"/>
                <w:szCs w:val="24"/>
              </w:rPr>
            </w:pPr>
            <w:ins w:id="1445" w:author="Héctor Bahamonde" w:date="2026-09-18T11:04:00Z" w16du:dateUtc="2026-09-18T09:04:00Z">
              <w:r w:rsidRPr="008372F6">
                <w:rPr>
                  <w:rFonts w:ascii="Arial" w:hAnsi="Arial" w:cs="Arial"/>
                  <w:color w:val="000000"/>
                  <w:sz w:val="24"/>
                  <w:szCs w:val="24"/>
                </w:rPr>
                <w:t>0.598*</w:t>
              </w:r>
              <w:r w:rsidRPr="008372F6">
                <w:rPr>
                  <w:rFonts w:ascii="Arial" w:hAnsi="Arial" w:cs="Arial"/>
                  <w:color w:val="000000"/>
                  <w:sz w:val="24"/>
                  <w:szCs w:val="24"/>
                </w:rPr>
                <w:br/>
                <w:t>[0.403, 0.888]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20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6" w:author="Héctor Bahamonde" w:date="2026-09-18T11:04:00Z" w16du:dateUtc="2026-09-18T09:04:00Z"/>
                <w:rFonts w:ascii="Arial" w:hAnsi="Arial" w:cs="Arial"/>
                <w:color w:val="000000"/>
                <w:sz w:val="24"/>
                <w:szCs w:val="24"/>
              </w:rPr>
            </w:pPr>
          </w:p>
        </w:tc>
      </w:tr>
      <w:tr w:rsidR="00856CFB" w:rsidRPr="008372F6" w14:paraId="4637DB07" w14:textId="77777777" w:rsidTr="00756616">
        <w:trPr>
          <w:cantSplit/>
          <w:jc w:val="center"/>
          <w:ins w:id="144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29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8" w:author="Héctor Bahamonde" w:date="2026-09-18T11:04:00Z" w16du:dateUtc="2026-09-18T09:04:00Z"/>
                <w:rFonts w:ascii="Arial" w:hAnsi="Arial" w:cs="Arial"/>
                <w:color w:val="000000"/>
                <w:sz w:val="24"/>
                <w:szCs w:val="24"/>
              </w:rPr>
            </w:pPr>
            <w:ins w:id="1449" w:author="Héctor Bahamonde" w:date="2026-09-18T11:04:00Z" w16du:dateUtc="2026-09-18T09:04:00Z">
              <w:r w:rsidRPr="008372F6">
                <w:rPr>
                  <w:rFonts w:ascii="Arial" w:hAnsi="Arial" w:cs="Arial"/>
                  <w:color w:val="000000"/>
                  <w:sz w:val="24"/>
                  <w:szCs w:val="24"/>
                </w:rPr>
                <w:t>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2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0" w:author="Héctor Bahamonde" w:date="2026-09-18T11:04:00Z" w16du:dateUtc="2026-09-18T09:04:00Z"/>
                <w:rFonts w:ascii="Arial" w:hAnsi="Arial" w:cs="Arial"/>
                <w:color w:val="000000"/>
                <w:sz w:val="24"/>
                <w:szCs w:val="24"/>
              </w:rPr>
            </w:pPr>
            <w:ins w:id="1451" w:author="Héctor Bahamonde" w:date="2026-09-18T11:04:00Z" w16du:dateUtc="2026-09-18T09:04:00Z">
              <w:r w:rsidRPr="008372F6">
                <w:rPr>
                  <w:rFonts w:ascii="Arial" w:hAnsi="Arial" w:cs="Arial"/>
                  <w:color w:val="000000"/>
                  <w:sz w:val="24"/>
                  <w:szCs w:val="24"/>
                </w:rPr>
                <w:t>2.073*</w:t>
              </w:r>
              <w:r w:rsidRPr="008372F6">
                <w:rPr>
                  <w:rFonts w:ascii="Arial" w:hAnsi="Arial" w:cs="Arial"/>
                  <w:color w:val="000000"/>
                  <w:sz w:val="24"/>
                  <w:szCs w:val="24"/>
                </w:rPr>
                <w:br/>
                <w:t>[1.115, 3.855]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9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2" w:author="Héctor Bahamonde" w:date="2026-09-18T11:04:00Z" w16du:dateUtc="2026-09-18T09:04:00Z"/>
                <w:rFonts w:ascii="Arial" w:hAnsi="Arial" w:cs="Arial"/>
                <w:color w:val="000000"/>
                <w:sz w:val="24"/>
                <w:szCs w:val="24"/>
              </w:rPr>
            </w:pPr>
          </w:p>
        </w:tc>
      </w:tr>
      <w:tr w:rsidR="00856CFB" w:rsidRPr="008372F6" w14:paraId="2905FBBB" w14:textId="77777777" w:rsidTr="00756616">
        <w:trPr>
          <w:cantSplit/>
          <w:jc w:val="center"/>
          <w:ins w:id="145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65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4" w:author="Héctor Bahamonde" w:date="2026-09-18T11:04:00Z" w16du:dateUtc="2026-09-18T09:04:00Z"/>
                <w:rFonts w:ascii="Arial" w:hAnsi="Arial" w:cs="Arial"/>
                <w:color w:val="000000"/>
                <w:sz w:val="24"/>
                <w:szCs w:val="24"/>
              </w:rPr>
            </w:pPr>
            <w:ins w:id="1455" w:author="Héctor Bahamonde" w:date="2026-09-18T11:04:00Z" w16du:dateUtc="2026-09-18T09:04:00Z">
              <w:r w:rsidRPr="008372F6">
                <w:rPr>
                  <w:rFonts w:ascii="Arial" w:hAnsi="Arial" w:cs="Arial"/>
                  <w:color w:val="000000"/>
                  <w:sz w:val="24"/>
                  <w:szCs w:val="24"/>
                </w:rPr>
                <w:t>Unconditional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77D9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6" w:author="Héctor Bahamonde" w:date="2026-09-18T11:04:00Z" w16du:dateUtc="2026-09-18T09:04:00Z"/>
                <w:rFonts w:ascii="Arial" w:hAnsi="Arial" w:cs="Arial"/>
                <w:color w:val="000000"/>
                <w:sz w:val="24"/>
                <w:szCs w:val="24"/>
              </w:rPr>
            </w:pPr>
            <w:ins w:id="1457" w:author="Héctor Bahamonde" w:date="2026-09-18T11:04:00Z" w16du:dateUtc="2026-09-18T09:04:00Z">
              <w:r w:rsidRPr="008372F6">
                <w:rPr>
                  <w:rFonts w:ascii="Arial" w:hAnsi="Arial" w:cs="Arial"/>
                  <w:color w:val="000000"/>
                  <w:sz w:val="24"/>
                  <w:szCs w:val="24"/>
                </w:rPr>
                <w:t>0.605+</w:t>
              </w:r>
              <w:r w:rsidRPr="008372F6">
                <w:rPr>
                  <w:rFonts w:ascii="Arial" w:hAnsi="Arial" w:cs="Arial"/>
                  <w:color w:val="000000"/>
                  <w:sz w:val="24"/>
                  <w:szCs w:val="24"/>
                </w:rPr>
                <w:br/>
                <w:t>[0.339, 1.081]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C9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8" w:author="Héctor Bahamonde" w:date="2026-09-18T11:04:00Z" w16du:dateUtc="2026-09-18T09:04:00Z"/>
                <w:rFonts w:ascii="Arial" w:hAnsi="Arial" w:cs="Arial"/>
                <w:color w:val="000000"/>
                <w:sz w:val="24"/>
                <w:szCs w:val="24"/>
              </w:rPr>
            </w:pPr>
          </w:p>
        </w:tc>
      </w:tr>
      <w:tr w:rsidR="00856CFB" w:rsidRPr="008372F6" w14:paraId="4E2985AB" w14:textId="77777777" w:rsidTr="00756616">
        <w:trPr>
          <w:cantSplit/>
          <w:jc w:val="center"/>
          <w:ins w:id="145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0E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0" w:author="Héctor Bahamonde" w:date="2026-09-18T11:04:00Z" w16du:dateUtc="2026-09-18T09:04:00Z"/>
                <w:rFonts w:ascii="Arial" w:hAnsi="Arial" w:cs="Arial"/>
                <w:color w:val="000000"/>
                <w:sz w:val="24"/>
                <w:szCs w:val="24"/>
              </w:rPr>
            </w:pPr>
            <w:ins w:id="1461" w:author="Héctor Bahamonde" w:date="2026-09-18T11:04:00Z" w16du:dateUtc="2026-09-18T09:04:00Z">
              <w:r w:rsidRPr="008372F6">
                <w:rPr>
                  <w:rFonts w:ascii="Arial" w:hAnsi="Arial" w:cs="Arial"/>
                  <w:color w:val="000000"/>
                  <w:sz w:val="24"/>
                  <w:szCs w:val="24"/>
                </w:rPr>
                <w:t>Unconditional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73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2" w:author="Héctor Bahamonde" w:date="2026-09-18T11:04:00Z" w16du:dateUtc="2026-09-18T09:04:00Z"/>
                <w:rFonts w:ascii="Arial" w:hAnsi="Arial" w:cs="Arial"/>
                <w:color w:val="000000"/>
                <w:sz w:val="24"/>
                <w:szCs w:val="24"/>
              </w:rPr>
            </w:pPr>
            <w:ins w:id="1463" w:author="Héctor Bahamonde" w:date="2026-09-18T11:04:00Z" w16du:dateUtc="2026-09-18T09:04:00Z">
              <w:r w:rsidRPr="008372F6">
                <w:rPr>
                  <w:rFonts w:ascii="Arial" w:hAnsi="Arial" w:cs="Arial"/>
                  <w:color w:val="000000"/>
                  <w:sz w:val="24"/>
                  <w:szCs w:val="24"/>
                </w:rPr>
                <w:t>1.986***</w:t>
              </w:r>
              <w:r w:rsidRPr="008372F6">
                <w:rPr>
                  <w:rFonts w:ascii="Arial" w:hAnsi="Arial" w:cs="Arial"/>
                  <w:color w:val="000000"/>
                  <w:sz w:val="24"/>
                  <w:szCs w:val="24"/>
                </w:rPr>
                <w:br/>
                <w:t>[1.433, 2.752]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BE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4" w:author="Héctor Bahamonde" w:date="2026-09-18T11:04:00Z" w16du:dateUtc="2026-09-18T09:04:00Z"/>
                <w:rFonts w:ascii="Arial" w:hAnsi="Arial" w:cs="Arial"/>
                <w:color w:val="000000"/>
                <w:sz w:val="24"/>
                <w:szCs w:val="24"/>
              </w:rPr>
            </w:pPr>
          </w:p>
        </w:tc>
      </w:tr>
      <w:tr w:rsidR="00856CFB" w:rsidRPr="008372F6" w14:paraId="343F7ADA" w14:textId="77777777" w:rsidTr="00756616">
        <w:trPr>
          <w:cantSplit/>
          <w:jc w:val="center"/>
          <w:ins w:id="146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9D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6" w:author="Héctor Bahamonde" w:date="2026-09-18T11:04:00Z" w16du:dateUtc="2026-09-18T09:04:00Z"/>
                <w:rFonts w:ascii="Arial" w:hAnsi="Arial" w:cs="Arial"/>
                <w:color w:val="000000"/>
                <w:sz w:val="24"/>
                <w:szCs w:val="24"/>
              </w:rPr>
            </w:pPr>
            <w:ins w:id="1467" w:author="Héctor Bahamonde" w:date="2026-09-18T11:04:00Z" w16du:dateUtc="2026-09-18T09:04:00Z">
              <w:r w:rsidRPr="008372F6">
                <w:rPr>
                  <w:rFonts w:ascii="Arial" w:hAnsi="Arial" w:cs="Arial"/>
                  <w:color w:val="000000"/>
                  <w:sz w:val="24"/>
                  <w:szCs w:val="24"/>
                </w:rPr>
                <w:t>Unconditional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2D1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8" w:author="Héctor Bahamonde" w:date="2026-09-18T11:04:00Z" w16du:dateUtc="2026-09-18T09:04:00Z"/>
                <w:rFonts w:ascii="Arial" w:hAnsi="Arial" w:cs="Arial"/>
                <w:color w:val="000000"/>
                <w:sz w:val="24"/>
                <w:szCs w:val="24"/>
              </w:rPr>
            </w:pPr>
            <w:ins w:id="1469" w:author="Héctor Bahamonde" w:date="2026-09-18T11:04:00Z" w16du:dateUtc="2026-09-18T09:04:00Z">
              <w:r w:rsidRPr="008372F6">
                <w:rPr>
                  <w:rFonts w:ascii="Arial" w:hAnsi="Arial" w:cs="Arial"/>
                  <w:color w:val="000000"/>
                  <w:sz w:val="24"/>
                  <w:szCs w:val="24"/>
                </w:rPr>
                <w:t>0.690*</w:t>
              </w:r>
              <w:r w:rsidRPr="008372F6">
                <w:rPr>
                  <w:rFonts w:ascii="Arial" w:hAnsi="Arial" w:cs="Arial"/>
                  <w:color w:val="000000"/>
                  <w:sz w:val="24"/>
                  <w:szCs w:val="24"/>
                </w:rPr>
                <w:br/>
                <w:t>[0.498, 0.957]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83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0" w:author="Héctor Bahamonde" w:date="2026-09-18T11:04:00Z" w16du:dateUtc="2026-09-18T09:04:00Z"/>
                <w:rFonts w:ascii="Arial" w:hAnsi="Arial" w:cs="Arial"/>
                <w:color w:val="000000"/>
                <w:sz w:val="24"/>
                <w:szCs w:val="24"/>
              </w:rPr>
            </w:pPr>
          </w:p>
        </w:tc>
      </w:tr>
      <w:tr w:rsidR="00856CFB" w:rsidRPr="008372F6" w14:paraId="4BB67494" w14:textId="77777777" w:rsidTr="00756616">
        <w:trPr>
          <w:cantSplit/>
          <w:jc w:val="center"/>
          <w:ins w:id="147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8BBF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2" w:author="Héctor Bahamonde" w:date="2026-09-18T11:04:00Z" w16du:dateUtc="2026-09-18T09:04:00Z"/>
                <w:rFonts w:ascii="Arial" w:hAnsi="Arial" w:cs="Arial"/>
                <w:color w:val="000000"/>
                <w:sz w:val="24"/>
                <w:szCs w:val="24"/>
              </w:rPr>
            </w:pPr>
            <w:ins w:id="1473" w:author="Héctor Bahamonde" w:date="2026-09-18T11:04:00Z" w16du:dateUtc="2026-09-18T09:04:00Z">
              <w:r w:rsidRPr="008372F6">
                <w:rPr>
                  <w:rFonts w:ascii="Arial" w:hAnsi="Arial" w:cs="Arial"/>
                  <w:color w:val="000000"/>
                  <w:sz w:val="24"/>
                  <w:szCs w:val="24"/>
                </w:rPr>
                <w:t>Unconditional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094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4" w:author="Héctor Bahamonde" w:date="2026-09-18T11:04:00Z" w16du:dateUtc="2026-09-18T09:04:00Z"/>
                <w:rFonts w:ascii="Arial" w:hAnsi="Arial" w:cs="Arial"/>
                <w:color w:val="000000"/>
                <w:sz w:val="24"/>
                <w:szCs w:val="24"/>
              </w:rPr>
            </w:pPr>
            <w:ins w:id="1475" w:author="Héctor Bahamonde" w:date="2026-09-18T11:04:00Z" w16du:dateUtc="2026-09-18T09:04:00Z">
              <w:r w:rsidRPr="008372F6">
                <w:rPr>
                  <w:rFonts w:ascii="Arial" w:hAnsi="Arial" w:cs="Arial"/>
                  <w:color w:val="000000"/>
                  <w:sz w:val="24"/>
                  <w:szCs w:val="24"/>
                </w:rPr>
                <w:t>1.025</w:t>
              </w:r>
              <w:r w:rsidRPr="008372F6">
                <w:rPr>
                  <w:rFonts w:ascii="Arial" w:hAnsi="Arial" w:cs="Arial"/>
                  <w:color w:val="000000"/>
                  <w:sz w:val="24"/>
                  <w:szCs w:val="24"/>
                </w:rPr>
                <w:br/>
                <w:t>[0.782, 1.344]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2B5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6" w:author="Héctor Bahamonde" w:date="2026-09-18T11:04:00Z" w16du:dateUtc="2026-09-18T09:04:00Z"/>
                <w:rFonts w:ascii="Arial" w:hAnsi="Arial" w:cs="Arial"/>
                <w:color w:val="000000"/>
                <w:sz w:val="24"/>
                <w:szCs w:val="24"/>
              </w:rPr>
            </w:pPr>
          </w:p>
        </w:tc>
      </w:tr>
      <w:tr w:rsidR="00856CFB" w:rsidRPr="008372F6" w14:paraId="04DD0530" w14:textId="77777777" w:rsidTr="00756616">
        <w:trPr>
          <w:cantSplit/>
          <w:jc w:val="center"/>
          <w:ins w:id="147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40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8" w:author="Héctor Bahamonde" w:date="2026-09-18T11:04:00Z" w16du:dateUtc="2026-09-18T09:04:00Z"/>
                <w:rFonts w:ascii="Arial" w:hAnsi="Arial" w:cs="Arial"/>
                <w:color w:val="000000"/>
                <w:sz w:val="24"/>
                <w:szCs w:val="24"/>
              </w:rPr>
            </w:pPr>
            <w:ins w:id="1479" w:author="Héctor Bahamonde" w:date="2026-09-18T11:04:00Z" w16du:dateUtc="2026-09-18T09:04:00Z">
              <w:r w:rsidRPr="008372F6">
                <w:rPr>
                  <w:rFonts w:ascii="Arial" w:hAnsi="Arial" w:cs="Arial"/>
                  <w:color w:val="000000"/>
                  <w:sz w:val="24"/>
                  <w:szCs w:val="24"/>
                </w:rPr>
                <w:lastRenderedPageBreak/>
                <w:t>Unconditional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478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0" w:author="Héctor Bahamonde" w:date="2026-09-18T11:04:00Z" w16du:dateUtc="2026-09-18T09:04:00Z"/>
                <w:rFonts w:ascii="Arial" w:hAnsi="Arial" w:cs="Arial"/>
                <w:color w:val="000000"/>
                <w:sz w:val="24"/>
                <w:szCs w:val="24"/>
              </w:rPr>
            </w:pPr>
            <w:ins w:id="1481" w:author="Héctor Bahamonde" w:date="2026-09-18T11:04:00Z" w16du:dateUtc="2026-09-18T09:04:00Z">
              <w:r w:rsidRPr="008372F6">
                <w:rPr>
                  <w:rFonts w:ascii="Arial" w:hAnsi="Arial" w:cs="Arial"/>
                  <w:color w:val="000000"/>
                  <w:sz w:val="24"/>
                  <w:szCs w:val="24"/>
                </w:rPr>
                <w:t>1.027***</w:t>
              </w:r>
              <w:r w:rsidRPr="008372F6">
                <w:rPr>
                  <w:rFonts w:ascii="Arial" w:hAnsi="Arial" w:cs="Arial"/>
                  <w:color w:val="000000"/>
                  <w:sz w:val="24"/>
                  <w:szCs w:val="24"/>
                </w:rPr>
                <w:br/>
                <w:t>[1.019, 1.036]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8E9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2" w:author="Héctor Bahamonde" w:date="2026-09-18T11:04:00Z" w16du:dateUtc="2026-09-18T09:04:00Z"/>
                <w:rFonts w:ascii="Arial" w:hAnsi="Arial" w:cs="Arial"/>
                <w:color w:val="000000"/>
                <w:sz w:val="24"/>
                <w:szCs w:val="24"/>
              </w:rPr>
            </w:pPr>
          </w:p>
        </w:tc>
      </w:tr>
      <w:tr w:rsidR="00856CFB" w:rsidRPr="008372F6" w14:paraId="3E0EAB0D" w14:textId="77777777" w:rsidTr="00756616">
        <w:trPr>
          <w:cantSplit/>
          <w:jc w:val="center"/>
          <w:ins w:id="148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C8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4" w:author="Héctor Bahamonde" w:date="2026-09-18T11:04:00Z" w16du:dateUtc="2026-09-18T09:04:00Z"/>
                <w:rFonts w:ascii="Arial" w:hAnsi="Arial" w:cs="Arial"/>
                <w:color w:val="000000"/>
                <w:sz w:val="24"/>
                <w:szCs w:val="24"/>
              </w:rPr>
            </w:pPr>
            <w:ins w:id="1485" w:author="Héctor Bahamonde" w:date="2026-09-18T11:04:00Z" w16du:dateUtc="2026-09-18T09:04:00Z">
              <w:r w:rsidRPr="008372F6">
                <w:rPr>
                  <w:rFonts w:ascii="Arial" w:hAnsi="Arial" w:cs="Arial"/>
                  <w:color w:val="000000"/>
                  <w:sz w:val="24"/>
                  <w:szCs w:val="24"/>
                </w:rPr>
                <w:t>Unconditional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C3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6" w:author="Héctor Bahamonde" w:date="2026-09-18T11:04:00Z" w16du:dateUtc="2026-09-18T09:04:00Z"/>
                <w:rFonts w:ascii="Arial" w:hAnsi="Arial" w:cs="Arial"/>
                <w:color w:val="000000"/>
                <w:sz w:val="24"/>
                <w:szCs w:val="24"/>
              </w:rPr>
            </w:pPr>
            <w:ins w:id="1487" w:author="Héctor Bahamonde" w:date="2026-09-18T11:04:00Z" w16du:dateUtc="2026-09-18T09:04:00Z">
              <w:r w:rsidRPr="008372F6">
                <w:rPr>
                  <w:rFonts w:ascii="Arial" w:hAnsi="Arial" w:cs="Arial"/>
                  <w:color w:val="000000"/>
                  <w:sz w:val="24"/>
                  <w:szCs w:val="24"/>
                </w:rPr>
                <w:t>0.920</w:t>
              </w:r>
              <w:r w:rsidRPr="008372F6">
                <w:rPr>
                  <w:rFonts w:ascii="Arial" w:hAnsi="Arial" w:cs="Arial"/>
                  <w:color w:val="000000"/>
                  <w:sz w:val="24"/>
                  <w:szCs w:val="24"/>
                </w:rPr>
                <w:br/>
                <w:t>[0.667, 1.270]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E4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8" w:author="Héctor Bahamonde" w:date="2026-09-18T11:04:00Z" w16du:dateUtc="2026-09-18T09:04:00Z"/>
                <w:rFonts w:ascii="Arial" w:hAnsi="Arial" w:cs="Arial"/>
                <w:color w:val="000000"/>
                <w:sz w:val="24"/>
                <w:szCs w:val="24"/>
              </w:rPr>
            </w:pPr>
          </w:p>
        </w:tc>
      </w:tr>
      <w:tr w:rsidR="00856CFB" w:rsidRPr="008372F6" w14:paraId="0E7E7AB0" w14:textId="77777777" w:rsidTr="00756616">
        <w:trPr>
          <w:cantSplit/>
          <w:jc w:val="center"/>
          <w:ins w:id="148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ED8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0" w:author="Héctor Bahamonde" w:date="2026-09-18T11:04:00Z" w16du:dateUtc="2026-09-18T09:04:00Z"/>
                <w:rFonts w:ascii="Arial" w:hAnsi="Arial" w:cs="Arial"/>
                <w:color w:val="000000"/>
                <w:sz w:val="24"/>
                <w:szCs w:val="24"/>
              </w:rPr>
            </w:pPr>
            <w:ins w:id="1491" w:author="Héctor Bahamonde" w:date="2026-09-18T11:04:00Z" w16du:dateUtc="2026-09-18T09:04:00Z">
              <w:r w:rsidRPr="008372F6">
                <w:rPr>
                  <w:rFonts w:ascii="Arial" w:hAnsi="Arial" w:cs="Arial"/>
                  <w:color w:val="000000"/>
                  <w:sz w:val="24"/>
                  <w:szCs w:val="24"/>
                </w:rPr>
                <w:t>Unconditional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881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2" w:author="Héctor Bahamonde" w:date="2026-09-18T11:04:00Z" w16du:dateUtc="2026-09-18T09:04:00Z"/>
                <w:rFonts w:ascii="Arial" w:hAnsi="Arial" w:cs="Arial"/>
                <w:color w:val="000000"/>
                <w:sz w:val="24"/>
                <w:szCs w:val="24"/>
              </w:rPr>
            </w:pPr>
            <w:ins w:id="1493" w:author="Héctor Bahamonde" w:date="2026-09-18T11:04:00Z" w16du:dateUtc="2026-09-18T09:04:00Z">
              <w:r w:rsidRPr="008372F6">
                <w:rPr>
                  <w:rFonts w:ascii="Arial" w:hAnsi="Arial" w:cs="Arial"/>
                  <w:color w:val="000000"/>
                  <w:sz w:val="24"/>
                  <w:szCs w:val="24"/>
                </w:rPr>
                <w:t>0.610*</w:t>
              </w:r>
              <w:r w:rsidRPr="008372F6">
                <w:rPr>
                  <w:rFonts w:ascii="Arial" w:hAnsi="Arial" w:cs="Arial"/>
                  <w:color w:val="000000"/>
                  <w:sz w:val="24"/>
                  <w:szCs w:val="24"/>
                </w:rPr>
                <w:br/>
                <w:t>[0.397, 0.937]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92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4" w:author="Héctor Bahamonde" w:date="2026-09-18T11:04:00Z" w16du:dateUtc="2026-09-18T09:04:00Z"/>
                <w:rFonts w:ascii="Arial" w:hAnsi="Arial" w:cs="Arial"/>
                <w:color w:val="000000"/>
                <w:sz w:val="24"/>
                <w:szCs w:val="24"/>
              </w:rPr>
            </w:pPr>
          </w:p>
        </w:tc>
      </w:tr>
      <w:tr w:rsidR="00856CFB" w:rsidRPr="008372F6" w14:paraId="75608037" w14:textId="77777777" w:rsidTr="00756616">
        <w:trPr>
          <w:cantSplit/>
          <w:jc w:val="center"/>
          <w:ins w:id="149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56E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6" w:author="Héctor Bahamonde" w:date="2026-09-18T11:04:00Z" w16du:dateUtc="2026-09-18T09:04:00Z"/>
                <w:rFonts w:ascii="Arial" w:hAnsi="Arial" w:cs="Arial"/>
                <w:color w:val="000000"/>
                <w:sz w:val="24"/>
                <w:szCs w:val="24"/>
              </w:rPr>
            </w:pPr>
            <w:ins w:id="1497" w:author="Héctor Bahamonde" w:date="2026-09-18T11:04:00Z" w16du:dateUtc="2026-09-18T09:04:00Z">
              <w:r w:rsidRPr="008372F6">
                <w:rPr>
                  <w:rFonts w:ascii="Arial" w:hAnsi="Arial" w:cs="Arial"/>
                  <w:color w:val="000000"/>
                  <w:sz w:val="24"/>
                  <w:szCs w:val="24"/>
                </w:rPr>
                <w:t>Unconditional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94E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8" w:author="Héctor Bahamonde" w:date="2026-09-18T11:04:00Z" w16du:dateUtc="2026-09-18T09:04:00Z"/>
                <w:rFonts w:ascii="Arial" w:hAnsi="Arial" w:cs="Arial"/>
                <w:color w:val="000000"/>
                <w:sz w:val="24"/>
                <w:szCs w:val="24"/>
              </w:rPr>
            </w:pPr>
            <w:ins w:id="1499" w:author="Héctor Bahamonde" w:date="2026-09-18T11:04:00Z" w16du:dateUtc="2026-09-18T09:04:00Z">
              <w:r w:rsidRPr="008372F6">
                <w:rPr>
                  <w:rFonts w:ascii="Arial" w:hAnsi="Arial" w:cs="Arial"/>
                  <w:color w:val="000000"/>
                  <w:sz w:val="24"/>
                  <w:szCs w:val="24"/>
                </w:rPr>
                <w:t>0.732</w:t>
              </w:r>
              <w:r w:rsidRPr="008372F6">
                <w:rPr>
                  <w:rFonts w:ascii="Arial" w:hAnsi="Arial" w:cs="Arial"/>
                  <w:color w:val="000000"/>
                  <w:sz w:val="24"/>
                  <w:szCs w:val="24"/>
                </w:rPr>
                <w:br/>
                <w:t>[0.485, 1.104]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8D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0" w:author="Héctor Bahamonde" w:date="2026-09-18T11:04:00Z" w16du:dateUtc="2026-09-18T09:04:00Z"/>
                <w:rFonts w:ascii="Arial" w:hAnsi="Arial" w:cs="Arial"/>
                <w:color w:val="000000"/>
                <w:sz w:val="24"/>
                <w:szCs w:val="24"/>
              </w:rPr>
            </w:pPr>
          </w:p>
        </w:tc>
      </w:tr>
      <w:tr w:rsidR="00856CFB" w:rsidRPr="008372F6" w14:paraId="709ABB4D" w14:textId="77777777" w:rsidTr="00756616">
        <w:trPr>
          <w:cantSplit/>
          <w:jc w:val="center"/>
          <w:ins w:id="150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C0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2" w:author="Héctor Bahamonde" w:date="2026-09-18T11:04:00Z" w16du:dateUtc="2026-09-18T09:04:00Z"/>
                <w:rFonts w:ascii="Arial" w:hAnsi="Arial" w:cs="Arial"/>
                <w:color w:val="000000"/>
                <w:sz w:val="24"/>
                <w:szCs w:val="24"/>
              </w:rPr>
            </w:pPr>
            <w:ins w:id="1503" w:author="Héctor Bahamonde" w:date="2026-09-18T11:04:00Z" w16du:dateUtc="2026-09-18T09:04:00Z">
              <w:r w:rsidRPr="008372F6">
                <w:rPr>
                  <w:rFonts w:ascii="Arial" w:hAnsi="Arial" w:cs="Arial"/>
                  <w:color w:val="000000"/>
                  <w:sz w:val="24"/>
                  <w:szCs w:val="24"/>
                </w:rPr>
                <w:t>Unconditional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9E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4" w:author="Héctor Bahamonde" w:date="2026-09-18T11:04:00Z" w16du:dateUtc="2026-09-18T09:04:00Z"/>
                <w:rFonts w:ascii="Arial" w:hAnsi="Arial" w:cs="Arial"/>
                <w:color w:val="000000"/>
                <w:sz w:val="24"/>
                <w:szCs w:val="24"/>
              </w:rPr>
            </w:pPr>
            <w:ins w:id="1505" w:author="Héctor Bahamonde" w:date="2026-09-18T11:04:00Z" w16du:dateUtc="2026-09-18T09:04:00Z">
              <w:r w:rsidRPr="008372F6">
                <w:rPr>
                  <w:rFonts w:ascii="Arial" w:hAnsi="Arial" w:cs="Arial"/>
                  <w:color w:val="000000"/>
                  <w:sz w:val="24"/>
                  <w:szCs w:val="24"/>
                </w:rPr>
                <w:t>0.831</w:t>
              </w:r>
              <w:r w:rsidRPr="008372F6">
                <w:rPr>
                  <w:rFonts w:ascii="Arial" w:hAnsi="Arial" w:cs="Arial"/>
                  <w:color w:val="000000"/>
                  <w:sz w:val="24"/>
                  <w:szCs w:val="24"/>
                </w:rPr>
                <w:br/>
                <w:t>[0.573, 1.204]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82E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6" w:author="Héctor Bahamonde" w:date="2026-09-18T11:04:00Z" w16du:dateUtc="2026-09-18T09:04:00Z"/>
                <w:rFonts w:ascii="Arial" w:hAnsi="Arial" w:cs="Arial"/>
                <w:color w:val="000000"/>
                <w:sz w:val="24"/>
                <w:szCs w:val="24"/>
              </w:rPr>
            </w:pPr>
          </w:p>
        </w:tc>
      </w:tr>
      <w:tr w:rsidR="00856CFB" w:rsidRPr="008372F6" w14:paraId="571E3896" w14:textId="77777777" w:rsidTr="00756616">
        <w:trPr>
          <w:cantSplit/>
          <w:jc w:val="center"/>
          <w:ins w:id="150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72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8" w:author="Héctor Bahamonde" w:date="2026-09-18T11:04:00Z" w16du:dateUtc="2026-09-18T09:04:00Z"/>
                <w:rFonts w:ascii="Arial" w:hAnsi="Arial" w:cs="Arial"/>
                <w:color w:val="000000"/>
                <w:sz w:val="24"/>
                <w:szCs w:val="24"/>
              </w:rPr>
            </w:pPr>
            <w:ins w:id="1509" w:author="Héctor Bahamonde" w:date="2026-09-18T11:04:00Z" w16du:dateUtc="2026-09-18T09:04:00Z">
              <w:r w:rsidRPr="008372F6">
                <w:rPr>
                  <w:rFonts w:ascii="Arial" w:hAnsi="Arial" w:cs="Arial"/>
                  <w:color w:val="000000"/>
                  <w:sz w:val="24"/>
                  <w:szCs w:val="24"/>
                </w:rPr>
                <w:t>Unconditional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10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0" w:author="Héctor Bahamonde" w:date="2026-09-18T11:04:00Z" w16du:dateUtc="2026-09-18T09:04:00Z"/>
                <w:rFonts w:ascii="Arial" w:hAnsi="Arial" w:cs="Arial"/>
                <w:color w:val="000000"/>
                <w:sz w:val="24"/>
                <w:szCs w:val="24"/>
              </w:rPr>
            </w:pPr>
            <w:ins w:id="1511" w:author="Héctor Bahamonde" w:date="2026-09-18T11:04:00Z" w16du:dateUtc="2026-09-18T09:04:00Z">
              <w:r w:rsidRPr="008372F6">
                <w:rPr>
                  <w:rFonts w:ascii="Arial" w:hAnsi="Arial" w:cs="Arial"/>
                  <w:color w:val="000000"/>
                  <w:sz w:val="24"/>
                  <w:szCs w:val="24"/>
                </w:rPr>
                <w:t>0.623*</w:t>
              </w:r>
              <w:r w:rsidRPr="008372F6">
                <w:rPr>
                  <w:rFonts w:ascii="Arial" w:hAnsi="Arial" w:cs="Arial"/>
                  <w:color w:val="000000"/>
                  <w:sz w:val="24"/>
                  <w:szCs w:val="24"/>
                </w:rPr>
                <w:br/>
                <w:t>[0.429, 0.905]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BC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2" w:author="Héctor Bahamonde" w:date="2026-09-18T11:04:00Z" w16du:dateUtc="2026-09-18T09:04:00Z"/>
                <w:rFonts w:ascii="Arial" w:hAnsi="Arial" w:cs="Arial"/>
                <w:color w:val="000000"/>
                <w:sz w:val="24"/>
                <w:szCs w:val="24"/>
              </w:rPr>
            </w:pPr>
          </w:p>
        </w:tc>
      </w:tr>
      <w:tr w:rsidR="00856CFB" w:rsidRPr="008372F6" w14:paraId="1D07DF3C" w14:textId="77777777" w:rsidTr="00756616">
        <w:trPr>
          <w:cantSplit/>
          <w:jc w:val="center"/>
          <w:ins w:id="151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B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4" w:author="Héctor Bahamonde" w:date="2026-09-18T11:04:00Z" w16du:dateUtc="2026-09-18T09:04:00Z"/>
                <w:rFonts w:ascii="Arial" w:hAnsi="Arial" w:cs="Arial"/>
                <w:color w:val="000000"/>
                <w:sz w:val="24"/>
                <w:szCs w:val="24"/>
              </w:rPr>
            </w:pPr>
            <w:ins w:id="1515" w:author="Héctor Bahamonde" w:date="2026-09-18T11:04:00Z" w16du:dateUtc="2026-09-18T09:04:00Z">
              <w:r w:rsidRPr="008372F6">
                <w:rPr>
                  <w:rFonts w:ascii="Arial" w:hAnsi="Arial" w:cs="Arial"/>
                  <w:color w:val="000000"/>
                  <w:sz w:val="24"/>
                  <w:szCs w:val="24"/>
                </w:rPr>
                <w:t>Unconditional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4B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6" w:author="Héctor Bahamonde" w:date="2026-09-18T11:04:00Z" w16du:dateUtc="2026-09-18T09:04:00Z"/>
                <w:rFonts w:ascii="Arial" w:hAnsi="Arial" w:cs="Arial"/>
                <w:color w:val="000000"/>
                <w:sz w:val="24"/>
                <w:szCs w:val="24"/>
              </w:rPr>
            </w:pPr>
            <w:ins w:id="1517" w:author="Héctor Bahamonde" w:date="2026-09-18T11:04:00Z" w16du:dateUtc="2026-09-18T09:04:00Z">
              <w:r w:rsidRPr="008372F6">
                <w:rPr>
                  <w:rFonts w:ascii="Arial" w:hAnsi="Arial" w:cs="Arial"/>
                  <w:color w:val="000000"/>
                  <w:sz w:val="24"/>
                  <w:szCs w:val="24"/>
                </w:rPr>
                <w:t>0.609**</w:t>
              </w:r>
              <w:r w:rsidRPr="008372F6">
                <w:rPr>
                  <w:rFonts w:ascii="Arial" w:hAnsi="Arial" w:cs="Arial"/>
                  <w:color w:val="000000"/>
                  <w:sz w:val="24"/>
                  <w:szCs w:val="24"/>
                </w:rPr>
                <w:br/>
                <w:t>[0.425, 0.874]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79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8" w:author="Héctor Bahamonde" w:date="2026-09-18T11:04:00Z" w16du:dateUtc="2026-09-18T09:04:00Z"/>
                <w:rFonts w:ascii="Arial" w:hAnsi="Arial" w:cs="Arial"/>
                <w:color w:val="000000"/>
                <w:sz w:val="24"/>
                <w:szCs w:val="24"/>
              </w:rPr>
            </w:pPr>
          </w:p>
        </w:tc>
      </w:tr>
      <w:tr w:rsidR="00856CFB" w:rsidRPr="008372F6" w14:paraId="1500CA27" w14:textId="77777777" w:rsidTr="00756616">
        <w:trPr>
          <w:cantSplit/>
          <w:jc w:val="center"/>
          <w:ins w:id="151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C9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0" w:author="Héctor Bahamonde" w:date="2026-09-18T11:04:00Z" w16du:dateUtc="2026-09-18T09:04:00Z"/>
                <w:rFonts w:ascii="Arial" w:hAnsi="Arial" w:cs="Arial"/>
                <w:color w:val="000000"/>
                <w:sz w:val="24"/>
                <w:szCs w:val="24"/>
              </w:rPr>
            </w:pPr>
            <w:ins w:id="1521" w:author="Héctor Bahamonde" w:date="2026-09-18T11:04:00Z" w16du:dateUtc="2026-09-18T09:04:00Z">
              <w:r w:rsidRPr="008372F6">
                <w:rPr>
                  <w:rFonts w:ascii="Arial" w:hAnsi="Arial" w:cs="Arial"/>
                  <w:color w:val="000000"/>
                  <w:sz w:val="24"/>
                  <w:szCs w:val="24"/>
                </w:rPr>
                <w:t>Unconditional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4E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2" w:author="Héctor Bahamonde" w:date="2026-09-18T11:04:00Z" w16du:dateUtc="2026-09-18T09:04:00Z"/>
                <w:rFonts w:ascii="Arial" w:hAnsi="Arial" w:cs="Arial"/>
                <w:color w:val="000000"/>
                <w:sz w:val="24"/>
                <w:szCs w:val="24"/>
              </w:rPr>
            </w:pPr>
            <w:ins w:id="1523" w:author="Héctor Bahamonde" w:date="2026-09-18T11:04:00Z" w16du:dateUtc="2026-09-18T09:04:00Z">
              <w:r w:rsidRPr="008372F6">
                <w:rPr>
                  <w:rFonts w:ascii="Arial" w:hAnsi="Arial" w:cs="Arial"/>
                  <w:color w:val="000000"/>
                  <w:sz w:val="24"/>
                  <w:szCs w:val="24"/>
                </w:rPr>
                <w:t>0.953</w:t>
              </w:r>
              <w:r w:rsidRPr="008372F6">
                <w:rPr>
                  <w:rFonts w:ascii="Arial" w:hAnsi="Arial" w:cs="Arial"/>
                  <w:color w:val="000000"/>
                  <w:sz w:val="24"/>
                  <w:szCs w:val="24"/>
                </w:rPr>
                <w:br/>
                <w:t>[0.684, 1.330]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6B0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4" w:author="Héctor Bahamonde" w:date="2026-09-18T11:04:00Z" w16du:dateUtc="2026-09-18T09:04:00Z"/>
                <w:rFonts w:ascii="Arial" w:hAnsi="Arial" w:cs="Arial"/>
                <w:color w:val="000000"/>
                <w:sz w:val="24"/>
                <w:szCs w:val="24"/>
              </w:rPr>
            </w:pPr>
          </w:p>
        </w:tc>
      </w:tr>
      <w:tr w:rsidR="00856CFB" w:rsidRPr="008372F6" w14:paraId="39CC0D8A" w14:textId="77777777" w:rsidTr="00756616">
        <w:trPr>
          <w:cantSplit/>
          <w:jc w:val="center"/>
          <w:ins w:id="152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E3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6" w:author="Héctor Bahamonde" w:date="2026-09-18T11:04:00Z" w16du:dateUtc="2026-09-18T09:04:00Z"/>
                <w:rFonts w:ascii="Arial" w:hAnsi="Arial" w:cs="Arial"/>
                <w:color w:val="000000"/>
                <w:sz w:val="24"/>
                <w:szCs w:val="24"/>
              </w:rPr>
            </w:pPr>
            <w:ins w:id="1527" w:author="Héctor Bahamonde" w:date="2026-09-18T11:04:00Z" w16du:dateUtc="2026-09-18T09:04:00Z">
              <w:r w:rsidRPr="008372F6">
                <w:rPr>
                  <w:rFonts w:ascii="Arial" w:hAnsi="Arial" w:cs="Arial"/>
                  <w:color w:val="000000"/>
                  <w:sz w:val="24"/>
                  <w:szCs w:val="24"/>
                </w:rPr>
                <w:t>Unconditional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8" w:author="Héctor Bahamonde" w:date="2026-09-18T11:04:00Z" w16du:dateUtc="2026-09-18T09:04:00Z"/>
                <w:rFonts w:ascii="Arial" w:hAnsi="Arial" w:cs="Arial"/>
                <w:color w:val="000000"/>
                <w:sz w:val="24"/>
                <w:szCs w:val="24"/>
              </w:rPr>
            </w:pPr>
            <w:ins w:id="1529" w:author="Héctor Bahamonde" w:date="2026-09-18T11:04:00Z" w16du:dateUtc="2026-09-18T09:04:00Z">
              <w:r w:rsidRPr="008372F6">
                <w:rPr>
                  <w:rFonts w:ascii="Arial" w:hAnsi="Arial" w:cs="Arial"/>
                  <w:color w:val="000000"/>
                  <w:sz w:val="24"/>
                  <w:szCs w:val="24"/>
                </w:rPr>
                <w:t>0.909</w:t>
              </w:r>
              <w:r w:rsidRPr="008372F6">
                <w:rPr>
                  <w:rFonts w:ascii="Arial" w:hAnsi="Arial" w:cs="Arial"/>
                  <w:color w:val="000000"/>
                  <w:sz w:val="24"/>
                  <w:szCs w:val="24"/>
                </w:rPr>
                <w:br/>
                <w:t>[0.597, 1.385]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2EA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0" w:author="Héctor Bahamonde" w:date="2026-09-18T11:04:00Z" w16du:dateUtc="2026-09-18T09:04:00Z"/>
                <w:rFonts w:ascii="Arial" w:hAnsi="Arial" w:cs="Arial"/>
                <w:color w:val="000000"/>
                <w:sz w:val="24"/>
                <w:szCs w:val="24"/>
              </w:rPr>
            </w:pPr>
          </w:p>
        </w:tc>
      </w:tr>
      <w:tr w:rsidR="00856CFB" w:rsidRPr="008372F6" w14:paraId="0DA79E4F" w14:textId="77777777" w:rsidTr="00756616">
        <w:trPr>
          <w:cantSplit/>
          <w:jc w:val="center"/>
          <w:ins w:id="153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37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2" w:author="Héctor Bahamonde" w:date="2026-09-18T11:04:00Z" w16du:dateUtc="2026-09-18T09:04:00Z"/>
                <w:rFonts w:ascii="Arial" w:hAnsi="Arial" w:cs="Arial"/>
                <w:color w:val="000000"/>
                <w:sz w:val="24"/>
                <w:szCs w:val="24"/>
              </w:rPr>
            </w:pPr>
            <w:ins w:id="1533" w:author="Héctor Bahamonde" w:date="2026-09-18T11:04:00Z" w16du:dateUtc="2026-09-18T09:04:00Z">
              <w:r w:rsidRPr="008372F6">
                <w:rPr>
                  <w:rFonts w:ascii="Arial" w:hAnsi="Arial" w:cs="Arial"/>
                  <w:color w:val="000000"/>
                  <w:sz w:val="24"/>
                  <w:szCs w:val="24"/>
                </w:rPr>
                <w:t>Unconditional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9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4" w:author="Héctor Bahamonde" w:date="2026-09-18T11:04:00Z" w16du:dateUtc="2026-09-18T09:04:00Z"/>
                <w:rFonts w:ascii="Arial" w:hAnsi="Arial" w:cs="Arial"/>
                <w:color w:val="000000"/>
                <w:sz w:val="24"/>
                <w:szCs w:val="24"/>
              </w:rPr>
            </w:pPr>
            <w:ins w:id="1535" w:author="Héctor Bahamonde" w:date="2026-09-18T11:04:00Z" w16du:dateUtc="2026-09-18T09:04:00Z">
              <w:r w:rsidRPr="008372F6">
                <w:rPr>
                  <w:rFonts w:ascii="Arial" w:hAnsi="Arial" w:cs="Arial"/>
                  <w:color w:val="000000"/>
                  <w:sz w:val="24"/>
                  <w:szCs w:val="24"/>
                </w:rPr>
                <w:t>1.193</w:t>
              </w:r>
              <w:r w:rsidRPr="008372F6">
                <w:rPr>
                  <w:rFonts w:ascii="Arial" w:hAnsi="Arial" w:cs="Arial"/>
                  <w:color w:val="000000"/>
                  <w:sz w:val="24"/>
                  <w:szCs w:val="24"/>
                </w:rPr>
                <w:br/>
                <w:t>[0.637, 2.235]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09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6" w:author="Héctor Bahamonde" w:date="2026-09-18T11:04:00Z" w16du:dateUtc="2026-09-18T09:04:00Z"/>
                <w:rFonts w:ascii="Arial" w:hAnsi="Arial" w:cs="Arial"/>
                <w:color w:val="000000"/>
                <w:sz w:val="24"/>
                <w:szCs w:val="24"/>
              </w:rPr>
            </w:pPr>
          </w:p>
        </w:tc>
      </w:tr>
      <w:tr w:rsidR="00856CFB" w:rsidRPr="008372F6" w14:paraId="008F15B3" w14:textId="77777777" w:rsidTr="00756616">
        <w:trPr>
          <w:cantSplit/>
          <w:jc w:val="center"/>
          <w:ins w:id="153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02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8" w:author="Héctor Bahamonde" w:date="2026-09-18T11:04:00Z" w16du:dateUtc="2026-09-18T09:04:00Z"/>
                <w:rFonts w:ascii="Arial" w:hAnsi="Arial" w:cs="Arial"/>
                <w:color w:val="000000"/>
                <w:sz w:val="24"/>
                <w:szCs w:val="24"/>
              </w:rPr>
            </w:pPr>
            <w:ins w:id="1539" w:author="Héctor Bahamonde" w:date="2026-09-18T11:04:00Z" w16du:dateUtc="2026-09-18T09:04:00Z">
              <w:r w:rsidRPr="008372F6">
                <w:rPr>
                  <w:rFonts w:ascii="Arial" w:hAnsi="Arial" w:cs="Arial"/>
                  <w:color w:val="000000"/>
                  <w:sz w:val="24"/>
                  <w:szCs w:val="24"/>
                </w:rPr>
                <w:t>Unconditional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40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0" w:author="Héctor Bahamonde" w:date="2026-09-18T11:04:00Z" w16du:dateUtc="2026-09-18T09:04:00Z"/>
                <w:rFonts w:ascii="Arial" w:hAnsi="Arial" w:cs="Arial"/>
                <w:color w:val="000000"/>
                <w:sz w:val="24"/>
                <w:szCs w:val="24"/>
              </w:rPr>
            </w:pPr>
            <w:ins w:id="1541" w:author="Héctor Bahamonde" w:date="2026-09-18T11:04:00Z" w16du:dateUtc="2026-09-18T09:04:00Z">
              <w:r w:rsidRPr="008372F6">
                <w:rPr>
                  <w:rFonts w:ascii="Arial" w:hAnsi="Arial" w:cs="Arial"/>
                  <w:color w:val="000000"/>
                  <w:sz w:val="24"/>
                  <w:szCs w:val="24"/>
                </w:rPr>
                <w:t>1.088</w:t>
              </w:r>
              <w:r w:rsidRPr="008372F6">
                <w:rPr>
                  <w:rFonts w:ascii="Arial" w:hAnsi="Arial" w:cs="Arial"/>
                  <w:color w:val="000000"/>
                  <w:sz w:val="24"/>
                  <w:szCs w:val="24"/>
                </w:rPr>
                <w:br/>
                <w:t>[0.755, 1.568]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DC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2" w:author="Héctor Bahamonde" w:date="2026-09-18T11:04:00Z" w16du:dateUtc="2026-09-18T09:04:00Z"/>
                <w:rFonts w:ascii="Arial" w:hAnsi="Arial" w:cs="Arial"/>
                <w:color w:val="000000"/>
                <w:sz w:val="24"/>
                <w:szCs w:val="24"/>
              </w:rPr>
            </w:pPr>
          </w:p>
        </w:tc>
      </w:tr>
      <w:tr w:rsidR="00856CFB" w:rsidRPr="008372F6" w14:paraId="73733ED5" w14:textId="77777777" w:rsidTr="00756616">
        <w:trPr>
          <w:cantSplit/>
          <w:jc w:val="center"/>
          <w:ins w:id="154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036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4" w:author="Héctor Bahamonde" w:date="2026-09-18T11:04:00Z" w16du:dateUtc="2026-09-18T09:04:00Z"/>
                <w:rFonts w:ascii="Arial" w:hAnsi="Arial" w:cs="Arial"/>
                <w:color w:val="000000"/>
                <w:sz w:val="24"/>
                <w:szCs w:val="24"/>
              </w:rPr>
            </w:pPr>
            <w:ins w:id="1545" w:author="Héctor Bahamonde" w:date="2026-09-18T11:04:00Z" w16du:dateUtc="2026-09-18T09:04:00Z">
              <w:r w:rsidRPr="008372F6">
                <w:rPr>
                  <w:rFonts w:ascii="Arial" w:hAnsi="Arial" w:cs="Arial"/>
                  <w:color w:val="000000"/>
                  <w:sz w:val="24"/>
                  <w:szCs w:val="24"/>
                </w:rPr>
                <w:lastRenderedPageBreak/>
                <w:t>Unconditional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97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6" w:author="Héctor Bahamonde" w:date="2026-09-18T11:04:00Z" w16du:dateUtc="2026-09-18T09:04:00Z"/>
                <w:rFonts w:ascii="Arial" w:hAnsi="Arial" w:cs="Arial"/>
                <w:color w:val="000000"/>
                <w:sz w:val="24"/>
                <w:szCs w:val="24"/>
              </w:rPr>
            </w:pPr>
            <w:ins w:id="1547" w:author="Héctor Bahamonde" w:date="2026-09-18T11:04:00Z" w16du:dateUtc="2026-09-18T09:04:00Z">
              <w:r w:rsidRPr="008372F6">
                <w:rPr>
                  <w:rFonts w:ascii="Arial" w:hAnsi="Arial" w:cs="Arial"/>
                  <w:color w:val="000000"/>
                  <w:sz w:val="24"/>
                  <w:szCs w:val="24"/>
                </w:rPr>
                <w:t>0.510**</w:t>
              </w:r>
              <w:r w:rsidRPr="008372F6">
                <w:rPr>
                  <w:rFonts w:ascii="Arial" w:hAnsi="Arial" w:cs="Arial"/>
                  <w:color w:val="000000"/>
                  <w:sz w:val="24"/>
                  <w:szCs w:val="24"/>
                </w:rPr>
                <w:br/>
                <w:t>[0.317, 0.822]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A54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8" w:author="Héctor Bahamonde" w:date="2026-09-18T11:04:00Z" w16du:dateUtc="2026-09-18T09:04:00Z"/>
                <w:rFonts w:ascii="Arial" w:hAnsi="Arial" w:cs="Arial"/>
                <w:color w:val="000000"/>
                <w:sz w:val="24"/>
                <w:szCs w:val="24"/>
              </w:rPr>
            </w:pPr>
          </w:p>
        </w:tc>
      </w:tr>
      <w:tr w:rsidR="00856CFB" w:rsidRPr="008372F6" w14:paraId="4CE6064F" w14:textId="77777777" w:rsidTr="00756616">
        <w:trPr>
          <w:cantSplit/>
          <w:jc w:val="center"/>
          <w:ins w:id="154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6A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0" w:author="Héctor Bahamonde" w:date="2026-09-18T11:04:00Z" w16du:dateUtc="2026-09-18T09:04:00Z"/>
                <w:rFonts w:ascii="Arial" w:hAnsi="Arial" w:cs="Arial"/>
                <w:color w:val="000000"/>
                <w:sz w:val="24"/>
                <w:szCs w:val="24"/>
              </w:rPr>
            </w:pPr>
            <w:ins w:id="1551" w:author="Héctor Bahamonde" w:date="2026-09-18T11:04:00Z" w16du:dateUtc="2026-09-18T09:04:00Z">
              <w:r w:rsidRPr="008372F6">
                <w:rPr>
                  <w:rFonts w:ascii="Arial" w:hAnsi="Arial" w:cs="Arial"/>
                  <w:color w:val="000000"/>
                  <w:sz w:val="24"/>
                  <w:szCs w:val="24"/>
                </w:rPr>
                <w:t>Unconditional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EE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2" w:author="Héctor Bahamonde" w:date="2026-09-18T11:04:00Z" w16du:dateUtc="2026-09-18T09:04:00Z"/>
                <w:rFonts w:ascii="Arial" w:hAnsi="Arial" w:cs="Arial"/>
                <w:color w:val="000000"/>
                <w:sz w:val="24"/>
                <w:szCs w:val="24"/>
              </w:rPr>
            </w:pPr>
            <w:ins w:id="1553" w:author="Héctor Bahamonde" w:date="2026-09-18T11:04:00Z" w16du:dateUtc="2026-09-18T09:04:00Z">
              <w:r w:rsidRPr="008372F6">
                <w:rPr>
                  <w:rFonts w:ascii="Arial" w:hAnsi="Arial" w:cs="Arial"/>
                  <w:color w:val="000000"/>
                  <w:sz w:val="24"/>
                  <w:szCs w:val="24"/>
                </w:rPr>
                <w:t>1.743</w:t>
              </w:r>
              <w:r w:rsidRPr="008372F6">
                <w:rPr>
                  <w:rFonts w:ascii="Arial" w:hAnsi="Arial" w:cs="Arial"/>
                  <w:color w:val="000000"/>
                  <w:sz w:val="24"/>
                  <w:szCs w:val="24"/>
                </w:rPr>
                <w:br/>
                <w:t>[0.879, 3.455]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26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4" w:author="Héctor Bahamonde" w:date="2026-09-18T11:04:00Z" w16du:dateUtc="2026-09-18T09:04:00Z"/>
                <w:rFonts w:ascii="Arial" w:hAnsi="Arial" w:cs="Arial"/>
                <w:color w:val="000000"/>
                <w:sz w:val="24"/>
                <w:szCs w:val="24"/>
              </w:rPr>
            </w:pPr>
          </w:p>
        </w:tc>
      </w:tr>
      <w:tr w:rsidR="00856CFB" w:rsidRPr="008372F6" w14:paraId="3E2BE517" w14:textId="77777777" w:rsidTr="00756616">
        <w:trPr>
          <w:cantSplit/>
          <w:jc w:val="center"/>
          <w:ins w:id="155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6" w:author="Héctor Bahamonde" w:date="2026-09-18T11:04:00Z" w16du:dateUtc="2026-09-18T09:04:00Z"/>
                <w:rFonts w:ascii="Arial" w:hAnsi="Arial" w:cs="Arial"/>
                <w:color w:val="000000"/>
                <w:sz w:val="24"/>
                <w:szCs w:val="24"/>
              </w:rPr>
            </w:pPr>
            <w:ins w:id="1557" w:author="Héctor Bahamonde" w:date="2026-09-18T11:04:00Z" w16du:dateUtc="2026-09-18T09:04:00Z">
              <w:r w:rsidRPr="008372F6">
                <w:rPr>
                  <w:rFonts w:ascii="Arial" w:hAnsi="Arial" w:cs="Arial"/>
                  <w:color w:val="000000"/>
                  <w:sz w:val="24"/>
                  <w:szCs w:val="24"/>
                </w:rPr>
                <w:t>Don't know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8F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8" w:author="Héctor Bahamonde" w:date="2026-09-18T11:04:00Z" w16du:dateUtc="2026-09-18T09:04:00Z"/>
                <w:rFonts w:ascii="Arial" w:hAnsi="Arial" w:cs="Arial"/>
                <w:color w:val="000000"/>
                <w:sz w:val="24"/>
                <w:szCs w:val="24"/>
              </w:rPr>
            </w:pPr>
            <w:ins w:id="1559" w:author="Héctor Bahamonde" w:date="2026-09-18T11:04:00Z" w16du:dateUtc="2026-09-18T09:04:00Z">
              <w:r w:rsidRPr="008372F6">
                <w:rPr>
                  <w:rFonts w:ascii="Arial" w:hAnsi="Arial" w:cs="Arial"/>
                  <w:color w:val="000000"/>
                  <w:sz w:val="24"/>
                  <w:szCs w:val="24"/>
                </w:rPr>
                <w:t>0.159***</w:t>
              </w:r>
              <w:r w:rsidRPr="008372F6">
                <w:rPr>
                  <w:rFonts w:ascii="Arial" w:hAnsi="Arial" w:cs="Arial"/>
                  <w:color w:val="000000"/>
                  <w:sz w:val="24"/>
                  <w:szCs w:val="24"/>
                </w:rPr>
                <w:br/>
                <w:t>[0.084, 0.302]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23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0" w:author="Héctor Bahamonde" w:date="2026-09-18T11:04:00Z" w16du:dateUtc="2026-09-18T09:04:00Z"/>
                <w:rFonts w:ascii="Arial" w:hAnsi="Arial" w:cs="Arial"/>
                <w:color w:val="000000"/>
                <w:sz w:val="24"/>
                <w:szCs w:val="24"/>
              </w:rPr>
            </w:pPr>
          </w:p>
        </w:tc>
      </w:tr>
      <w:tr w:rsidR="00856CFB" w:rsidRPr="008372F6" w14:paraId="1A935B7F" w14:textId="77777777" w:rsidTr="00756616">
        <w:trPr>
          <w:cantSplit/>
          <w:jc w:val="center"/>
          <w:ins w:id="156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6AB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2" w:author="Héctor Bahamonde" w:date="2026-09-18T11:04:00Z" w16du:dateUtc="2026-09-18T09:04:00Z"/>
                <w:rFonts w:ascii="Arial" w:hAnsi="Arial" w:cs="Arial"/>
                <w:color w:val="000000"/>
                <w:sz w:val="24"/>
                <w:szCs w:val="24"/>
              </w:rPr>
            </w:pPr>
            <w:ins w:id="1563" w:author="Héctor Bahamonde" w:date="2026-09-18T11:04:00Z" w16du:dateUtc="2026-09-18T09:04:00Z">
              <w:r w:rsidRPr="008372F6">
                <w:rPr>
                  <w:rFonts w:ascii="Arial" w:hAnsi="Arial" w:cs="Arial"/>
                  <w:color w:val="000000"/>
                  <w:sz w:val="24"/>
                  <w:szCs w:val="24"/>
                </w:rPr>
                <w:t>Don't know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B8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4" w:author="Héctor Bahamonde" w:date="2026-09-18T11:04:00Z" w16du:dateUtc="2026-09-18T09:04:00Z"/>
                <w:rFonts w:ascii="Arial" w:hAnsi="Arial" w:cs="Arial"/>
                <w:color w:val="000000"/>
                <w:sz w:val="24"/>
                <w:szCs w:val="24"/>
              </w:rPr>
            </w:pPr>
            <w:ins w:id="1565" w:author="Héctor Bahamonde" w:date="2026-09-18T11:04:00Z" w16du:dateUtc="2026-09-18T09:04:00Z">
              <w:r w:rsidRPr="008372F6">
                <w:rPr>
                  <w:rFonts w:ascii="Arial" w:hAnsi="Arial" w:cs="Arial"/>
                  <w:color w:val="000000"/>
                  <w:sz w:val="24"/>
                  <w:szCs w:val="24"/>
                </w:rPr>
                <w:t>3.328***</w:t>
              </w:r>
              <w:r w:rsidRPr="008372F6">
                <w:rPr>
                  <w:rFonts w:ascii="Arial" w:hAnsi="Arial" w:cs="Arial"/>
                  <w:color w:val="000000"/>
                  <w:sz w:val="24"/>
                  <w:szCs w:val="24"/>
                </w:rPr>
                <w:br/>
                <w:t>[2.315, 4.785]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298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6" w:author="Héctor Bahamonde" w:date="2026-09-18T11:04:00Z" w16du:dateUtc="2026-09-18T09:04:00Z"/>
                <w:rFonts w:ascii="Arial" w:hAnsi="Arial" w:cs="Arial"/>
                <w:color w:val="000000"/>
                <w:sz w:val="24"/>
                <w:szCs w:val="24"/>
              </w:rPr>
            </w:pPr>
          </w:p>
        </w:tc>
      </w:tr>
      <w:tr w:rsidR="00856CFB" w:rsidRPr="008372F6" w14:paraId="087D0881" w14:textId="77777777" w:rsidTr="00756616">
        <w:trPr>
          <w:cantSplit/>
          <w:jc w:val="center"/>
          <w:ins w:id="156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D6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8" w:author="Héctor Bahamonde" w:date="2026-09-18T11:04:00Z" w16du:dateUtc="2026-09-18T09:04:00Z"/>
                <w:rFonts w:ascii="Arial" w:hAnsi="Arial" w:cs="Arial"/>
                <w:color w:val="000000"/>
                <w:sz w:val="24"/>
                <w:szCs w:val="24"/>
              </w:rPr>
            </w:pPr>
            <w:ins w:id="1569" w:author="Héctor Bahamonde" w:date="2026-09-18T11:04:00Z" w16du:dateUtc="2026-09-18T09:04:00Z">
              <w:r w:rsidRPr="008372F6">
                <w:rPr>
                  <w:rFonts w:ascii="Arial" w:hAnsi="Arial" w:cs="Arial"/>
                  <w:color w:val="000000"/>
                  <w:sz w:val="24"/>
                  <w:szCs w:val="24"/>
                </w:rPr>
                <w:t>Don't know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206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0" w:author="Héctor Bahamonde" w:date="2026-09-18T11:04:00Z" w16du:dateUtc="2026-09-18T09:04:00Z"/>
                <w:rFonts w:ascii="Arial" w:hAnsi="Arial" w:cs="Arial"/>
                <w:color w:val="000000"/>
                <w:sz w:val="24"/>
                <w:szCs w:val="24"/>
              </w:rPr>
            </w:pPr>
            <w:ins w:id="1571" w:author="Héctor Bahamonde" w:date="2026-09-18T11:04:00Z" w16du:dateUtc="2026-09-18T09:04:00Z">
              <w:r w:rsidRPr="008372F6">
                <w:rPr>
                  <w:rFonts w:ascii="Arial" w:hAnsi="Arial" w:cs="Arial"/>
                  <w:color w:val="000000"/>
                  <w:sz w:val="24"/>
                  <w:szCs w:val="24"/>
                </w:rPr>
                <w:t>1.946***</w:t>
              </w:r>
              <w:r w:rsidRPr="008372F6">
                <w:rPr>
                  <w:rFonts w:ascii="Arial" w:hAnsi="Arial" w:cs="Arial"/>
                  <w:color w:val="000000"/>
                  <w:sz w:val="24"/>
                  <w:szCs w:val="24"/>
                </w:rPr>
                <w:br/>
                <w:t>[1.374, 2.757]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7B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2" w:author="Héctor Bahamonde" w:date="2026-09-18T11:04:00Z" w16du:dateUtc="2026-09-18T09:04:00Z"/>
                <w:rFonts w:ascii="Arial" w:hAnsi="Arial" w:cs="Arial"/>
                <w:color w:val="000000"/>
                <w:sz w:val="24"/>
                <w:szCs w:val="24"/>
              </w:rPr>
            </w:pPr>
          </w:p>
        </w:tc>
      </w:tr>
      <w:tr w:rsidR="00856CFB" w:rsidRPr="008372F6" w14:paraId="09014C37" w14:textId="77777777" w:rsidTr="00756616">
        <w:trPr>
          <w:cantSplit/>
          <w:jc w:val="center"/>
          <w:ins w:id="157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F8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4" w:author="Héctor Bahamonde" w:date="2026-09-18T11:04:00Z" w16du:dateUtc="2026-09-18T09:04:00Z"/>
                <w:rFonts w:ascii="Arial" w:hAnsi="Arial" w:cs="Arial"/>
                <w:color w:val="000000"/>
                <w:sz w:val="24"/>
                <w:szCs w:val="24"/>
              </w:rPr>
            </w:pPr>
            <w:ins w:id="1575" w:author="Héctor Bahamonde" w:date="2026-09-18T11:04:00Z" w16du:dateUtc="2026-09-18T09:04:00Z">
              <w:r w:rsidRPr="008372F6">
                <w:rPr>
                  <w:rFonts w:ascii="Arial" w:hAnsi="Arial" w:cs="Arial"/>
                  <w:color w:val="000000"/>
                  <w:sz w:val="24"/>
                  <w:szCs w:val="24"/>
                </w:rPr>
                <w:t>Don't know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DC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6" w:author="Héctor Bahamonde" w:date="2026-09-18T11:04:00Z" w16du:dateUtc="2026-09-18T09:04:00Z"/>
                <w:rFonts w:ascii="Arial" w:hAnsi="Arial" w:cs="Arial"/>
                <w:color w:val="000000"/>
                <w:sz w:val="24"/>
                <w:szCs w:val="24"/>
              </w:rPr>
            </w:pPr>
            <w:ins w:id="1577" w:author="Héctor Bahamonde" w:date="2026-09-18T11:04:00Z" w16du:dateUtc="2026-09-18T09:04:00Z">
              <w:r w:rsidRPr="008372F6">
                <w:rPr>
                  <w:rFonts w:ascii="Arial" w:hAnsi="Arial" w:cs="Arial"/>
                  <w:color w:val="000000"/>
                  <w:sz w:val="24"/>
                  <w:szCs w:val="24"/>
                </w:rPr>
                <w:t>0.775+</w:t>
              </w:r>
              <w:r w:rsidRPr="008372F6">
                <w:rPr>
                  <w:rFonts w:ascii="Arial" w:hAnsi="Arial" w:cs="Arial"/>
                  <w:color w:val="000000"/>
                  <w:sz w:val="24"/>
                  <w:szCs w:val="24"/>
                </w:rPr>
                <w:br/>
                <w:t>[0.582, 1.031]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39D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8" w:author="Héctor Bahamonde" w:date="2026-09-18T11:04:00Z" w16du:dateUtc="2026-09-18T09:04:00Z"/>
                <w:rFonts w:ascii="Arial" w:hAnsi="Arial" w:cs="Arial"/>
                <w:color w:val="000000"/>
                <w:sz w:val="24"/>
                <w:szCs w:val="24"/>
              </w:rPr>
            </w:pPr>
          </w:p>
        </w:tc>
      </w:tr>
      <w:tr w:rsidR="00856CFB" w:rsidRPr="008372F6" w14:paraId="4FF111DA" w14:textId="77777777" w:rsidTr="00756616">
        <w:trPr>
          <w:cantSplit/>
          <w:jc w:val="center"/>
          <w:ins w:id="157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9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0" w:author="Héctor Bahamonde" w:date="2026-09-18T11:04:00Z" w16du:dateUtc="2026-09-18T09:04:00Z"/>
                <w:rFonts w:ascii="Arial" w:hAnsi="Arial" w:cs="Arial"/>
                <w:color w:val="000000"/>
                <w:sz w:val="24"/>
                <w:szCs w:val="24"/>
              </w:rPr>
            </w:pPr>
            <w:ins w:id="1581" w:author="Héctor Bahamonde" w:date="2026-09-18T11:04:00Z" w16du:dateUtc="2026-09-18T09:04:00Z">
              <w:r w:rsidRPr="008372F6">
                <w:rPr>
                  <w:rFonts w:ascii="Arial" w:hAnsi="Arial" w:cs="Arial"/>
                  <w:color w:val="000000"/>
                  <w:sz w:val="24"/>
                  <w:szCs w:val="24"/>
                </w:rPr>
                <w:t>Don't know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E1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2" w:author="Héctor Bahamonde" w:date="2026-09-18T11:04:00Z" w16du:dateUtc="2026-09-18T09:04:00Z"/>
                <w:rFonts w:ascii="Arial" w:hAnsi="Arial" w:cs="Arial"/>
                <w:color w:val="000000"/>
                <w:sz w:val="24"/>
                <w:szCs w:val="24"/>
              </w:rPr>
            </w:pPr>
            <w:ins w:id="1583" w:author="Héctor Bahamonde" w:date="2026-09-18T11:04:00Z" w16du:dateUtc="2026-09-18T09:04:00Z">
              <w:r w:rsidRPr="008372F6">
                <w:rPr>
                  <w:rFonts w:ascii="Arial" w:hAnsi="Arial" w:cs="Arial"/>
                  <w:color w:val="000000"/>
                  <w:sz w:val="24"/>
                  <w:szCs w:val="24"/>
                </w:rPr>
                <w:t>1.029***</w:t>
              </w:r>
              <w:r w:rsidRPr="008372F6">
                <w:rPr>
                  <w:rFonts w:ascii="Arial" w:hAnsi="Arial" w:cs="Arial"/>
                  <w:color w:val="000000"/>
                  <w:sz w:val="24"/>
                  <w:szCs w:val="24"/>
                </w:rPr>
                <w:br/>
                <w:t>[1.020, 1.038]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0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4" w:author="Héctor Bahamonde" w:date="2026-09-18T11:04:00Z" w16du:dateUtc="2026-09-18T09:04:00Z"/>
                <w:rFonts w:ascii="Arial" w:hAnsi="Arial" w:cs="Arial"/>
                <w:color w:val="000000"/>
                <w:sz w:val="24"/>
                <w:szCs w:val="24"/>
              </w:rPr>
            </w:pPr>
          </w:p>
        </w:tc>
      </w:tr>
      <w:tr w:rsidR="00856CFB" w:rsidRPr="008372F6" w14:paraId="2DC399A6" w14:textId="77777777" w:rsidTr="00756616">
        <w:trPr>
          <w:cantSplit/>
          <w:jc w:val="center"/>
          <w:ins w:id="158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C2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6" w:author="Héctor Bahamonde" w:date="2026-09-18T11:04:00Z" w16du:dateUtc="2026-09-18T09:04:00Z"/>
                <w:rFonts w:ascii="Arial" w:hAnsi="Arial" w:cs="Arial"/>
                <w:color w:val="000000"/>
                <w:sz w:val="24"/>
                <w:szCs w:val="24"/>
              </w:rPr>
            </w:pPr>
            <w:ins w:id="1587" w:author="Héctor Bahamonde" w:date="2026-09-18T11:04:00Z" w16du:dateUtc="2026-09-18T09:04:00Z">
              <w:r w:rsidRPr="008372F6">
                <w:rPr>
                  <w:rFonts w:ascii="Arial" w:hAnsi="Arial" w:cs="Arial"/>
                  <w:color w:val="000000"/>
                  <w:sz w:val="24"/>
                  <w:szCs w:val="24"/>
                </w:rPr>
                <w:t>Don't know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898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8" w:author="Héctor Bahamonde" w:date="2026-09-18T11:04:00Z" w16du:dateUtc="2026-09-18T09:04:00Z"/>
                <w:rFonts w:ascii="Arial" w:hAnsi="Arial" w:cs="Arial"/>
                <w:color w:val="000000"/>
                <w:sz w:val="24"/>
                <w:szCs w:val="24"/>
              </w:rPr>
            </w:pPr>
            <w:ins w:id="1589" w:author="Héctor Bahamonde" w:date="2026-09-18T11:04:00Z" w16du:dateUtc="2026-09-18T09:04:00Z">
              <w:r w:rsidRPr="008372F6">
                <w:rPr>
                  <w:rFonts w:ascii="Arial" w:hAnsi="Arial" w:cs="Arial"/>
                  <w:color w:val="000000"/>
                  <w:sz w:val="24"/>
                  <w:szCs w:val="24"/>
                </w:rPr>
                <w:t>0.963</w:t>
              </w:r>
              <w:r w:rsidRPr="008372F6">
                <w:rPr>
                  <w:rFonts w:ascii="Arial" w:hAnsi="Arial" w:cs="Arial"/>
                  <w:color w:val="000000"/>
                  <w:sz w:val="24"/>
                  <w:szCs w:val="24"/>
                </w:rPr>
                <w:br/>
                <w:t>[0.684, 1.355]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BD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0" w:author="Héctor Bahamonde" w:date="2026-09-18T11:04:00Z" w16du:dateUtc="2026-09-18T09:04:00Z"/>
                <w:rFonts w:ascii="Arial" w:hAnsi="Arial" w:cs="Arial"/>
                <w:color w:val="000000"/>
                <w:sz w:val="24"/>
                <w:szCs w:val="24"/>
              </w:rPr>
            </w:pPr>
          </w:p>
        </w:tc>
      </w:tr>
      <w:tr w:rsidR="00856CFB" w:rsidRPr="008372F6" w14:paraId="14DD665E" w14:textId="77777777" w:rsidTr="00756616">
        <w:trPr>
          <w:cantSplit/>
          <w:jc w:val="center"/>
          <w:ins w:id="159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40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2" w:author="Héctor Bahamonde" w:date="2026-09-18T11:04:00Z" w16du:dateUtc="2026-09-18T09:04:00Z"/>
                <w:rFonts w:ascii="Arial" w:hAnsi="Arial" w:cs="Arial"/>
                <w:color w:val="000000"/>
                <w:sz w:val="24"/>
                <w:szCs w:val="24"/>
              </w:rPr>
            </w:pPr>
            <w:ins w:id="1593" w:author="Héctor Bahamonde" w:date="2026-09-18T11:04:00Z" w16du:dateUtc="2026-09-18T09:04:00Z">
              <w:r w:rsidRPr="008372F6">
                <w:rPr>
                  <w:rFonts w:ascii="Arial" w:hAnsi="Arial" w:cs="Arial"/>
                  <w:color w:val="000000"/>
                  <w:sz w:val="24"/>
                  <w:szCs w:val="24"/>
                </w:rPr>
                <w:t>Don't know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66A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4" w:author="Héctor Bahamonde" w:date="2026-09-18T11:04:00Z" w16du:dateUtc="2026-09-18T09:04:00Z"/>
                <w:rFonts w:ascii="Arial" w:hAnsi="Arial" w:cs="Arial"/>
                <w:color w:val="000000"/>
                <w:sz w:val="24"/>
                <w:szCs w:val="24"/>
              </w:rPr>
            </w:pPr>
            <w:ins w:id="1595" w:author="Héctor Bahamonde" w:date="2026-09-18T11:04:00Z" w16du:dateUtc="2026-09-18T09:04:00Z">
              <w:r w:rsidRPr="008372F6">
                <w:rPr>
                  <w:rFonts w:ascii="Arial" w:hAnsi="Arial" w:cs="Arial"/>
                  <w:color w:val="000000"/>
                  <w:sz w:val="24"/>
                  <w:szCs w:val="24"/>
                </w:rPr>
                <w:t>0.411***</w:t>
              </w:r>
              <w:r w:rsidRPr="008372F6">
                <w:rPr>
                  <w:rFonts w:ascii="Arial" w:hAnsi="Arial" w:cs="Arial"/>
                  <w:color w:val="000000"/>
                  <w:sz w:val="24"/>
                  <w:szCs w:val="24"/>
                </w:rPr>
                <w:br/>
                <w:t>[0.248, 0.681]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74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6" w:author="Héctor Bahamonde" w:date="2026-09-18T11:04:00Z" w16du:dateUtc="2026-09-18T09:04:00Z"/>
                <w:rFonts w:ascii="Arial" w:hAnsi="Arial" w:cs="Arial"/>
                <w:color w:val="000000"/>
                <w:sz w:val="24"/>
                <w:szCs w:val="24"/>
              </w:rPr>
            </w:pPr>
          </w:p>
        </w:tc>
      </w:tr>
      <w:tr w:rsidR="00856CFB" w:rsidRPr="008372F6" w14:paraId="7FB6A3F8" w14:textId="77777777" w:rsidTr="00756616">
        <w:trPr>
          <w:cantSplit/>
          <w:jc w:val="center"/>
          <w:ins w:id="159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DE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8" w:author="Héctor Bahamonde" w:date="2026-09-18T11:04:00Z" w16du:dateUtc="2026-09-18T09:04:00Z"/>
                <w:rFonts w:ascii="Arial" w:hAnsi="Arial" w:cs="Arial"/>
                <w:color w:val="000000"/>
                <w:sz w:val="24"/>
                <w:szCs w:val="24"/>
              </w:rPr>
            </w:pPr>
            <w:ins w:id="1599" w:author="Héctor Bahamonde" w:date="2026-09-18T11:04:00Z" w16du:dateUtc="2026-09-18T09:04:00Z">
              <w:r w:rsidRPr="008372F6">
                <w:rPr>
                  <w:rFonts w:ascii="Arial" w:hAnsi="Arial" w:cs="Arial"/>
                  <w:color w:val="000000"/>
                  <w:sz w:val="24"/>
                  <w:szCs w:val="24"/>
                </w:rPr>
                <w:t>Don't know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0" w:author="Héctor Bahamonde" w:date="2026-09-18T11:04:00Z" w16du:dateUtc="2026-09-18T09:04:00Z"/>
                <w:rFonts w:ascii="Arial" w:hAnsi="Arial" w:cs="Arial"/>
                <w:color w:val="000000"/>
                <w:sz w:val="24"/>
                <w:szCs w:val="24"/>
              </w:rPr>
            </w:pPr>
            <w:ins w:id="1601" w:author="Héctor Bahamonde" w:date="2026-09-18T11:04:00Z" w16du:dateUtc="2026-09-18T09:04:00Z">
              <w:r w:rsidRPr="008372F6">
                <w:rPr>
                  <w:rFonts w:ascii="Arial" w:hAnsi="Arial" w:cs="Arial"/>
                  <w:color w:val="000000"/>
                  <w:sz w:val="24"/>
                  <w:szCs w:val="24"/>
                </w:rPr>
                <w:t>1.030</w:t>
              </w:r>
              <w:r w:rsidRPr="008372F6">
                <w:rPr>
                  <w:rFonts w:ascii="Arial" w:hAnsi="Arial" w:cs="Arial"/>
                  <w:color w:val="000000"/>
                  <w:sz w:val="24"/>
                  <w:szCs w:val="24"/>
                </w:rPr>
                <w:br/>
                <w:t>[0.688, 1.543]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33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2" w:author="Héctor Bahamonde" w:date="2026-09-18T11:04:00Z" w16du:dateUtc="2026-09-18T09:04:00Z"/>
                <w:rFonts w:ascii="Arial" w:hAnsi="Arial" w:cs="Arial"/>
                <w:color w:val="000000"/>
                <w:sz w:val="24"/>
                <w:szCs w:val="24"/>
              </w:rPr>
            </w:pPr>
          </w:p>
        </w:tc>
      </w:tr>
      <w:tr w:rsidR="00856CFB" w:rsidRPr="008372F6" w14:paraId="7C71727F" w14:textId="77777777" w:rsidTr="00756616">
        <w:trPr>
          <w:cantSplit/>
          <w:jc w:val="center"/>
          <w:ins w:id="160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6F8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4" w:author="Héctor Bahamonde" w:date="2026-09-18T11:04:00Z" w16du:dateUtc="2026-09-18T09:04:00Z"/>
                <w:rFonts w:ascii="Arial" w:hAnsi="Arial" w:cs="Arial"/>
                <w:color w:val="000000"/>
                <w:sz w:val="24"/>
                <w:szCs w:val="24"/>
              </w:rPr>
            </w:pPr>
            <w:ins w:id="1605" w:author="Héctor Bahamonde" w:date="2026-09-18T11:04:00Z" w16du:dateUtc="2026-09-18T09:04:00Z">
              <w:r w:rsidRPr="008372F6">
                <w:rPr>
                  <w:rFonts w:ascii="Arial" w:hAnsi="Arial" w:cs="Arial"/>
                  <w:color w:val="000000"/>
                  <w:sz w:val="24"/>
                  <w:szCs w:val="24"/>
                </w:rPr>
                <w:t>Don't know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C99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6" w:author="Héctor Bahamonde" w:date="2026-09-18T11:04:00Z" w16du:dateUtc="2026-09-18T09:04:00Z"/>
                <w:rFonts w:ascii="Arial" w:hAnsi="Arial" w:cs="Arial"/>
                <w:color w:val="000000"/>
                <w:sz w:val="24"/>
                <w:szCs w:val="24"/>
              </w:rPr>
            </w:pPr>
            <w:ins w:id="1607" w:author="Héctor Bahamonde" w:date="2026-09-18T11:04:00Z" w16du:dateUtc="2026-09-18T09:04:00Z">
              <w:r w:rsidRPr="008372F6">
                <w:rPr>
                  <w:rFonts w:ascii="Arial" w:hAnsi="Arial" w:cs="Arial"/>
                  <w:color w:val="000000"/>
                  <w:sz w:val="24"/>
                  <w:szCs w:val="24"/>
                </w:rPr>
                <w:t>0.892</w:t>
              </w:r>
              <w:r w:rsidRPr="008372F6">
                <w:rPr>
                  <w:rFonts w:ascii="Arial" w:hAnsi="Arial" w:cs="Arial"/>
                  <w:color w:val="000000"/>
                  <w:sz w:val="24"/>
                  <w:szCs w:val="24"/>
                </w:rPr>
                <w:br/>
                <w:t>[0.602, 1.321]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84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8" w:author="Héctor Bahamonde" w:date="2026-09-18T11:04:00Z" w16du:dateUtc="2026-09-18T09:04:00Z"/>
                <w:rFonts w:ascii="Arial" w:hAnsi="Arial" w:cs="Arial"/>
                <w:color w:val="000000"/>
                <w:sz w:val="24"/>
                <w:szCs w:val="24"/>
              </w:rPr>
            </w:pPr>
          </w:p>
        </w:tc>
      </w:tr>
      <w:tr w:rsidR="00856CFB" w:rsidRPr="008372F6" w14:paraId="2936B430" w14:textId="77777777" w:rsidTr="00756616">
        <w:trPr>
          <w:cantSplit/>
          <w:jc w:val="center"/>
          <w:ins w:id="160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7A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0" w:author="Héctor Bahamonde" w:date="2026-09-18T11:04:00Z" w16du:dateUtc="2026-09-18T09:04:00Z"/>
                <w:rFonts w:ascii="Arial" w:hAnsi="Arial" w:cs="Arial"/>
                <w:color w:val="000000"/>
                <w:sz w:val="24"/>
                <w:szCs w:val="24"/>
              </w:rPr>
            </w:pPr>
            <w:ins w:id="1611" w:author="Héctor Bahamonde" w:date="2026-09-18T11:04:00Z" w16du:dateUtc="2026-09-18T09:04:00Z">
              <w:r w:rsidRPr="008372F6">
                <w:rPr>
                  <w:rFonts w:ascii="Arial" w:hAnsi="Arial" w:cs="Arial"/>
                  <w:color w:val="000000"/>
                  <w:sz w:val="24"/>
                  <w:szCs w:val="24"/>
                </w:rPr>
                <w:lastRenderedPageBreak/>
                <w:t>Don't know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7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2" w:author="Héctor Bahamonde" w:date="2026-09-18T11:04:00Z" w16du:dateUtc="2026-09-18T09:04:00Z"/>
                <w:rFonts w:ascii="Arial" w:hAnsi="Arial" w:cs="Arial"/>
                <w:color w:val="000000"/>
                <w:sz w:val="24"/>
                <w:szCs w:val="24"/>
              </w:rPr>
            </w:pPr>
            <w:ins w:id="1613" w:author="Héctor Bahamonde" w:date="2026-09-18T11:04:00Z" w16du:dateUtc="2026-09-18T09:04:00Z">
              <w:r w:rsidRPr="008372F6">
                <w:rPr>
                  <w:rFonts w:ascii="Arial" w:hAnsi="Arial" w:cs="Arial"/>
                  <w:color w:val="000000"/>
                  <w:sz w:val="24"/>
                  <w:szCs w:val="24"/>
                </w:rPr>
                <w:t>1.024</w:t>
              </w:r>
              <w:r w:rsidRPr="008372F6">
                <w:rPr>
                  <w:rFonts w:ascii="Arial" w:hAnsi="Arial" w:cs="Arial"/>
                  <w:color w:val="000000"/>
                  <w:sz w:val="24"/>
                  <w:szCs w:val="24"/>
                </w:rPr>
                <w:br/>
                <w:t>[0.701, 1.494]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82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4" w:author="Héctor Bahamonde" w:date="2026-09-18T11:04:00Z" w16du:dateUtc="2026-09-18T09:04:00Z"/>
                <w:rFonts w:ascii="Arial" w:hAnsi="Arial" w:cs="Arial"/>
                <w:color w:val="000000"/>
                <w:sz w:val="24"/>
                <w:szCs w:val="24"/>
              </w:rPr>
            </w:pPr>
          </w:p>
        </w:tc>
      </w:tr>
      <w:tr w:rsidR="00856CFB" w:rsidRPr="008372F6" w14:paraId="617AFA9F" w14:textId="77777777" w:rsidTr="00756616">
        <w:trPr>
          <w:cantSplit/>
          <w:jc w:val="center"/>
          <w:ins w:id="161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F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6" w:author="Héctor Bahamonde" w:date="2026-09-18T11:04:00Z" w16du:dateUtc="2026-09-18T09:04:00Z"/>
                <w:rFonts w:ascii="Arial" w:hAnsi="Arial" w:cs="Arial"/>
                <w:color w:val="000000"/>
                <w:sz w:val="24"/>
                <w:szCs w:val="24"/>
              </w:rPr>
            </w:pPr>
            <w:ins w:id="1617" w:author="Héctor Bahamonde" w:date="2026-09-18T11:04:00Z" w16du:dateUtc="2026-09-18T09:04:00Z">
              <w:r w:rsidRPr="008372F6">
                <w:rPr>
                  <w:rFonts w:ascii="Arial" w:hAnsi="Arial" w:cs="Arial"/>
                  <w:color w:val="000000"/>
                  <w:sz w:val="24"/>
                  <w:szCs w:val="24"/>
                </w:rPr>
                <w:t>Don't know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9E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8" w:author="Héctor Bahamonde" w:date="2026-09-18T11:04:00Z" w16du:dateUtc="2026-09-18T09:04:00Z"/>
                <w:rFonts w:ascii="Arial" w:hAnsi="Arial" w:cs="Arial"/>
                <w:color w:val="000000"/>
                <w:sz w:val="24"/>
                <w:szCs w:val="24"/>
              </w:rPr>
            </w:pPr>
            <w:ins w:id="1619" w:author="Héctor Bahamonde" w:date="2026-09-18T11:04:00Z" w16du:dateUtc="2026-09-18T09:04:00Z">
              <w:r w:rsidRPr="008372F6">
                <w:rPr>
                  <w:rFonts w:ascii="Arial" w:hAnsi="Arial" w:cs="Arial"/>
                  <w:color w:val="000000"/>
                  <w:sz w:val="24"/>
                  <w:szCs w:val="24"/>
                </w:rPr>
                <w:t>0.517**</w:t>
              </w:r>
              <w:r w:rsidRPr="008372F6">
                <w:rPr>
                  <w:rFonts w:ascii="Arial" w:hAnsi="Arial" w:cs="Arial"/>
                  <w:color w:val="000000"/>
                  <w:sz w:val="24"/>
                  <w:szCs w:val="24"/>
                </w:rPr>
                <w:br/>
                <w:t>[0.349, 0.766]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32A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0" w:author="Héctor Bahamonde" w:date="2026-09-18T11:04:00Z" w16du:dateUtc="2026-09-18T09:04:00Z"/>
                <w:rFonts w:ascii="Arial" w:hAnsi="Arial" w:cs="Arial"/>
                <w:color w:val="000000"/>
                <w:sz w:val="24"/>
                <w:szCs w:val="24"/>
              </w:rPr>
            </w:pPr>
          </w:p>
        </w:tc>
      </w:tr>
      <w:tr w:rsidR="00856CFB" w:rsidRPr="008372F6" w14:paraId="7B0FD69A" w14:textId="77777777" w:rsidTr="00756616">
        <w:trPr>
          <w:cantSplit/>
          <w:jc w:val="center"/>
          <w:ins w:id="162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8A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2" w:author="Héctor Bahamonde" w:date="2026-09-18T11:04:00Z" w16du:dateUtc="2026-09-18T09:04:00Z"/>
                <w:rFonts w:ascii="Arial" w:hAnsi="Arial" w:cs="Arial"/>
                <w:color w:val="000000"/>
                <w:sz w:val="24"/>
                <w:szCs w:val="24"/>
              </w:rPr>
            </w:pPr>
            <w:ins w:id="1623" w:author="Héctor Bahamonde" w:date="2026-09-18T11:04:00Z" w16du:dateUtc="2026-09-18T09:04:00Z">
              <w:r w:rsidRPr="008372F6">
                <w:rPr>
                  <w:rFonts w:ascii="Arial" w:hAnsi="Arial" w:cs="Arial"/>
                  <w:color w:val="000000"/>
                  <w:sz w:val="24"/>
                  <w:szCs w:val="24"/>
                </w:rPr>
                <w:t>Don't know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16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4" w:author="Héctor Bahamonde" w:date="2026-09-18T11:04:00Z" w16du:dateUtc="2026-09-18T09:04:00Z"/>
                <w:rFonts w:ascii="Arial" w:hAnsi="Arial" w:cs="Arial"/>
                <w:color w:val="000000"/>
                <w:sz w:val="24"/>
                <w:szCs w:val="24"/>
              </w:rPr>
            </w:pPr>
            <w:ins w:id="1625" w:author="Héctor Bahamonde" w:date="2026-09-18T11:04:00Z" w16du:dateUtc="2026-09-18T09:04:00Z">
              <w:r w:rsidRPr="008372F6">
                <w:rPr>
                  <w:rFonts w:ascii="Arial" w:hAnsi="Arial" w:cs="Arial"/>
                  <w:color w:val="000000"/>
                  <w:sz w:val="24"/>
                  <w:szCs w:val="24"/>
                </w:rPr>
                <w:t>1.208</w:t>
              </w:r>
              <w:r w:rsidRPr="008372F6">
                <w:rPr>
                  <w:rFonts w:ascii="Arial" w:hAnsi="Arial" w:cs="Arial"/>
                  <w:color w:val="000000"/>
                  <w:sz w:val="24"/>
                  <w:szCs w:val="24"/>
                </w:rPr>
                <w:br/>
                <w:t>[0.857, 1.703]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D95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6" w:author="Héctor Bahamonde" w:date="2026-09-18T11:04:00Z" w16du:dateUtc="2026-09-18T09:04:00Z"/>
                <w:rFonts w:ascii="Arial" w:hAnsi="Arial" w:cs="Arial"/>
                <w:color w:val="000000"/>
                <w:sz w:val="24"/>
                <w:szCs w:val="24"/>
              </w:rPr>
            </w:pPr>
          </w:p>
        </w:tc>
      </w:tr>
      <w:tr w:rsidR="00856CFB" w:rsidRPr="008372F6" w14:paraId="458DC30B" w14:textId="77777777" w:rsidTr="00756616">
        <w:trPr>
          <w:cantSplit/>
          <w:jc w:val="center"/>
          <w:ins w:id="162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BF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8" w:author="Héctor Bahamonde" w:date="2026-09-18T11:04:00Z" w16du:dateUtc="2026-09-18T09:04:00Z"/>
                <w:rFonts w:ascii="Arial" w:hAnsi="Arial" w:cs="Arial"/>
                <w:color w:val="000000"/>
                <w:sz w:val="24"/>
                <w:szCs w:val="24"/>
              </w:rPr>
            </w:pPr>
            <w:ins w:id="1629" w:author="Héctor Bahamonde" w:date="2026-09-18T11:04:00Z" w16du:dateUtc="2026-09-18T09:04:00Z">
              <w:r w:rsidRPr="008372F6">
                <w:rPr>
                  <w:rFonts w:ascii="Arial" w:hAnsi="Arial" w:cs="Arial"/>
                  <w:color w:val="000000"/>
                  <w:sz w:val="24"/>
                  <w:szCs w:val="24"/>
                </w:rPr>
                <w:t>Don't know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8E3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0" w:author="Héctor Bahamonde" w:date="2026-09-18T11:04:00Z" w16du:dateUtc="2026-09-18T09:04:00Z"/>
                <w:rFonts w:ascii="Arial" w:hAnsi="Arial" w:cs="Arial"/>
                <w:color w:val="000000"/>
                <w:sz w:val="24"/>
                <w:szCs w:val="24"/>
              </w:rPr>
            </w:pPr>
            <w:ins w:id="1631" w:author="Héctor Bahamonde" w:date="2026-09-18T11:04:00Z" w16du:dateUtc="2026-09-18T09:04:00Z">
              <w:r w:rsidRPr="008372F6">
                <w:rPr>
                  <w:rFonts w:ascii="Arial" w:hAnsi="Arial" w:cs="Arial"/>
                  <w:color w:val="000000"/>
                  <w:sz w:val="24"/>
                  <w:szCs w:val="24"/>
                </w:rPr>
                <w:t>1.404</w:t>
              </w:r>
              <w:r w:rsidRPr="008372F6">
                <w:rPr>
                  <w:rFonts w:ascii="Arial" w:hAnsi="Arial" w:cs="Arial"/>
                  <w:color w:val="000000"/>
                  <w:sz w:val="24"/>
                  <w:szCs w:val="24"/>
                </w:rPr>
                <w:br/>
                <w:t>[0.893, 2.207]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F4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2" w:author="Héctor Bahamonde" w:date="2026-09-18T11:04:00Z" w16du:dateUtc="2026-09-18T09:04:00Z"/>
                <w:rFonts w:ascii="Arial" w:hAnsi="Arial" w:cs="Arial"/>
                <w:color w:val="000000"/>
                <w:sz w:val="24"/>
                <w:szCs w:val="24"/>
              </w:rPr>
            </w:pPr>
          </w:p>
        </w:tc>
      </w:tr>
      <w:tr w:rsidR="00856CFB" w:rsidRPr="008372F6" w14:paraId="58253EFA" w14:textId="77777777" w:rsidTr="00756616">
        <w:trPr>
          <w:cantSplit/>
          <w:jc w:val="center"/>
          <w:ins w:id="163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5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4" w:author="Héctor Bahamonde" w:date="2026-09-18T11:04:00Z" w16du:dateUtc="2026-09-18T09:04:00Z"/>
                <w:rFonts w:ascii="Arial" w:hAnsi="Arial" w:cs="Arial"/>
                <w:color w:val="000000"/>
                <w:sz w:val="24"/>
                <w:szCs w:val="24"/>
              </w:rPr>
            </w:pPr>
            <w:ins w:id="1635" w:author="Héctor Bahamonde" w:date="2026-09-18T11:04:00Z" w16du:dateUtc="2026-09-18T09:04:00Z">
              <w:r w:rsidRPr="008372F6">
                <w:rPr>
                  <w:rFonts w:ascii="Arial" w:hAnsi="Arial" w:cs="Arial"/>
                  <w:color w:val="000000"/>
                  <w:sz w:val="24"/>
                  <w:szCs w:val="24"/>
                </w:rPr>
                <w:t>Don't know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4A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6" w:author="Héctor Bahamonde" w:date="2026-09-18T11:04:00Z" w16du:dateUtc="2026-09-18T09:04:00Z"/>
                <w:rFonts w:ascii="Arial" w:hAnsi="Arial" w:cs="Arial"/>
                <w:color w:val="000000"/>
                <w:sz w:val="24"/>
                <w:szCs w:val="24"/>
              </w:rPr>
            </w:pPr>
            <w:ins w:id="1637" w:author="Héctor Bahamonde" w:date="2026-09-18T11:04:00Z" w16du:dateUtc="2026-09-18T09:04:00Z">
              <w:r w:rsidRPr="008372F6">
                <w:rPr>
                  <w:rFonts w:ascii="Arial" w:hAnsi="Arial" w:cs="Arial"/>
                  <w:color w:val="000000"/>
                  <w:sz w:val="24"/>
                  <w:szCs w:val="24"/>
                </w:rPr>
                <w:t>1.115</w:t>
              </w:r>
              <w:r w:rsidRPr="008372F6">
                <w:rPr>
                  <w:rFonts w:ascii="Arial" w:hAnsi="Arial" w:cs="Arial"/>
                  <w:color w:val="000000"/>
                  <w:sz w:val="24"/>
                  <w:szCs w:val="24"/>
                </w:rPr>
                <w:br/>
                <w:t>[0.555, 2.239]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8" w:author="Héctor Bahamonde" w:date="2026-09-18T11:04:00Z" w16du:dateUtc="2026-09-18T09:04:00Z"/>
                <w:rFonts w:ascii="Arial" w:hAnsi="Arial" w:cs="Arial"/>
                <w:color w:val="000000"/>
                <w:sz w:val="24"/>
                <w:szCs w:val="24"/>
              </w:rPr>
            </w:pPr>
          </w:p>
        </w:tc>
      </w:tr>
      <w:tr w:rsidR="00856CFB" w:rsidRPr="008372F6" w14:paraId="7ACB0792" w14:textId="77777777" w:rsidTr="00756616">
        <w:trPr>
          <w:cantSplit/>
          <w:jc w:val="center"/>
          <w:ins w:id="163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E37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0" w:author="Héctor Bahamonde" w:date="2026-09-18T11:04:00Z" w16du:dateUtc="2026-09-18T09:04:00Z"/>
                <w:rFonts w:ascii="Arial" w:hAnsi="Arial" w:cs="Arial"/>
                <w:color w:val="000000"/>
                <w:sz w:val="24"/>
                <w:szCs w:val="24"/>
              </w:rPr>
            </w:pPr>
            <w:ins w:id="1641" w:author="Héctor Bahamonde" w:date="2026-09-18T11:04:00Z" w16du:dateUtc="2026-09-18T09:04:00Z">
              <w:r w:rsidRPr="008372F6">
                <w:rPr>
                  <w:rFonts w:ascii="Arial" w:hAnsi="Arial" w:cs="Arial"/>
                  <w:color w:val="000000"/>
                  <w:sz w:val="24"/>
                  <w:szCs w:val="24"/>
                </w:rPr>
                <w:t>Don't know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6CF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2" w:author="Héctor Bahamonde" w:date="2026-09-18T11:04:00Z" w16du:dateUtc="2026-09-18T09:04:00Z"/>
                <w:rFonts w:ascii="Arial" w:hAnsi="Arial" w:cs="Arial"/>
                <w:color w:val="000000"/>
                <w:sz w:val="24"/>
                <w:szCs w:val="24"/>
              </w:rPr>
            </w:pPr>
            <w:ins w:id="1643" w:author="Héctor Bahamonde" w:date="2026-09-18T11:04:00Z" w16du:dateUtc="2026-09-18T09:04:00Z">
              <w:r w:rsidRPr="008372F6">
                <w:rPr>
                  <w:rFonts w:ascii="Arial" w:hAnsi="Arial" w:cs="Arial"/>
                  <w:color w:val="000000"/>
                  <w:sz w:val="24"/>
                  <w:szCs w:val="24"/>
                </w:rPr>
                <w:t>1.438+</w:t>
              </w:r>
              <w:r w:rsidRPr="008372F6">
                <w:rPr>
                  <w:rFonts w:ascii="Arial" w:hAnsi="Arial" w:cs="Arial"/>
                  <w:color w:val="000000"/>
                  <w:sz w:val="24"/>
                  <w:szCs w:val="24"/>
                </w:rPr>
                <w:br/>
                <w:t>[0.958, 2.159]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97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4" w:author="Héctor Bahamonde" w:date="2026-09-18T11:04:00Z" w16du:dateUtc="2026-09-18T09:04:00Z"/>
                <w:rFonts w:ascii="Arial" w:hAnsi="Arial" w:cs="Arial"/>
                <w:color w:val="000000"/>
                <w:sz w:val="24"/>
                <w:szCs w:val="24"/>
              </w:rPr>
            </w:pPr>
          </w:p>
        </w:tc>
      </w:tr>
      <w:tr w:rsidR="00856CFB" w:rsidRPr="008372F6" w14:paraId="0EA97220" w14:textId="77777777" w:rsidTr="00756616">
        <w:trPr>
          <w:cantSplit/>
          <w:jc w:val="center"/>
          <w:ins w:id="164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69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6" w:author="Héctor Bahamonde" w:date="2026-09-18T11:04:00Z" w16du:dateUtc="2026-09-18T09:04:00Z"/>
                <w:rFonts w:ascii="Arial" w:hAnsi="Arial" w:cs="Arial"/>
                <w:color w:val="000000"/>
                <w:sz w:val="24"/>
                <w:szCs w:val="24"/>
              </w:rPr>
            </w:pPr>
            <w:ins w:id="1647" w:author="Héctor Bahamonde" w:date="2026-09-18T11:04:00Z" w16du:dateUtc="2026-09-18T09:04:00Z">
              <w:r w:rsidRPr="008372F6">
                <w:rPr>
                  <w:rFonts w:ascii="Arial" w:hAnsi="Arial" w:cs="Arial"/>
                  <w:color w:val="000000"/>
                  <w:sz w:val="24"/>
                  <w:szCs w:val="24"/>
                </w:rPr>
                <w:t>Don't know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7C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8" w:author="Héctor Bahamonde" w:date="2026-09-18T11:04:00Z" w16du:dateUtc="2026-09-18T09:04:00Z"/>
                <w:rFonts w:ascii="Arial" w:hAnsi="Arial" w:cs="Arial"/>
                <w:color w:val="000000"/>
                <w:sz w:val="24"/>
                <w:szCs w:val="24"/>
              </w:rPr>
            </w:pPr>
            <w:ins w:id="1649" w:author="Héctor Bahamonde" w:date="2026-09-18T11:04:00Z" w16du:dateUtc="2026-09-18T09:04:00Z">
              <w:r w:rsidRPr="008372F6">
                <w:rPr>
                  <w:rFonts w:ascii="Arial" w:hAnsi="Arial" w:cs="Arial"/>
                  <w:color w:val="000000"/>
                  <w:sz w:val="24"/>
                  <w:szCs w:val="24"/>
                </w:rPr>
                <w:t>1.199</w:t>
              </w:r>
              <w:r w:rsidRPr="008372F6">
                <w:rPr>
                  <w:rFonts w:ascii="Arial" w:hAnsi="Arial" w:cs="Arial"/>
                  <w:color w:val="000000"/>
                  <w:sz w:val="24"/>
                  <w:szCs w:val="24"/>
                </w:rPr>
                <w:br/>
                <w:t>[0.731, 1.968]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A9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0" w:author="Héctor Bahamonde" w:date="2026-09-18T11:04:00Z" w16du:dateUtc="2026-09-18T09:04:00Z"/>
                <w:rFonts w:ascii="Arial" w:hAnsi="Arial" w:cs="Arial"/>
                <w:color w:val="000000"/>
                <w:sz w:val="24"/>
                <w:szCs w:val="24"/>
              </w:rPr>
            </w:pPr>
          </w:p>
        </w:tc>
      </w:tr>
      <w:tr w:rsidR="00856CFB" w:rsidRPr="008372F6" w14:paraId="2DE0E608" w14:textId="77777777" w:rsidTr="00756616">
        <w:trPr>
          <w:cantSplit/>
          <w:jc w:val="center"/>
          <w:ins w:id="165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DC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2" w:author="Héctor Bahamonde" w:date="2026-09-18T11:04:00Z" w16du:dateUtc="2026-09-18T09:04:00Z"/>
                <w:rFonts w:ascii="Arial" w:hAnsi="Arial" w:cs="Arial"/>
                <w:color w:val="000000"/>
                <w:sz w:val="24"/>
                <w:szCs w:val="24"/>
              </w:rPr>
            </w:pPr>
            <w:ins w:id="1653" w:author="Héctor Bahamonde" w:date="2026-09-18T11:04:00Z" w16du:dateUtc="2026-09-18T09:04:00Z">
              <w:r w:rsidRPr="008372F6">
                <w:rPr>
                  <w:rFonts w:ascii="Arial" w:hAnsi="Arial" w:cs="Arial"/>
                  <w:color w:val="000000"/>
                  <w:sz w:val="24"/>
                  <w:szCs w:val="24"/>
                </w:rPr>
                <w:t>Don't know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12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4" w:author="Héctor Bahamonde" w:date="2026-09-18T11:04:00Z" w16du:dateUtc="2026-09-18T09:04:00Z"/>
                <w:rFonts w:ascii="Arial" w:hAnsi="Arial" w:cs="Arial"/>
                <w:color w:val="000000"/>
                <w:sz w:val="24"/>
                <w:szCs w:val="24"/>
              </w:rPr>
            </w:pPr>
            <w:ins w:id="1655" w:author="Héctor Bahamonde" w:date="2026-09-18T11:04:00Z" w16du:dateUtc="2026-09-18T09:04:00Z">
              <w:r w:rsidRPr="008372F6">
                <w:rPr>
                  <w:rFonts w:ascii="Arial" w:hAnsi="Arial" w:cs="Arial"/>
                  <w:color w:val="000000"/>
                  <w:sz w:val="24"/>
                  <w:szCs w:val="24"/>
                </w:rPr>
                <w:t>7.764***</w:t>
              </w:r>
              <w:r w:rsidRPr="008372F6">
                <w:rPr>
                  <w:rFonts w:ascii="Arial" w:hAnsi="Arial" w:cs="Arial"/>
                  <w:color w:val="000000"/>
                  <w:sz w:val="24"/>
                  <w:szCs w:val="24"/>
                </w:rPr>
                <w:br/>
                <w:t>[4.018, 15.003]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35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6" w:author="Héctor Bahamonde" w:date="2026-09-18T11:04:00Z" w16du:dateUtc="2026-09-18T09:04:00Z"/>
                <w:rFonts w:ascii="Arial" w:hAnsi="Arial" w:cs="Arial"/>
                <w:color w:val="000000"/>
                <w:sz w:val="24"/>
                <w:szCs w:val="24"/>
              </w:rPr>
            </w:pPr>
          </w:p>
        </w:tc>
      </w:tr>
      <w:tr w:rsidR="00856CFB" w:rsidRPr="008372F6" w14:paraId="4C0DC70B" w14:textId="77777777" w:rsidTr="00756616">
        <w:trPr>
          <w:cantSplit/>
          <w:jc w:val="center"/>
          <w:ins w:id="165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588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8" w:author="Héctor Bahamonde" w:date="2026-09-18T11:04:00Z" w16du:dateUtc="2026-09-18T09:04:00Z"/>
                <w:rFonts w:ascii="Arial" w:hAnsi="Arial" w:cs="Arial"/>
                <w:color w:val="000000"/>
                <w:sz w:val="24"/>
                <w:szCs w:val="24"/>
              </w:rPr>
            </w:pPr>
            <w:ins w:id="1659" w:author="Héctor Bahamonde" w:date="2026-09-18T11:04:00Z" w16du:dateUtc="2026-09-18T09:04:00Z">
              <w:r w:rsidRPr="008372F6">
                <w:rPr>
                  <w:rFonts w:ascii="Arial" w:hAnsi="Arial" w:cs="Arial"/>
                  <w:color w:val="000000"/>
                  <w:sz w:val="24"/>
                  <w:szCs w:val="24"/>
                </w:rPr>
                <w:t>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83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7A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1" w:author="Héctor Bahamonde" w:date="2026-09-18T11:04:00Z" w16du:dateUtc="2026-09-18T09:04:00Z"/>
                <w:rFonts w:ascii="Arial" w:hAnsi="Arial" w:cs="Arial"/>
                <w:color w:val="000000"/>
                <w:sz w:val="24"/>
                <w:szCs w:val="24"/>
              </w:rPr>
            </w:pPr>
            <w:ins w:id="1662" w:author="Héctor Bahamonde" w:date="2026-09-18T11:04:00Z" w16du:dateUtc="2026-09-18T09:04:00Z">
              <w:r w:rsidRPr="008372F6">
                <w:rPr>
                  <w:rFonts w:ascii="Arial" w:hAnsi="Arial" w:cs="Arial"/>
                  <w:color w:val="000000"/>
                  <w:sz w:val="24"/>
                  <w:szCs w:val="24"/>
                </w:rPr>
                <w:t>1.495***</w:t>
              </w:r>
              <w:r w:rsidRPr="008372F6">
                <w:rPr>
                  <w:rFonts w:ascii="Arial" w:hAnsi="Arial" w:cs="Arial"/>
                  <w:color w:val="000000"/>
                  <w:sz w:val="24"/>
                  <w:szCs w:val="24"/>
                </w:rPr>
                <w:br/>
                <w:t>[1.229, 1.818]</w:t>
              </w:r>
            </w:ins>
          </w:p>
        </w:tc>
      </w:tr>
      <w:tr w:rsidR="00856CFB" w:rsidRPr="008372F6" w14:paraId="39D74B38" w14:textId="77777777" w:rsidTr="00756616">
        <w:trPr>
          <w:cantSplit/>
          <w:jc w:val="center"/>
          <w:ins w:id="166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DA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4" w:author="Héctor Bahamonde" w:date="2026-09-18T11:04:00Z" w16du:dateUtc="2026-09-18T09:04:00Z"/>
                <w:rFonts w:ascii="Arial" w:hAnsi="Arial" w:cs="Arial"/>
                <w:color w:val="000000"/>
                <w:sz w:val="24"/>
                <w:szCs w:val="24"/>
              </w:rPr>
            </w:pPr>
            <w:ins w:id="1665" w:author="Héctor Bahamonde" w:date="2026-09-18T11:04:00Z" w16du:dateUtc="2026-09-18T09:04:00Z">
              <w:r w:rsidRPr="008372F6">
                <w:rPr>
                  <w:rFonts w:ascii="Arial" w:hAnsi="Arial" w:cs="Arial"/>
                  <w:color w:val="000000"/>
                  <w:sz w:val="24"/>
                  <w:szCs w:val="24"/>
                </w:rPr>
                <w:t>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AB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2E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7" w:author="Héctor Bahamonde" w:date="2026-09-18T11:04:00Z" w16du:dateUtc="2026-09-18T09:04:00Z"/>
                <w:rFonts w:ascii="Arial" w:hAnsi="Arial" w:cs="Arial"/>
                <w:color w:val="000000"/>
                <w:sz w:val="24"/>
                <w:szCs w:val="24"/>
              </w:rPr>
            </w:pPr>
            <w:ins w:id="1668" w:author="Héctor Bahamonde" w:date="2026-09-18T11:04:00Z" w16du:dateUtc="2026-09-18T09:04:00Z">
              <w:r w:rsidRPr="008372F6">
                <w:rPr>
                  <w:rFonts w:ascii="Arial" w:hAnsi="Arial" w:cs="Arial"/>
                  <w:color w:val="000000"/>
                  <w:sz w:val="24"/>
                  <w:szCs w:val="24"/>
                </w:rPr>
                <w:t>0.739**</w:t>
              </w:r>
              <w:r w:rsidRPr="008372F6">
                <w:rPr>
                  <w:rFonts w:ascii="Arial" w:hAnsi="Arial" w:cs="Arial"/>
                  <w:color w:val="000000"/>
                  <w:sz w:val="24"/>
                  <w:szCs w:val="24"/>
                </w:rPr>
                <w:br/>
                <w:t>[0.606, 0.901]</w:t>
              </w:r>
            </w:ins>
          </w:p>
        </w:tc>
      </w:tr>
      <w:tr w:rsidR="00856CFB" w:rsidRPr="008372F6" w14:paraId="3A90CEEC" w14:textId="77777777" w:rsidTr="00756616">
        <w:trPr>
          <w:cantSplit/>
          <w:jc w:val="center"/>
          <w:ins w:id="166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0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0" w:author="Héctor Bahamonde" w:date="2026-09-18T11:04:00Z" w16du:dateUtc="2026-09-18T09:04:00Z"/>
                <w:rFonts w:ascii="Arial" w:hAnsi="Arial" w:cs="Arial"/>
                <w:color w:val="000000"/>
                <w:sz w:val="24"/>
                <w:szCs w:val="24"/>
              </w:rPr>
            </w:pPr>
            <w:ins w:id="1671" w:author="Héctor Bahamonde" w:date="2026-09-18T11:04:00Z" w16du:dateUtc="2026-09-18T09:04:00Z">
              <w:r w:rsidRPr="008372F6">
                <w:rPr>
                  <w:rFonts w:ascii="Arial" w:hAnsi="Arial" w:cs="Arial"/>
                  <w:color w:val="000000"/>
                  <w:sz w:val="24"/>
                  <w:szCs w:val="24"/>
                </w:rPr>
                <w:t>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7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90C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3" w:author="Héctor Bahamonde" w:date="2026-09-18T11:04:00Z" w16du:dateUtc="2026-09-18T09:04:00Z"/>
                <w:rFonts w:ascii="Arial" w:hAnsi="Arial" w:cs="Arial"/>
                <w:color w:val="000000"/>
                <w:sz w:val="24"/>
                <w:szCs w:val="24"/>
              </w:rPr>
            </w:pPr>
            <w:ins w:id="1674" w:author="Héctor Bahamonde" w:date="2026-09-18T11:04:00Z" w16du:dateUtc="2026-09-18T09:04:00Z">
              <w:r w:rsidRPr="008372F6">
                <w:rPr>
                  <w:rFonts w:ascii="Arial" w:hAnsi="Arial" w:cs="Arial"/>
                  <w:color w:val="000000"/>
                  <w:sz w:val="24"/>
                  <w:szCs w:val="24"/>
                </w:rPr>
                <w:t>0.941</w:t>
              </w:r>
              <w:r w:rsidRPr="008372F6">
                <w:rPr>
                  <w:rFonts w:ascii="Arial" w:hAnsi="Arial" w:cs="Arial"/>
                  <w:color w:val="000000"/>
                  <w:sz w:val="24"/>
                  <w:szCs w:val="24"/>
                </w:rPr>
                <w:br/>
                <w:t>[0.800, 1.107]</w:t>
              </w:r>
            </w:ins>
          </w:p>
        </w:tc>
      </w:tr>
      <w:tr w:rsidR="00856CFB" w:rsidRPr="008372F6" w14:paraId="5D7EDD17" w14:textId="77777777" w:rsidTr="00756616">
        <w:trPr>
          <w:cantSplit/>
          <w:jc w:val="center"/>
          <w:ins w:id="167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FD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6" w:author="Héctor Bahamonde" w:date="2026-09-18T11:04:00Z" w16du:dateUtc="2026-09-18T09:04:00Z"/>
                <w:rFonts w:ascii="Arial" w:hAnsi="Arial" w:cs="Arial"/>
                <w:color w:val="000000"/>
                <w:sz w:val="24"/>
                <w:szCs w:val="24"/>
              </w:rPr>
            </w:pPr>
            <w:ins w:id="1677" w:author="Héctor Bahamonde" w:date="2026-09-18T11:04:00Z" w16du:dateUtc="2026-09-18T09:04:00Z">
              <w:r w:rsidRPr="008372F6">
                <w:rPr>
                  <w:rFonts w:ascii="Arial" w:hAnsi="Arial" w:cs="Arial"/>
                  <w:color w:val="000000"/>
                  <w:sz w:val="24"/>
                  <w:szCs w:val="24"/>
                </w:rPr>
                <w:lastRenderedPageBreak/>
                <w:t>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CD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49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9" w:author="Héctor Bahamonde" w:date="2026-09-18T11:04:00Z" w16du:dateUtc="2026-09-18T09:04:00Z"/>
                <w:rFonts w:ascii="Arial" w:hAnsi="Arial" w:cs="Arial"/>
                <w:color w:val="000000"/>
                <w:sz w:val="24"/>
                <w:szCs w:val="24"/>
              </w:rPr>
            </w:pPr>
            <w:ins w:id="1680" w:author="Héctor Bahamonde" w:date="2026-09-18T11:04:00Z" w16du:dateUtc="2026-09-18T09:04:00Z">
              <w:r w:rsidRPr="008372F6">
                <w:rPr>
                  <w:rFonts w:ascii="Arial" w:hAnsi="Arial" w:cs="Arial"/>
                  <w:color w:val="000000"/>
                  <w:sz w:val="24"/>
                  <w:szCs w:val="24"/>
                </w:rPr>
                <w:t>1.017***</w:t>
              </w:r>
              <w:r w:rsidRPr="008372F6">
                <w:rPr>
                  <w:rFonts w:ascii="Arial" w:hAnsi="Arial" w:cs="Arial"/>
                  <w:color w:val="000000"/>
                  <w:sz w:val="24"/>
                  <w:szCs w:val="24"/>
                </w:rPr>
                <w:br/>
                <w:t>[1.011, 1.022]</w:t>
              </w:r>
            </w:ins>
          </w:p>
        </w:tc>
      </w:tr>
      <w:tr w:rsidR="00856CFB" w:rsidRPr="008372F6" w14:paraId="23A07A8A" w14:textId="77777777" w:rsidTr="00756616">
        <w:trPr>
          <w:cantSplit/>
          <w:jc w:val="center"/>
          <w:ins w:id="168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B4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2" w:author="Héctor Bahamonde" w:date="2026-09-18T11:04:00Z" w16du:dateUtc="2026-09-18T09:04:00Z"/>
                <w:rFonts w:ascii="Arial" w:hAnsi="Arial" w:cs="Arial"/>
                <w:color w:val="000000"/>
                <w:sz w:val="24"/>
                <w:szCs w:val="24"/>
              </w:rPr>
            </w:pPr>
            <w:ins w:id="1683" w:author="Héctor Bahamonde" w:date="2026-09-18T11:04:00Z" w16du:dateUtc="2026-09-18T09:04:00Z">
              <w:r w:rsidRPr="008372F6">
                <w:rPr>
                  <w:rFonts w:ascii="Arial" w:hAnsi="Arial" w:cs="Arial"/>
                  <w:color w:val="000000"/>
                  <w:sz w:val="24"/>
                  <w:szCs w:val="24"/>
                </w:rPr>
                <w:t>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DAA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E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5" w:author="Héctor Bahamonde" w:date="2026-09-18T11:04:00Z" w16du:dateUtc="2026-09-18T09:04:00Z"/>
                <w:rFonts w:ascii="Arial" w:hAnsi="Arial" w:cs="Arial"/>
                <w:color w:val="000000"/>
                <w:sz w:val="24"/>
                <w:szCs w:val="24"/>
              </w:rPr>
            </w:pPr>
            <w:ins w:id="1686" w:author="Héctor Bahamonde" w:date="2026-09-18T11:04:00Z" w16du:dateUtc="2026-09-18T09:04:00Z">
              <w:r w:rsidRPr="008372F6">
                <w:rPr>
                  <w:rFonts w:ascii="Arial" w:hAnsi="Arial" w:cs="Arial"/>
                  <w:color w:val="000000"/>
                  <w:sz w:val="24"/>
                  <w:szCs w:val="24"/>
                </w:rPr>
                <w:t>0.994</w:t>
              </w:r>
              <w:r w:rsidRPr="008372F6">
                <w:rPr>
                  <w:rFonts w:ascii="Arial" w:hAnsi="Arial" w:cs="Arial"/>
                  <w:color w:val="000000"/>
                  <w:sz w:val="24"/>
                  <w:szCs w:val="24"/>
                </w:rPr>
                <w:br/>
                <w:t>[0.821, 1.204]</w:t>
              </w:r>
            </w:ins>
          </w:p>
        </w:tc>
      </w:tr>
      <w:tr w:rsidR="00856CFB" w:rsidRPr="008372F6" w14:paraId="3BB2DF4A" w14:textId="77777777" w:rsidTr="00756616">
        <w:trPr>
          <w:cantSplit/>
          <w:jc w:val="center"/>
          <w:ins w:id="168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BA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8" w:author="Héctor Bahamonde" w:date="2026-09-18T11:04:00Z" w16du:dateUtc="2026-09-18T09:04:00Z"/>
                <w:rFonts w:ascii="Arial" w:hAnsi="Arial" w:cs="Arial"/>
                <w:color w:val="000000"/>
                <w:sz w:val="24"/>
                <w:szCs w:val="24"/>
              </w:rPr>
            </w:pPr>
            <w:ins w:id="1689" w:author="Héctor Bahamonde" w:date="2026-09-18T11:04:00Z" w16du:dateUtc="2026-09-18T09:04:00Z">
              <w:r w:rsidRPr="008372F6">
                <w:rPr>
                  <w:rFonts w:ascii="Arial" w:hAnsi="Arial" w:cs="Arial"/>
                  <w:color w:val="000000"/>
                  <w:sz w:val="24"/>
                  <w:szCs w:val="24"/>
                </w:rPr>
                <w:t>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4E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BAD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1" w:author="Héctor Bahamonde" w:date="2026-09-18T11:04:00Z" w16du:dateUtc="2026-09-18T09:04:00Z"/>
                <w:rFonts w:ascii="Arial" w:hAnsi="Arial" w:cs="Arial"/>
                <w:color w:val="000000"/>
                <w:sz w:val="24"/>
                <w:szCs w:val="24"/>
              </w:rPr>
            </w:pPr>
            <w:ins w:id="1692" w:author="Héctor Bahamonde" w:date="2026-09-18T11:04:00Z" w16du:dateUtc="2026-09-18T09:04:00Z">
              <w:r w:rsidRPr="008372F6">
                <w:rPr>
                  <w:rFonts w:ascii="Arial" w:hAnsi="Arial" w:cs="Arial"/>
                  <w:color w:val="000000"/>
                  <w:sz w:val="24"/>
                  <w:szCs w:val="24"/>
                </w:rPr>
                <w:t>0.771+</w:t>
              </w:r>
              <w:r w:rsidRPr="008372F6">
                <w:rPr>
                  <w:rFonts w:ascii="Arial" w:hAnsi="Arial" w:cs="Arial"/>
                  <w:color w:val="000000"/>
                  <w:sz w:val="24"/>
                  <w:szCs w:val="24"/>
                </w:rPr>
                <w:br/>
                <w:t>[0.587, 1.013]</w:t>
              </w:r>
            </w:ins>
          </w:p>
        </w:tc>
      </w:tr>
      <w:tr w:rsidR="00856CFB" w:rsidRPr="008372F6" w14:paraId="65FCD183" w14:textId="77777777" w:rsidTr="00756616">
        <w:trPr>
          <w:cantSplit/>
          <w:jc w:val="center"/>
          <w:ins w:id="169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E6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4" w:author="Héctor Bahamonde" w:date="2026-09-18T11:04:00Z" w16du:dateUtc="2026-09-18T09:04:00Z"/>
                <w:rFonts w:ascii="Arial" w:hAnsi="Arial" w:cs="Arial"/>
                <w:color w:val="000000"/>
                <w:sz w:val="24"/>
                <w:szCs w:val="24"/>
              </w:rPr>
            </w:pPr>
            <w:ins w:id="1695" w:author="Héctor Bahamonde" w:date="2026-09-18T11:04:00Z" w16du:dateUtc="2026-09-18T09:04:00Z">
              <w:r w:rsidRPr="008372F6">
                <w:rPr>
                  <w:rFonts w:ascii="Arial" w:hAnsi="Arial" w:cs="Arial"/>
                  <w:color w:val="000000"/>
                  <w:sz w:val="24"/>
                  <w:szCs w:val="24"/>
                </w:rPr>
                <w:t>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89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9F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7" w:author="Héctor Bahamonde" w:date="2026-09-18T11:04:00Z" w16du:dateUtc="2026-09-18T09:04:00Z"/>
                <w:rFonts w:ascii="Arial" w:hAnsi="Arial" w:cs="Arial"/>
                <w:color w:val="000000"/>
                <w:sz w:val="24"/>
                <w:szCs w:val="24"/>
              </w:rPr>
            </w:pPr>
            <w:ins w:id="1698" w:author="Héctor Bahamonde" w:date="2026-09-18T11:04:00Z" w16du:dateUtc="2026-09-18T09:04:00Z">
              <w:r w:rsidRPr="008372F6">
                <w:rPr>
                  <w:rFonts w:ascii="Arial" w:hAnsi="Arial" w:cs="Arial"/>
                  <w:color w:val="000000"/>
                  <w:sz w:val="24"/>
                  <w:szCs w:val="24"/>
                </w:rPr>
                <w:t>0.877</w:t>
              </w:r>
              <w:r w:rsidRPr="008372F6">
                <w:rPr>
                  <w:rFonts w:ascii="Arial" w:hAnsi="Arial" w:cs="Arial"/>
                  <w:color w:val="000000"/>
                  <w:sz w:val="24"/>
                  <w:szCs w:val="24"/>
                </w:rPr>
                <w:br/>
                <w:t>[0.682, 1.127]</w:t>
              </w:r>
            </w:ins>
          </w:p>
        </w:tc>
      </w:tr>
      <w:tr w:rsidR="00856CFB" w:rsidRPr="008372F6" w14:paraId="6040FF80" w14:textId="77777777" w:rsidTr="00756616">
        <w:trPr>
          <w:cantSplit/>
          <w:jc w:val="center"/>
          <w:ins w:id="169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71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0" w:author="Héctor Bahamonde" w:date="2026-09-18T11:04:00Z" w16du:dateUtc="2026-09-18T09:04:00Z"/>
                <w:rFonts w:ascii="Arial" w:hAnsi="Arial" w:cs="Arial"/>
                <w:color w:val="000000"/>
                <w:sz w:val="24"/>
                <w:szCs w:val="24"/>
              </w:rPr>
            </w:pPr>
            <w:ins w:id="1701" w:author="Héctor Bahamonde" w:date="2026-09-18T11:04:00Z" w16du:dateUtc="2026-09-18T09:04:00Z">
              <w:r w:rsidRPr="008372F6">
                <w:rPr>
                  <w:rFonts w:ascii="Arial" w:hAnsi="Arial" w:cs="Arial"/>
                  <w:color w:val="000000"/>
                  <w:sz w:val="24"/>
                  <w:szCs w:val="24"/>
                </w:rPr>
                <w:t>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25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E49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3" w:author="Héctor Bahamonde" w:date="2026-09-18T11:04:00Z" w16du:dateUtc="2026-09-18T09:04:00Z"/>
                <w:rFonts w:ascii="Arial" w:hAnsi="Arial" w:cs="Arial"/>
                <w:color w:val="000000"/>
                <w:sz w:val="24"/>
                <w:szCs w:val="24"/>
              </w:rPr>
            </w:pPr>
            <w:ins w:id="1704" w:author="Héctor Bahamonde" w:date="2026-09-18T11:04:00Z" w16du:dateUtc="2026-09-18T09:04:00Z">
              <w:r w:rsidRPr="008372F6">
                <w:rPr>
                  <w:rFonts w:ascii="Arial" w:hAnsi="Arial" w:cs="Arial"/>
                  <w:color w:val="000000"/>
                  <w:sz w:val="24"/>
                  <w:szCs w:val="24"/>
                </w:rPr>
                <w:t>0.884</w:t>
              </w:r>
              <w:r w:rsidRPr="008372F6">
                <w:rPr>
                  <w:rFonts w:ascii="Arial" w:hAnsi="Arial" w:cs="Arial"/>
                  <w:color w:val="000000"/>
                  <w:sz w:val="24"/>
                  <w:szCs w:val="24"/>
                </w:rPr>
                <w:br/>
                <w:t>[0.705, 1.108]</w:t>
              </w:r>
            </w:ins>
          </w:p>
        </w:tc>
      </w:tr>
      <w:tr w:rsidR="00856CFB" w:rsidRPr="008372F6" w14:paraId="48CF79AA" w14:textId="77777777" w:rsidTr="00756616">
        <w:trPr>
          <w:cantSplit/>
          <w:jc w:val="center"/>
          <w:ins w:id="170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AA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6" w:author="Héctor Bahamonde" w:date="2026-09-18T11:04:00Z" w16du:dateUtc="2026-09-18T09:04:00Z"/>
                <w:rFonts w:ascii="Arial" w:hAnsi="Arial" w:cs="Arial"/>
                <w:color w:val="000000"/>
                <w:sz w:val="24"/>
                <w:szCs w:val="24"/>
              </w:rPr>
            </w:pPr>
            <w:ins w:id="1707" w:author="Héctor Bahamonde" w:date="2026-09-18T11:04:00Z" w16du:dateUtc="2026-09-18T09:04:00Z">
              <w:r w:rsidRPr="008372F6">
                <w:rPr>
                  <w:rFonts w:ascii="Arial" w:hAnsi="Arial" w:cs="Arial"/>
                  <w:color w:val="000000"/>
                  <w:sz w:val="24"/>
                  <w:szCs w:val="24"/>
                </w:rPr>
                <w:t>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29B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5EE9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9" w:author="Héctor Bahamonde" w:date="2026-09-18T11:04:00Z" w16du:dateUtc="2026-09-18T09:04:00Z"/>
                <w:rFonts w:ascii="Arial" w:hAnsi="Arial" w:cs="Arial"/>
                <w:color w:val="000000"/>
                <w:sz w:val="24"/>
                <w:szCs w:val="24"/>
              </w:rPr>
            </w:pPr>
            <w:ins w:id="1710" w:author="Héctor Bahamonde" w:date="2026-09-18T11:04:00Z" w16du:dateUtc="2026-09-18T09:04:00Z">
              <w:r w:rsidRPr="008372F6">
                <w:rPr>
                  <w:rFonts w:ascii="Arial" w:hAnsi="Arial" w:cs="Arial"/>
                  <w:color w:val="000000"/>
                  <w:sz w:val="24"/>
                  <w:szCs w:val="24"/>
                </w:rPr>
                <w:t>0.716**</w:t>
              </w:r>
              <w:r w:rsidRPr="008372F6">
                <w:rPr>
                  <w:rFonts w:ascii="Arial" w:hAnsi="Arial" w:cs="Arial"/>
                  <w:color w:val="000000"/>
                  <w:sz w:val="24"/>
                  <w:szCs w:val="24"/>
                </w:rPr>
                <w:br/>
                <w:t>[0.575, 0.891]</w:t>
              </w:r>
            </w:ins>
          </w:p>
        </w:tc>
      </w:tr>
      <w:tr w:rsidR="00856CFB" w:rsidRPr="008372F6" w14:paraId="4B2C9CBF" w14:textId="77777777" w:rsidTr="00756616">
        <w:trPr>
          <w:cantSplit/>
          <w:jc w:val="center"/>
          <w:ins w:id="171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42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2" w:author="Héctor Bahamonde" w:date="2026-09-18T11:04:00Z" w16du:dateUtc="2026-09-18T09:04:00Z"/>
                <w:rFonts w:ascii="Arial" w:hAnsi="Arial" w:cs="Arial"/>
                <w:color w:val="000000"/>
                <w:sz w:val="24"/>
                <w:szCs w:val="24"/>
              </w:rPr>
            </w:pPr>
            <w:ins w:id="1713" w:author="Héctor Bahamonde" w:date="2026-09-18T11:04:00Z" w16du:dateUtc="2026-09-18T09:04:00Z">
              <w:r w:rsidRPr="008372F6">
                <w:rPr>
                  <w:rFonts w:ascii="Arial" w:hAnsi="Arial" w:cs="Arial"/>
                  <w:color w:val="000000"/>
                  <w:sz w:val="24"/>
                  <w:szCs w:val="24"/>
                </w:rPr>
                <w:t>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F2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1B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5" w:author="Héctor Bahamonde" w:date="2026-09-18T11:04:00Z" w16du:dateUtc="2026-09-18T09:04:00Z"/>
                <w:rFonts w:ascii="Arial" w:hAnsi="Arial" w:cs="Arial"/>
                <w:color w:val="000000"/>
                <w:sz w:val="24"/>
                <w:szCs w:val="24"/>
              </w:rPr>
            </w:pPr>
            <w:ins w:id="1716" w:author="Héctor Bahamonde" w:date="2026-09-18T11:04:00Z" w16du:dateUtc="2026-09-18T09:04:00Z">
              <w:r w:rsidRPr="008372F6">
                <w:rPr>
                  <w:rFonts w:ascii="Arial" w:hAnsi="Arial" w:cs="Arial"/>
                  <w:color w:val="000000"/>
                  <w:sz w:val="24"/>
                  <w:szCs w:val="24"/>
                </w:rPr>
                <w:t>0.722**</w:t>
              </w:r>
              <w:r w:rsidRPr="008372F6">
                <w:rPr>
                  <w:rFonts w:ascii="Arial" w:hAnsi="Arial" w:cs="Arial"/>
                  <w:color w:val="000000"/>
                  <w:sz w:val="24"/>
                  <w:szCs w:val="24"/>
                </w:rPr>
                <w:br/>
                <w:t>[0.579, 0.900]</w:t>
              </w:r>
            </w:ins>
          </w:p>
        </w:tc>
      </w:tr>
      <w:tr w:rsidR="00856CFB" w:rsidRPr="008372F6" w14:paraId="5190E7CC" w14:textId="77777777" w:rsidTr="00756616">
        <w:trPr>
          <w:cantSplit/>
          <w:jc w:val="center"/>
          <w:ins w:id="171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1A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8" w:author="Héctor Bahamonde" w:date="2026-09-18T11:04:00Z" w16du:dateUtc="2026-09-18T09:04:00Z"/>
                <w:rFonts w:ascii="Arial" w:hAnsi="Arial" w:cs="Arial"/>
                <w:color w:val="000000"/>
                <w:sz w:val="24"/>
                <w:szCs w:val="24"/>
              </w:rPr>
            </w:pPr>
            <w:ins w:id="1719" w:author="Héctor Bahamonde" w:date="2026-09-18T11:04:00Z" w16du:dateUtc="2026-09-18T09:04:00Z">
              <w:r w:rsidRPr="008372F6">
                <w:rPr>
                  <w:rFonts w:ascii="Arial" w:hAnsi="Arial" w:cs="Arial"/>
                  <w:color w:val="000000"/>
                  <w:sz w:val="24"/>
                  <w:szCs w:val="24"/>
                </w:rPr>
                <w:t>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61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1" w:author="Héctor Bahamonde" w:date="2026-09-18T11:04:00Z" w16du:dateUtc="2026-09-18T09:04:00Z"/>
                <w:rFonts w:ascii="Arial" w:hAnsi="Arial" w:cs="Arial"/>
                <w:color w:val="000000"/>
                <w:sz w:val="24"/>
                <w:szCs w:val="24"/>
              </w:rPr>
            </w:pPr>
            <w:ins w:id="1722" w:author="Héctor Bahamonde" w:date="2026-09-18T11:04:00Z" w16du:dateUtc="2026-09-18T09:04:00Z">
              <w:r w:rsidRPr="008372F6">
                <w:rPr>
                  <w:rFonts w:ascii="Arial" w:hAnsi="Arial" w:cs="Arial"/>
                  <w:color w:val="000000"/>
                  <w:sz w:val="24"/>
                  <w:szCs w:val="24"/>
                </w:rPr>
                <w:t>0.962</w:t>
              </w:r>
              <w:r w:rsidRPr="008372F6">
                <w:rPr>
                  <w:rFonts w:ascii="Arial" w:hAnsi="Arial" w:cs="Arial"/>
                  <w:color w:val="000000"/>
                  <w:sz w:val="24"/>
                  <w:szCs w:val="24"/>
                </w:rPr>
                <w:br/>
                <w:t>[0.793, 1.167]</w:t>
              </w:r>
            </w:ins>
          </w:p>
        </w:tc>
      </w:tr>
      <w:tr w:rsidR="00856CFB" w:rsidRPr="008372F6" w14:paraId="7814492F" w14:textId="77777777" w:rsidTr="00756616">
        <w:trPr>
          <w:cantSplit/>
          <w:jc w:val="center"/>
          <w:ins w:id="172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664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4" w:author="Héctor Bahamonde" w:date="2026-09-18T11:04:00Z" w16du:dateUtc="2026-09-18T09:04:00Z"/>
                <w:rFonts w:ascii="Arial" w:hAnsi="Arial" w:cs="Arial"/>
                <w:color w:val="000000"/>
                <w:sz w:val="24"/>
                <w:szCs w:val="24"/>
              </w:rPr>
            </w:pPr>
            <w:ins w:id="1725" w:author="Héctor Bahamonde" w:date="2026-09-18T11:04:00Z" w16du:dateUtc="2026-09-18T09:04:00Z">
              <w:r w:rsidRPr="008372F6">
                <w:rPr>
                  <w:rFonts w:ascii="Arial" w:hAnsi="Arial" w:cs="Arial"/>
                  <w:color w:val="000000"/>
                  <w:sz w:val="24"/>
                  <w:szCs w:val="24"/>
                </w:rPr>
                <w:t>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CA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2D0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7" w:author="Héctor Bahamonde" w:date="2026-09-18T11:04:00Z" w16du:dateUtc="2026-09-18T09:04:00Z"/>
                <w:rFonts w:ascii="Arial" w:hAnsi="Arial" w:cs="Arial"/>
                <w:color w:val="000000"/>
                <w:sz w:val="24"/>
                <w:szCs w:val="24"/>
              </w:rPr>
            </w:pPr>
            <w:ins w:id="1728" w:author="Héctor Bahamonde" w:date="2026-09-18T11:04:00Z" w16du:dateUtc="2026-09-18T09:04:00Z">
              <w:r w:rsidRPr="008372F6">
                <w:rPr>
                  <w:rFonts w:ascii="Arial" w:hAnsi="Arial" w:cs="Arial"/>
                  <w:color w:val="000000"/>
                  <w:sz w:val="24"/>
                  <w:szCs w:val="24"/>
                </w:rPr>
                <w:t>0.986</w:t>
              </w:r>
              <w:r w:rsidRPr="008372F6">
                <w:rPr>
                  <w:rFonts w:ascii="Arial" w:hAnsi="Arial" w:cs="Arial"/>
                  <w:color w:val="000000"/>
                  <w:sz w:val="24"/>
                  <w:szCs w:val="24"/>
                </w:rPr>
                <w:br/>
                <w:t>[0.767, 1.267]</w:t>
              </w:r>
            </w:ins>
          </w:p>
        </w:tc>
      </w:tr>
      <w:tr w:rsidR="00856CFB" w:rsidRPr="008372F6" w14:paraId="56940719" w14:textId="77777777" w:rsidTr="00756616">
        <w:trPr>
          <w:cantSplit/>
          <w:jc w:val="center"/>
          <w:ins w:id="172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75C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0" w:author="Héctor Bahamonde" w:date="2026-09-18T11:04:00Z" w16du:dateUtc="2026-09-18T09:04:00Z"/>
                <w:rFonts w:ascii="Arial" w:hAnsi="Arial" w:cs="Arial"/>
                <w:color w:val="000000"/>
                <w:sz w:val="24"/>
                <w:szCs w:val="24"/>
              </w:rPr>
            </w:pPr>
            <w:ins w:id="1731" w:author="Héctor Bahamonde" w:date="2026-09-18T11:04:00Z" w16du:dateUtc="2026-09-18T09:04:00Z">
              <w:r w:rsidRPr="008372F6">
                <w:rPr>
                  <w:rFonts w:ascii="Arial" w:hAnsi="Arial" w:cs="Arial"/>
                  <w:color w:val="000000"/>
                  <w:sz w:val="24"/>
                  <w:szCs w:val="24"/>
                </w:rPr>
                <w:t>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33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B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3" w:author="Héctor Bahamonde" w:date="2026-09-18T11:04:00Z" w16du:dateUtc="2026-09-18T09:04:00Z"/>
                <w:rFonts w:ascii="Arial" w:hAnsi="Arial" w:cs="Arial"/>
                <w:color w:val="000000"/>
                <w:sz w:val="24"/>
                <w:szCs w:val="24"/>
              </w:rPr>
            </w:pPr>
            <w:ins w:id="1734" w:author="Héctor Bahamonde" w:date="2026-09-18T11:04:00Z" w16du:dateUtc="2026-09-18T09:04:00Z">
              <w:r w:rsidRPr="008372F6">
                <w:rPr>
                  <w:rFonts w:ascii="Arial" w:hAnsi="Arial" w:cs="Arial"/>
                  <w:color w:val="000000"/>
                  <w:sz w:val="24"/>
                  <w:szCs w:val="24"/>
                </w:rPr>
                <w:t>1.053</w:t>
              </w:r>
              <w:r w:rsidRPr="008372F6">
                <w:rPr>
                  <w:rFonts w:ascii="Arial" w:hAnsi="Arial" w:cs="Arial"/>
                  <w:color w:val="000000"/>
                  <w:sz w:val="24"/>
                  <w:szCs w:val="24"/>
                </w:rPr>
                <w:br/>
                <w:t>[0.758, 1.462]</w:t>
              </w:r>
            </w:ins>
          </w:p>
        </w:tc>
      </w:tr>
      <w:tr w:rsidR="00856CFB" w:rsidRPr="008372F6" w14:paraId="77518D9A" w14:textId="77777777" w:rsidTr="00756616">
        <w:trPr>
          <w:cantSplit/>
          <w:jc w:val="center"/>
          <w:ins w:id="173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293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6" w:author="Héctor Bahamonde" w:date="2026-09-18T11:04:00Z" w16du:dateUtc="2026-09-18T09:04:00Z"/>
                <w:rFonts w:ascii="Arial" w:hAnsi="Arial" w:cs="Arial"/>
                <w:color w:val="000000"/>
                <w:sz w:val="24"/>
                <w:szCs w:val="24"/>
              </w:rPr>
            </w:pPr>
            <w:ins w:id="1737" w:author="Héctor Bahamonde" w:date="2026-09-18T11:04:00Z" w16du:dateUtc="2026-09-18T09:04:00Z">
              <w:r w:rsidRPr="008372F6">
                <w:rPr>
                  <w:rFonts w:ascii="Arial" w:hAnsi="Arial" w:cs="Arial"/>
                  <w:color w:val="000000"/>
                  <w:sz w:val="24"/>
                  <w:szCs w:val="24"/>
                </w:rPr>
                <w:t>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7FD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5B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9" w:author="Héctor Bahamonde" w:date="2026-09-18T11:04:00Z" w16du:dateUtc="2026-09-18T09:04:00Z"/>
                <w:rFonts w:ascii="Arial" w:hAnsi="Arial" w:cs="Arial"/>
                <w:color w:val="000000"/>
                <w:sz w:val="24"/>
                <w:szCs w:val="24"/>
              </w:rPr>
            </w:pPr>
            <w:ins w:id="1740" w:author="Héctor Bahamonde" w:date="2026-09-18T11:04:00Z" w16du:dateUtc="2026-09-18T09:04:00Z">
              <w:r w:rsidRPr="008372F6">
                <w:rPr>
                  <w:rFonts w:ascii="Arial" w:hAnsi="Arial" w:cs="Arial"/>
                  <w:color w:val="000000"/>
                  <w:sz w:val="24"/>
                  <w:szCs w:val="24"/>
                </w:rPr>
                <w:t>1.149</w:t>
              </w:r>
              <w:r w:rsidRPr="008372F6">
                <w:rPr>
                  <w:rFonts w:ascii="Arial" w:hAnsi="Arial" w:cs="Arial"/>
                  <w:color w:val="000000"/>
                  <w:sz w:val="24"/>
                  <w:szCs w:val="24"/>
                </w:rPr>
                <w:br/>
                <w:t>[0.918, 1.436]</w:t>
              </w:r>
            </w:ins>
          </w:p>
        </w:tc>
      </w:tr>
      <w:tr w:rsidR="00856CFB" w:rsidRPr="008372F6" w14:paraId="0CD6E94F" w14:textId="77777777" w:rsidTr="00756616">
        <w:trPr>
          <w:cantSplit/>
          <w:jc w:val="center"/>
          <w:ins w:id="1741"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251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2" w:author="Héctor Bahamonde" w:date="2026-09-18T11:04:00Z" w16du:dateUtc="2026-09-18T09:04:00Z"/>
                <w:rFonts w:ascii="Arial" w:hAnsi="Arial" w:cs="Arial"/>
                <w:color w:val="000000"/>
                <w:sz w:val="24"/>
                <w:szCs w:val="24"/>
              </w:rPr>
            </w:pPr>
            <w:ins w:id="1743" w:author="Héctor Bahamonde" w:date="2026-09-18T11:04:00Z" w16du:dateUtc="2026-09-18T09:04:00Z">
              <w:r w:rsidRPr="008372F6">
                <w:rPr>
                  <w:rFonts w:ascii="Arial" w:hAnsi="Arial" w:cs="Arial"/>
                  <w:color w:val="000000"/>
                  <w:sz w:val="24"/>
                  <w:szCs w:val="24"/>
                </w:rPr>
                <w:lastRenderedPageBreak/>
                <w:t>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14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954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5" w:author="Héctor Bahamonde" w:date="2026-09-18T11:04:00Z" w16du:dateUtc="2026-09-18T09:04:00Z"/>
                <w:rFonts w:ascii="Arial" w:hAnsi="Arial" w:cs="Arial"/>
                <w:color w:val="000000"/>
                <w:sz w:val="24"/>
                <w:szCs w:val="24"/>
              </w:rPr>
            </w:pPr>
            <w:ins w:id="1746" w:author="Héctor Bahamonde" w:date="2026-09-18T11:04:00Z" w16du:dateUtc="2026-09-18T09:04:00Z">
              <w:r w:rsidRPr="008372F6">
                <w:rPr>
                  <w:rFonts w:ascii="Arial" w:hAnsi="Arial" w:cs="Arial"/>
                  <w:color w:val="000000"/>
                  <w:sz w:val="24"/>
                  <w:szCs w:val="24"/>
                </w:rPr>
                <w:t>0.702*</w:t>
              </w:r>
              <w:r w:rsidRPr="008372F6">
                <w:rPr>
                  <w:rFonts w:ascii="Arial" w:hAnsi="Arial" w:cs="Arial"/>
                  <w:color w:val="000000"/>
                  <w:sz w:val="24"/>
                  <w:szCs w:val="24"/>
                </w:rPr>
                <w:br/>
                <w:t>[0.522, 0.942]</w:t>
              </w:r>
            </w:ins>
          </w:p>
        </w:tc>
      </w:tr>
      <w:tr w:rsidR="00856CFB" w:rsidRPr="008372F6" w14:paraId="09FC15FD" w14:textId="77777777" w:rsidTr="00756616">
        <w:trPr>
          <w:cantSplit/>
          <w:jc w:val="center"/>
          <w:ins w:id="1747"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37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8" w:author="Héctor Bahamonde" w:date="2026-09-18T11:04:00Z" w16du:dateUtc="2026-09-18T09:04:00Z"/>
                <w:rFonts w:ascii="Arial" w:hAnsi="Arial" w:cs="Arial"/>
                <w:color w:val="000000"/>
                <w:sz w:val="24"/>
                <w:szCs w:val="24"/>
              </w:rPr>
            </w:pPr>
            <w:ins w:id="1749" w:author="Héctor Bahamonde" w:date="2026-09-18T11:04:00Z" w16du:dateUtc="2026-09-18T09:04:00Z">
              <w:r w:rsidRPr="008372F6">
                <w:rPr>
                  <w:rFonts w:ascii="Arial" w:hAnsi="Arial" w:cs="Arial"/>
                  <w:color w:val="000000"/>
                  <w:sz w:val="24"/>
                  <w:szCs w:val="24"/>
                </w:rPr>
                <w:t>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AB4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A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1" w:author="Héctor Bahamonde" w:date="2026-09-18T11:04:00Z" w16du:dateUtc="2026-09-18T09:04:00Z"/>
                <w:rFonts w:ascii="Arial" w:hAnsi="Arial" w:cs="Arial"/>
                <w:color w:val="000000"/>
                <w:sz w:val="24"/>
                <w:szCs w:val="24"/>
              </w:rPr>
            </w:pPr>
            <w:ins w:id="1752" w:author="Héctor Bahamonde" w:date="2026-09-18T11:04:00Z" w16du:dateUtc="2026-09-18T09:04:00Z">
              <w:r w:rsidRPr="008372F6">
                <w:rPr>
                  <w:rFonts w:ascii="Arial" w:hAnsi="Arial" w:cs="Arial"/>
                  <w:color w:val="000000"/>
                  <w:sz w:val="24"/>
                  <w:szCs w:val="24"/>
                </w:rPr>
                <w:t>1.150</w:t>
              </w:r>
              <w:r w:rsidRPr="008372F6">
                <w:rPr>
                  <w:rFonts w:ascii="Arial" w:hAnsi="Arial" w:cs="Arial"/>
                  <w:color w:val="000000"/>
                  <w:sz w:val="24"/>
                  <w:szCs w:val="24"/>
                </w:rPr>
                <w:br/>
                <w:t>[0.821, 1.609]</w:t>
              </w:r>
            </w:ins>
          </w:p>
        </w:tc>
      </w:tr>
      <w:tr w:rsidR="00856CFB" w:rsidRPr="008372F6" w14:paraId="65A3E98F" w14:textId="77777777" w:rsidTr="00756616">
        <w:trPr>
          <w:cantSplit/>
          <w:jc w:val="center"/>
          <w:ins w:id="1753"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4F6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4" w:author="Héctor Bahamonde" w:date="2026-09-18T11:04:00Z" w16du:dateUtc="2026-09-18T09:04:00Z"/>
                <w:rFonts w:ascii="Arial" w:hAnsi="Arial" w:cs="Arial"/>
                <w:color w:val="000000"/>
                <w:sz w:val="24"/>
                <w:szCs w:val="24"/>
              </w:rPr>
            </w:pPr>
            <w:ins w:id="1755" w:author="Héctor Bahamonde" w:date="2026-09-18T11:04:00Z" w16du:dateUtc="2026-09-18T09:04:00Z">
              <w:r w:rsidRPr="008372F6">
                <w:rPr>
                  <w:rFonts w:ascii="Arial" w:hAnsi="Arial" w:cs="Arial"/>
                  <w:color w:val="000000"/>
                  <w:sz w:val="24"/>
                  <w:szCs w:val="24"/>
                </w:rPr>
                <w:t>Threshold: reject | 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B0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584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7" w:author="Héctor Bahamonde" w:date="2026-09-18T11:04:00Z" w16du:dateUtc="2026-09-18T09:04:00Z"/>
                <w:rFonts w:ascii="Arial" w:hAnsi="Arial" w:cs="Arial"/>
                <w:color w:val="000000"/>
                <w:sz w:val="24"/>
                <w:szCs w:val="24"/>
              </w:rPr>
            </w:pPr>
            <w:ins w:id="1758" w:author="Héctor Bahamonde" w:date="2026-09-18T11:04:00Z" w16du:dateUtc="2026-09-18T09:04:00Z">
              <w:r w:rsidRPr="008372F6">
                <w:rPr>
                  <w:rFonts w:ascii="Arial" w:hAnsi="Arial" w:cs="Arial"/>
                  <w:color w:val="000000"/>
                  <w:sz w:val="24"/>
                  <w:szCs w:val="24"/>
                </w:rPr>
                <w:t>-1.194</w:t>
              </w:r>
              <w:r w:rsidRPr="008372F6">
                <w:rPr>
                  <w:rFonts w:ascii="Arial" w:hAnsi="Arial" w:cs="Arial"/>
                  <w:color w:val="000000"/>
                  <w:sz w:val="24"/>
                  <w:szCs w:val="24"/>
                </w:rPr>
                <w:br/>
                <w:t>[-1.562, -0.826]</w:t>
              </w:r>
            </w:ins>
          </w:p>
        </w:tc>
      </w:tr>
      <w:tr w:rsidR="00856CFB" w:rsidRPr="008372F6" w14:paraId="15502E13" w14:textId="77777777" w:rsidTr="00756616">
        <w:trPr>
          <w:cantSplit/>
          <w:jc w:val="center"/>
          <w:ins w:id="175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40B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0" w:author="Héctor Bahamonde" w:date="2026-09-18T11:04:00Z" w16du:dateUtc="2026-09-18T09:04:00Z"/>
                <w:rFonts w:ascii="Arial" w:hAnsi="Arial" w:cs="Arial"/>
                <w:color w:val="000000"/>
                <w:sz w:val="24"/>
                <w:szCs w:val="24"/>
              </w:rPr>
            </w:pPr>
            <w:ins w:id="1761" w:author="Héctor Bahamonde" w:date="2026-09-18T11:04:00Z" w16du:dateUtc="2026-09-18T09:04:00Z">
              <w:r w:rsidRPr="008372F6">
                <w:rPr>
                  <w:rFonts w:ascii="Arial" w:hAnsi="Arial" w:cs="Arial"/>
                  <w:color w:val="000000"/>
                  <w:sz w:val="24"/>
                  <w:szCs w:val="24"/>
                </w:rPr>
                <w:t>Threshold: conditional | unconditional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BE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F2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3" w:author="Héctor Bahamonde" w:date="2026-09-18T11:04:00Z" w16du:dateUtc="2026-09-18T09:04:00Z"/>
                <w:rFonts w:ascii="Arial" w:hAnsi="Arial" w:cs="Arial"/>
                <w:color w:val="000000"/>
                <w:sz w:val="24"/>
                <w:szCs w:val="24"/>
              </w:rPr>
            </w:pPr>
            <w:ins w:id="1764" w:author="Héctor Bahamonde" w:date="2026-09-18T11:04:00Z" w16du:dateUtc="2026-09-18T09:04:00Z">
              <w:r w:rsidRPr="008372F6">
                <w:rPr>
                  <w:rFonts w:ascii="Arial" w:hAnsi="Arial" w:cs="Arial"/>
                  <w:color w:val="000000"/>
                  <w:sz w:val="24"/>
                  <w:szCs w:val="24"/>
                </w:rPr>
                <w:t>1.706</w:t>
              </w:r>
              <w:r w:rsidRPr="008372F6">
                <w:rPr>
                  <w:rFonts w:ascii="Arial" w:hAnsi="Arial" w:cs="Arial"/>
                  <w:color w:val="000000"/>
                  <w:sz w:val="24"/>
                  <w:szCs w:val="24"/>
                </w:rPr>
                <w:br/>
                <w:t>[1.334, 2.078]</w:t>
              </w:r>
            </w:ins>
          </w:p>
        </w:tc>
      </w:tr>
      <w:tr w:rsidR="00856CFB" w:rsidRPr="008372F6" w14:paraId="7680DBAD" w14:textId="77777777" w:rsidTr="00756616">
        <w:trPr>
          <w:cantSplit/>
          <w:jc w:val="center"/>
          <w:ins w:id="1765"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44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6" w:author="Héctor Bahamonde" w:date="2026-09-18T11:04:00Z" w16du:dateUtc="2026-09-18T09:04:00Z"/>
                <w:rFonts w:ascii="Arial" w:hAnsi="Arial" w:cs="Arial"/>
                <w:color w:val="000000"/>
                <w:sz w:val="24"/>
                <w:szCs w:val="24"/>
              </w:rPr>
            </w:pPr>
            <w:ins w:id="1767" w:author="Héctor Bahamonde" w:date="2026-09-18T11:04:00Z" w16du:dateUtc="2026-09-18T09:04:00Z">
              <w:r w:rsidRPr="008372F6">
                <w:rPr>
                  <w:rFonts w:ascii="Arial" w:hAnsi="Arial" w:cs="Arial"/>
                  <w:color w:val="000000"/>
                  <w:sz w:val="24"/>
                  <w:szCs w:val="24"/>
                </w:rPr>
                <w:t>Num.Obs.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E2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8" w:author="Héctor Bahamonde" w:date="2026-09-18T11:04:00Z" w16du:dateUtc="2026-09-18T09:04:00Z"/>
                <w:rFonts w:ascii="Arial" w:hAnsi="Arial" w:cs="Arial"/>
                <w:color w:val="000000"/>
                <w:sz w:val="24"/>
                <w:szCs w:val="24"/>
              </w:rPr>
            </w:pPr>
            <w:ins w:id="1769" w:author="Héctor Bahamonde" w:date="2026-09-18T11:04:00Z" w16du:dateUtc="2026-09-18T09:04:00Z">
              <w:r w:rsidRPr="008372F6">
                <w:rPr>
                  <w:rFonts w:ascii="Arial" w:hAnsi="Arial" w:cs="Arial"/>
                  <w:color w:val="000000"/>
                  <w:sz w:val="24"/>
                  <w:szCs w:val="24"/>
                </w:rPr>
                <w:t>1,499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C6D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0" w:author="Héctor Bahamonde" w:date="2026-09-18T11:04:00Z" w16du:dateUtc="2026-09-18T09:04:00Z"/>
                <w:rFonts w:ascii="Arial" w:hAnsi="Arial" w:cs="Arial"/>
                <w:color w:val="000000"/>
                <w:sz w:val="24"/>
                <w:szCs w:val="24"/>
              </w:rPr>
            </w:pPr>
            <w:ins w:id="1771" w:author="Héctor Bahamonde" w:date="2026-09-18T11:04:00Z" w16du:dateUtc="2026-09-18T09:04:00Z">
              <w:r w:rsidRPr="008372F6">
                <w:rPr>
                  <w:rFonts w:ascii="Arial" w:hAnsi="Arial" w:cs="Arial"/>
                  <w:color w:val="000000"/>
                  <w:sz w:val="24"/>
                  <w:szCs w:val="24"/>
                </w:rPr>
                <w:t>1,258</w:t>
              </w:r>
            </w:ins>
          </w:p>
        </w:tc>
      </w:tr>
      <w:tr w:rsidR="00856CFB" w:rsidRPr="008372F6" w14:paraId="48E8FCE0" w14:textId="77777777" w:rsidTr="00756616">
        <w:trPr>
          <w:cantSplit/>
          <w:jc w:val="center"/>
          <w:ins w:id="1772"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850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3" w:author="Héctor Bahamonde" w:date="2026-09-18T11:04:00Z" w16du:dateUtc="2026-09-18T09:04:00Z"/>
                <w:rFonts w:ascii="Arial" w:hAnsi="Arial" w:cs="Arial"/>
                <w:color w:val="000000"/>
                <w:sz w:val="24"/>
                <w:szCs w:val="24"/>
              </w:rPr>
            </w:pPr>
            <w:ins w:id="1774" w:author="Héctor Bahamonde" w:date="2026-09-18T11:04:00Z" w16du:dateUtc="2026-09-18T09:04:00Z">
              <w:r w:rsidRPr="008372F6">
                <w:rPr>
                  <w:rFonts w:ascii="Arial" w:hAnsi="Arial" w:cs="Arial"/>
                  <w:color w:val="000000"/>
                  <w:sz w:val="24"/>
                  <w:szCs w:val="24"/>
                </w:rPr>
                <w:t>Log.Lik.</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ACE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5" w:author="Héctor Bahamonde" w:date="2026-09-18T11:04:00Z" w16du:dateUtc="2026-09-18T09:04:00Z"/>
                <w:rFonts w:ascii="Arial" w:hAnsi="Arial" w:cs="Arial"/>
                <w:color w:val="000000"/>
                <w:sz w:val="24"/>
                <w:szCs w:val="24"/>
              </w:rPr>
            </w:pPr>
            <w:ins w:id="1776" w:author="Héctor Bahamonde" w:date="2026-09-18T11:04:00Z" w16du:dateUtc="2026-09-18T09:04:00Z">
              <w:r w:rsidRPr="008372F6">
                <w:rPr>
                  <w:rFonts w:ascii="Arial" w:hAnsi="Arial" w:cs="Arial"/>
                  <w:color w:val="000000"/>
                  <w:sz w:val="24"/>
                  <w:szCs w:val="24"/>
                </w:rPr>
                <w:t>-3490.07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6B4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7" w:author="Héctor Bahamonde" w:date="2026-09-18T11:04:00Z" w16du:dateUtc="2026-09-18T09:04:00Z"/>
                <w:rFonts w:ascii="Arial" w:hAnsi="Arial" w:cs="Arial"/>
                <w:color w:val="000000"/>
                <w:sz w:val="24"/>
                <w:szCs w:val="24"/>
              </w:rPr>
            </w:pPr>
            <w:ins w:id="1778" w:author="Héctor Bahamonde" w:date="2026-09-18T11:04:00Z" w16du:dateUtc="2026-09-18T09:04:00Z">
              <w:r w:rsidRPr="008372F6">
                <w:rPr>
                  <w:rFonts w:ascii="Arial" w:hAnsi="Arial" w:cs="Arial"/>
                  <w:color w:val="000000"/>
                  <w:sz w:val="24"/>
                  <w:szCs w:val="24"/>
                </w:rPr>
                <w:t>-2239.96</w:t>
              </w:r>
            </w:ins>
          </w:p>
        </w:tc>
      </w:tr>
      <w:tr w:rsidR="00856CFB" w:rsidRPr="008372F6" w14:paraId="096AF362" w14:textId="77777777" w:rsidTr="00756616">
        <w:trPr>
          <w:cantSplit/>
          <w:jc w:val="center"/>
          <w:ins w:id="1779"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E9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0" w:author="Héctor Bahamonde" w:date="2026-09-18T11:04:00Z" w16du:dateUtc="2026-09-18T09:04:00Z"/>
                <w:rFonts w:ascii="Arial" w:hAnsi="Arial" w:cs="Arial"/>
                <w:color w:val="000000"/>
                <w:sz w:val="24"/>
                <w:szCs w:val="24"/>
              </w:rPr>
            </w:pPr>
            <w:ins w:id="1781" w:author="Héctor Bahamonde" w:date="2026-09-18T11:04:00Z" w16du:dateUtc="2026-09-18T09:04:00Z">
              <w:r w:rsidRPr="008372F6">
                <w:rPr>
                  <w:rFonts w:ascii="Arial" w:hAnsi="Arial" w:cs="Arial"/>
                  <w:color w:val="000000"/>
                  <w:sz w:val="24"/>
                  <w:szCs w:val="24"/>
                </w:rPr>
                <w:t>AIC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41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2" w:author="Héctor Bahamonde" w:date="2026-09-18T11:04:00Z" w16du:dateUtc="2026-09-18T09:04:00Z"/>
                <w:rFonts w:ascii="Arial" w:hAnsi="Arial" w:cs="Arial"/>
                <w:color w:val="000000"/>
                <w:sz w:val="24"/>
                <w:szCs w:val="24"/>
              </w:rPr>
            </w:pPr>
            <w:ins w:id="1783" w:author="Héctor Bahamonde" w:date="2026-09-18T11:04:00Z" w16du:dateUtc="2026-09-18T09:04:00Z">
              <w:r w:rsidRPr="008372F6">
                <w:rPr>
                  <w:rFonts w:ascii="Arial" w:hAnsi="Arial" w:cs="Arial"/>
                  <w:color w:val="000000"/>
                  <w:sz w:val="24"/>
                  <w:szCs w:val="24"/>
                </w:rPr>
                <w:t>7082.14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837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4" w:author="Héctor Bahamonde" w:date="2026-09-18T11:04:00Z" w16du:dateUtc="2026-09-18T09:04:00Z"/>
                <w:rFonts w:ascii="Arial" w:hAnsi="Arial" w:cs="Arial"/>
                <w:color w:val="000000"/>
                <w:sz w:val="24"/>
                <w:szCs w:val="24"/>
              </w:rPr>
            </w:pPr>
            <w:ins w:id="1785" w:author="Héctor Bahamonde" w:date="2026-09-18T11:04:00Z" w16du:dateUtc="2026-09-18T09:04:00Z">
              <w:r w:rsidRPr="008372F6">
                <w:rPr>
                  <w:rFonts w:ascii="Arial" w:hAnsi="Arial" w:cs="Arial"/>
                  <w:color w:val="000000"/>
                  <w:sz w:val="24"/>
                  <w:szCs w:val="24"/>
                </w:rPr>
                <w:t>4515.92</w:t>
              </w:r>
            </w:ins>
          </w:p>
        </w:tc>
      </w:tr>
      <w:tr w:rsidR="00856CFB" w:rsidRPr="008372F6" w14:paraId="618584AE" w14:textId="77777777" w:rsidTr="00756616">
        <w:trPr>
          <w:cantSplit/>
          <w:jc w:val="center"/>
          <w:ins w:id="1786" w:author="Héctor Bahamonde" w:date="2026-09-18T11: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AC8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7" w:author="Héctor Bahamonde" w:date="2026-09-18T11:04:00Z" w16du:dateUtc="2026-09-18T09:04:00Z"/>
                <w:rFonts w:ascii="Arial" w:hAnsi="Arial" w:cs="Arial"/>
                <w:color w:val="000000"/>
                <w:sz w:val="24"/>
                <w:szCs w:val="24"/>
              </w:rPr>
            </w:pPr>
            <w:ins w:id="1788" w:author="Héctor Bahamonde" w:date="2026-09-18T11:04:00Z" w16du:dateUtc="2026-09-18T09:04:00Z">
              <w:r w:rsidRPr="008372F6">
                <w:rPr>
                  <w:rFonts w:ascii="Arial" w:hAnsi="Arial" w:cs="Arial"/>
                  <w:color w:val="000000"/>
                  <w:sz w:val="24"/>
                  <w:szCs w:val="24"/>
                </w:rPr>
                <w:t>BIC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6E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9" w:author="Héctor Bahamonde" w:date="2026-09-18T11:04:00Z" w16du:dateUtc="2026-09-18T09:04:00Z"/>
                <w:rFonts w:ascii="Arial" w:hAnsi="Arial" w:cs="Arial"/>
                <w:color w:val="000000"/>
                <w:sz w:val="24"/>
                <w:szCs w:val="24"/>
              </w:rPr>
            </w:pPr>
            <w:ins w:id="1790" w:author="Héctor Bahamonde" w:date="2026-09-18T11:04:00Z" w16du:dateUtc="2026-09-18T09:04:00Z">
              <w:r w:rsidRPr="008372F6">
                <w:rPr>
                  <w:rFonts w:ascii="Arial" w:hAnsi="Arial" w:cs="Arial"/>
                  <w:color w:val="000000"/>
                  <w:sz w:val="24"/>
                  <w:szCs w:val="24"/>
                </w:rPr>
                <w:t>7387.61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80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1" w:author="Héctor Bahamonde" w:date="2026-09-18T11:04:00Z" w16du:dateUtc="2026-09-18T09:04:00Z"/>
                <w:rFonts w:ascii="Arial" w:hAnsi="Arial" w:cs="Arial"/>
                <w:color w:val="000000"/>
                <w:sz w:val="24"/>
                <w:szCs w:val="24"/>
              </w:rPr>
            </w:pPr>
            <w:ins w:id="1792" w:author="Héctor Bahamonde" w:date="2026-09-18T11:04:00Z" w16du:dateUtc="2026-09-18T09:04:00Z">
              <w:r w:rsidRPr="008372F6">
                <w:rPr>
                  <w:rFonts w:ascii="Arial" w:hAnsi="Arial" w:cs="Arial"/>
                  <w:color w:val="000000"/>
                  <w:sz w:val="24"/>
                  <w:szCs w:val="24"/>
                </w:rPr>
                <w:t>4620.26</w:t>
              </w:r>
            </w:ins>
          </w:p>
        </w:tc>
      </w:tr>
      <w:tr w:rsidR="00856CFB" w:rsidRPr="008372F6" w14:paraId="16129783" w14:textId="77777777" w:rsidTr="00756616">
        <w:trPr>
          <w:cantSplit/>
          <w:jc w:val="center"/>
          <w:ins w:id="1793" w:author="Héctor Bahamonde" w:date="2026-09-18T11:04:00Z"/>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FF8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4" w:author="Héctor Bahamonde" w:date="2026-09-18T11:04:00Z" w16du:dateUtc="2026-09-18T09:04:00Z"/>
                <w:rFonts w:ascii="Arial" w:hAnsi="Arial" w:cs="Arial"/>
                <w:color w:val="000000"/>
                <w:sz w:val="24"/>
                <w:szCs w:val="24"/>
              </w:rPr>
            </w:pPr>
            <w:ins w:id="1795" w:author="Héctor Bahamonde" w:date="2026-09-18T11:04:00Z" w16du:dateUtc="2026-09-18T09:04:00Z">
              <w:r w:rsidRPr="008372F6">
                <w:rPr>
                  <w:rFonts w:ascii="Arial" w:hAnsi="Arial" w:cs="Arial"/>
                  <w:color w:val="000000"/>
                  <w:sz w:val="24"/>
                  <w:szCs w:val="24"/>
                </w:rPr>
                <w:t>Survey weights</w:t>
              </w:r>
            </w:ins>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1B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6" w:author="Héctor Bahamonde" w:date="2026-09-18T11:04:00Z" w16du:dateUtc="2026-09-18T09:04:00Z"/>
                <w:rFonts w:ascii="Arial" w:hAnsi="Arial" w:cs="Arial"/>
                <w:color w:val="000000"/>
                <w:sz w:val="24"/>
                <w:szCs w:val="24"/>
              </w:rPr>
            </w:pPr>
            <w:ins w:id="1797" w:author="Héctor Bahamonde" w:date="2026-09-18T11:04:00Z" w16du:dateUtc="2026-09-18T09:04:00Z">
              <w:r w:rsidRPr="008372F6">
                <w:rPr>
                  <w:rFonts w:ascii="Arial" w:hAnsi="Arial" w:cs="Arial"/>
                  <w:color w:val="000000"/>
                  <w:sz w:val="24"/>
                  <w:szCs w:val="24"/>
                </w:rPr>
                <w:t>Yes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3A9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8" w:author="Héctor Bahamonde" w:date="2026-09-18T11:04:00Z" w16du:dateUtc="2026-09-18T09:04:00Z"/>
                <w:rFonts w:ascii="Arial" w:hAnsi="Arial" w:cs="Arial"/>
                <w:color w:val="000000"/>
                <w:sz w:val="24"/>
                <w:szCs w:val="24"/>
              </w:rPr>
            </w:pPr>
            <w:ins w:id="1799" w:author="Héctor Bahamonde" w:date="2026-09-18T11:04:00Z" w16du:dateUtc="2026-09-18T09:04:00Z">
              <w:r w:rsidRPr="008372F6">
                <w:rPr>
                  <w:rFonts w:ascii="Arial" w:hAnsi="Arial" w:cs="Arial"/>
                  <w:color w:val="000000"/>
                  <w:sz w:val="24"/>
                  <w:szCs w:val="24"/>
                </w:rPr>
                <w:t>Yes</w:t>
              </w:r>
            </w:ins>
          </w:p>
        </w:tc>
      </w:tr>
    </w:tbl>
    <w:p w14:paraId="7F8C4DB9" w14:textId="767ADC6A" w:rsidR="00856CFB" w:rsidRDefault="00856CFB">
      <w:pPr>
        <w:pStyle w:val="Heading1"/>
        <w:spacing w:before="120" w:after="120" w:line="360" w:lineRule="auto"/>
        <w:ind w:left="0" w:firstLine="0"/>
        <w:jc w:val="both"/>
        <w:rPr>
          <w:ins w:id="1800" w:author="Héctor Bahamonde" w:date="2026-09-18T11:04:00Z" w16du:dateUtc="2026-09-18T09:04:00Z"/>
          <w:rFonts w:ascii="Arial" w:hAnsi="Arial" w:cs="Arial"/>
          <w:sz w:val="24"/>
          <w:szCs w:val="24"/>
        </w:rPr>
        <w:pPrChange w:id="1801" w:author="Héctor Bahamonde" w:date="2026-09-18T11:05:00Z" w16du:dateUtc="2026-09-18T09:05:00Z">
          <w:pPr>
            <w:pStyle w:val="Heading1"/>
            <w:spacing w:before="120" w:after="120" w:line="360" w:lineRule="auto"/>
            <w:ind w:left="0"/>
            <w:jc w:val="both"/>
          </w:pPr>
        </w:pPrChange>
      </w:pPr>
      <w:ins w:id="1802" w:author="Héctor Bahamonde" w:date="2026-09-18T11:04:00Z" w16du:dateUtc="2026-09-18T09:04:00Z">
        <w:r w:rsidRPr="00DC4C31">
          <w:rPr>
            <w:rFonts w:ascii="Arial" w:hAnsi="Arial" w:cs="Arial"/>
            <w:sz w:val="24"/>
            <w:szCs w:val="24"/>
            <w:rPrChange w:id="1803" w:author="Héctor Bahamonde" w:date="2026-09-18T13:21:00Z" w16du:dateUtc="2026-09-18T11:21:00Z">
              <w:rPr>
                <w:rFonts w:ascii="Arial" w:hAnsi="Arial" w:cs="Arial"/>
                <w:b w:val="0"/>
                <w:bCs w:val="0"/>
                <w:sz w:val="24"/>
                <w:szCs w:val="24"/>
              </w:rPr>
            </w:rPrChange>
          </w:rPr>
          <w:t>Note</w:t>
        </w:r>
        <w:r w:rsidRPr="00756616">
          <w:rPr>
            <w:rFonts w:ascii="Arial" w:hAnsi="Arial" w:cs="Arial"/>
            <w:sz w:val="24"/>
            <w:szCs w:val="24"/>
          </w:rPr>
          <w:t xml:space="preserve">: </w:t>
        </w:r>
        <w:r w:rsidRPr="00BB4FF0">
          <w:rPr>
            <w:rFonts w:ascii="Arial" w:hAnsi="Arial" w:cs="Arial"/>
            <w:b w:val="0"/>
            <w:bCs w:val="0"/>
            <w:sz w:val="24"/>
            <w:szCs w:val="24"/>
            <w:rPrChange w:id="1804" w:author="Héctor Bahamonde" w:date="2026-09-18T11:05:00Z" w16du:dateUtc="2026-09-18T09:05:00Z">
              <w:rPr>
                <w:rFonts w:ascii="Arial" w:hAnsi="Arial" w:cs="Arial"/>
                <w:sz w:val="24"/>
                <w:szCs w:val="24"/>
              </w:rPr>
            </w:rPrChange>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BB4FF0">
          <w:rPr>
            <w:rFonts w:ascii="Arial" w:hAnsi="Arial" w:cs="Arial"/>
            <w:b w:val="0"/>
            <w:bCs w:val="0"/>
            <w:sz w:val="24"/>
            <w:szCs w:val="24"/>
            <w:rPrChange w:id="1805" w:author="Héctor Bahamonde" w:date="2026-09-18T11:05:00Z" w16du:dateUtc="2026-09-18T09:05:00Z">
              <w:rPr>
                <w:rFonts w:ascii="Arial" w:hAnsi="Arial" w:cs="Arial"/>
                <w:sz w:val="24"/>
                <w:szCs w:val="24"/>
              </w:rPr>
            </w:rPrChange>
          </w:rPr>
          <w:br/>
        </w:r>
        <w:r w:rsidRPr="00BB4FF0">
          <w:rPr>
            <w:rFonts w:ascii="Arial" w:hAnsi="Arial" w:cs="Arial"/>
            <w:b w:val="0"/>
            <w:bCs w:val="0"/>
            <w:sz w:val="24"/>
            <w:szCs w:val="24"/>
            <w:rPrChange w:id="1806" w:author="Héctor Bahamonde" w:date="2026-09-18T11:05:00Z" w16du:dateUtc="2026-09-18T09:05:00Z">
              <w:rPr>
                <w:rFonts w:ascii="Arial" w:hAnsi="Arial" w:cs="Arial"/>
                <w:sz w:val="24"/>
                <w:szCs w:val="24"/>
              </w:rPr>
            </w:rPrChange>
          </w:rPr>
          <w:lastRenderedPageBreak/>
          <w:t>+ p &lt; 0.10, * p &lt; 0.05, ** p &lt; 0.01, *** p &lt; 0.001.</w:t>
        </w:r>
      </w:ins>
    </w:p>
    <w:p w14:paraId="6266CBA3" w14:textId="77777777" w:rsidR="00856CFB" w:rsidRDefault="00856CFB">
      <w:pPr>
        <w:rPr>
          <w:ins w:id="1807" w:author="Héctor Bahamonde" w:date="2026-09-18T11:04:00Z" w16du:dateUtc="2026-09-18T09:04:00Z"/>
          <w:rFonts w:ascii="Arial" w:eastAsia="Georgia" w:hAnsi="Arial" w:cs="Arial"/>
          <w:b/>
          <w:bCs/>
          <w:sz w:val="24"/>
          <w:szCs w:val="24"/>
        </w:rPr>
      </w:pPr>
      <w:ins w:id="1808" w:author="Héctor Bahamonde" w:date="2026-09-18T11:04:00Z" w16du:dateUtc="2026-09-18T09:04:00Z">
        <w:r>
          <w:rPr>
            <w:rFonts w:ascii="Arial" w:hAnsi="Arial" w:cs="Arial"/>
            <w:sz w:val="24"/>
            <w:szCs w:val="24"/>
          </w:rPr>
          <w:br w:type="page"/>
        </w:r>
      </w:ins>
    </w:p>
    <w:p w14:paraId="524FEB50" w14:textId="6B7A2940" w:rsidR="00E41237" w:rsidRPr="008372F6" w:rsidRDefault="00630BB1">
      <w:pPr>
        <w:spacing w:before="120" w:after="120" w:line="360" w:lineRule="auto"/>
        <w:jc w:val="center"/>
        <w:rPr>
          <w:ins w:id="1809" w:author="Héctor Bahamonde" w:date="2026-08-06T15:18:00Z"/>
          <w:rFonts w:ascii="Arial" w:hAnsi="Arial" w:cs="Arial"/>
          <w:b/>
          <w:bCs/>
          <w:sz w:val="24"/>
          <w:szCs w:val="24"/>
        </w:rPr>
        <w:pPrChange w:id="1810" w:author="Héctor Bahamonde" w:date="2026-09-18T13:21:00Z" w16du:dateUtc="2026-09-18T11:21:00Z">
          <w:pPr>
            <w:spacing w:before="120" w:after="120" w:line="360" w:lineRule="auto"/>
            <w:jc w:val="both"/>
          </w:pPr>
        </w:pPrChange>
      </w:pPr>
      <w:ins w:id="1811" w:author="Héctor Bahamonde" w:date="2026-09-19T11:29:00Z" w16du:dateUtc="2026-09-19T09:29:00Z">
        <w:r w:rsidRPr="00630BB1">
          <w:rPr>
            <w:rFonts w:ascii="Arial" w:hAnsi="Arial" w:cs="Arial"/>
            <w:b/>
            <w:bCs/>
            <w:sz w:val="24"/>
            <w:szCs w:val="24"/>
          </w:rPr>
          <w:lastRenderedPageBreak/>
          <w:t>Figure OA1. Predicted Funding Preferences With and Without “Don’t Know” Responses</w:t>
        </w:r>
      </w:ins>
    </w:p>
    <w:p w14:paraId="5F032DF5" w14:textId="77777777" w:rsidR="00E41237" w:rsidRPr="008372F6" w:rsidRDefault="00E41237" w:rsidP="008372F6">
      <w:pPr>
        <w:spacing w:before="120" w:after="120" w:line="360" w:lineRule="auto"/>
        <w:jc w:val="both"/>
        <w:rPr>
          <w:ins w:id="1812" w:author="Héctor Bahamonde" w:date="2026-08-06T15:18:00Z"/>
          <w:rFonts w:ascii="Arial" w:hAnsi="Arial" w:cs="Arial"/>
          <w:sz w:val="24"/>
          <w:szCs w:val="24"/>
        </w:rPr>
      </w:pPr>
      <w:ins w:id="1813" w:author="Héctor Bahamonde" w:date="2026-08-06T15:18:00Z">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7"/>
                      <a:stretch>
                        <a:fillRect/>
                      </a:stretch>
                    </pic:blipFill>
                    <pic:spPr>
                      <a:xfrm>
                        <a:off x="0" y="0"/>
                        <a:ext cx="6400800" cy="4664710"/>
                      </a:xfrm>
                      <a:prstGeom prst="rect">
                        <a:avLst/>
                      </a:prstGeom>
                    </pic:spPr>
                  </pic:pic>
                </a:graphicData>
              </a:graphic>
            </wp:inline>
          </w:drawing>
        </w:r>
      </w:ins>
    </w:p>
    <w:p w14:paraId="1806FE4D" w14:textId="1BED58CD" w:rsidR="00E41237" w:rsidRPr="008372F6" w:rsidRDefault="00E41237" w:rsidP="008372F6">
      <w:pPr>
        <w:spacing w:before="120" w:after="120" w:line="360" w:lineRule="auto"/>
        <w:jc w:val="both"/>
        <w:rPr>
          <w:ins w:id="1814" w:author="Héctor Bahamonde" w:date="2026-08-06T15:18:00Z"/>
          <w:rFonts w:ascii="Arial" w:hAnsi="Arial" w:cs="Arial"/>
          <w:sz w:val="24"/>
          <w:szCs w:val="24"/>
        </w:rPr>
      </w:pPr>
      <w:ins w:id="1815" w:author="Héctor Bahamonde" w:date="2026-08-06T15:18:00Z">
        <w:r w:rsidRPr="008372F6">
          <w:rPr>
            <w:rFonts w:ascii="Arial" w:hAnsi="Arial" w:cs="Arial"/>
            <w:sz w:val="24"/>
            <w:szCs w:val="24"/>
          </w:rPr>
          <w:t xml:space="preserve">Notes: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ins>
      <w:ins w:id="1816" w:author="Héctor Bahamonde" w:date="2026-09-19T12:40:00Z" w16du:dateUtc="2026-09-19T10:40:00Z">
        <w:r w:rsidR="00CD6464">
          <w:rPr>
            <w:rFonts w:ascii="Arial" w:hAnsi="Arial" w:cs="Arial"/>
            <w:sz w:val="24"/>
            <w:szCs w:val="24"/>
          </w:rPr>
          <w:t>Horizontal</w:t>
        </w:r>
      </w:ins>
      <w:ins w:id="1817" w:author="Héctor Bahamonde" w:date="2026-08-06T15:18:00Z">
        <w:r w:rsidRPr="008372F6">
          <w:rPr>
            <w:rFonts w:ascii="Arial" w:hAnsi="Arial" w:cs="Arial"/>
            <w:sz w:val="24"/>
            <w:szCs w:val="24"/>
          </w:rPr>
          <w:t xml:space="preserve"> bars indicate 95% confidence intervals.</w:t>
        </w:r>
      </w:ins>
    </w:p>
    <w:p w14:paraId="7F95714B" w14:textId="6AAFD3E9" w:rsidR="007A1B9C" w:rsidRPr="008372F6" w:rsidRDefault="007A1B9C" w:rsidP="008372F6">
      <w:pPr>
        <w:spacing w:before="120" w:after="120" w:line="360" w:lineRule="auto"/>
        <w:jc w:val="both"/>
        <w:rPr>
          <w:ins w:id="1818" w:author="Héctor Bahamonde" w:date="2026-08-10T18:52:00Z"/>
          <w:rFonts w:ascii="Arial" w:hAnsi="Arial" w:cs="Arial"/>
          <w:sz w:val="24"/>
          <w:szCs w:val="24"/>
        </w:rPr>
      </w:pPr>
      <w:ins w:id="1819" w:author="Héctor Bahamonde" w:date="2026-08-10T18:52:00Z">
        <w:r w:rsidRPr="008372F6">
          <w:rPr>
            <w:rFonts w:ascii="Arial" w:hAnsi="Arial" w:cs="Arial"/>
            <w:sz w:val="24"/>
            <w:szCs w:val="24"/>
          </w:rPr>
          <w:br w:type="page"/>
        </w:r>
      </w:ins>
    </w:p>
    <w:p w14:paraId="6F75D2A9" w14:textId="06326F60" w:rsidR="007A1B9C" w:rsidRPr="008372F6" w:rsidRDefault="002056BB">
      <w:pPr>
        <w:spacing w:before="120" w:after="120" w:line="360" w:lineRule="auto"/>
        <w:jc w:val="center"/>
        <w:rPr>
          <w:ins w:id="1820" w:author="Héctor Bahamonde" w:date="2026-08-10T18:52:00Z"/>
          <w:rFonts w:ascii="Arial" w:hAnsi="Arial" w:cs="Arial"/>
          <w:b/>
          <w:bCs/>
          <w:sz w:val="24"/>
          <w:szCs w:val="24"/>
          <w:rPrChange w:id="1821" w:author="Héctor Bahamonde" w:date="2026-08-10T18:55:00Z">
            <w:rPr>
              <w:ins w:id="1822" w:author="Héctor Bahamonde" w:date="2026-08-10T18:52:00Z"/>
            </w:rPr>
          </w:rPrChange>
        </w:rPr>
        <w:pPrChange w:id="1823" w:author="Héctor Bahamonde" w:date="2026-09-18T13:22:00Z" w16du:dateUtc="2026-09-18T11:22:00Z">
          <w:pPr>
            <w:spacing w:before="120" w:after="120" w:line="360" w:lineRule="auto"/>
            <w:jc w:val="both"/>
          </w:pPr>
        </w:pPrChange>
      </w:pPr>
      <w:ins w:id="1824" w:author="Héctor Bahamonde" w:date="2026-09-19T11:29:00Z" w16du:dateUtc="2026-09-19T09:29:00Z">
        <w:r w:rsidRPr="002056BB">
          <w:rPr>
            <w:rFonts w:ascii="Arial" w:hAnsi="Arial" w:cs="Arial"/>
            <w:b/>
            <w:bCs/>
            <w:sz w:val="24"/>
            <w:szCs w:val="24"/>
          </w:rPr>
          <w:lastRenderedPageBreak/>
          <w:t>Table OA2. Unweighted Multinomial and Ordinal Logit Models of Support for Funding a High-Cost Cancer Medicine</w:t>
        </w:r>
      </w:ins>
    </w:p>
    <w:tbl>
      <w:tblPr>
        <w:tblW w:w="0" w:type="auto"/>
        <w:jc w:val="center"/>
        <w:tblLayout w:type="fixed"/>
        <w:tblLook w:val="0420" w:firstRow="1" w:lastRow="0" w:firstColumn="0" w:lastColumn="0" w:noHBand="0" w:noVBand="1"/>
      </w:tblPr>
      <w:tblGrid>
        <w:gridCol w:w="5670"/>
        <w:gridCol w:w="2448"/>
        <w:gridCol w:w="1332"/>
      </w:tblGrid>
      <w:tr w:rsidR="007A1B9C" w:rsidRPr="008372F6" w14:paraId="19F1BF6C" w14:textId="77777777" w:rsidTr="001827F9">
        <w:trPr>
          <w:cantSplit/>
          <w:tblHeader/>
          <w:jc w:val="center"/>
          <w:ins w:id="1825" w:author="Héctor Bahamonde" w:date="2026-08-10T18:53:00Z"/>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A06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6" w:author="Héctor Bahamonde" w:date="2026-08-10T18:53:00Z"/>
                <w:rFonts w:ascii="Arial" w:hAnsi="Arial" w:cs="Arial"/>
                <w:b/>
                <w:color w:val="000000"/>
                <w:sz w:val="24"/>
                <w:szCs w:val="24"/>
              </w:rPr>
            </w:pPr>
            <w:ins w:id="1827" w:author="Héctor Bahamonde" w:date="2026-08-10T18:53:00Z">
              <w:r w:rsidRPr="008372F6">
                <w:rPr>
                  <w:rFonts w:ascii="Arial" w:hAnsi="Arial" w:cs="Arial"/>
                  <w:b/>
                  <w:color w:val="000000"/>
                  <w:sz w:val="24"/>
                  <w:szCs w:val="24"/>
                </w:rPr>
                <w:t>Parameter</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58A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8" w:author="Héctor Bahamonde" w:date="2026-08-10T18:53:00Z"/>
                <w:rFonts w:ascii="Arial" w:hAnsi="Arial" w:cs="Arial"/>
                <w:b/>
                <w:color w:val="000000"/>
                <w:sz w:val="24"/>
                <w:szCs w:val="24"/>
              </w:rPr>
            </w:pPr>
            <w:ins w:id="1829" w:author="Héctor Bahamonde" w:date="2026-08-10T18:53:00Z">
              <w:r w:rsidRPr="008372F6">
                <w:rPr>
                  <w:rFonts w:ascii="Arial" w:hAnsi="Arial" w:cs="Arial"/>
                  <w:b/>
                  <w:color w:val="000000"/>
                  <w:sz w:val="24"/>
                  <w:szCs w:val="24"/>
                </w:rPr>
                <w:t>Multinomial logit</w:t>
              </w:r>
            </w:ins>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678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0" w:author="Héctor Bahamonde" w:date="2026-08-10T18:53:00Z"/>
                <w:rFonts w:ascii="Arial" w:hAnsi="Arial" w:cs="Arial"/>
                <w:b/>
                <w:color w:val="000000"/>
                <w:sz w:val="24"/>
                <w:szCs w:val="24"/>
              </w:rPr>
            </w:pPr>
            <w:ins w:id="1831" w:author="Héctor Bahamonde" w:date="2026-08-10T18:53:00Z">
              <w:r w:rsidRPr="008372F6">
                <w:rPr>
                  <w:rFonts w:ascii="Arial" w:hAnsi="Arial" w:cs="Arial"/>
                  <w:b/>
                  <w:color w:val="000000"/>
                  <w:sz w:val="24"/>
                  <w:szCs w:val="24"/>
                </w:rPr>
                <w:t>Ordinal logit</w:t>
              </w:r>
            </w:ins>
          </w:p>
        </w:tc>
      </w:tr>
      <w:tr w:rsidR="007A1B9C" w:rsidRPr="008372F6" w14:paraId="2ECD801A" w14:textId="77777777" w:rsidTr="001827F9">
        <w:trPr>
          <w:cantSplit/>
          <w:jc w:val="center"/>
          <w:ins w:id="1832" w:author="Héctor Bahamonde" w:date="2026-08-10T18:53:00Z"/>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54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3" w:author="Héctor Bahamonde" w:date="2026-08-10T18:53:00Z"/>
                <w:rFonts w:ascii="Arial" w:hAnsi="Arial" w:cs="Arial"/>
                <w:color w:val="000000"/>
                <w:sz w:val="24"/>
                <w:szCs w:val="24"/>
              </w:rPr>
            </w:pPr>
            <w:ins w:id="1834" w:author="Héctor Bahamonde" w:date="2026-08-10T18:53:00Z">
              <w:r w:rsidRPr="008372F6">
                <w:rPr>
                  <w:rFonts w:ascii="Arial" w:hAnsi="Arial" w:cs="Arial"/>
                  <w:color w:val="000000"/>
                  <w:sz w:val="24"/>
                  <w:szCs w:val="24"/>
                </w:rPr>
                <w:t>Conditional vs. reject: Intercept</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6F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ins w:id="1835" w:author="Héctor Bahamonde" w:date="2026-08-10T18:53:00Z"/>
                <w:rFonts w:ascii="Arial" w:hAnsi="Arial" w:cs="Arial"/>
                <w:color w:val="000000"/>
                <w:sz w:val="24"/>
                <w:szCs w:val="24"/>
              </w:rPr>
            </w:pPr>
            <w:ins w:id="1836" w:author="Héctor Bahamonde" w:date="2026-08-10T18:53:00Z">
              <w:r w:rsidRPr="008372F6">
                <w:rPr>
                  <w:rFonts w:ascii="Arial" w:hAnsi="Arial" w:cs="Arial"/>
                  <w:color w:val="000000"/>
                  <w:sz w:val="24"/>
                  <w:szCs w:val="24"/>
                </w:rPr>
                <w:t>1.769</w:t>
              </w:r>
              <w:r w:rsidRPr="008372F6">
                <w:rPr>
                  <w:rFonts w:ascii="Arial" w:hAnsi="Arial" w:cs="Arial"/>
                  <w:color w:val="000000"/>
                  <w:sz w:val="24"/>
                  <w:szCs w:val="24"/>
                </w:rPr>
                <w:br/>
                <w:t>[0.883, 3.546]</w:t>
              </w:r>
            </w:ins>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23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7" w:author="Héctor Bahamonde" w:date="2026-08-10T18:53:00Z"/>
                <w:rFonts w:ascii="Arial" w:hAnsi="Arial" w:cs="Arial"/>
                <w:color w:val="000000"/>
                <w:sz w:val="24"/>
                <w:szCs w:val="24"/>
              </w:rPr>
            </w:pPr>
          </w:p>
        </w:tc>
      </w:tr>
      <w:tr w:rsidR="007A1B9C" w:rsidRPr="008372F6" w14:paraId="7286212F" w14:textId="77777777" w:rsidTr="001827F9">
        <w:trPr>
          <w:cantSplit/>
          <w:jc w:val="center"/>
          <w:ins w:id="183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82D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9" w:author="Héctor Bahamonde" w:date="2026-08-10T18:53:00Z"/>
                <w:rFonts w:ascii="Arial" w:hAnsi="Arial" w:cs="Arial"/>
                <w:color w:val="000000"/>
                <w:sz w:val="24"/>
                <w:szCs w:val="24"/>
              </w:rPr>
            </w:pPr>
            <w:ins w:id="1840" w:author="Héctor Bahamonde" w:date="2026-08-10T18:53:00Z">
              <w:r w:rsidRPr="008372F6">
                <w:rPr>
                  <w:rFonts w:ascii="Arial" w:hAnsi="Arial" w:cs="Arial"/>
                  <w:color w:val="000000"/>
                  <w:sz w:val="24"/>
                  <w:szCs w:val="24"/>
                </w:rPr>
                <w:t>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3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1" w:author="Héctor Bahamonde" w:date="2026-08-10T18:53:00Z"/>
                <w:rFonts w:ascii="Arial" w:hAnsi="Arial" w:cs="Arial"/>
                <w:color w:val="000000"/>
                <w:sz w:val="24"/>
                <w:szCs w:val="24"/>
              </w:rPr>
            </w:pPr>
            <w:ins w:id="1842" w:author="Héctor Bahamonde" w:date="2026-08-10T18:53:00Z">
              <w:r w:rsidRPr="008372F6">
                <w:rPr>
                  <w:rFonts w:ascii="Arial" w:hAnsi="Arial" w:cs="Arial"/>
                  <w:color w:val="000000"/>
                  <w:sz w:val="24"/>
                  <w:szCs w:val="24"/>
                </w:rPr>
                <w:t>1.386</w:t>
              </w:r>
              <w:r w:rsidRPr="008372F6">
                <w:rPr>
                  <w:rFonts w:ascii="Arial" w:hAnsi="Arial" w:cs="Arial"/>
                  <w:color w:val="000000"/>
                  <w:sz w:val="24"/>
                  <w:szCs w:val="24"/>
                </w:rPr>
                <w:br/>
                <w:t>[0.933, 2.059]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95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3" w:author="Héctor Bahamonde" w:date="2026-08-10T18:53:00Z"/>
                <w:rFonts w:ascii="Arial" w:hAnsi="Arial" w:cs="Arial"/>
                <w:color w:val="000000"/>
                <w:sz w:val="24"/>
                <w:szCs w:val="24"/>
              </w:rPr>
            </w:pPr>
          </w:p>
        </w:tc>
      </w:tr>
      <w:tr w:rsidR="007A1B9C" w:rsidRPr="008372F6" w14:paraId="2AEFDC29" w14:textId="77777777" w:rsidTr="001827F9">
        <w:trPr>
          <w:cantSplit/>
          <w:jc w:val="center"/>
          <w:ins w:id="184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02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5" w:author="Héctor Bahamonde" w:date="2026-08-10T18:53:00Z"/>
                <w:rFonts w:ascii="Arial" w:hAnsi="Arial" w:cs="Arial"/>
                <w:color w:val="000000"/>
                <w:sz w:val="24"/>
                <w:szCs w:val="24"/>
              </w:rPr>
            </w:pPr>
            <w:ins w:id="1846" w:author="Héctor Bahamonde" w:date="2026-08-10T18:53:00Z">
              <w:r w:rsidRPr="008372F6">
                <w:rPr>
                  <w:rFonts w:ascii="Arial" w:hAnsi="Arial" w:cs="Arial"/>
                  <w:color w:val="000000"/>
                  <w:sz w:val="24"/>
                  <w:szCs w:val="24"/>
                </w:rPr>
                <w:t>Conditional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C8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7" w:author="Héctor Bahamonde" w:date="2026-08-10T18:53:00Z"/>
                <w:rFonts w:ascii="Arial" w:hAnsi="Arial" w:cs="Arial"/>
                <w:color w:val="000000"/>
                <w:sz w:val="24"/>
                <w:szCs w:val="24"/>
              </w:rPr>
            </w:pPr>
            <w:ins w:id="1848" w:author="Héctor Bahamonde" w:date="2026-08-10T18:53:00Z">
              <w:r w:rsidRPr="008372F6">
                <w:rPr>
                  <w:rFonts w:ascii="Arial" w:hAnsi="Arial" w:cs="Arial"/>
                  <w:color w:val="000000"/>
                  <w:sz w:val="24"/>
                  <w:szCs w:val="24"/>
                </w:rPr>
                <w:t>1.372+</w:t>
              </w:r>
              <w:r w:rsidRPr="008372F6">
                <w:rPr>
                  <w:rFonts w:ascii="Arial" w:hAnsi="Arial" w:cs="Arial"/>
                  <w:color w:val="000000"/>
                  <w:sz w:val="24"/>
                  <w:szCs w:val="24"/>
                </w:rPr>
                <w:br/>
                <w:t>[0.944, 1.996]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22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9" w:author="Héctor Bahamonde" w:date="2026-08-10T18:53:00Z"/>
                <w:rFonts w:ascii="Arial" w:hAnsi="Arial" w:cs="Arial"/>
                <w:color w:val="000000"/>
                <w:sz w:val="24"/>
                <w:szCs w:val="24"/>
              </w:rPr>
            </w:pPr>
          </w:p>
        </w:tc>
      </w:tr>
      <w:tr w:rsidR="007A1B9C" w:rsidRPr="008372F6" w14:paraId="19ADB39D" w14:textId="77777777" w:rsidTr="001827F9">
        <w:trPr>
          <w:cantSplit/>
          <w:jc w:val="center"/>
          <w:ins w:id="185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CE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1" w:author="Héctor Bahamonde" w:date="2026-08-10T18:53:00Z"/>
                <w:rFonts w:ascii="Arial" w:hAnsi="Arial" w:cs="Arial"/>
                <w:color w:val="000000"/>
                <w:sz w:val="24"/>
                <w:szCs w:val="24"/>
              </w:rPr>
            </w:pPr>
            <w:ins w:id="1852" w:author="Héctor Bahamonde" w:date="2026-08-10T18:53:00Z">
              <w:r w:rsidRPr="008372F6">
                <w:rPr>
                  <w:rFonts w:ascii="Arial" w:hAnsi="Arial" w:cs="Arial"/>
                  <w:color w:val="000000"/>
                  <w:sz w:val="24"/>
                  <w:szCs w:val="24"/>
                </w:rPr>
                <w:t>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611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3" w:author="Héctor Bahamonde" w:date="2026-08-10T18:53:00Z"/>
                <w:rFonts w:ascii="Arial" w:hAnsi="Arial" w:cs="Arial"/>
                <w:color w:val="000000"/>
                <w:sz w:val="24"/>
                <w:szCs w:val="24"/>
              </w:rPr>
            </w:pPr>
            <w:ins w:id="1854" w:author="Héctor Bahamonde" w:date="2026-08-10T18:53:00Z">
              <w:r w:rsidRPr="008372F6">
                <w:rPr>
                  <w:rFonts w:ascii="Arial" w:hAnsi="Arial" w:cs="Arial"/>
                  <w:color w:val="000000"/>
                  <w:sz w:val="24"/>
                  <w:szCs w:val="24"/>
                </w:rPr>
                <w:t>1.260</w:t>
              </w:r>
              <w:r w:rsidRPr="008372F6">
                <w:rPr>
                  <w:rFonts w:ascii="Arial" w:hAnsi="Arial" w:cs="Arial"/>
                  <w:color w:val="000000"/>
                  <w:sz w:val="24"/>
                  <w:szCs w:val="24"/>
                </w:rPr>
                <w:br/>
                <w:t>[0.912, 1.742]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3A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5" w:author="Héctor Bahamonde" w:date="2026-08-10T18:53:00Z"/>
                <w:rFonts w:ascii="Arial" w:hAnsi="Arial" w:cs="Arial"/>
                <w:color w:val="000000"/>
                <w:sz w:val="24"/>
                <w:szCs w:val="24"/>
              </w:rPr>
            </w:pPr>
          </w:p>
        </w:tc>
      </w:tr>
      <w:tr w:rsidR="007A1B9C" w:rsidRPr="008372F6" w14:paraId="7E6D0D7A" w14:textId="77777777" w:rsidTr="001827F9">
        <w:trPr>
          <w:cantSplit/>
          <w:jc w:val="center"/>
          <w:ins w:id="185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F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7" w:author="Héctor Bahamonde" w:date="2026-08-10T18:53:00Z"/>
                <w:rFonts w:ascii="Arial" w:hAnsi="Arial" w:cs="Arial"/>
                <w:color w:val="000000"/>
                <w:sz w:val="24"/>
                <w:szCs w:val="24"/>
              </w:rPr>
            </w:pPr>
            <w:ins w:id="1858" w:author="Héctor Bahamonde" w:date="2026-08-10T18:53:00Z">
              <w:r w:rsidRPr="008372F6">
                <w:rPr>
                  <w:rFonts w:ascii="Arial" w:hAnsi="Arial" w:cs="Arial"/>
                  <w:color w:val="000000"/>
                  <w:sz w:val="24"/>
                  <w:szCs w:val="24"/>
                </w:rPr>
                <w:t>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D1BC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9" w:author="Héctor Bahamonde" w:date="2026-08-10T18:53:00Z"/>
                <w:rFonts w:ascii="Arial" w:hAnsi="Arial" w:cs="Arial"/>
                <w:color w:val="000000"/>
                <w:sz w:val="24"/>
                <w:szCs w:val="24"/>
              </w:rPr>
            </w:pPr>
            <w:ins w:id="1860" w:author="Héctor Bahamonde" w:date="2026-08-10T18:53:00Z">
              <w:r w:rsidRPr="008372F6">
                <w:rPr>
                  <w:rFonts w:ascii="Arial" w:hAnsi="Arial" w:cs="Arial"/>
                  <w:color w:val="000000"/>
                  <w:sz w:val="24"/>
                  <w:szCs w:val="24"/>
                </w:rPr>
                <w:t>1.013*</w:t>
              </w:r>
              <w:r w:rsidRPr="008372F6">
                <w:rPr>
                  <w:rFonts w:ascii="Arial" w:hAnsi="Arial" w:cs="Arial"/>
                  <w:color w:val="000000"/>
                  <w:sz w:val="24"/>
                  <w:szCs w:val="24"/>
                </w:rPr>
                <w:br/>
                <w:t>[1.002, 1.023]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A3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1" w:author="Héctor Bahamonde" w:date="2026-08-10T18:53:00Z"/>
                <w:rFonts w:ascii="Arial" w:hAnsi="Arial" w:cs="Arial"/>
                <w:color w:val="000000"/>
                <w:sz w:val="24"/>
                <w:szCs w:val="24"/>
              </w:rPr>
            </w:pPr>
          </w:p>
        </w:tc>
      </w:tr>
      <w:tr w:rsidR="007A1B9C" w:rsidRPr="008372F6" w14:paraId="67DFA2D2" w14:textId="77777777" w:rsidTr="001827F9">
        <w:trPr>
          <w:cantSplit/>
          <w:jc w:val="center"/>
          <w:ins w:id="186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B0F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3" w:author="Héctor Bahamonde" w:date="2026-08-10T18:53:00Z"/>
                <w:rFonts w:ascii="Arial" w:hAnsi="Arial" w:cs="Arial"/>
                <w:color w:val="000000"/>
                <w:sz w:val="24"/>
                <w:szCs w:val="24"/>
              </w:rPr>
            </w:pPr>
            <w:ins w:id="1864" w:author="Héctor Bahamonde" w:date="2026-08-10T18:53:00Z">
              <w:r w:rsidRPr="008372F6">
                <w:rPr>
                  <w:rFonts w:ascii="Arial" w:hAnsi="Arial" w:cs="Arial"/>
                  <w:color w:val="000000"/>
                  <w:sz w:val="24"/>
                  <w:szCs w:val="24"/>
                </w:rPr>
                <w:t>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EB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5" w:author="Héctor Bahamonde" w:date="2026-08-10T18:53:00Z"/>
                <w:rFonts w:ascii="Arial" w:hAnsi="Arial" w:cs="Arial"/>
                <w:color w:val="000000"/>
                <w:sz w:val="24"/>
                <w:szCs w:val="24"/>
              </w:rPr>
            </w:pPr>
            <w:ins w:id="1866" w:author="Héctor Bahamonde" w:date="2026-08-10T18:53:00Z">
              <w:r w:rsidRPr="008372F6">
                <w:rPr>
                  <w:rFonts w:ascii="Arial" w:hAnsi="Arial" w:cs="Arial"/>
                  <w:color w:val="000000"/>
                  <w:sz w:val="24"/>
                  <w:szCs w:val="24"/>
                </w:rPr>
                <w:t>0.837</w:t>
              </w:r>
              <w:r w:rsidRPr="008372F6">
                <w:rPr>
                  <w:rFonts w:ascii="Arial" w:hAnsi="Arial" w:cs="Arial"/>
                  <w:color w:val="000000"/>
                  <w:sz w:val="24"/>
                  <w:szCs w:val="24"/>
                </w:rPr>
                <w:br/>
                <w:t>[0.567, 1.234]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7C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7" w:author="Héctor Bahamonde" w:date="2026-08-10T18:53:00Z"/>
                <w:rFonts w:ascii="Arial" w:hAnsi="Arial" w:cs="Arial"/>
                <w:color w:val="000000"/>
                <w:sz w:val="24"/>
                <w:szCs w:val="24"/>
              </w:rPr>
            </w:pPr>
          </w:p>
        </w:tc>
      </w:tr>
      <w:tr w:rsidR="007A1B9C" w:rsidRPr="008372F6" w14:paraId="06345B75" w14:textId="77777777" w:rsidTr="001827F9">
        <w:trPr>
          <w:cantSplit/>
          <w:jc w:val="center"/>
          <w:ins w:id="186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64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9" w:author="Héctor Bahamonde" w:date="2026-08-10T18:53:00Z"/>
                <w:rFonts w:ascii="Arial" w:hAnsi="Arial" w:cs="Arial"/>
                <w:color w:val="000000"/>
                <w:sz w:val="24"/>
                <w:szCs w:val="24"/>
              </w:rPr>
            </w:pPr>
            <w:ins w:id="1870" w:author="Héctor Bahamonde" w:date="2026-08-10T18:53:00Z">
              <w:r w:rsidRPr="008372F6">
                <w:rPr>
                  <w:rFonts w:ascii="Arial" w:hAnsi="Arial" w:cs="Arial"/>
                  <w:color w:val="000000"/>
                  <w:sz w:val="24"/>
                  <w:szCs w:val="24"/>
                </w:rPr>
                <w:t>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19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1" w:author="Héctor Bahamonde" w:date="2026-08-10T18:53:00Z"/>
                <w:rFonts w:ascii="Arial" w:hAnsi="Arial" w:cs="Arial"/>
                <w:color w:val="000000"/>
                <w:sz w:val="24"/>
                <w:szCs w:val="24"/>
              </w:rPr>
            </w:pPr>
            <w:ins w:id="1872" w:author="Héctor Bahamonde" w:date="2026-08-10T18:53:00Z">
              <w:r w:rsidRPr="008372F6">
                <w:rPr>
                  <w:rFonts w:ascii="Arial" w:hAnsi="Arial" w:cs="Arial"/>
                  <w:color w:val="000000"/>
                  <w:sz w:val="24"/>
                  <w:szCs w:val="24"/>
                </w:rPr>
                <w:t>0.570*</w:t>
              </w:r>
              <w:r w:rsidRPr="008372F6">
                <w:rPr>
                  <w:rFonts w:ascii="Arial" w:hAnsi="Arial" w:cs="Arial"/>
                  <w:color w:val="000000"/>
                  <w:sz w:val="24"/>
                  <w:szCs w:val="24"/>
                </w:rPr>
                <w:br/>
                <w:t>[0.352, 0.922]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5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3" w:author="Héctor Bahamonde" w:date="2026-08-10T18:53:00Z"/>
                <w:rFonts w:ascii="Arial" w:hAnsi="Arial" w:cs="Arial"/>
                <w:color w:val="000000"/>
                <w:sz w:val="24"/>
                <w:szCs w:val="24"/>
              </w:rPr>
            </w:pPr>
          </w:p>
        </w:tc>
      </w:tr>
      <w:tr w:rsidR="007A1B9C" w:rsidRPr="008372F6" w14:paraId="0FA138AA" w14:textId="77777777" w:rsidTr="001827F9">
        <w:trPr>
          <w:cantSplit/>
          <w:jc w:val="center"/>
          <w:ins w:id="187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44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5" w:author="Héctor Bahamonde" w:date="2026-08-10T18:53:00Z"/>
                <w:rFonts w:ascii="Arial" w:hAnsi="Arial" w:cs="Arial"/>
                <w:color w:val="000000"/>
                <w:sz w:val="24"/>
                <w:szCs w:val="24"/>
              </w:rPr>
            </w:pPr>
            <w:ins w:id="1876" w:author="Héctor Bahamonde" w:date="2026-08-10T18:53:00Z">
              <w:r w:rsidRPr="008372F6">
                <w:rPr>
                  <w:rFonts w:ascii="Arial" w:hAnsi="Arial" w:cs="Arial"/>
                  <w:color w:val="000000"/>
                  <w:sz w:val="24"/>
                  <w:szCs w:val="24"/>
                </w:rPr>
                <w:t>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5C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7" w:author="Héctor Bahamonde" w:date="2026-08-10T18:53:00Z"/>
                <w:rFonts w:ascii="Arial" w:hAnsi="Arial" w:cs="Arial"/>
                <w:color w:val="000000"/>
                <w:sz w:val="24"/>
                <w:szCs w:val="24"/>
              </w:rPr>
            </w:pPr>
            <w:ins w:id="1878" w:author="Héctor Bahamonde" w:date="2026-08-10T18:53:00Z">
              <w:r w:rsidRPr="008372F6">
                <w:rPr>
                  <w:rFonts w:ascii="Arial" w:hAnsi="Arial" w:cs="Arial"/>
                  <w:color w:val="000000"/>
                  <w:sz w:val="24"/>
                  <w:szCs w:val="24"/>
                </w:rPr>
                <w:t>0.657+</w:t>
              </w:r>
              <w:r w:rsidRPr="008372F6">
                <w:rPr>
                  <w:rFonts w:ascii="Arial" w:hAnsi="Arial" w:cs="Arial"/>
                  <w:color w:val="000000"/>
                  <w:sz w:val="24"/>
                  <w:szCs w:val="24"/>
                </w:rPr>
                <w:br/>
                <w:t>[0.404, 1.068]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54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9" w:author="Héctor Bahamonde" w:date="2026-08-10T18:53:00Z"/>
                <w:rFonts w:ascii="Arial" w:hAnsi="Arial" w:cs="Arial"/>
                <w:color w:val="000000"/>
                <w:sz w:val="24"/>
                <w:szCs w:val="24"/>
              </w:rPr>
            </w:pPr>
          </w:p>
        </w:tc>
      </w:tr>
      <w:tr w:rsidR="007A1B9C" w:rsidRPr="008372F6" w14:paraId="01BF57C4" w14:textId="77777777" w:rsidTr="001827F9">
        <w:trPr>
          <w:cantSplit/>
          <w:jc w:val="center"/>
          <w:ins w:id="188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7A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1" w:author="Héctor Bahamonde" w:date="2026-08-10T18:53:00Z"/>
                <w:rFonts w:ascii="Arial" w:hAnsi="Arial" w:cs="Arial"/>
                <w:color w:val="000000"/>
                <w:sz w:val="24"/>
                <w:szCs w:val="24"/>
              </w:rPr>
            </w:pPr>
            <w:ins w:id="1882" w:author="Héctor Bahamonde" w:date="2026-08-10T18:53:00Z">
              <w:r w:rsidRPr="008372F6">
                <w:rPr>
                  <w:rFonts w:ascii="Arial" w:hAnsi="Arial" w:cs="Arial"/>
                  <w:color w:val="000000"/>
                  <w:sz w:val="24"/>
                  <w:szCs w:val="24"/>
                </w:rPr>
                <w:t>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B3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3" w:author="Héctor Bahamonde" w:date="2026-08-10T18:53:00Z"/>
                <w:rFonts w:ascii="Arial" w:hAnsi="Arial" w:cs="Arial"/>
                <w:color w:val="000000"/>
                <w:sz w:val="24"/>
                <w:szCs w:val="24"/>
              </w:rPr>
            </w:pPr>
            <w:ins w:id="1884" w:author="Héctor Bahamonde" w:date="2026-08-10T18:53:00Z">
              <w:r w:rsidRPr="008372F6">
                <w:rPr>
                  <w:rFonts w:ascii="Arial" w:hAnsi="Arial" w:cs="Arial"/>
                  <w:color w:val="000000"/>
                  <w:sz w:val="24"/>
                  <w:szCs w:val="24"/>
                </w:rPr>
                <w:t>1.252</w:t>
              </w:r>
              <w:r w:rsidRPr="008372F6">
                <w:rPr>
                  <w:rFonts w:ascii="Arial" w:hAnsi="Arial" w:cs="Arial"/>
                  <w:color w:val="000000"/>
                  <w:sz w:val="24"/>
                  <w:szCs w:val="24"/>
                </w:rPr>
                <w:br/>
                <w:t>[0.798, 1.963]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83D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5" w:author="Héctor Bahamonde" w:date="2026-08-10T18:53:00Z"/>
                <w:rFonts w:ascii="Arial" w:hAnsi="Arial" w:cs="Arial"/>
                <w:color w:val="000000"/>
                <w:sz w:val="24"/>
                <w:szCs w:val="24"/>
              </w:rPr>
            </w:pPr>
          </w:p>
        </w:tc>
      </w:tr>
      <w:tr w:rsidR="007A1B9C" w:rsidRPr="008372F6" w14:paraId="080E1F02" w14:textId="77777777" w:rsidTr="001827F9">
        <w:trPr>
          <w:cantSplit/>
          <w:jc w:val="center"/>
          <w:ins w:id="188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B61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7" w:author="Héctor Bahamonde" w:date="2026-08-10T18:53:00Z"/>
                <w:rFonts w:ascii="Arial" w:hAnsi="Arial" w:cs="Arial"/>
                <w:color w:val="000000"/>
                <w:sz w:val="24"/>
                <w:szCs w:val="24"/>
              </w:rPr>
            </w:pPr>
            <w:ins w:id="1888" w:author="Héctor Bahamonde" w:date="2026-08-10T18:53:00Z">
              <w:r w:rsidRPr="008372F6">
                <w:rPr>
                  <w:rFonts w:ascii="Arial" w:hAnsi="Arial" w:cs="Arial"/>
                  <w:color w:val="000000"/>
                  <w:sz w:val="24"/>
                  <w:szCs w:val="24"/>
                </w:rPr>
                <w:t>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AF6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9" w:author="Héctor Bahamonde" w:date="2026-08-10T18:53:00Z"/>
                <w:rFonts w:ascii="Arial" w:hAnsi="Arial" w:cs="Arial"/>
                <w:color w:val="000000"/>
                <w:sz w:val="24"/>
                <w:szCs w:val="24"/>
              </w:rPr>
            </w:pPr>
            <w:ins w:id="1890" w:author="Héctor Bahamonde" w:date="2026-08-10T18:53:00Z">
              <w:r w:rsidRPr="008372F6">
                <w:rPr>
                  <w:rFonts w:ascii="Arial" w:hAnsi="Arial" w:cs="Arial"/>
                  <w:color w:val="000000"/>
                  <w:sz w:val="24"/>
                  <w:szCs w:val="24"/>
                </w:rPr>
                <w:t>1.204</w:t>
              </w:r>
              <w:r w:rsidRPr="008372F6">
                <w:rPr>
                  <w:rFonts w:ascii="Arial" w:hAnsi="Arial" w:cs="Arial"/>
                  <w:color w:val="000000"/>
                  <w:sz w:val="24"/>
                  <w:szCs w:val="24"/>
                </w:rPr>
                <w:br/>
                <w:t>[0.788, 1.840]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B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1" w:author="Héctor Bahamonde" w:date="2026-08-10T18:53:00Z"/>
                <w:rFonts w:ascii="Arial" w:hAnsi="Arial" w:cs="Arial"/>
                <w:color w:val="000000"/>
                <w:sz w:val="24"/>
                <w:szCs w:val="24"/>
              </w:rPr>
            </w:pPr>
          </w:p>
        </w:tc>
      </w:tr>
      <w:tr w:rsidR="007A1B9C" w:rsidRPr="008372F6" w14:paraId="38630258" w14:textId="77777777" w:rsidTr="001827F9">
        <w:trPr>
          <w:cantSplit/>
          <w:jc w:val="center"/>
          <w:ins w:id="189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51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3" w:author="Héctor Bahamonde" w:date="2026-08-10T18:53:00Z"/>
                <w:rFonts w:ascii="Arial" w:hAnsi="Arial" w:cs="Arial"/>
                <w:color w:val="000000"/>
                <w:sz w:val="24"/>
                <w:szCs w:val="24"/>
              </w:rPr>
            </w:pPr>
            <w:ins w:id="1894" w:author="Héctor Bahamonde" w:date="2026-08-10T18:53:00Z">
              <w:r w:rsidRPr="008372F6">
                <w:rPr>
                  <w:rFonts w:ascii="Arial" w:hAnsi="Arial" w:cs="Arial"/>
                  <w:color w:val="000000"/>
                  <w:sz w:val="24"/>
                  <w:szCs w:val="24"/>
                </w:rPr>
                <w:lastRenderedPageBreak/>
                <w:t>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FA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5" w:author="Héctor Bahamonde" w:date="2026-08-10T18:53:00Z"/>
                <w:rFonts w:ascii="Arial" w:hAnsi="Arial" w:cs="Arial"/>
                <w:color w:val="000000"/>
                <w:sz w:val="24"/>
                <w:szCs w:val="24"/>
              </w:rPr>
            </w:pPr>
            <w:ins w:id="1896" w:author="Héctor Bahamonde" w:date="2026-08-10T18:53:00Z">
              <w:r w:rsidRPr="008372F6">
                <w:rPr>
                  <w:rFonts w:ascii="Arial" w:hAnsi="Arial" w:cs="Arial"/>
                  <w:color w:val="000000"/>
                  <w:sz w:val="24"/>
                  <w:szCs w:val="24"/>
                </w:rPr>
                <w:t>0.906</w:t>
              </w:r>
              <w:r w:rsidRPr="008372F6">
                <w:rPr>
                  <w:rFonts w:ascii="Arial" w:hAnsi="Arial" w:cs="Arial"/>
                  <w:color w:val="000000"/>
                  <w:sz w:val="24"/>
                  <w:szCs w:val="24"/>
                </w:rPr>
                <w:br/>
                <w:t>[0.591, 1.388]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B5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7" w:author="Héctor Bahamonde" w:date="2026-08-10T18:53:00Z"/>
                <w:rFonts w:ascii="Arial" w:hAnsi="Arial" w:cs="Arial"/>
                <w:color w:val="000000"/>
                <w:sz w:val="24"/>
                <w:szCs w:val="24"/>
              </w:rPr>
            </w:pPr>
          </w:p>
        </w:tc>
      </w:tr>
      <w:tr w:rsidR="007A1B9C" w:rsidRPr="008372F6" w14:paraId="45CCC0FC" w14:textId="77777777" w:rsidTr="001827F9">
        <w:trPr>
          <w:cantSplit/>
          <w:jc w:val="center"/>
          <w:ins w:id="189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DC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9" w:author="Héctor Bahamonde" w:date="2026-08-10T18:53:00Z"/>
                <w:rFonts w:ascii="Arial" w:hAnsi="Arial" w:cs="Arial"/>
                <w:color w:val="000000"/>
                <w:sz w:val="24"/>
                <w:szCs w:val="24"/>
              </w:rPr>
            </w:pPr>
            <w:ins w:id="1900" w:author="Héctor Bahamonde" w:date="2026-08-10T18:53:00Z">
              <w:r w:rsidRPr="008372F6">
                <w:rPr>
                  <w:rFonts w:ascii="Arial" w:hAnsi="Arial" w:cs="Arial"/>
                  <w:color w:val="000000"/>
                  <w:sz w:val="24"/>
                  <w:szCs w:val="24"/>
                </w:rPr>
                <w:t>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474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1" w:author="Héctor Bahamonde" w:date="2026-08-10T18:53:00Z"/>
                <w:rFonts w:ascii="Arial" w:hAnsi="Arial" w:cs="Arial"/>
                <w:color w:val="000000"/>
                <w:sz w:val="24"/>
                <w:szCs w:val="24"/>
              </w:rPr>
            </w:pPr>
            <w:ins w:id="1902" w:author="Héctor Bahamonde" w:date="2026-08-10T18:53:00Z">
              <w:r w:rsidRPr="008372F6">
                <w:rPr>
                  <w:rFonts w:ascii="Arial" w:hAnsi="Arial" w:cs="Arial"/>
                  <w:color w:val="000000"/>
                  <w:sz w:val="24"/>
                  <w:szCs w:val="24"/>
                </w:rPr>
                <w:t>1.036</w:t>
              </w:r>
              <w:r w:rsidRPr="008372F6">
                <w:rPr>
                  <w:rFonts w:ascii="Arial" w:hAnsi="Arial" w:cs="Arial"/>
                  <w:color w:val="000000"/>
                  <w:sz w:val="24"/>
                  <w:szCs w:val="24"/>
                </w:rPr>
                <w:br/>
                <w:t>[0.693, 1.548]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B35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3" w:author="Héctor Bahamonde" w:date="2026-08-10T18:53:00Z"/>
                <w:rFonts w:ascii="Arial" w:hAnsi="Arial" w:cs="Arial"/>
                <w:color w:val="000000"/>
                <w:sz w:val="24"/>
                <w:szCs w:val="24"/>
              </w:rPr>
            </w:pPr>
          </w:p>
        </w:tc>
      </w:tr>
      <w:tr w:rsidR="007A1B9C" w:rsidRPr="008372F6" w14:paraId="50AD9177" w14:textId="77777777" w:rsidTr="001827F9">
        <w:trPr>
          <w:cantSplit/>
          <w:jc w:val="center"/>
          <w:ins w:id="190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5B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5" w:author="Héctor Bahamonde" w:date="2026-08-10T18:53:00Z"/>
                <w:rFonts w:ascii="Arial" w:hAnsi="Arial" w:cs="Arial"/>
                <w:color w:val="000000"/>
                <w:sz w:val="24"/>
                <w:szCs w:val="24"/>
              </w:rPr>
            </w:pPr>
            <w:ins w:id="1906" w:author="Héctor Bahamonde" w:date="2026-08-10T18:53:00Z">
              <w:r w:rsidRPr="008372F6">
                <w:rPr>
                  <w:rFonts w:ascii="Arial" w:hAnsi="Arial" w:cs="Arial"/>
                  <w:color w:val="000000"/>
                  <w:sz w:val="24"/>
                  <w:szCs w:val="24"/>
                </w:rPr>
                <w:t>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93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7" w:author="Héctor Bahamonde" w:date="2026-08-10T18:53:00Z"/>
                <w:rFonts w:ascii="Arial" w:hAnsi="Arial" w:cs="Arial"/>
                <w:color w:val="000000"/>
                <w:sz w:val="24"/>
                <w:szCs w:val="24"/>
              </w:rPr>
            </w:pPr>
            <w:ins w:id="1908" w:author="Héctor Bahamonde" w:date="2026-08-10T18:53:00Z">
              <w:r w:rsidRPr="008372F6">
                <w:rPr>
                  <w:rFonts w:ascii="Arial" w:hAnsi="Arial" w:cs="Arial"/>
                  <w:color w:val="000000"/>
                  <w:sz w:val="24"/>
                  <w:szCs w:val="24"/>
                </w:rPr>
                <w:t>0.994</w:t>
              </w:r>
              <w:r w:rsidRPr="008372F6">
                <w:rPr>
                  <w:rFonts w:ascii="Arial" w:hAnsi="Arial" w:cs="Arial"/>
                  <w:color w:val="000000"/>
                  <w:sz w:val="24"/>
                  <w:szCs w:val="24"/>
                </w:rPr>
                <w:br/>
                <w:t>[0.598, 1.651]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9F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9" w:author="Héctor Bahamonde" w:date="2026-08-10T18:53:00Z"/>
                <w:rFonts w:ascii="Arial" w:hAnsi="Arial" w:cs="Arial"/>
                <w:color w:val="000000"/>
                <w:sz w:val="24"/>
                <w:szCs w:val="24"/>
              </w:rPr>
            </w:pPr>
          </w:p>
        </w:tc>
      </w:tr>
      <w:tr w:rsidR="007A1B9C" w:rsidRPr="008372F6" w14:paraId="53658073" w14:textId="77777777" w:rsidTr="001827F9">
        <w:trPr>
          <w:cantSplit/>
          <w:jc w:val="center"/>
          <w:ins w:id="191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1" w:author="Héctor Bahamonde" w:date="2026-08-10T18:53:00Z"/>
                <w:rFonts w:ascii="Arial" w:hAnsi="Arial" w:cs="Arial"/>
                <w:color w:val="000000"/>
                <w:sz w:val="24"/>
                <w:szCs w:val="24"/>
              </w:rPr>
            </w:pPr>
            <w:ins w:id="1912" w:author="Héctor Bahamonde" w:date="2026-08-10T18:53:00Z">
              <w:r w:rsidRPr="008372F6">
                <w:rPr>
                  <w:rFonts w:ascii="Arial" w:hAnsi="Arial" w:cs="Arial"/>
                  <w:color w:val="000000"/>
                  <w:sz w:val="24"/>
                  <w:szCs w:val="24"/>
                </w:rPr>
                <w:t>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94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3" w:author="Héctor Bahamonde" w:date="2026-08-10T18:53:00Z"/>
                <w:rFonts w:ascii="Arial" w:hAnsi="Arial" w:cs="Arial"/>
                <w:color w:val="000000"/>
                <w:sz w:val="24"/>
                <w:szCs w:val="24"/>
              </w:rPr>
            </w:pPr>
            <w:ins w:id="1914" w:author="Héctor Bahamonde" w:date="2026-08-10T18:53:00Z">
              <w:r w:rsidRPr="008372F6">
                <w:rPr>
                  <w:rFonts w:ascii="Arial" w:hAnsi="Arial" w:cs="Arial"/>
                  <w:color w:val="000000"/>
                  <w:sz w:val="24"/>
                  <w:szCs w:val="24"/>
                </w:rPr>
                <w:t>0.887</w:t>
              </w:r>
              <w:r w:rsidRPr="008372F6">
                <w:rPr>
                  <w:rFonts w:ascii="Arial" w:hAnsi="Arial" w:cs="Arial"/>
                  <w:color w:val="000000"/>
                  <w:sz w:val="24"/>
                  <w:szCs w:val="24"/>
                </w:rPr>
                <w:br/>
                <w:t>[0.461, 1.707]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D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5" w:author="Héctor Bahamonde" w:date="2026-08-10T18:53:00Z"/>
                <w:rFonts w:ascii="Arial" w:hAnsi="Arial" w:cs="Arial"/>
                <w:color w:val="000000"/>
                <w:sz w:val="24"/>
                <w:szCs w:val="24"/>
              </w:rPr>
            </w:pPr>
          </w:p>
        </w:tc>
      </w:tr>
      <w:tr w:rsidR="007A1B9C" w:rsidRPr="008372F6" w14:paraId="1BC972B4" w14:textId="77777777" w:rsidTr="001827F9">
        <w:trPr>
          <w:cantSplit/>
          <w:jc w:val="center"/>
          <w:ins w:id="191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D96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7" w:author="Héctor Bahamonde" w:date="2026-08-10T18:53:00Z"/>
                <w:rFonts w:ascii="Arial" w:hAnsi="Arial" w:cs="Arial"/>
                <w:color w:val="000000"/>
                <w:sz w:val="24"/>
                <w:szCs w:val="24"/>
              </w:rPr>
            </w:pPr>
            <w:ins w:id="1918" w:author="Héctor Bahamonde" w:date="2026-08-10T18:53:00Z">
              <w:r w:rsidRPr="008372F6">
                <w:rPr>
                  <w:rFonts w:ascii="Arial" w:hAnsi="Arial" w:cs="Arial"/>
                  <w:color w:val="000000"/>
                  <w:sz w:val="24"/>
                  <w:szCs w:val="24"/>
                </w:rPr>
                <w:t>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C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9" w:author="Héctor Bahamonde" w:date="2026-08-10T18:53:00Z"/>
                <w:rFonts w:ascii="Arial" w:hAnsi="Arial" w:cs="Arial"/>
                <w:color w:val="000000"/>
                <w:sz w:val="24"/>
                <w:szCs w:val="24"/>
              </w:rPr>
            </w:pPr>
            <w:ins w:id="1920" w:author="Héctor Bahamonde" w:date="2026-08-10T18:53:00Z">
              <w:r w:rsidRPr="008372F6">
                <w:rPr>
                  <w:rFonts w:ascii="Arial" w:hAnsi="Arial" w:cs="Arial"/>
                  <w:color w:val="000000"/>
                  <w:sz w:val="24"/>
                  <w:szCs w:val="24"/>
                </w:rPr>
                <w:t>0.817</w:t>
              </w:r>
              <w:r w:rsidRPr="008372F6">
                <w:rPr>
                  <w:rFonts w:ascii="Arial" w:hAnsi="Arial" w:cs="Arial"/>
                  <w:color w:val="000000"/>
                  <w:sz w:val="24"/>
                  <w:szCs w:val="24"/>
                </w:rPr>
                <w:br/>
                <w:t>[0.529, 1.264]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208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1" w:author="Héctor Bahamonde" w:date="2026-08-10T18:53:00Z"/>
                <w:rFonts w:ascii="Arial" w:hAnsi="Arial" w:cs="Arial"/>
                <w:color w:val="000000"/>
                <w:sz w:val="24"/>
                <w:szCs w:val="24"/>
              </w:rPr>
            </w:pPr>
          </w:p>
        </w:tc>
      </w:tr>
      <w:tr w:rsidR="007A1B9C" w:rsidRPr="008372F6" w14:paraId="3EFB364E" w14:textId="77777777" w:rsidTr="001827F9">
        <w:trPr>
          <w:cantSplit/>
          <w:jc w:val="center"/>
          <w:ins w:id="192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14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3" w:author="Héctor Bahamonde" w:date="2026-08-10T18:53:00Z"/>
                <w:rFonts w:ascii="Arial" w:hAnsi="Arial" w:cs="Arial"/>
                <w:color w:val="000000"/>
                <w:sz w:val="24"/>
                <w:szCs w:val="24"/>
              </w:rPr>
            </w:pPr>
            <w:ins w:id="1924" w:author="Héctor Bahamonde" w:date="2026-08-10T18:53:00Z">
              <w:r w:rsidRPr="008372F6">
                <w:rPr>
                  <w:rFonts w:ascii="Arial" w:hAnsi="Arial" w:cs="Arial"/>
                  <w:color w:val="000000"/>
                  <w:sz w:val="24"/>
                  <w:szCs w:val="24"/>
                </w:rPr>
                <w:t>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D9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5" w:author="Héctor Bahamonde" w:date="2026-08-10T18:53:00Z"/>
                <w:rFonts w:ascii="Arial" w:hAnsi="Arial" w:cs="Arial"/>
                <w:color w:val="000000"/>
                <w:sz w:val="24"/>
                <w:szCs w:val="24"/>
              </w:rPr>
            </w:pPr>
            <w:ins w:id="1926" w:author="Héctor Bahamonde" w:date="2026-08-10T18:53:00Z">
              <w:r w:rsidRPr="008372F6">
                <w:rPr>
                  <w:rFonts w:ascii="Arial" w:hAnsi="Arial" w:cs="Arial"/>
                  <w:color w:val="000000"/>
                  <w:sz w:val="24"/>
                  <w:szCs w:val="24"/>
                </w:rPr>
                <w:t>0.567*</w:t>
              </w:r>
              <w:r w:rsidRPr="008372F6">
                <w:rPr>
                  <w:rFonts w:ascii="Arial" w:hAnsi="Arial" w:cs="Arial"/>
                  <w:color w:val="000000"/>
                  <w:sz w:val="24"/>
                  <w:szCs w:val="24"/>
                </w:rPr>
                <w:br/>
                <w:t>[0.333, 0.965]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AF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7" w:author="Héctor Bahamonde" w:date="2026-08-10T18:53:00Z"/>
                <w:rFonts w:ascii="Arial" w:hAnsi="Arial" w:cs="Arial"/>
                <w:color w:val="000000"/>
                <w:sz w:val="24"/>
                <w:szCs w:val="24"/>
              </w:rPr>
            </w:pPr>
          </w:p>
        </w:tc>
      </w:tr>
      <w:tr w:rsidR="007A1B9C" w:rsidRPr="008372F6" w14:paraId="45B7BBE8" w14:textId="77777777" w:rsidTr="001827F9">
        <w:trPr>
          <w:cantSplit/>
          <w:jc w:val="center"/>
          <w:ins w:id="192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33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9" w:author="Héctor Bahamonde" w:date="2026-08-10T18:53:00Z"/>
                <w:rFonts w:ascii="Arial" w:hAnsi="Arial" w:cs="Arial"/>
                <w:color w:val="000000"/>
                <w:sz w:val="24"/>
                <w:szCs w:val="24"/>
              </w:rPr>
            </w:pPr>
            <w:ins w:id="1930" w:author="Héctor Bahamonde" w:date="2026-08-10T18:53:00Z">
              <w:r w:rsidRPr="008372F6">
                <w:rPr>
                  <w:rFonts w:ascii="Arial" w:hAnsi="Arial" w:cs="Arial"/>
                  <w:color w:val="000000"/>
                  <w:sz w:val="24"/>
                  <w:szCs w:val="24"/>
                </w:rPr>
                <w:t>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A3F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1" w:author="Héctor Bahamonde" w:date="2026-08-10T18:53:00Z"/>
                <w:rFonts w:ascii="Arial" w:hAnsi="Arial" w:cs="Arial"/>
                <w:color w:val="000000"/>
                <w:sz w:val="24"/>
                <w:szCs w:val="24"/>
              </w:rPr>
            </w:pPr>
            <w:ins w:id="1932" w:author="Héctor Bahamonde" w:date="2026-08-10T18:53:00Z">
              <w:r w:rsidRPr="008372F6">
                <w:rPr>
                  <w:rFonts w:ascii="Arial" w:hAnsi="Arial" w:cs="Arial"/>
                  <w:color w:val="000000"/>
                  <w:sz w:val="24"/>
                  <w:szCs w:val="24"/>
                </w:rPr>
                <w:t>1.302</w:t>
              </w:r>
              <w:r w:rsidRPr="008372F6">
                <w:rPr>
                  <w:rFonts w:ascii="Arial" w:hAnsi="Arial" w:cs="Arial"/>
                  <w:color w:val="000000"/>
                  <w:sz w:val="24"/>
                  <w:szCs w:val="24"/>
                </w:rPr>
                <w:br/>
                <w:t>[0.565, 3.000]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6E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3" w:author="Héctor Bahamonde" w:date="2026-08-10T18:53:00Z"/>
                <w:rFonts w:ascii="Arial" w:hAnsi="Arial" w:cs="Arial"/>
                <w:color w:val="000000"/>
                <w:sz w:val="24"/>
                <w:szCs w:val="24"/>
              </w:rPr>
            </w:pPr>
          </w:p>
        </w:tc>
      </w:tr>
      <w:tr w:rsidR="007A1B9C" w:rsidRPr="008372F6" w14:paraId="3E6E5F75" w14:textId="77777777" w:rsidTr="001827F9">
        <w:trPr>
          <w:cantSplit/>
          <w:jc w:val="center"/>
          <w:ins w:id="193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9CB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5" w:author="Héctor Bahamonde" w:date="2026-08-10T18:53:00Z"/>
                <w:rFonts w:ascii="Arial" w:hAnsi="Arial" w:cs="Arial"/>
                <w:color w:val="000000"/>
                <w:sz w:val="24"/>
                <w:szCs w:val="24"/>
              </w:rPr>
            </w:pPr>
            <w:ins w:id="1936" w:author="Héctor Bahamonde" w:date="2026-08-10T18:53:00Z">
              <w:r w:rsidRPr="008372F6">
                <w:rPr>
                  <w:rFonts w:ascii="Arial" w:hAnsi="Arial" w:cs="Arial"/>
                  <w:color w:val="000000"/>
                  <w:sz w:val="24"/>
                  <w:szCs w:val="24"/>
                </w:rPr>
                <w:t>Unconditional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95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7" w:author="Héctor Bahamonde" w:date="2026-08-10T18:53:00Z"/>
                <w:rFonts w:ascii="Arial" w:hAnsi="Arial" w:cs="Arial"/>
                <w:color w:val="000000"/>
                <w:sz w:val="24"/>
                <w:szCs w:val="24"/>
              </w:rPr>
            </w:pPr>
            <w:ins w:id="1938" w:author="Héctor Bahamonde" w:date="2026-08-10T18:53:00Z">
              <w:r w:rsidRPr="008372F6">
                <w:rPr>
                  <w:rFonts w:ascii="Arial" w:hAnsi="Arial" w:cs="Arial"/>
                  <w:color w:val="000000"/>
                  <w:sz w:val="24"/>
                  <w:szCs w:val="24"/>
                </w:rPr>
                <w:t>0.568</w:t>
              </w:r>
              <w:r w:rsidRPr="008372F6">
                <w:rPr>
                  <w:rFonts w:ascii="Arial" w:hAnsi="Arial" w:cs="Arial"/>
                  <w:color w:val="000000"/>
                  <w:sz w:val="24"/>
                  <w:szCs w:val="24"/>
                </w:rPr>
                <w:br/>
                <w:t>[0.252, 1.278]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46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9" w:author="Héctor Bahamonde" w:date="2026-08-10T18:53:00Z"/>
                <w:rFonts w:ascii="Arial" w:hAnsi="Arial" w:cs="Arial"/>
                <w:color w:val="000000"/>
                <w:sz w:val="24"/>
                <w:szCs w:val="24"/>
              </w:rPr>
            </w:pPr>
          </w:p>
        </w:tc>
      </w:tr>
      <w:tr w:rsidR="007A1B9C" w:rsidRPr="008372F6" w14:paraId="31D5A953" w14:textId="77777777" w:rsidTr="001827F9">
        <w:trPr>
          <w:cantSplit/>
          <w:jc w:val="center"/>
          <w:ins w:id="194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DA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1" w:author="Héctor Bahamonde" w:date="2026-08-10T18:53:00Z"/>
                <w:rFonts w:ascii="Arial" w:hAnsi="Arial" w:cs="Arial"/>
                <w:color w:val="000000"/>
                <w:sz w:val="24"/>
                <w:szCs w:val="24"/>
              </w:rPr>
            </w:pPr>
            <w:ins w:id="1942" w:author="Héctor Bahamonde" w:date="2026-08-10T18:53:00Z">
              <w:r w:rsidRPr="008372F6">
                <w:rPr>
                  <w:rFonts w:ascii="Arial" w:hAnsi="Arial" w:cs="Arial"/>
                  <w:color w:val="000000"/>
                  <w:sz w:val="24"/>
                  <w:szCs w:val="24"/>
                </w:rPr>
                <w:t>Unconditional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252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3" w:author="Héctor Bahamonde" w:date="2026-08-10T18:53:00Z"/>
                <w:rFonts w:ascii="Arial" w:hAnsi="Arial" w:cs="Arial"/>
                <w:color w:val="000000"/>
                <w:sz w:val="24"/>
                <w:szCs w:val="24"/>
              </w:rPr>
            </w:pPr>
            <w:ins w:id="1944" w:author="Héctor Bahamonde" w:date="2026-08-10T18:53:00Z">
              <w:r w:rsidRPr="008372F6">
                <w:rPr>
                  <w:rFonts w:ascii="Arial" w:hAnsi="Arial" w:cs="Arial"/>
                  <w:color w:val="000000"/>
                  <w:sz w:val="24"/>
                  <w:szCs w:val="24"/>
                </w:rPr>
                <w:t>1.637*</w:t>
              </w:r>
              <w:r w:rsidRPr="008372F6">
                <w:rPr>
                  <w:rFonts w:ascii="Arial" w:hAnsi="Arial" w:cs="Arial"/>
                  <w:color w:val="000000"/>
                  <w:sz w:val="24"/>
                  <w:szCs w:val="24"/>
                </w:rPr>
                <w:br/>
                <w:t>[1.058, 2.532]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70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5" w:author="Héctor Bahamonde" w:date="2026-08-10T18:53:00Z"/>
                <w:rFonts w:ascii="Arial" w:hAnsi="Arial" w:cs="Arial"/>
                <w:color w:val="000000"/>
                <w:sz w:val="24"/>
                <w:szCs w:val="24"/>
              </w:rPr>
            </w:pPr>
          </w:p>
        </w:tc>
      </w:tr>
      <w:tr w:rsidR="007A1B9C" w:rsidRPr="008372F6" w14:paraId="349A6D7E" w14:textId="77777777" w:rsidTr="001827F9">
        <w:trPr>
          <w:cantSplit/>
          <w:jc w:val="center"/>
          <w:ins w:id="194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DA5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7" w:author="Héctor Bahamonde" w:date="2026-08-10T18:53:00Z"/>
                <w:rFonts w:ascii="Arial" w:hAnsi="Arial" w:cs="Arial"/>
                <w:color w:val="000000"/>
                <w:sz w:val="24"/>
                <w:szCs w:val="24"/>
              </w:rPr>
            </w:pPr>
            <w:ins w:id="1948" w:author="Héctor Bahamonde" w:date="2026-08-10T18:53:00Z">
              <w:r w:rsidRPr="008372F6">
                <w:rPr>
                  <w:rFonts w:ascii="Arial" w:hAnsi="Arial" w:cs="Arial"/>
                  <w:color w:val="000000"/>
                  <w:sz w:val="24"/>
                  <w:szCs w:val="24"/>
                </w:rPr>
                <w:t>Unconditional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8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9" w:author="Héctor Bahamonde" w:date="2026-08-10T18:53:00Z"/>
                <w:rFonts w:ascii="Arial" w:hAnsi="Arial" w:cs="Arial"/>
                <w:color w:val="000000"/>
                <w:sz w:val="24"/>
                <w:szCs w:val="24"/>
              </w:rPr>
            </w:pPr>
            <w:ins w:id="1950" w:author="Héctor Bahamonde" w:date="2026-08-10T18:53:00Z">
              <w:r w:rsidRPr="008372F6">
                <w:rPr>
                  <w:rFonts w:ascii="Arial" w:hAnsi="Arial" w:cs="Arial"/>
                  <w:color w:val="000000"/>
                  <w:sz w:val="24"/>
                  <w:szCs w:val="24"/>
                </w:rPr>
                <w:t>0.793</w:t>
              </w:r>
              <w:r w:rsidRPr="008372F6">
                <w:rPr>
                  <w:rFonts w:ascii="Arial" w:hAnsi="Arial" w:cs="Arial"/>
                  <w:color w:val="000000"/>
                  <w:sz w:val="24"/>
                  <w:szCs w:val="24"/>
                </w:rPr>
                <w:br/>
                <w:t>[0.509, 1.235]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197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1" w:author="Héctor Bahamonde" w:date="2026-08-10T18:53:00Z"/>
                <w:rFonts w:ascii="Arial" w:hAnsi="Arial" w:cs="Arial"/>
                <w:color w:val="000000"/>
                <w:sz w:val="24"/>
                <w:szCs w:val="24"/>
              </w:rPr>
            </w:pPr>
          </w:p>
        </w:tc>
      </w:tr>
      <w:tr w:rsidR="007A1B9C" w:rsidRPr="008372F6" w14:paraId="24AE179C" w14:textId="77777777" w:rsidTr="001827F9">
        <w:trPr>
          <w:cantSplit/>
          <w:jc w:val="center"/>
          <w:ins w:id="195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4D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3" w:author="Héctor Bahamonde" w:date="2026-08-10T18:53:00Z"/>
                <w:rFonts w:ascii="Arial" w:hAnsi="Arial" w:cs="Arial"/>
                <w:color w:val="000000"/>
                <w:sz w:val="24"/>
                <w:szCs w:val="24"/>
              </w:rPr>
            </w:pPr>
            <w:ins w:id="1954" w:author="Héctor Bahamonde" w:date="2026-08-10T18:53:00Z">
              <w:r w:rsidRPr="008372F6">
                <w:rPr>
                  <w:rFonts w:ascii="Arial" w:hAnsi="Arial" w:cs="Arial"/>
                  <w:color w:val="000000"/>
                  <w:sz w:val="24"/>
                  <w:szCs w:val="24"/>
                </w:rPr>
                <w:t>Unconditional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A8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5" w:author="Héctor Bahamonde" w:date="2026-08-10T18:53:00Z"/>
                <w:rFonts w:ascii="Arial" w:hAnsi="Arial" w:cs="Arial"/>
                <w:color w:val="000000"/>
                <w:sz w:val="24"/>
                <w:szCs w:val="24"/>
              </w:rPr>
            </w:pPr>
            <w:ins w:id="1956" w:author="Héctor Bahamonde" w:date="2026-08-10T18:53:00Z">
              <w:r w:rsidRPr="008372F6">
                <w:rPr>
                  <w:rFonts w:ascii="Arial" w:hAnsi="Arial" w:cs="Arial"/>
                  <w:color w:val="000000"/>
                  <w:sz w:val="24"/>
                  <w:szCs w:val="24"/>
                </w:rPr>
                <w:t>0.942</w:t>
              </w:r>
              <w:r w:rsidRPr="008372F6">
                <w:rPr>
                  <w:rFonts w:ascii="Arial" w:hAnsi="Arial" w:cs="Arial"/>
                  <w:color w:val="000000"/>
                  <w:sz w:val="24"/>
                  <w:szCs w:val="24"/>
                </w:rPr>
                <w:br/>
                <w:t>[0.652, 1.363]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03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7" w:author="Héctor Bahamonde" w:date="2026-08-10T18:53:00Z"/>
                <w:rFonts w:ascii="Arial" w:hAnsi="Arial" w:cs="Arial"/>
                <w:color w:val="000000"/>
                <w:sz w:val="24"/>
                <w:szCs w:val="24"/>
              </w:rPr>
            </w:pPr>
          </w:p>
        </w:tc>
      </w:tr>
      <w:tr w:rsidR="007A1B9C" w:rsidRPr="008372F6" w14:paraId="08451284" w14:textId="77777777" w:rsidTr="001827F9">
        <w:trPr>
          <w:cantSplit/>
          <w:jc w:val="center"/>
          <w:ins w:id="195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79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9" w:author="Héctor Bahamonde" w:date="2026-08-10T18:53:00Z"/>
                <w:rFonts w:ascii="Arial" w:hAnsi="Arial" w:cs="Arial"/>
                <w:color w:val="000000"/>
                <w:sz w:val="24"/>
                <w:szCs w:val="24"/>
              </w:rPr>
            </w:pPr>
            <w:ins w:id="1960" w:author="Héctor Bahamonde" w:date="2026-08-10T18:53:00Z">
              <w:r w:rsidRPr="008372F6">
                <w:rPr>
                  <w:rFonts w:ascii="Arial" w:hAnsi="Arial" w:cs="Arial"/>
                  <w:color w:val="000000"/>
                  <w:sz w:val="24"/>
                  <w:szCs w:val="24"/>
                </w:rPr>
                <w:lastRenderedPageBreak/>
                <w:t>Unconditional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05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1" w:author="Héctor Bahamonde" w:date="2026-08-10T18:53:00Z"/>
                <w:rFonts w:ascii="Arial" w:hAnsi="Arial" w:cs="Arial"/>
                <w:color w:val="000000"/>
                <w:sz w:val="24"/>
                <w:szCs w:val="24"/>
              </w:rPr>
            </w:pPr>
            <w:ins w:id="1962" w:author="Héctor Bahamonde" w:date="2026-08-10T18:53:00Z">
              <w:r w:rsidRPr="008372F6">
                <w:rPr>
                  <w:rFonts w:ascii="Arial" w:hAnsi="Arial" w:cs="Arial"/>
                  <w:color w:val="000000"/>
                  <w:sz w:val="24"/>
                  <w:szCs w:val="24"/>
                </w:rPr>
                <w:t>1.019**</w:t>
              </w:r>
              <w:r w:rsidRPr="008372F6">
                <w:rPr>
                  <w:rFonts w:ascii="Arial" w:hAnsi="Arial" w:cs="Arial"/>
                  <w:color w:val="000000"/>
                  <w:sz w:val="24"/>
                  <w:szCs w:val="24"/>
                </w:rPr>
                <w:br/>
                <w:t>[1.007, 1.031]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C4D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3" w:author="Héctor Bahamonde" w:date="2026-08-10T18:53:00Z"/>
                <w:rFonts w:ascii="Arial" w:hAnsi="Arial" w:cs="Arial"/>
                <w:color w:val="000000"/>
                <w:sz w:val="24"/>
                <w:szCs w:val="24"/>
              </w:rPr>
            </w:pPr>
          </w:p>
        </w:tc>
      </w:tr>
      <w:tr w:rsidR="007A1B9C" w:rsidRPr="008372F6" w14:paraId="1D368939" w14:textId="77777777" w:rsidTr="001827F9">
        <w:trPr>
          <w:cantSplit/>
          <w:jc w:val="center"/>
          <w:ins w:id="196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12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5" w:author="Héctor Bahamonde" w:date="2026-08-10T18:53:00Z"/>
                <w:rFonts w:ascii="Arial" w:hAnsi="Arial" w:cs="Arial"/>
                <w:color w:val="000000"/>
                <w:sz w:val="24"/>
                <w:szCs w:val="24"/>
              </w:rPr>
            </w:pPr>
            <w:ins w:id="1966" w:author="Héctor Bahamonde" w:date="2026-08-10T18:53:00Z">
              <w:r w:rsidRPr="008372F6">
                <w:rPr>
                  <w:rFonts w:ascii="Arial" w:hAnsi="Arial" w:cs="Arial"/>
                  <w:color w:val="000000"/>
                  <w:sz w:val="24"/>
                  <w:szCs w:val="24"/>
                </w:rPr>
                <w:t>Unconditional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C8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7" w:author="Héctor Bahamonde" w:date="2026-08-10T18:53:00Z"/>
                <w:rFonts w:ascii="Arial" w:hAnsi="Arial" w:cs="Arial"/>
                <w:color w:val="000000"/>
                <w:sz w:val="24"/>
                <w:szCs w:val="24"/>
              </w:rPr>
            </w:pPr>
            <w:ins w:id="1968" w:author="Héctor Bahamonde" w:date="2026-08-10T18:53:00Z">
              <w:r w:rsidRPr="008372F6">
                <w:rPr>
                  <w:rFonts w:ascii="Arial" w:hAnsi="Arial" w:cs="Arial"/>
                  <w:color w:val="000000"/>
                  <w:sz w:val="24"/>
                  <w:szCs w:val="24"/>
                </w:rPr>
                <w:t>0.933</w:t>
              </w:r>
              <w:r w:rsidRPr="008372F6">
                <w:rPr>
                  <w:rFonts w:ascii="Arial" w:hAnsi="Arial" w:cs="Arial"/>
                  <w:color w:val="000000"/>
                  <w:sz w:val="24"/>
                  <w:szCs w:val="24"/>
                </w:rPr>
                <w:br/>
                <w:t>[0.599, 1.452]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57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9" w:author="Héctor Bahamonde" w:date="2026-08-10T18:53:00Z"/>
                <w:rFonts w:ascii="Arial" w:hAnsi="Arial" w:cs="Arial"/>
                <w:color w:val="000000"/>
                <w:sz w:val="24"/>
                <w:szCs w:val="24"/>
              </w:rPr>
            </w:pPr>
          </w:p>
        </w:tc>
      </w:tr>
      <w:tr w:rsidR="007A1B9C" w:rsidRPr="008372F6" w14:paraId="03BA665D" w14:textId="77777777" w:rsidTr="001827F9">
        <w:trPr>
          <w:cantSplit/>
          <w:jc w:val="center"/>
          <w:ins w:id="197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B04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1" w:author="Héctor Bahamonde" w:date="2026-08-10T18:53:00Z"/>
                <w:rFonts w:ascii="Arial" w:hAnsi="Arial" w:cs="Arial"/>
                <w:color w:val="000000"/>
                <w:sz w:val="24"/>
                <w:szCs w:val="24"/>
              </w:rPr>
            </w:pPr>
            <w:ins w:id="1972" w:author="Héctor Bahamonde" w:date="2026-08-10T18:53:00Z">
              <w:r w:rsidRPr="008372F6">
                <w:rPr>
                  <w:rFonts w:ascii="Arial" w:hAnsi="Arial" w:cs="Arial"/>
                  <w:color w:val="000000"/>
                  <w:sz w:val="24"/>
                  <w:szCs w:val="24"/>
                </w:rPr>
                <w:t>Unconditional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31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3" w:author="Héctor Bahamonde" w:date="2026-08-10T18:53:00Z"/>
                <w:rFonts w:ascii="Arial" w:hAnsi="Arial" w:cs="Arial"/>
                <w:color w:val="000000"/>
                <w:sz w:val="24"/>
                <w:szCs w:val="24"/>
              </w:rPr>
            </w:pPr>
            <w:ins w:id="1974" w:author="Héctor Bahamonde" w:date="2026-08-10T18:53:00Z">
              <w:r w:rsidRPr="008372F6">
                <w:rPr>
                  <w:rFonts w:ascii="Arial" w:hAnsi="Arial" w:cs="Arial"/>
                  <w:color w:val="000000"/>
                  <w:sz w:val="24"/>
                  <w:szCs w:val="24"/>
                </w:rPr>
                <w:t>0.693</w:t>
              </w:r>
              <w:r w:rsidRPr="008372F6">
                <w:rPr>
                  <w:rFonts w:ascii="Arial" w:hAnsi="Arial" w:cs="Arial"/>
                  <w:color w:val="000000"/>
                  <w:sz w:val="24"/>
                  <w:szCs w:val="24"/>
                </w:rPr>
                <w:br/>
                <w:t>[0.398, 1.206]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8A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5" w:author="Héctor Bahamonde" w:date="2026-08-10T18:53:00Z"/>
                <w:rFonts w:ascii="Arial" w:hAnsi="Arial" w:cs="Arial"/>
                <w:color w:val="000000"/>
                <w:sz w:val="24"/>
                <w:szCs w:val="24"/>
              </w:rPr>
            </w:pPr>
          </w:p>
        </w:tc>
      </w:tr>
      <w:tr w:rsidR="007A1B9C" w:rsidRPr="008372F6" w14:paraId="52A2946F" w14:textId="77777777" w:rsidTr="001827F9">
        <w:trPr>
          <w:cantSplit/>
          <w:jc w:val="center"/>
          <w:ins w:id="197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AF3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7" w:author="Héctor Bahamonde" w:date="2026-08-10T18:53:00Z"/>
                <w:rFonts w:ascii="Arial" w:hAnsi="Arial" w:cs="Arial"/>
                <w:color w:val="000000"/>
                <w:sz w:val="24"/>
                <w:szCs w:val="24"/>
              </w:rPr>
            </w:pPr>
            <w:ins w:id="1978" w:author="Héctor Bahamonde" w:date="2026-08-10T18:53:00Z">
              <w:r w:rsidRPr="008372F6">
                <w:rPr>
                  <w:rFonts w:ascii="Arial" w:hAnsi="Arial" w:cs="Arial"/>
                  <w:color w:val="000000"/>
                  <w:sz w:val="24"/>
                  <w:szCs w:val="24"/>
                </w:rPr>
                <w:t>Unconditional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8C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9" w:author="Héctor Bahamonde" w:date="2026-08-10T18:53:00Z"/>
                <w:rFonts w:ascii="Arial" w:hAnsi="Arial" w:cs="Arial"/>
                <w:color w:val="000000"/>
                <w:sz w:val="24"/>
                <w:szCs w:val="24"/>
              </w:rPr>
            </w:pPr>
            <w:ins w:id="1980" w:author="Héctor Bahamonde" w:date="2026-08-10T18:53:00Z">
              <w:r w:rsidRPr="008372F6">
                <w:rPr>
                  <w:rFonts w:ascii="Arial" w:hAnsi="Arial" w:cs="Arial"/>
                  <w:color w:val="000000"/>
                  <w:sz w:val="24"/>
                  <w:szCs w:val="24"/>
                </w:rPr>
                <w:t>0.846</w:t>
              </w:r>
              <w:r w:rsidRPr="008372F6">
                <w:rPr>
                  <w:rFonts w:ascii="Arial" w:hAnsi="Arial" w:cs="Arial"/>
                  <w:color w:val="000000"/>
                  <w:sz w:val="24"/>
                  <w:szCs w:val="24"/>
                </w:rPr>
                <w:br/>
                <w:t>[0.487, 1.468]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B0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1" w:author="Héctor Bahamonde" w:date="2026-08-10T18:53:00Z"/>
                <w:rFonts w:ascii="Arial" w:hAnsi="Arial" w:cs="Arial"/>
                <w:color w:val="000000"/>
                <w:sz w:val="24"/>
                <w:szCs w:val="24"/>
              </w:rPr>
            </w:pPr>
          </w:p>
        </w:tc>
      </w:tr>
      <w:tr w:rsidR="007A1B9C" w:rsidRPr="008372F6" w14:paraId="51A427FA" w14:textId="77777777" w:rsidTr="001827F9">
        <w:trPr>
          <w:cantSplit/>
          <w:jc w:val="center"/>
          <w:ins w:id="198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44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3" w:author="Héctor Bahamonde" w:date="2026-08-10T18:53:00Z"/>
                <w:rFonts w:ascii="Arial" w:hAnsi="Arial" w:cs="Arial"/>
                <w:color w:val="000000"/>
                <w:sz w:val="24"/>
                <w:szCs w:val="24"/>
              </w:rPr>
            </w:pPr>
            <w:ins w:id="1984" w:author="Héctor Bahamonde" w:date="2026-08-10T18:53:00Z">
              <w:r w:rsidRPr="008372F6">
                <w:rPr>
                  <w:rFonts w:ascii="Arial" w:hAnsi="Arial" w:cs="Arial"/>
                  <w:color w:val="000000"/>
                  <w:sz w:val="24"/>
                  <w:szCs w:val="24"/>
                </w:rPr>
                <w:t>Unconditional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35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5" w:author="Héctor Bahamonde" w:date="2026-08-10T18:53:00Z"/>
                <w:rFonts w:ascii="Arial" w:hAnsi="Arial" w:cs="Arial"/>
                <w:color w:val="000000"/>
                <w:sz w:val="24"/>
                <w:szCs w:val="24"/>
              </w:rPr>
            </w:pPr>
            <w:ins w:id="1986" w:author="Héctor Bahamonde" w:date="2026-08-10T18:53:00Z">
              <w:r w:rsidRPr="008372F6">
                <w:rPr>
                  <w:rFonts w:ascii="Arial" w:hAnsi="Arial" w:cs="Arial"/>
                  <w:color w:val="000000"/>
                  <w:sz w:val="24"/>
                  <w:szCs w:val="24"/>
                </w:rPr>
                <w:t>1.170</w:t>
              </w:r>
              <w:r w:rsidRPr="008372F6">
                <w:rPr>
                  <w:rFonts w:ascii="Arial" w:hAnsi="Arial" w:cs="Arial"/>
                  <w:color w:val="000000"/>
                  <w:sz w:val="24"/>
                  <w:szCs w:val="24"/>
                </w:rPr>
                <w:br/>
                <w:t>[0.704, 1.943]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683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7" w:author="Héctor Bahamonde" w:date="2026-08-10T18:53:00Z"/>
                <w:rFonts w:ascii="Arial" w:hAnsi="Arial" w:cs="Arial"/>
                <w:color w:val="000000"/>
                <w:sz w:val="24"/>
                <w:szCs w:val="24"/>
              </w:rPr>
            </w:pPr>
          </w:p>
        </w:tc>
      </w:tr>
      <w:tr w:rsidR="007A1B9C" w:rsidRPr="008372F6" w14:paraId="4B48E778" w14:textId="77777777" w:rsidTr="001827F9">
        <w:trPr>
          <w:cantSplit/>
          <w:jc w:val="center"/>
          <w:ins w:id="198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8B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9" w:author="Héctor Bahamonde" w:date="2026-08-10T18:53:00Z"/>
                <w:rFonts w:ascii="Arial" w:hAnsi="Arial" w:cs="Arial"/>
                <w:color w:val="000000"/>
                <w:sz w:val="24"/>
                <w:szCs w:val="24"/>
              </w:rPr>
            </w:pPr>
            <w:ins w:id="1990" w:author="Héctor Bahamonde" w:date="2026-08-10T18:53:00Z">
              <w:r w:rsidRPr="008372F6">
                <w:rPr>
                  <w:rFonts w:ascii="Arial" w:hAnsi="Arial" w:cs="Arial"/>
                  <w:color w:val="000000"/>
                  <w:sz w:val="24"/>
                  <w:szCs w:val="24"/>
                </w:rPr>
                <w:t>Unconditional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198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1" w:author="Héctor Bahamonde" w:date="2026-08-10T18:53:00Z"/>
                <w:rFonts w:ascii="Arial" w:hAnsi="Arial" w:cs="Arial"/>
                <w:color w:val="000000"/>
                <w:sz w:val="24"/>
                <w:szCs w:val="24"/>
              </w:rPr>
            </w:pPr>
            <w:ins w:id="1992" w:author="Héctor Bahamonde" w:date="2026-08-10T18:53:00Z">
              <w:r w:rsidRPr="008372F6">
                <w:rPr>
                  <w:rFonts w:ascii="Arial" w:hAnsi="Arial" w:cs="Arial"/>
                  <w:color w:val="000000"/>
                  <w:sz w:val="24"/>
                  <w:szCs w:val="24"/>
                </w:rPr>
                <w:t>0.938</w:t>
              </w:r>
              <w:r w:rsidRPr="008372F6">
                <w:rPr>
                  <w:rFonts w:ascii="Arial" w:hAnsi="Arial" w:cs="Arial"/>
                  <w:color w:val="000000"/>
                  <w:sz w:val="24"/>
                  <w:szCs w:val="24"/>
                </w:rPr>
                <w:br/>
                <w:t>[0.576, 1.529]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35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3" w:author="Héctor Bahamonde" w:date="2026-08-10T18:53:00Z"/>
                <w:rFonts w:ascii="Arial" w:hAnsi="Arial" w:cs="Arial"/>
                <w:color w:val="000000"/>
                <w:sz w:val="24"/>
                <w:szCs w:val="24"/>
              </w:rPr>
            </w:pPr>
          </w:p>
        </w:tc>
      </w:tr>
      <w:tr w:rsidR="007A1B9C" w:rsidRPr="008372F6" w14:paraId="0526F282" w14:textId="77777777" w:rsidTr="001827F9">
        <w:trPr>
          <w:cantSplit/>
          <w:jc w:val="center"/>
          <w:ins w:id="199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B9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5" w:author="Héctor Bahamonde" w:date="2026-08-10T18:53:00Z"/>
                <w:rFonts w:ascii="Arial" w:hAnsi="Arial" w:cs="Arial"/>
                <w:color w:val="000000"/>
                <w:sz w:val="24"/>
                <w:szCs w:val="24"/>
              </w:rPr>
            </w:pPr>
            <w:ins w:id="1996" w:author="Héctor Bahamonde" w:date="2026-08-10T18:53:00Z">
              <w:r w:rsidRPr="008372F6">
                <w:rPr>
                  <w:rFonts w:ascii="Arial" w:hAnsi="Arial" w:cs="Arial"/>
                  <w:color w:val="000000"/>
                  <w:sz w:val="24"/>
                  <w:szCs w:val="24"/>
                </w:rPr>
                <w:t>Unconditional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620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7" w:author="Héctor Bahamonde" w:date="2026-08-10T18:53:00Z"/>
                <w:rFonts w:ascii="Arial" w:hAnsi="Arial" w:cs="Arial"/>
                <w:color w:val="000000"/>
                <w:sz w:val="24"/>
                <w:szCs w:val="24"/>
              </w:rPr>
            </w:pPr>
            <w:ins w:id="1998"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[0.505, 1.347]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4B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9" w:author="Héctor Bahamonde" w:date="2026-08-10T18:53:00Z"/>
                <w:rFonts w:ascii="Arial" w:hAnsi="Arial" w:cs="Arial"/>
                <w:color w:val="000000"/>
                <w:sz w:val="24"/>
                <w:szCs w:val="24"/>
              </w:rPr>
            </w:pPr>
          </w:p>
        </w:tc>
      </w:tr>
      <w:tr w:rsidR="007A1B9C" w:rsidRPr="008372F6" w14:paraId="65C50BD1" w14:textId="77777777" w:rsidTr="001827F9">
        <w:trPr>
          <w:cantSplit/>
          <w:jc w:val="center"/>
          <w:ins w:id="200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264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1" w:author="Héctor Bahamonde" w:date="2026-08-10T18:53:00Z"/>
                <w:rFonts w:ascii="Arial" w:hAnsi="Arial" w:cs="Arial"/>
                <w:color w:val="000000"/>
                <w:sz w:val="24"/>
                <w:szCs w:val="24"/>
              </w:rPr>
            </w:pPr>
            <w:ins w:id="2002" w:author="Héctor Bahamonde" w:date="2026-08-10T18:53:00Z">
              <w:r w:rsidRPr="008372F6">
                <w:rPr>
                  <w:rFonts w:ascii="Arial" w:hAnsi="Arial" w:cs="Arial"/>
                  <w:color w:val="000000"/>
                  <w:sz w:val="24"/>
                  <w:szCs w:val="24"/>
                </w:rPr>
                <w:t>Unconditional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CB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3" w:author="Héctor Bahamonde" w:date="2026-08-10T18:53:00Z"/>
                <w:rFonts w:ascii="Arial" w:hAnsi="Arial" w:cs="Arial"/>
                <w:color w:val="000000"/>
                <w:sz w:val="24"/>
                <w:szCs w:val="24"/>
              </w:rPr>
            </w:pPr>
            <w:ins w:id="2004" w:author="Héctor Bahamonde" w:date="2026-08-10T18:53:00Z">
              <w:r w:rsidRPr="008372F6">
                <w:rPr>
                  <w:rFonts w:ascii="Arial" w:hAnsi="Arial" w:cs="Arial"/>
                  <w:color w:val="000000"/>
                  <w:sz w:val="24"/>
                  <w:szCs w:val="24"/>
                </w:rPr>
                <w:t>1.206</w:t>
              </w:r>
              <w:r w:rsidRPr="008372F6">
                <w:rPr>
                  <w:rFonts w:ascii="Arial" w:hAnsi="Arial" w:cs="Arial"/>
                  <w:color w:val="000000"/>
                  <w:sz w:val="24"/>
                  <w:szCs w:val="24"/>
                </w:rPr>
                <w:br/>
                <w:t>[0.769, 1.892]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B4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5" w:author="Héctor Bahamonde" w:date="2026-08-10T18:53:00Z"/>
                <w:rFonts w:ascii="Arial" w:hAnsi="Arial" w:cs="Arial"/>
                <w:color w:val="000000"/>
                <w:sz w:val="24"/>
                <w:szCs w:val="24"/>
              </w:rPr>
            </w:pPr>
          </w:p>
        </w:tc>
      </w:tr>
      <w:tr w:rsidR="007A1B9C" w:rsidRPr="008372F6" w14:paraId="7DC10340" w14:textId="77777777" w:rsidTr="001827F9">
        <w:trPr>
          <w:cantSplit/>
          <w:jc w:val="center"/>
          <w:ins w:id="200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32B7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7" w:author="Héctor Bahamonde" w:date="2026-08-10T18:53:00Z"/>
                <w:rFonts w:ascii="Arial" w:hAnsi="Arial" w:cs="Arial"/>
                <w:color w:val="000000"/>
                <w:sz w:val="24"/>
                <w:szCs w:val="24"/>
              </w:rPr>
            </w:pPr>
            <w:ins w:id="2008" w:author="Héctor Bahamonde" w:date="2026-08-10T18:53:00Z">
              <w:r w:rsidRPr="008372F6">
                <w:rPr>
                  <w:rFonts w:ascii="Arial" w:hAnsi="Arial" w:cs="Arial"/>
                  <w:color w:val="000000"/>
                  <w:sz w:val="24"/>
                  <w:szCs w:val="24"/>
                </w:rPr>
                <w:t>Unconditional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51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9" w:author="Héctor Bahamonde" w:date="2026-08-10T18:53:00Z"/>
                <w:rFonts w:ascii="Arial" w:hAnsi="Arial" w:cs="Arial"/>
                <w:color w:val="000000"/>
                <w:sz w:val="24"/>
                <w:szCs w:val="24"/>
              </w:rPr>
            </w:pPr>
            <w:ins w:id="2010" w:author="Héctor Bahamonde" w:date="2026-08-10T18:53:00Z">
              <w:r w:rsidRPr="008372F6">
                <w:rPr>
                  <w:rFonts w:ascii="Arial" w:hAnsi="Arial" w:cs="Arial"/>
                  <w:color w:val="000000"/>
                  <w:sz w:val="24"/>
                  <w:szCs w:val="24"/>
                </w:rPr>
                <w:t>1.096</w:t>
              </w:r>
              <w:r w:rsidRPr="008372F6">
                <w:rPr>
                  <w:rFonts w:ascii="Arial" w:hAnsi="Arial" w:cs="Arial"/>
                  <w:color w:val="000000"/>
                  <w:sz w:val="24"/>
                  <w:szCs w:val="24"/>
                </w:rPr>
                <w:br/>
                <w:t>[0.619, 1.942]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8D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1" w:author="Héctor Bahamonde" w:date="2026-08-10T18:53:00Z"/>
                <w:rFonts w:ascii="Arial" w:hAnsi="Arial" w:cs="Arial"/>
                <w:color w:val="000000"/>
                <w:sz w:val="24"/>
                <w:szCs w:val="24"/>
              </w:rPr>
            </w:pPr>
          </w:p>
        </w:tc>
      </w:tr>
      <w:tr w:rsidR="007A1B9C" w:rsidRPr="008372F6" w14:paraId="34D51FAA" w14:textId="77777777" w:rsidTr="001827F9">
        <w:trPr>
          <w:cantSplit/>
          <w:jc w:val="center"/>
          <w:ins w:id="201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A7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3" w:author="Héctor Bahamonde" w:date="2026-08-10T18:53:00Z"/>
                <w:rFonts w:ascii="Arial" w:hAnsi="Arial" w:cs="Arial"/>
                <w:color w:val="000000"/>
                <w:sz w:val="24"/>
                <w:szCs w:val="24"/>
              </w:rPr>
            </w:pPr>
            <w:ins w:id="2014" w:author="Héctor Bahamonde" w:date="2026-08-10T18:53:00Z">
              <w:r w:rsidRPr="008372F6">
                <w:rPr>
                  <w:rFonts w:ascii="Arial" w:hAnsi="Arial" w:cs="Arial"/>
                  <w:color w:val="000000"/>
                  <w:sz w:val="24"/>
                  <w:szCs w:val="24"/>
                </w:rPr>
                <w:t>Unconditional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D6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5" w:author="Héctor Bahamonde" w:date="2026-08-10T18:53:00Z"/>
                <w:rFonts w:ascii="Arial" w:hAnsi="Arial" w:cs="Arial"/>
                <w:color w:val="000000"/>
                <w:sz w:val="24"/>
                <w:szCs w:val="24"/>
              </w:rPr>
            </w:pPr>
            <w:ins w:id="2016"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[0.388, 1.754]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36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7" w:author="Héctor Bahamonde" w:date="2026-08-10T18:53:00Z"/>
                <w:rFonts w:ascii="Arial" w:hAnsi="Arial" w:cs="Arial"/>
                <w:color w:val="000000"/>
                <w:sz w:val="24"/>
                <w:szCs w:val="24"/>
              </w:rPr>
            </w:pPr>
          </w:p>
        </w:tc>
      </w:tr>
      <w:tr w:rsidR="007A1B9C" w:rsidRPr="008372F6" w14:paraId="16C8AC72" w14:textId="77777777" w:rsidTr="001827F9">
        <w:trPr>
          <w:cantSplit/>
          <w:jc w:val="center"/>
          <w:ins w:id="201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87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9" w:author="Héctor Bahamonde" w:date="2026-08-10T18:53:00Z"/>
                <w:rFonts w:ascii="Arial" w:hAnsi="Arial" w:cs="Arial"/>
                <w:color w:val="000000"/>
                <w:sz w:val="24"/>
                <w:szCs w:val="24"/>
              </w:rPr>
            </w:pPr>
            <w:ins w:id="2020" w:author="Héctor Bahamonde" w:date="2026-08-10T18:53:00Z">
              <w:r w:rsidRPr="008372F6">
                <w:rPr>
                  <w:rFonts w:ascii="Arial" w:hAnsi="Arial" w:cs="Arial"/>
                  <w:color w:val="000000"/>
                  <w:sz w:val="24"/>
                  <w:szCs w:val="24"/>
                </w:rPr>
                <w:t>Unconditional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16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1" w:author="Héctor Bahamonde" w:date="2026-08-10T18:53:00Z"/>
                <w:rFonts w:ascii="Arial" w:hAnsi="Arial" w:cs="Arial"/>
                <w:color w:val="000000"/>
                <w:sz w:val="24"/>
                <w:szCs w:val="24"/>
              </w:rPr>
            </w:pPr>
            <w:ins w:id="2022" w:author="Héctor Bahamonde" w:date="2026-08-10T18:53:00Z">
              <w:r w:rsidRPr="008372F6">
                <w:rPr>
                  <w:rFonts w:ascii="Arial" w:hAnsi="Arial" w:cs="Arial"/>
                  <w:color w:val="000000"/>
                  <w:sz w:val="24"/>
                  <w:szCs w:val="24"/>
                </w:rPr>
                <w:t>1.111</w:t>
              </w:r>
              <w:r w:rsidRPr="008372F6">
                <w:rPr>
                  <w:rFonts w:ascii="Arial" w:hAnsi="Arial" w:cs="Arial"/>
                  <w:color w:val="000000"/>
                  <w:sz w:val="24"/>
                  <w:szCs w:val="24"/>
                </w:rPr>
                <w:br/>
                <w:t>[0.676, 1.825]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6D9A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3" w:author="Héctor Bahamonde" w:date="2026-08-10T18:53:00Z"/>
                <w:rFonts w:ascii="Arial" w:hAnsi="Arial" w:cs="Arial"/>
                <w:color w:val="000000"/>
                <w:sz w:val="24"/>
                <w:szCs w:val="24"/>
              </w:rPr>
            </w:pPr>
          </w:p>
        </w:tc>
      </w:tr>
      <w:tr w:rsidR="007A1B9C" w:rsidRPr="008372F6" w14:paraId="7A72002E" w14:textId="77777777" w:rsidTr="001827F9">
        <w:trPr>
          <w:cantSplit/>
          <w:jc w:val="center"/>
          <w:ins w:id="202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3D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5" w:author="Héctor Bahamonde" w:date="2026-08-10T18:53:00Z"/>
                <w:rFonts w:ascii="Arial" w:hAnsi="Arial" w:cs="Arial"/>
                <w:color w:val="000000"/>
                <w:sz w:val="24"/>
                <w:szCs w:val="24"/>
              </w:rPr>
            </w:pPr>
            <w:ins w:id="2026" w:author="Héctor Bahamonde" w:date="2026-08-10T18:53:00Z">
              <w:r w:rsidRPr="008372F6">
                <w:rPr>
                  <w:rFonts w:ascii="Arial" w:hAnsi="Arial" w:cs="Arial"/>
                  <w:color w:val="000000"/>
                  <w:sz w:val="24"/>
                  <w:szCs w:val="24"/>
                </w:rPr>
                <w:lastRenderedPageBreak/>
                <w:t>Unconditional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1FD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7" w:author="Héctor Bahamonde" w:date="2026-08-10T18:53:00Z"/>
                <w:rFonts w:ascii="Arial" w:hAnsi="Arial" w:cs="Arial"/>
                <w:color w:val="000000"/>
                <w:sz w:val="24"/>
                <w:szCs w:val="24"/>
              </w:rPr>
            </w:pPr>
            <w:ins w:id="2028" w:author="Héctor Bahamonde" w:date="2026-08-10T18:53:00Z">
              <w:r w:rsidRPr="008372F6">
                <w:rPr>
                  <w:rFonts w:ascii="Arial" w:hAnsi="Arial" w:cs="Arial"/>
                  <w:color w:val="000000"/>
                  <w:sz w:val="24"/>
                  <w:szCs w:val="24"/>
                </w:rPr>
                <w:t>0.614</w:t>
              </w:r>
              <w:r w:rsidRPr="008372F6">
                <w:rPr>
                  <w:rFonts w:ascii="Arial" w:hAnsi="Arial" w:cs="Arial"/>
                  <w:color w:val="000000"/>
                  <w:sz w:val="24"/>
                  <w:szCs w:val="24"/>
                </w:rPr>
                <w:br/>
                <w:t>[0.324, 1.162]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6E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9" w:author="Héctor Bahamonde" w:date="2026-08-10T18:53:00Z"/>
                <w:rFonts w:ascii="Arial" w:hAnsi="Arial" w:cs="Arial"/>
                <w:color w:val="000000"/>
                <w:sz w:val="24"/>
                <w:szCs w:val="24"/>
              </w:rPr>
            </w:pPr>
          </w:p>
        </w:tc>
      </w:tr>
      <w:tr w:rsidR="007A1B9C" w:rsidRPr="008372F6" w14:paraId="5DFA7E89" w14:textId="77777777" w:rsidTr="001827F9">
        <w:trPr>
          <w:cantSplit/>
          <w:jc w:val="center"/>
          <w:ins w:id="203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D6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1" w:author="Héctor Bahamonde" w:date="2026-08-10T18:53:00Z"/>
                <w:rFonts w:ascii="Arial" w:hAnsi="Arial" w:cs="Arial"/>
                <w:color w:val="000000"/>
                <w:sz w:val="24"/>
                <w:szCs w:val="24"/>
              </w:rPr>
            </w:pPr>
            <w:ins w:id="2032" w:author="Héctor Bahamonde" w:date="2026-08-10T18:53:00Z">
              <w:r w:rsidRPr="008372F6">
                <w:rPr>
                  <w:rFonts w:ascii="Arial" w:hAnsi="Arial" w:cs="Arial"/>
                  <w:color w:val="000000"/>
                  <w:sz w:val="24"/>
                  <w:szCs w:val="24"/>
                </w:rPr>
                <w:t>Unconditional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8F5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3" w:author="Héctor Bahamonde" w:date="2026-08-10T18:53:00Z"/>
                <w:rFonts w:ascii="Arial" w:hAnsi="Arial" w:cs="Arial"/>
                <w:color w:val="000000"/>
                <w:sz w:val="24"/>
                <w:szCs w:val="24"/>
              </w:rPr>
            </w:pPr>
            <w:ins w:id="2034" w:author="Héctor Bahamonde" w:date="2026-08-10T18:53:00Z">
              <w:r w:rsidRPr="008372F6">
                <w:rPr>
                  <w:rFonts w:ascii="Arial" w:hAnsi="Arial" w:cs="Arial"/>
                  <w:color w:val="000000"/>
                  <w:sz w:val="24"/>
                  <w:szCs w:val="24"/>
                </w:rPr>
                <w:t>1.674</w:t>
              </w:r>
              <w:r w:rsidRPr="008372F6">
                <w:rPr>
                  <w:rFonts w:ascii="Arial" w:hAnsi="Arial" w:cs="Arial"/>
                  <w:color w:val="000000"/>
                  <w:sz w:val="24"/>
                  <w:szCs w:val="24"/>
                </w:rPr>
                <w:br/>
                <w:t>[0.676, 4.149]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53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5" w:author="Héctor Bahamonde" w:date="2026-08-10T18:53:00Z"/>
                <w:rFonts w:ascii="Arial" w:hAnsi="Arial" w:cs="Arial"/>
                <w:color w:val="000000"/>
                <w:sz w:val="24"/>
                <w:szCs w:val="24"/>
              </w:rPr>
            </w:pPr>
          </w:p>
        </w:tc>
      </w:tr>
      <w:tr w:rsidR="007A1B9C" w:rsidRPr="008372F6" w14:paraId="0F3CD9A7" w14:textId="77777777" w:rsidTr="001827F9">
        <w:trPr>
          <w:cantSplit/>
          <w:jc w:val="center"/>
          <w:ins w:id="203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48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7" w:author="Héctor Bahamonde" w:date="2026-08-10T18:53:00Z"/>
                <w:rFonts w:ascii="Arial" w:hAnsi="Arial" w:cs="Arial"/>
                <w:color w:val="000000"/>
                <w:sz w:val="24"/>
                <w:szCs w:val="24"/>
              </w:rPr>
            </w:pPr>
            <w:ins w:id="2038" w:author="Héctor Bahamonde" w:date="2026-08-10T18:53:00Z">
              <w:r w:rsidRPr="008372F6">
                <w:rPr>
                  <w:rFonts w:ascii="Arial" w:hAnsi="Arial" w:cs="Arial"/>
                  <w:color w:val="000000"/>
                  <w:sz w:val="24"/>
                  <w:szCs w:val="24"/>
                </w:rPr>
                <w:t>Don't know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E53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9" w:author="Héctor Bahamonde" w:date="2026-08-10T18:53:00Z"/>
                <w:rFonts w:ascii="Arial" w:hAnsi="Arial" w:cs="Arial"/>
                <w:color w:val="000000"/>
                <w:sz w:val="24"/>
                <w:szCs w:val="24"/>
              </w:rPr>
            </w:pPr>
            <w:ins w:id="2040" w:author="Héctor Bahamonde" w:date="2026-08-10T18:53:00Z">
              <w:r w:rsidRPr="008372F6">
                <w:rPr>
                  <w:rFonts w:ascii="Arial" w:hAnsi="Arial" w:cs="Arial"/>
                  <w:color w:val="000000"/>
                  <w:sz w:val="24"/>
                  <w:szCs w:val="24"/>
                </w:rPr>
                <w:t>0.161***</w:t>
              </w:r>
              <w:r w:rsidRPr="008372F6">
                <w:rPr>
                  <w:rFonts w:ascii="Arial" w:hAnsi="Arial" w:cs="Arial"/>
                  <w:color w:val="000000"/>
                  <w:sz w:val="24"/>
                  <w:szCs w:val="24"/>
                </w:rPr>
                <w:br/>
                <w:t>[0.065, 0.400]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256E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1" w:author="Héctor Bahamonde" w:date="2026-08-10T18:53:00Z"/>
                <w:rFonts w:ascii="Arial" w:hAnsi="Arial" w:cs="Arial"/>
                <w:color w:val="000000"/>
                <w:sz w:val="24"/>
                <w:szCs w:val="24"/>
              </w:rPr>
            </w:pPr>
          </w:p>
        </w:tc>
      </w:tr>
      <w:tr w:rsidR="007A1B9C" w:rsidRPr="008372F6" w14:paraId="2E38B9D5" w14:textId="77777777" w:rsidTr="001827F9">
        <w:trPr>
          <w:cantSplit/>
          <w:jc w:val="center"/>
          <w:ins w:id="204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87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3" w:author="Héctor Bahamonde" w:date="2026-08-10T18:53:00Z"/>
                <w:rFonts w:ascii="Arial" w:hAnsi="Arial" w:cs="Arial"/>
                <w:color w:val="000000"/>
                <w:sz w:val="24"/>
                <w:szCs w:val="24"/>
              </w:rPr>
            </w:pPr>
            <w:ins w:id="2044" w:author="Héctor Bahamonde" w:date="2026-08-10T18:53:00Z">
              <w:r w:rsidRPr="008372F6">
                <w:rPr>
                  <w:rFonts w:ascii="Arial" w:hAnsi="Arial" w:cs="Arial"/>
                  <w:color w:val="000000"/>
                  <w:sz w:val="24"/>
                  <w:szCs w:val="24"/>
                </w:rPr>
                <w:t>Don't know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9D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5" w:author="Héctor Bahamonde" w:date="2026-08-10T18:53:00Z"/>
                <w:rFonts w:ascii="Arial" w:hAnsi="Arial" w:cs="Arial"/>
                <w:color w:val="000000"/>
                <w:sz w:val="24"/>
                <w:szCs w:val="24"/>
              </w:rPr>
            </w:pPr>
            <w:ins w:id="2046" w:author="Héctor Bahamonde" w:date="2026-08-10T18:53:00Z">
              <w:r w:rsidRPr="008372F6">
                <w:rPr>
                  <w:rFonts w:ascii="Arial" w:hAnsi="Arial" w:cs="Arial"/>
                  <w:color w:val="000000"/>
                  <w:sz w:val="24"/>
                  <w:szCs w:val="24"/>
                </w:rPr>
                <w:t>3.105***</w:t>
              </w:r>
              <w:r w:rsidRPr="008372F6">
                <w:rPr>
                  <w:rFonts w:ascii="Arial" w:hAnsi="Arial" w:cs="Arial"/>
                  <w:color w:val="000000"/>
                  <w:sz w:val="24"/>
                  <w:szCs w:val="24"/>
                </w:rPr>
                <w:br/>
                <w:t>[1.888, 5.109]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6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7" w:author="Héctor Bahamonde" w:date="2026-08-10T18:53:00Z"/>
                <w:rFonts w:ascii="Arial" w:hAnsi="Arial" w:cs="Arial"/>
                <w:color w:val="000000"/>
                <w:sz w:val="24"/>
                <w:szCs w:val="24"/>
              </w:rPr>
            </w:pPr>
          </w:p>
        </w:tc>
      </w:tr>
      <w:tr w:rsidR="007A1B9C" w:rsidRPr="008372F6" w14:paraId="00D8BC99" w14:textId="77777777" w:rsidTr="001827F9">
        <w:trPr>
          <w:cantSplit/>
          <w:jc w:val="center"/>
          <w:ins w:id="204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E1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9" w:author="Héctor Bahamonde" w:date="2026-08-10T18:53:00Z"/>
                <w:rFonts w:ascii="Arial" w:hAnsi="Arial" w:cs="Arial"/>
                <w:color w:val="000000"/>
                <w:sz w:val="24"/>
                <w:szCs w:val="24"/>
              </w:rPr>
            </w:pPr>
            <w:ins w:id="2050" w:author="Héctor Bahamonde" w:date="2026-08-10T18:53:00Z">
              <w:r w:rsidRPr="008372F6">
                <w:rPr>
                  <w:rFonts w:ascii="Arial" w:hAnsi="Arial" w:cs="Arial"/>
                  <w:color w:val="000000"/>
                  <w:sz w:val="24"/>
                  <w:szCs w:val="24"/>
                </w:rPr>
                <w:t>Don't know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F2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1" w:author="Héctor Bahamonde" w:date="2026-08-10T18:53:00Z"/>
                <w:rFonts w:ascii="Arial" w:hAnsi="Arial" w:cs="Arial"/>
                <w:color w:val="000000"/>
                <w:sz w:val="24"/>
                <w:szCs w:val="24"/>
              </w:rPr>
            </w:pPr>
            <w:ins w:id="2052" w:author="Héctor Bahamonde" w:date="2026-08-10T18:53:00Z">
              <w:r w:rsidRPr="008372F6">
                <w:rPr>
                  <w:rFonts w:ascii="Arial" w:hAnsi="Arial" w:cs="Arial"/>
                  <w:color w:val="000000"/>
                  <w:sz w:val="24"/>
                  <w:szCs w:val="24"/>
                </w:rPr>
                <w:t>2.190**</w:t>
              </w:r>
              <w:r w:rsidRPr="008372F6">
                <w:rPr>
                  <w:rFonts w:ascii="Arial" w:hAnsi="Arial" w:cs="Arial"/>
                  <w:color w:val="000000"/>
                  <w:sz w:val="24"/>
                  <w:szCs w:val="24"/>
                </w:rPr>
                <w:br/>
                <w:t>[1.342, 3.575]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82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3" w:author="Héctor Bahamonde" w:date="2026-08-10T18:53:00Z"/>
                <w:rFonts w:ascii="Arial" w:hAnsi="Arial" w:cs="Arial"/>
                <w:color w:val="000000"/>
                <w:sz w:val="24"/>
                <w:szCs w:val="24"/>
              </w:rPr>
            </w:pPr>
          </w:p>
        </w:tc>
      </w:tr>
      <w:tr w:rsidR="007A1B9C" w:rsidRPr="008372F6" w14:paraId="24000338" w14:textId="77777777" w:rsidTr="001827F9">
        <w:trPr>
          <w:cantSplit/>
          <w:jc w:val="center"/>
          <w:ins w:id="205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DC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5" w:author="Héctor Bahamonde" w:date="2026-08-10T18:53:00Z"/>
                <w:rFonts w:ascii="Arial" w:hAnsi="Arial" w:cs="Arial"/>
                <w:color w:val="000000"/>
                <w:sz w:val="24"/>
                <w:szCs w:val="24"/>
              </w:rPr>
            </w:pPr>
            <w:ins w:id="2056" w:author="Héctor Bahamonde" w:date="2026-08-10T18:53:00Z">
              <w:r w:rsidRPr="008372F6">
                <w:rPr>
                  <w:rFonts w:ascii="Arial" w:hAnsi="Arial" w:cs="Arial"/>
                  <w:color w:val="000000"/>
                  <w:sz w:val="24"/>
                  <w:szCs w:val="24"/>
                </w:rPr>
                <w:t>Don't know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875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7" w:author="Héctor Bahamonde" w:date="2026-08-10T18:53:00Z"/>
                <w:rFonts w:ascii="Arial" w:hAnsi="Arial" w:cs="Arial"/>
                <w:color w:val="000000"/>
                <w:sz w:val="24"/>
                <w:szCs w:val="24"/>
              </w:rPr>
            </w:pPr>
            <w:ins w:id="2058" w:author="Héctor Bahamonde" w:date="2026-08-10T18:53:00Z">
              <w:r w:rsidRPr="008372F6">
                <w:rPr>
                  <w:rFonts w:ascii="Arial" w:hAnsi="Arial" w:cs="Arial"/>
                  <w:color w:val="000000"/>
                  <w:sz w:val="24"/>
                  <w:szCs w:val="24"/>
                </w:rPr>
                <w:t>0.741</w:t>
              </w:r>
              <w:r w:rsidRPr="008372F6">
                <w:rPr>
                  <w:rFonts w:ascii="Arial" w:hAnsi="Arial" w:cs="Arial"/>
                  <w:color w:val="000000"/>
                  <w:sz w:val="24"/>
                  <w:szCs w:val="24"/>
                </w:rPr>
                <w:br/>
                <w:t>[0.498, 1.102]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50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9" w:author="Héctor Bahamonde" w:date="2026-08-10T18:53:00Z"/>
                <w:rFonts w:ascii="Arial" w:hAnsi="Arial" w:cs="Arial"/>
                <w:color w:val="000000"/>
                <w:sz w:val="24"/>
                <w:szCs w:val="24"/>
              </w:rPr>
            </w:pPr>
          </w:p>
        </w:tc>
      </w:tr>
      <w:tr w:rsidR="007A1B9C" w:rsidRPr="008372F6" w14:paraId="2B1EDE42" w14:textId="77777777" w:rsidTr="001827F9">
        <w:trPr>
          <w:cantSplit/>
          <w:jc w:val="center"/>
          <w:ins w:id="206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3D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1" w:author="Héctor Bahamonde" w:date="2026-08-10T18:53:00Z"/>
                <w:rFonts w:ascii="Arial" w:hAnsi="Arial" w:cs="Arial"/>
                <w:color w:val="000000"/>
                <w:sz w:val="24"/>
                <w:szCs w:val="24"/>
              </w:rPr>
            </w:pPr>
            <w:ins w:id="2062" w:author="Héctor Bahamonde" w:date="2026-08-10T18:53:00Z">
              <w:r w:rsidRPr="008372F6">
                <w:rPr>
                  <w:rFonts w:ascii="Arial" w:hAnsi="Arial" w:cs="Arial"/>
                  <w:color w:val="000000"/>
                  <w:sz w:val="24"/>
                  <w:szCs w:val="24"/>
                </w:rPr>
                <w:t>Don't know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E61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3" w:author="Héctor Bahamonde" w:date="2026-08-10T18:53:00Z"/>
                <w:rFonts w:ascii="Arial" w:hAnsi="Arial" w:cs="Arial"/>
                <w:color w:val="000000"/>
                <w:sz w:val="24"/>
                <w:szCs w:val="24"/>
              </w:rPr>
            </w:pPr>
            <w:ins w:id="2064" w:author="Héctor Bahamonde" w:date="2026-08-10T18:53:00Z">
              <w:r w:rsidRPr="008372F6">
                <w:rPr>
                  <w:rFonts w:ascii="Arial" w:hAnsi="Arial" w:cs="Arial"/>
                  <w:color w:val="000000"/>
                  <w:sz w:val="24"/>
                  <w:szCs w:val="24"/>
                </w:rPr>
                <w:t>1.025***</w:t>
              </w:r>
              <w:r w:rsidRPr="008372F6">
                <w:rPr>
                  <w:rFonts w:ascii="Arial" w:hAnsi="Arial" w:cs="Arial"/>
                  <w:color w:val="000000"/>
                  <w:sz w:val="24"/>
                  <w:szCs w:val="24"/>
                </w:rPr>
                <w:br/>
                <w:t>[1.012, 1.038]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13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5" w:author="Héctor Bahamonde" w:date="2026-08-10T18:53:00Z"/>
                <w:rFonts w:ascii="Arial" w:hAnsi="Arial" w:cs="Arial"/>
                <w:color w:val="000000"/>
                <w:sz w:val="24"/>
                <w:szCs w:val="24"/>
              </w:rPr>
            </w:pPr>
          </w:p>
        </w:tc>
      </w:tr>
      <w:tr w:rsidR="007A1B9C" w:rsidRPr="008372F6" w14:paraId="75CDEB40" w14:textId="77777777" w:rsidTr="001827F9">
        <w:trPr>
          <w:cantSplit/>
          <w:jc w:val="center"/>
          <w:ins w:id="206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47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7" w:author="Héctor Bahamonde" w:date="2026-08-10T18:53:00Z"/>
                <w:rFonts w:ascii="Arial" w:hAnsi="Arial" w:cs="Arial"/>
                <w:color w:val="000000"/>
                <w:sz w:val="24"/>
                <w:szCs w:val="24"/>
              </w:rPr>
            </w:pPr>
            <w:ins w:id="2068" w:author="Héctor Bahamonde" w:date="2026-08-10T18:53:00Z">
              <w:r w:rsidRPr="008372F6">
                <w:rPr>
                  <w:rFonts w:ascii="Arial" w:hAnsi="Arial" w:cs="Arial"/>
                  <w:color w:val="000000"/>
                  <w:sz w:val="24"/>
                  <w:szCs w:val="24"/>
                </w:rPr>
                <w:t>Don't know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CA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9" w:author="Héctor Bahamonde" w:date="2026-08-10T18:53:00Z"/>
                <w:rFonts w:ascii="Arial" w:hAnsi="Arial" w:cs="Arial"/>
                <w:color w:val="000000"/>
                <w:sz w:val="24"/>
                <w:szCs w:val="24"/>
              </w:rPr>
            </w:pPr>
            <w:ins w:id="2070" w:author="Héctor Bahamonde" w:date="2026-08-10T18:53:00Z">
              <w:r w:rsidRPr="008372F6">
                <w:rPr>
                  <w:rFonts w:ascii="Arial" w:hAnsi="Arial" w:cs="Arial"/>
                  <w:color w:val="000000"/>
                  <w:sz w:val="24"/>
                  <w:szCs w:val="24"/>
                </w:rPr>
                <w:t>0.948</w:t>
              </w:r>
              <w:r w:rsidRPr="008372F6">
                <w:rPr>
                  <w:rFonts w:ascii="Arial" w:hAnsi="Arial" w:cs="Arial"/>
                  <w:color w:val="000000"/>
                  <w:sz w:val="24"/>
                  <w:szCs w:val="24"/>
                </w:rPr>
                <w:br/>
                <w:t>[0.593, 1.515]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59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1" w:author="Héctor Bahamonde" w:date="2026-08-10T18:53:00Z"/>
                <w:rFonts w:ascii="Arial" w:hAnsi="Arial" w:cs="Arial"/>
                <w:color w:val="000000"/>
                <w:sz w:val="24"/>
                <w:szCs w:val="24"/>
              </w:rPr>
            </w:pPr>
          </w:p>
        </w:tc>
      </w:tr>
      <w:tr w:rsidR="007A1B9C" w:rsidRPr="008372F6" w14:paraId="2C1CDEEB" w14:textId="77777777" w:rsidTr="001827F9">
        <w:trPr>
          <w:cantSplit/>
          <w:jc w:val="center"/>
          <w:ins w:id="207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EE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3" w:author="Héctor Bahamonde" w:date="2026-08-10T18:53:00Z"/>
                <w:rFonts w:ascii="Arial" w:hAnsi="Arial" w:cs="Arial"/>
                <w:color w:val="000000"/>
                <w:sz w:val="24"/>
                <w:szCs w:val="24"/>
              </w:rPr>
            </w:pPr>
            <w:ins w:id="2074" w:author="Héctor Bahamonde" w:date="2026-08-10T18:53:00Z">
              <w:r w:rsidRPr="008372F6">
                <w:rPr>
                  <w:rFonts w:ascii="Arial" w:hAnsi="Arial" w:cs="Arial"/>
                  <w:color w:val="000000"/>
                  <w:sz w:val="24"/>
                  <w:szCs w:val="24"/>
                </w:rPr>
                <w:t>Don't know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A0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5" w:author="Héctor Bahamonde" w:date="2026-08-10T18:53:00Z"/>
                <w:rFonts w:ascii="Arial" w:hAnsi="Arial" w:cs="Arial"/>
                <w:color w:val="000000"/>
                <w:sz w:val="24"/>
                <w:szCs w:val="24"/>
              </w:rPr>
            </w:pPr>
            <w:ins w:id="2076" w:author="Héctor Bahamonde" w:date="2026-08-10T18:53:00Z">
              <w:r w:rsidRPr="008372F6">
                <w:rPr>
                  <w:rFonts w:ascii="Arial" w:hAnsi="Arial" w:cs="Arial"/>
                  <w:color w:val="000000"/>
                  <w:sz w:val="24"/>
                  <w:szCs w:val="24"/>
                </w:rPr>
                <w:t>0.470*</w:t>
              </w:r>
              <w:r w:rsidRPr="008372F6">
                <w:rPr>
                  <w:rFonts w:ascii="Arial" w:hAnsi="Arial" w:cs="Arial"/>
                  <w:color w:val="000000"/>
                  <w:sz w:val="24"/>
                  <w:szCs w:val="24"/>
                </w:rPr>
                <w:br/>
                <w:t>[0.247, 0.894]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3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7" w:author="Héctor Bahamonde" w:date="2026-08-10T18:53:00Z"/>
                <w:rFonts w:ascii="Arial" w:hAnsi="Arial" w:cs="Arial"/>
                <w:color w:val="000000"/>
                <w:sz w:val="24"/>
                <w:szCs w:val="24"/>
              </w:rPr>
            </w:pPr>
          </w:p>
        </w:tc>
      </w:tr>
      <w:tr w:rsidR="007A1B9C" w:rsidRPr="008372F6" w14:paraId="4DEF8C98" w14:textId="77777777" w:rsidTr="001827F9">
        <w:trPr>
          <w:cantSplit/>
          <w:jc w:val="center"/>
          <w:ins w:id="207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B0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9" w:author="Héctor Bahamonde" w:date="2026-08-10T18:53:00Z"/>
                <w:rFonts w:ascii="Arial" w:hAnsi="Arial" w:cs="Arial"/>
                <w:color w:val="000000"/>
                <w:sz w:val="24"/>
                <w:szCs w:val="24"/>
              </w:rPr>
            </w:pPr>
            <w:ins w:id="2080" w:author="Héctor Bahamonde" w:date="2026-08-10T18:53:00Z">
              <w:r w:rsidRPr="008372F6">
                <w:rPr>
                  <w:rFonts w:ascii="Arial" w:hAnsi="Arial" w:cs="Arial"/>
                  <w:color w:val="000000"/>
                  <w:sz w:val="24"/>
                  <w:szCs w:val="24"/>
                </w:rPr>
                <w:t>Don't know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3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1" w:author="Héctor Bahamonde" w:date="2026-08-10T18:53:00Z"/>
                <w:rFonts w:ascii="Arial" w:hAnsi="Arial" w:cs="Arial"/>
                <w:color w:val="000000"/>
                <w:sz w:val="24"/>
                <w:szCs w:val="24"/>
              </w:rPr>
            </w:pPr>
            <w:ins w:id="2082" w:author="Héctor Bahamonde" w:date="2026-08-10T18:53:00Z">
              <w:r w:rsidRPr="008372F6">
                <w:rPr>
                  <w:rFonts w:ascii="Arial" w:hAnsi="Arial" w:cs="Arial"/>
                  <w:color w:val="000000"/>
                  <w:sz w:val="24"/>
                  <w:szCs w:val="24"/>
                </w:rPr>
                <w:t>0.769</w:t>
              </w:r>
              <w:r w:rsidRPr="008372F6">
                <w:rPr>
                  <w:rFonts w:ascii="Arial" w:hAnsi="Arial" w:cs="Arial"/>
                  <w:color w:val="000000"/>
                  <w:sz w:val="24"/>
                  <w:szCs w:val="24"/>
                </w:rPr>
                <w:br/>
                <w:t>[0.431, 1.372]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62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3" w:author="Héctor Bahamonde" w:date="2026-08-10T18:53:00Z"/>
                <w:rFonts w:ascii="Arial" w:hAnsi="Arial" w:cs="Arial"/>
                <w:color w:val="000000"/>
                <w:sz w:val="24"/>
                <w:szCs w:val="24"/>
              </w:rPr>
            </w:pPr>
          </w:p>
        </w:tc>
      </w:tr>
      <w:tr w:rsidR="007A1B9C" w:rsidRPr="008372F6" w14:paraId="62E76010" w14:textId="77777777" w:rsidTr="001827F9">
        <w:trPr>
          <w:cantSplit/>
          <w:jc w:val="center"/>
          <w:ins w:id="208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1871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5" w:author="Héctor Bahamonde" w:date="2026-08-10T18:53:00Z"/>
                <w:rFonts w:ascii="Arial" w:hAnsi="Arial" w:cs="Arial"/>
                <w:color w:val="000000"/>
                <w:sz w:val="24"/>
                <w:szCs w:val="24"/>
              </w:rPr>
            </w:pPr>
            <w:ins w:id="2086" w:author="Héctor Bahamonde" w:date="2026-08-10T18:53:00Z">
              <w:r w:rsidRPr="008372F6">
                <w:rPr>
                  <w:rFonts w:ascii="Arial" w:hAnsi="Arial" w:cs="Arial"/>
                  <w:color w:val="000000"/>
                  <w:sz w:val="24"/>
                  <w:szCs w:val="24"/>
                </w:rPr>
                <w:t>Don't know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A8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7" w:author="Héctor Bahamonde" w:date="2026-08-10T18:53:00Z"/>
                <w:rFonts w:ascii="Arial" w:hAnsi="Arial" w:cs="Arial"/>
                <w:color w:val="000000"/>
                <w:sz w:val="24"/>
                <w:szCs w:val="24"/>
              </w:rPr>
            </w:pPr>
            <w:ins w:id="2088" w:author="Héctor Bahamonde" w:date="2026-08-10T18:53:00Z">
              <w:r w:rsidRPr="008372F6">
                <w:rPr>
                  <w:rFonts w:ascii="Arial" w:hAnsi="Arial" w:cs="Arial"/>
                  <w:color w:val="000000"/>
                  <w:sz w:val="24"/>
                  <w:szCs w:val="24"/>
                </w:rPr>
                <w:t>1.320</w:t>
              </w:r>
              <w:r w:rsidRPr="008372F6">
                <w:rPr>
                  <w:rFonts w:ascii="Arial" w:hAnsi="Arial" w:cs="Arial"/>
                  <w:color w:val="000000"/>
                  <w:sz w:val="24"/>
                  <w:szCs w:val="24"/>
                </w:rPr>
                <w:br/>
                <w:t>[0.767, 2.272]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3E0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9" w:author="Héctor Bahamonde" w:date="2026-08-10T18:53:00Z"/>
                <w:rFonts w:ascii="Arial" w:hAnsi="Arial" w:cs="Arial"/>
                <w:color w:val="000000"/>
                <w:sz w:val="24"/>
                <w:szCs w:val="24"/>
              </w:rPr>
            </w:pPr>
          </w:p>
        </w:tc>
      </w:tr>
      <w:tr w:rsidR="007A1B9C" w:rsidRPr="008372F6" w14:paraId="190B9456" w14:textId="77777777" w:rsidTr="001827F9">
        <w:trPr>
          <w:cantSplit/>
          <w:jc w:val="center"/>
          <w:ins w:id="209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D2C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1" w:author="Héctor Bahamonde" w:date="2026-08-10T18:53:00Z"/>
                <w:rFonts w:ascii="Arial" w:hAnsi="Arial" w:cs="Arial"/>
                <w:color w:val="000000"/>
                <w:sz w:val="24"/>
                <w:szCs w:val="24"/>
              </w:rPr>
            </w:pPr>
            <w:ins w:id="2092" w:author="Héctor Bahamonde" w:date="2026-08-10T18:53:00Z">
              <w:r w:rsidRPr="008372F6">
                <w:rPr>
                  <w:rFonts w:ascii="Arial" w:hAnsi="Arial" w:cs="Arial"/>
                  <w:color w:val="000000"/>
                  <w:sz w:val="24"/>
                  <w:szCs w:val="24"/>
                </w:rPr>
                <w:lastRenderedPageBreak/>
                <w:t>Don't know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C5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3" w:author="Héctor Bahamonde" w:date="2026-08-10T18:53:00Z"/>
                <w:rFonts w:ascii="Arial" w:hAnsi="Arial" w:cs="Arial"/>
                <w:color w:val="000000"/>
                <w:sz w:val="24"/>
                <w:szCs w:val="24"/>
              </w:rPr>
            </w:pPr>
            <w:ins w:id="2094" w:author="Héctor Bahamonde" w:date="2026-08-10T18:53:00Z">
              <w:r w:rsidRPr="008372F6">
                <w:rPr>
                  <w:rFonts w:ascii="Arial" w:hAnsi="Arial" w:cs="Arial"/>
                  <w:color w:val="000000"/>
                  <w:sz w:val="24"/>
                  <w:szCs w:val="24"/>
                </w:rPr>
                <w:t>1.387</w:t>
              </w:r>
              <w:r w:rsidRPr="008372F6">
                <w:rPr>
                  <w:rFonts w:ascii="Arial" w:hAnsi="Arial" w:cs="Arial"/>
                  <w:color w:val="000000"/>
                  <w:sz w:val="24"/>
                  <w:szCs w:val="24"/>
                </w:rPr>
                <w:br/>
                <w:t>[0.834, 2.306]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03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5" w:author="Héctor Bahamonde" w:date="2026-08-10T18:53:00Z"/>
                <w:rFonts w:ascii="Arial" w:hAnsi="Arial" w:cs="Arial"/>
                <w:color w:val="000000"/>
                <w:sz w:val="24"/>
                <w:szCs w:val="24"/>
              </w:rPr>
            </w:pPr>
          </w:p>
        </w:tc>
      </w:tr>
      <w:tr w:rsidR="007A1B9C" w:rsidRPr="008372F6" w14:paraId="7E412407" w14:textId="77777777" w:rsidTr="001827F9">
        <w:trPr>
          <w:cantSplit/>
          <w:jc w:val="center"/>
          <w:ins w:id="209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5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7" w:author="Héctor Bahamonde" w:date="2026-08-10T18:53:00Z"/>
                <w:rFonts w:ascii="Arial" w:hAnsi="Arial" w:cs="Arial"/>
                <w:color w:val="000000"/>
                <w:sz w:val="24"/>
                <w:szCs w:val="24"/>
              </w:rPr>
            </w:pPr>
            <w:ins w:id="2098" w:author="Héctor Bahamonde" w:date="2026-08-10T18:53:00Z">
              <w:r w:rsidRPr="008372F6">
                <w:rPr>
                  <w:rFonts w:ascii="Arial" w:hAnsi="Arial" w:cs="Arial"/>
                  <w:color w:val="000000"/>
                  <w:sz w:val="24"/>
                  <w:szCs w:val="24"/>
                </w:rPr>
                <w:t>Don't know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54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9" w:author="Héctor Bahamonde" w:date="2026-08-10T18:53:00Z"/>
                <w:rFonts w:ascii="Arial" w:hAnsi="Arial" w:cs="Arial"/>
                <w:color w:val="000000"/>
                <w:sz w:val="24"/>
                <w:szCs w:val="24"/>
              </w:rPr>
            </w:pPr>
            <w:ins w:id="2100" w:author="Héctor Bahamonde" w:date="2026-08-10T18:53:00Z">
              <w:r w:rsidRPr="008372F6">
                <w:rPr>
                  <w:rFonts w:ascii="Arial" w:hAnsi="Arial" w:cs="Arial"/>
                  <w:color w:val="000000"/>
                  <w:sz w:val="24"/>
                  <w:szCs w:val="24"/>
                </w:rPr>
                <w:t>0.785</w:t>
              </w:r>
              <w:r w:rsidRPr="008372F6">
                <w:rPr>
                  <w:rFonts w:ascii="Arial" w:hAnsi="Arial" w:cs="Arial"/>
                  <w:color w:val="000000"/>
                  <w:sz w:val="24"/>
                  <w:szCs w:val="24"/>
                </w:rPr>
                <w:br/>
                <w:t>[0.456, 1.351]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9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1" w:author="Héctor Bahamonde" w:date="2026-08-10T18:53:00Z"/>
                <w:rFonts w:ascii="Arial" w:hAnsi="Arial" w:cs="Arial"/>
                <w:color w:val="000000"/>
                <w:sz w:val="24"/>
                <w:szCs w:val="24"/>
              </w:rPr>
            </w:pPr>
          </w:p>
        </w:tc>
      </w:tr>
      <w:tr w:rsidR="007A1B9C" w:rsidRPr="008372F6" w14:paraId="4ED64550" w14:textId="77777777" w:rsidTr="001827F9">
        <w:trPr>
          <w:cantSplit/>
          <w:jc w:val="center"/>
          <w:ins w:id="210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2E1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3" w:author="Héctor Bahamonde" w:date="2026-08-10T18:53:00Z"/>
                <w:rFonts w:ascii="Arial" w:hAnsi="Arial" w:cs="Arial"/>
                <w:color w:val="000000"/>
                <w:sz w:val="24"/>
                <w:szCs w:val="24"/>
              </w:rPr>
            </w:pPr>
            <w:ins w:id="2104" w:author="Héctor Bahamonde" w:date="2026-08-10T18:53:00Z">
              <w:r w:rsidRPr="008372F6">
                <w:rPr>
                  <w:rFonts w:ascii="Arial" w:hAnsi="Arial" w:cs="Arial"/>
                  <w:color w:val="000000"/>
                  <w:sz w:val="24"/>
                  <w:szCs w:val="24"/>
                </w:rPr>
                <w:t>Don't know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4BA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5" w:author="Héctor Bahamonde" w:date="2026-08-10T18:53:00Z"/>
                <w:rFonts w:ascii="Arial" w:hAnsi="Arial" w:cs="Arial"/>
                <w:color w:val="000000"/>
                <w:sz w:val="24"/>
                <w:szCs w:val="24"/>
              </w:rPr>
            </w:pPr>
            <w:ins w:id="2106" w:author="Héctor Bahamonde" w:date="2026-08-10T18:53:00Z">
              <w:r w:rsidRPr="008372F6">
                <w:rPr>
                  <w:rFonts w:ascii="Arial" w:hAnsi="Arial" w:cs="Arial"/>
                  <w:color w:val="000000"/>
                  <w:sz w:val="24"/>
                  <w:szCs w:val="24"/>
                </w:rPr>
                <w:t>1.189</w:t>
              </w:r>
              <w:r w:rsidRPr="008372F6">
                <w:rPr>
                  <w:rFonts w:ascii="Arial" w:hAnsi="Arial" w:cs="Arial"/>
                  <w:color w:val="000000"/>
                  <w:sz w:val="24"/>
                  <w:szCs w:val="24"/>
                </w:rPr>
                <w:br/>
                <w:t>[0.739, 1.913]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C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7" w:author="Héctor Bahamonde" w:date="2026-08-10T18:53:00Z"/>
                <w:rFonts w:ascii="Arial" w:hAnsi="Arial" w:cs="Arial"/>
                <w:color w:val="000000"/>
                <w:sz w:val="24"/>
                <w:szCs w:val="24"/>
              </w:rPr>
            </w:pPr>
          </w:p>
        </w:tc>
      </w:tr>
      <w:tr w:rsidR="007A1B9C" w:rsidRPr="008372F6" w14:paraId="6BD8CA8A" w14:textId="77777777" w:rsidTr="001827F9">
        <w:trPr>
          <w:cantSplit/>
          <w:jc w:val="center"/>
          <w:ins w:id="210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38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9" w:author="Héctor Bahamonde" w:date="2026-08-10T18:53:00Z"/>
                <w:rFonts w:ascii="Arial" w:hAnsi="Arial" w:cs="Arial"/>
                <w:color w:val="000000"/>
                <w:sz w:val="24"/>
                <w:szCs w:val="24"/>
              </w:rPr>
            </w:pPr>
            <w:ins w:id="2110" w:author="Héctor Bahamonde" w:date="2026-08-10T18:53:00Z">
              <w:r w:rsidRPr="008372F6">
                <w:rPr>
                  <w:rFonts w:ascii="Arial" w:hAnsi="Arial" w:cs="Arial"/>
                  <w:color w:val="000000"/>
                  <w:sz w:val="24"/>
                  <w:szCs w:val="24"/>
                </w:rPr>
                <w:t>Don't know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E6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1" w:author="Héctor Bahamonde" w:date="2026-08-10T18:53:00Z"/>
                <w:rFonts w:ascii="Arial" w:hAnsi="Arial" w:cs="Arial"/>
                <w:color w:val="000000"/>
                <w:sz w:val="24"/>
                <w:szCs w:val="24"/>
              </w:rPr>
            </w:pPr>
            <w:ins w:id="2112" w:author="Héctor Bahamonde" w:date="2026-08-10T18:53:00Z">
              <w:r w:rsidRPr="008372F6">
                <w:rPr>
                  <w:rFonts w:ascii="Arial" w:hAnsi="Arial" w:cs="Arial"/>
                  <w:color w:val="000000"/>
                  <w:sz w:val="24"/>
                  <w:szCs w:val="24"/>
                </w:rPr>
                <w:t>1.122</w:t>
              </w:r>
              <w:r w:rsidRPr="008372F6">
                <w:rPr>
                  <w:rFonts w:ascii="Arial" w:hAnsi="Arial" w:cs="Arial"/>
                  <w:color w:val="000000"/>
                  <w:sz w:val="24"/>
                  <w:szCs w:val="24"/>
                </w:rPr>
                <w:br/>
                <w:t>[0.607, 2.075]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04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3" w:author="Héctor Bahamonde" w:date="2026-08-10T18:53:00Z"/>
                <w:rFonts w:ascii="Arial" w:hAnsi="Arial" w:cs="Arial"/>
                <w:color w:val="000000"/>
                <w:sz w:val="24"/>
                <w:szCs w:val="24"/>
              </w:rPr>
            </w:pPr>
          </w:p>
        </w:tc>
      </w:tr>
      <w:tr w:rsidR="007A1B9C" w:rsidRPr="008372F6" w14:paraId="7E450F4E" w14:textId="77777777" w:rsidTr="001827F9">
        <w:trPr>
          <w:cantSplit/>
          <w:jc w:val="center"/>
          <w:ins w:id="211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F9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5" w:author="Héctor Bahamonde" w:date="2026-08-10T18:53:00Z"/>
                <w:rFonts w:ascii="Arial" w:hAnsi="Arial" w:cs="Arial"/>
                <w:color w:val="000000"/>
                <w:sz w:val="24"/>
                <w:szCs w:val="24"/>
              </w:rPr>
            </w:pPr>
            <w:ins w:id="2116" w:author="Héctor Bahamonde" w:date="2026-08-10T18:53:00Z">
              <w:r w:rsidRPr="008372F6">
                <w:rPr>
                  <w:rFonts w:ascii="Arial" w:hAnsi="Arial" w:cs="Arial"/>
                  <w:color w:val="000000"/>
                  <w:sz w:val="24"/>
                  <w:szCs w:val="24"/>
                </w:rPr>
                <w:t>Don't know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CC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7" w:author="Héctor Bahamonde" w:date="2026-08-10T18:53:00Z"/>
                <w:rFonts w:ascii="Arial" w:hAnsi="Arial" w:cs="Arial"/>
                <w:color w:val="000000"/>
                <w:sz w:val="24"/>
                <w:szCs w:val="24"/>
              </w:rPr>
            </w:pPr>
            <w:ins w:id="2118" w:author="Héctor Bahamonde" w:date="2026-08-10T18:53:00Z">
              <w:r w:rsidRPr="008372F6">
                <w:rPr>
                  <w:rFonts w:ascii="Arial" w:hAnsi="Arial" w:cs="Arial"/>
                  <w:color w:val="000000"/>
                  <w:sz w:val="24"/>
                  <w:szCs w:val="24"/>
                </w:rPr>
                <w:t>0.598</w:t>
              </w:r>
              <w:r w:rsidRPr="008372F6">
                <w:rPr>
                  <w:rFonts w:ascii="Arial" w:hAnsi="Arial" w:cs="Arial"/>
                  <w:color w:val="000000"/>
                  <w:sz w:val="24"/>
                  <w:szCs w:val="24"/>
                </w:rPr>
                <w:br/>
                <w:t>[0.253, 1.414]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B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9" w:author="Héctor Bahamonde" w:date="2026-08-10T18:53:00Z"/>
                <w:rFonts w:ascii="Arial" w:hAnsi="Arial" w:cs="Arial"/>
                <w:color w:val="000000"/>
                <w:sz w:val="24"/>
                <w:szCs w:val="24"/>
              </w:rPr>
            </w:pPr>
          </w:p>
        </w:tc>
      </w:tr>
      <w:tr w:rsidR="007A1B9C" w:rsidRPr="008372F6" w14:paraId="2A46B5B6" w14:textId="77777777" w:rsidTr="001827F9">
        <w:trPr>
          <w:cantSplit/>
          <w:jc w:val="center"/>
          <w:ins w:id="212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11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1" w:author="Héctor Bahamonde" w:date="2026-08-10T18:53:00Z"/>
                <w:rFonts w:ascii="Arial" w:hAnsi="Arial" w:cs="Arial"/>
                <w:color w:val="000000"/>
                <w:sz w:val="24"/>
                <w:szCs w:val="24"/>
              </w:rPr>
            </w:pPr>
            <w:ins w:id="2122" w:author="Héctor Bahamonde" w:date="2026-08-10T18:53:00Z">
              <w:r w:rsidRPr="008372F6">
                <w:rPr>
                  <w:rFonts w:ascii="Arial" w:hAnsi="Arial" w:cs="Arial"/>
                  <w:color w:val="000000"/>
                  <w:sz w:val="24"/>
                  <w:szCs w:val="24"/>
                </w:rPr>
                <w:t>Don't know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7D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3" w:author="Héctor Bahamonde" w:date="2026-08-10T18:53:00Z"/>
                <w:rFonts w:ascii="Arial" w:hAnsi="Arial" w:cs="Arial"/>
                <w:color w:val="000000"/>
                <w:sz w:val="24"/>
                <w:szCs w:val="24"/>
              </w:rPr>
            </w:pPr>
            <w:ins w:id="2124" w:author="Héctor Bahamonde" w:date="2026-08-10T18:53:00Z">
              <w:r w:rsidRPr="008372F6">
                <w:rPr>
                  <w:rFonts w:ascii="Arial" w:hAnsi="Arial" w:cs="Arial"/>
                  <w:color w:val="000000"/>
                  <w:sz w:val="24"/>
                  <w:szCs w:val="24"/>
                </w:rPr>
                <w:t>1.103</w:t>
              </w:r>
              <w:r w:rsidRPr="008372F6">
                <w:rPr>
                  <w:rFonts w:ascii="Arial" w:hAnsi="Arial" w:cs="Arial"/>
                  <w:color w:val="000000"/>
                  <w:sz w:val="24"/>
                  <w:szCs w:val="24"/>
                </w:rPr>
                <w:br/>
                <w:t>[0.641, 1.899]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A48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5" w:author="Héctor Bahamonde" w:date="2026-08-10T18:53:00Z"/>
                <w:rFonts w:ascii="Arial" w:hAnsi="Arial" w:cs="Arial"/>
                <w:color w:val="000000"/>
                <w:sz w:val="24"/>
                <w:szCs w:val="24"/>
              </w:rPr>
            </w:pPr>
          </w:p>
        </w:tc>
      </w:tr>
      <w:tr w:rsidR="007A1B9C" w:rsidRPr="008372F6" w14:paraId="68F7ECD8" w14:textId="77777777" w:rsidTr="001827F9">
        <w:trPr>
          <w:cantSplit/>
          <w:jc w:val="center"/>
          <w:ins w:id="212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5E2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7" w:author="Héctor Bahamonde" w:date="2026-08-10T18:53:00Z"/>
                <w:rFonts w:ascii="Arial" w:hAnsi="Arial" w:cs="Arial"/>
                <w:color w:val="000000"/>
                <w:sz w:val="24"/>
                <w:szCs w:val="24"/>
              </w:rPr>
            </w:pPr>
            <w:ins w:id="2128" w:author="Héctor Bahamonde" w:date="2026-08-10T18:53:00Z">
              <w:r w:rsidRPr="008372F6">
                <w:rPr>
                  <w:rFonts w:ascii="Arial" w:hAnsi="Arial" w:cs="Arial"/>
                  <w:color w:val="000000"/>
                  <w:sz w:val="24"/>
                  <w:szCs w:val="24"/>
                </w:rPr>
                <w:t>Don't know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25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9" w:author="Héctor Bahamonde" w:date="2026-08-10T18:53:00Z"/>
                <w:rFonts w:ascii="Arial" w:hAnsi="Arial" w:cs="Arial"/>
                <w:color w:val="000000"/>
                <w:sz w:val="24"/>
                <w:szCs w:val="24"/>
              </w:rPr>
            </w:pPr>
            <w:ins w:id="2130" w:author="Héctor Bahamonde" w:date="2026-08-10T18:53:00Z">
              <w:r w:rsidRPr="008372F6">
                <w:rPr>
                  <w:rFonts w:ascii="Arial" w:hAnsi="Arial" w:cs="Arial"/>
                  <w:color w:val="000000"/>
                  <w:sz w:val="24"/>
                  <w:szCs w:val="24"/>
                </w:rPr>
                <w:t>0.898</w:t>
              </w:r>
              <w:r w:rsidRPr="008372F6">
                <w:rPr>
                  <w:rFonts w:ascii="Arial" w:hAnsi="Arial" w:cs="Arial"/>
                  <w:color w:val="000000"/>
                  <w:sz w:val="24"/>
                  <w:szCs w:val="24"/>
                </w:rPr>
                <w:br/>
                <w:t>[0.461, 1.748]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2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1" w:author="Héctor Bahamonde" w:date="2026-08-10T18:53:00Z"/>
                <w:rFonts w:ascii="Arial" w:hAnsi="Arial" w:cs="Arial"/>
                <w:color w:val="000000"/>
                <w:sz w:val="24"/>
                <w:szCs w:val="24"/>
              </w:rPr>
            </w:pPr>
          </w:p>
        </w:tc>
      </w:tr>
      <w:tr w:rsidR="007A1B9C" w:rsidRPr="008372F6" w14:paraId="4D2018D0" w14:textId="77777777" w:rsidTr="001827F9">
        <w:trPr>
          <w:cantSplit/>
          <w:jc w:val="center"/>
          <w:ins w:id="213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0B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3" w:author="Héctor Bahamonde" w:date="2026-08-10T18:53:00Z"/>
                <w:rFonts w:ascii="Arial" w:hAnsi="Arial" w:cs="Arial"/>
                <w:color w:val="000000"/>
                <w:sz w:val="24"/>
                <w:szCs w:val="24"/>
              </w:rPr>
            </w:pPr>
            <w:ins w:id="2134" w:author="Héctor Bahamonde" w:date="2026-08-10T18:53:00Z">
              <w:r w:rsidRPr="008372F6">
                <w:rPr>
                  <w:rFonts w:ascii="Arial" w:hAnsi="Arial" w:cs="Arial"/>
                  <w:color w:val="000000"/>
                  <w:sz w:val="24"/>
                  <w:szCs w:val="24"/>
                </w:rPr>
                <w:t>Don't know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3C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5" w:author="Héctor Bahamonde" w:date="2026-08-10T18:53:00Z"/>
                <w:rFonts w:ascii="Arial" w:hAnsi="Arial" w:cs="Arial"/>
                <w:color w:val="000000"/>
                <w:sz w:val="24"/>
                <w:szCs w:val="24"/>
              </w:rPr>
            </w:pPr>
            <w:ins w:id="2136" w:author="Héctor Bahamonde" w:date="2026-08-10T18:53:00Z">
              <w:r w:rsidRPr="008372F6">
                <w:rPr>
                  <w:rFonts w:ascii="Arial" w:hAnsi="Arial" w:cs="Arial"/>
                  <w:color w:val="000000"/>
                  <w:sz w:val="24"/>
                  <w:szCs w:val="24"/>
                </w:rPr>
                <w:t>4.425***</w:t>
              </w:r>
              <w:r w:rsidRPr="008372F6">
                <w:rPr>
                  <w:rFonts w:ascii="Arial" w:hAnsi="Arial" w:cs="Arial"/>
                  <w:color w:val="000000"/>
                  <w:sz w:val="24"/>
                  <w:szCs w:val="24"/>
                </w:rPr>
                <w:br/>
                <w:t>[1.833, 10.680]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E93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7" w:author="Héctor Bahamonde" w:date="2026-08-10T18:53:00Z"/>
                <w:rFonts w:ascii="Arial" w:hAnsi="Arial" w:cs="Arial"/>
                <w:color w:val="000000"/>
                <w:sz w:val="24"/>
                <w:szCs w:val="24"/>
              </w:rPr>
            </w:pPr>
          </w:p>
        </w:tc>
      </w:tr>
      <w:tr w:rsidR="007A1B9C" w:rsidRPr="008372F6" w14:paraId="27CBB2BE" w14:textId="77777777" w:rsidTr="001827F9">
        <w:trPr>
          <w:cantSplit/>
          <w:jc w:val="center"/>
          <w:ins w:id="213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B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9" w:author="Héctor Bahamonde" w:date="2026-08-10T18:53:00Z"/>
                <w:rFonts w:ascii="Arial" w:hAnsi="Arial" w:cs="Arial"/>
                <w:color w:val="000000"/>
                <w:sz w:val="24"/>
                <w:szCs w:val="24"/>
              </w:rPr>
            </w:pPr>
            <w:ins w:id="2140" w:author="Héctor Bahamonde" w:date="2026-08-10T18:53:00Z">
              <w:r w:rsidRPr="008372F6">
                <w:rPr>
                  <w:rFonts w:ascii="Arial" w:hAnsi="Arial" w:cs="Arial"/>
                  <w:color w:val="000000"/>
                  <w:sz w:val="24"/>
                  <w:szCs w:val="24"/>
                </w:rPr>
                <w:t>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936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C4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2" w:author="Héctor Bahamonde" w:date="2026-08-10T18:53:00Z"/>
                <w:rFonts w:ascii="Arial" w:hAnsi="Arial" w:cs="Arial"/>
                <w:color w:val="000000"/>
                <w:sz w:val="24"/>
                <w:szCs w:val="24"/>
              </w:rPr>
            </w:pPr>
            <w:ins w:id="2143" w:author="Héctor Bahamonde" w:date="2026-08-10T18:53:00Z">
              <w:r w:rsidRPr="008372F6">
                <w:rPr>
                  <w:rFonts w:ascii="Arial" w:hAnsi="Arial" w:cs="Arial"/>
                  <w:color w:val="000000"/>
                  <w:sz w:val="24"/>
                  <w:szCs w:val="24"/>
                </w:rPr>
                <w:t>1.342*</w:t>
              </w:r>
              <w:r w:rsidRPr="008372F6">
                <w:rPr>
                  <w:rFonts w:ascii="Arial" w:hAnsi="Arial" w:cs="Arial"/>
                  <w:color w:val="000000"/>
                  <w:sz w:val="24"/>
                  <w:szCs w:val="24"/>
                </w:rPr>
                <w:br/>
                <w:t>[1.022, 1.762]</w:t>
              </w:r>
            </w:ins>
          </w:p>
        </w:tc>
      </w:tr>
      <w:tr w:rsidR="007A1B9C" w:rsidRPr="008372F6" w14:paraId="0E264D65" w14:textId="77777777" w:rsidTr="001827F9">
        <w:trPr>
          <w:cantSplit/>
          <w:jc w:val="center"/>
          <w:ins w:id="214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EEA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5" w:author="Héctor Bahamonde" w:date="2026-08-10T18:53:00Z"/>
                <w:rFonts w:ascii="Arial" w:hAnsi="Arial" w:cs="Arial"/>
                <w:color w:val="000000"/>
                <w:sz w:val="24"/>
                <w:szCs w:val="24"/>
              </w:rPr>
            </w:pPr>
            <w:ins w:id="2146" w:author="Héctor Bahamonde" w:date="2026-08-10T18:53:00Z">
              <w:r w:rsidRPr="008372F6">
                <w:rPr>
                  <w:rFonts w:ascii="Arial" w:hAnsi="Arial" w:cs="Arial"/>
                  <w:color w:val="000000"/>
                  <w:sz w:val="24"/>
                  <w:szCs w:val="24"/>
                </w:rPr>
                <w:t>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548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A82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8" w:author="Héctor Bahamonde" w:date="2026-08-10T18:53:00Z"/>
                <w:rFonts w:ascii="Arial" w:hAnsi="Arial" w:cs="Arial"/>
                <w:color w:val="000000"/>
                <w:sz w:val="24"/>
                <w:szCs w:val="24"/>
              </w:rPr>
            </w:pPr>
            <w:ins w:id="2149" w:author="Héctor Bahamonde" w:date="2026-08-10T18:53:00Z">
              <w:r w:rsidRPr="008372F6">
                <w:rPr>
                  <w:rFonts w:ascii="Arial" w:hAnsi="Arial" w:cs="Arial"/>
                  <w:color w:val="000000"/>
                  <w:sz w:val="24"/>
                  <w:szCs w:val="24"/>
                </w:rPr>
                <w:t>0.811</w:t>
              </w:r>
              <w:r w:rsidRPr="008372F6">
                <w:rPr>
                  <w:rFonts w:ascii="Arial" w:hAnsi="Arial" w:cs="Arial"/>
                  <w:color w:val="000000"/>
                  <w:sz w:val="24"/>
                  <w:szCs w:val="24"/>
                </w:rPr>
                <w:br/>
                <w:t>[0.620, 1.062]</w:t>
              </w:r>
            </w:ins>
          </w:p>
        </w:tc>
      </w:tr>
      <w:tr w:rsidR="007A1B9C" w:rsidRPr="008372F6" w14:paraId="3A0EC739" w14:textId="77777777" w:rsidTr="001827F9">
        <w:trPr>
          <w:cantSplit/>
          <w:jc w:val="center"/>
          <w:ins w:id="215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D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1" w:author="Héctor Bahamonde" w:date="2026-08-10T18:53:00Z"/>
                <w:rFonts w:ascii="Arial" w:hAnsi="Arial" w:cs="Arial"/>
                <w:color w:val="000000"/>
                <w:sz w:val="24"/>
                <w:szCs w:val="24"/>
              </w:rPr>
            </w:pPr>
            <w:ins w:id="2152" w:author="Héctor Bahamonde" w:date="2026-08-10T18:53:00Z">
              <w:r w:rsidRPr="008372F6">
                <w:rPr>
                  <w:rFonts w:ascii="Arial" w:hAnsi="Arial" w:cs="Arial"/>
                  <w:color w:val="000000"/>
                  <w:sz w:val="24"/>
                  <w:szCs w:val="24"/>
                </w:rPr>
                <w:lastRenderedPageBreak/>
                <w:t>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B1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AC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4" w:author="Héctor Bahamonde" w:date="2026-08-10T18:53:00Z"/>
                <w:rFonts w:ascii="Arial" w:hAnsi="Arial" w:cs="Arial"/>
                <w:color w:val="000000"/>
                <w:sz w:val="24"/>
                <w:szCs w:val="24"/>
              </w:rPr>
            </w:pPr>
            <w:ins w:id="2155" w:author="Héctor Bahamonde" w:date="2026-08-10T18:53:00Z">
              <w:r w:rsidRPr="008372F6">
                <w:rPr>
                  <w:rFonts w:ascii="Arial" w:hAnsi="Arial" w:cs="Arial"/>
                  <w:color w:val="000000"/>
                  <w:sz w:val="24"/>
                  <w:szCs w:val="24"/>
                </w:rPr>
                <w:t>0.904</w:t>
              </w:r>
              <w:r w:rsidRPr="008372F6">
                <w:rPr>
                  <w:rFonts w:ascii="Arial" w:hAnsi="Arial" w:cs="Arial"/>
                  <w:color w:val="000000"/>
                  <w:sz w:val="24"/>
                  <w:szCs w:val="24"/>
                </w:rPr>
                <w:br/>
                <w:t>[0.721, 1.132]</w:t>
              </w:r>
            </w:ins>
          </w:p>
        </w:tc>
      </w:tr>
      <w:tr w:rsidR="007A1B9C" w:rsidRPr="008372F6" w14:paraId="49D2F361" w14:textId="77777777" w:rsidTr="001827F9">
        <w:trPr>
          <w:cantSplit/>
          <w:jc w:val="center"/>
          <w:ins w:id="215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9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7" w:author="Héctor Bahamonde" w:date="2026-08-10T18:53:00Z"/>
                <w:rFonts w:ascii="Arial" w:hAnsi="Arial" w:cs="Arial"/>
                <w:color w:val="000000"/>
                <w:sz w:val="24"/>
                <w:szCs w:val="24"/>
              </w:rPr>
            </w:pPr>
            <w:ins w:id="2158" w:author="Héctor Bahamonde" w:date="2026-08-10T18:53:00Z">
              <w:r w:rsidRPr="008372F6">
                <w:rPr>
                  <w:rFonts w:ascii="Arial" w:hAnsi="Arial" w:cs="Arial"/>
                  <w:color w:val="000000"/>
                  <w:sz w:val="24"/>
                  <w:szCs w:val="24"/>
                </w:rPr>
                <w:t>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AC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0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0" w:author="Héctor Bahamonde" w:date="2026-08-10T18:53:00Z"/>
                <w:rFonts w:ascii="Arial" w:hAnsi="Arial" w:cs="Arial"/>
                <w:color w:val="000000"/>
                <w:sz w:val="24"/>
                <w:szCs w:val="24"/>
              </w:rPr>
            </w:pPr>
            <w:ins w:id="2161" w:author="Héctor Bahamonde" w:date="2026-08-10T18:53:00Z">
              <w:r w:rsidRPr="008372F6">
                <w:rPr>
                  <w:rFonts w:ascii="Arial" w:hAnsi="Arial" w:cs="Arial"/>
                  <w:color w:val="000000"/>
                  <w:sz w:val="24"/>
                  <w:szCs w:val="24"/>
                </w:rPr>
                <w:t>1.012**</w:t>
              </w:r>
              <w:r w:rsidRPr="008372F6">
                <w:rPr>
                  <w:rFonts w:ascii="Arial" w:hAnsi="Arial" w:cs="Arial"/>
                  <w:color w:val="000000"/>
                  <w:sz w:val="24"/>
                  <w:szCs w:val="24"/>
                </w:rPr>
                <w:br/>
                <w:t>[1.004, 1.019]</w:t>
              </w:r>
            </w:ins>
          </w:p>
        </w:tc>
      </w:tr>
      <w:tr w:rsidR="007A1B9C" w:rsidRPr="008372F6" w14:paraId="60CBBD6B" w14:textId="77777777" w:rsidTr="001827F9">
        <w:trPr>
          <w:cantSplit/>
          <w:jc w:val="center"/>
          <w:ins w:id="216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B5B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3" w:author="Héctor Bahamonde" w:date="2026-08-10T18:53:00Z"/>
                <w:rFonts w:ascii="Arial" w:hAnsi="Arial" w:cs="Arial"/>
                <w:color w:val="000000"/>
                <w:sz w:val="24"/>
                <w:szCs w:val="24"/>
              </w:rPr>
            </w:pPr>
            <w:ins w:id="2164" w:author="Héctor Bahamonde" w:date="2026-08-10T18:53:00Z">
              <w:r w:rsidRPr="008372F6">
                <w:rPr>
                  <w:rFonts w:ascii="Arial" w:hAnsi="Arial" w:cs="Arial"/>
                  <w:color w:val="000000"/>
                  <w:sz w:val="24"/>
                  <w:szCs w:val="24"/>
                </w:rPr>
                <w:t>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1EE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F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6" w:author="Héctor Bahamonde" w:date="2026-08-10T18:53:00Z"/>
                <w:rFonts w:ascii="Arial" w:hAnsi="Arial" w:cs="Arial"/>
                <w:color w:val="000000"/>
                <w:sz w:val="24"/>
                <w:szCs w:val="24"/>
              </w:rPr>
            </w:pPr>
            <w:ins w:id="2167" w:author="Héctor Bahamonde" w:date="2026-08-10T18:53:00Z">
              <w:r w:rsidRPr="008372F6">
                <w:rPr>
                  <w:rFonts w:ascii="Arial" w:hAnsi="Arial" w:cs="Arial"/>
                  <w:color w:val="000000"/>
                  <w:sz w:val="24"/>
                  <w:szCs w:val="24"/>
                </w:rPr>
                <w:t>0.988</w:t>
              </w:r>
              <w:r w:rsidRPr="008372F6">
                <w:rPr>
                  <w:rFonts w:ascii="Arial" w:hAnsi="Arial" w:cs="Arial"/>
                  <w:color w:val="000000"/>
                  <w:sz w:val="24"/>
                  <w:szCs w:val="24"/>
                </w:rPr>
                <w:br/>
                <w:t>[0.760, 1.285]</w:t>
              </w:r>
            </w:ins>
          </w:p>
        </w:tc>
      </w:tr>
      <w:tr w:rsidR="007A1B9C" w:rsidRPr="008372F6" w14:paraId="203F6756" w14:textId="77777777" w:rsidTr="001827F9">
        <w:trPr>
          <w:cantSplit/>
          <w:jc w:val="center"/>
          <w:ins w:id="216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9B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9" w:author="Héctor Bahamonde" w:date="2026-08-10T18:53:00Z"/>
                <w:rFonts w:ascii="Arial" w:hAnsi="Arial" w:cs="Arial"/>
                <w:color w:val="000000"/>
                <w:sz w:val="24"/>
                <w:szCs w:val="24"/>
              </w:rPr>
            </w:pPr>
            <w:ins w:id="2170" w:author="Héctor Bahamonde" w:date="2026-08-10T18:53:00Z">
              <w:r w:rsidRPr="008372F6">
                <w:rPr>
                  <w:rFonts w:ascii="Arial" w:hAnsi="Arial" w:cs="Arial"/>
                  <w:color w:val="000000"/>
                  <w:sz w:val="24"/>
                  <w:szCs w:val="24"/>
                </w:rPr>
                <w:t>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87B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A6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2" w:author="Héctor Bahamonde" w:date="2026-08-10T18:53:00Z"/>
                <w:rFonts w:ascii="Arial" w:hAnsi="Arial" w:cs="Arial"/>
                <w:color w:val="000000"/>
                <w:sz w:val="24"/>
                <w:szCs w:val="24"/>
              </w:rPr>
            </w:pPr>
            <w:ins w:id="2173" w:author="Héctor Bahamonde" w:date="2026-08-10T18:53:00Z">
              <w:r w:rsidRPr="008372F6">
                <w:rPr>
                  <w:rFonts w:ascii="Arial" w:hAnsi="Arial" w:cs="Arial"/>
                  <w:color w:val="000000"/>
                  <w:sz w:val="24"/>
                  <w:szCs w:val="24"/>
                </w:rPr>
                <w:t>0.835</w:t>
              </w:r>
              <w:r w:rsidRPr="008372F6">
                <w:rPr>
                  <w:rFonts w:ascii="Arial" w:hAnsi="Arial" w:cs="Arial"/>
                  <w:color w:val="000000"/>
                  <w:sz w:val="24"/>
                  <w:szCs w:val="24"/>
                </w:rPr>
                <w:br/>
                <w:t>[0.585, 1.192]</w:t>
              </w:r>
            </w:ins>
          </w:p>
        </w:tc>
      </w:tr>
      <w:tr w:rsidR="007A1B9C" w:rsidRPr="008372F6" w14:paraId="6A7D939F" w14:textId="77777777" w:rsidTr="001827F9">
        <w:trPr>
          <w:cantSplit/>
          <w:jc w:val="center"/>
          <w:ins w:id="217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0D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5" w:author="Héctor Bahamonde" w:date="2026-08-10T18:53:00Z"/>
                <w:rFonts w:ascii="Arial" w:hAnsi="Arial" w:cs="Arial"/>
                <w:color w:val="000000"/>
                <w:sz w:val="24"/>
                <w:szCs w:val="24"/>
              </w:rPr>
            </w:pPr>
            <w:ins w:id="2176" w:author="Héctor Bahamonde" w:date="2026-08-10T18:53:00Z">
              <w:r w:rsidRPr="008372F6">
                <w:rPr>
                  <w:rFonts w:ascii="Arial" w:hAnsi="Arial" w:cs="Arial"/>
                  <w:color w:val="000000"/>
                  <w:sz w:val="24"/>
                  <w:szCs w:val="24"/>
                </w:rPr>
                <w:t>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4D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DB6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8" w:author="Héctor Bahamonde" w:date="2026-08-10T18:53:00Z"/>
                <w:rFonts w:ascii="Arial" w:hAnsi="Arial" w:cs="Arial"/>
                <w:color w:val="000000"/>
                <w:sz w:val="24"/>
                <w:szCs w:val="24"/>
              </w:rPr>
            </w:pPr>
            <w:ins w:id="2179" w:author="Héctor Bahamonde" w:date="2026-08-10T18:53:00Z">
              <w:r w:rsidRPr="008372F6">
                <w:rPr>
                  <w:rFonts w:ascii="Arial" w:hAnsi="Arial" w:cs="Arial"/>
                  <w:color w:val="000000"/>
                  <w:sz w:val="24"/>
                  <w:szCs w:val="24"/>
                </w:rPr>
                <w:t>0.958</w:t>
              </w:r>
              <w:r w:rsidRPr="008372F6">
                <w:rPr>
                  <w:rFonts w:ascii="Arial" w:hAnsi="Arial" w:cs="Arial"/>
                  <w:color w:val="000000"/>
                  <w:sz w:val="24"/>
                  <w:szCs w:val="24"/>
                </w:rPr>
                <w:br/>
                <w:t>[0.675, 1.360]</w:t>
              </w:r>
            </w:ins>
          </w:p>
        </w:tc>
      </w:tr>
      <w:tr w:rsidR="007A1B9C" w:rsidRPr="008372F6" w14:paraId="54D4AC73" w14:textId="77777777" w:rsidTr="001827F9">
        <w:trPr>
          <w:cantSplit/>
          <w:jc w:val="center"/>
          <w:ins w:id="218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241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1" w:author="Héctor Bahamonde" w:date="2026-08-10T18:53:00Z"/>
                <w:rFonts w:ascii="Arial" w:hAnsi="Arial" w:cs="Arial"/>
                <w:color w:val="000000"/>
                <w:sz w:val="24"/>
                <w:szCs w:val="24"/>
              </w:rPr>
            </w:pPr>
            <w:ins w:id="2182" w:author="Héctor Bahamonde" w:date="2026-08-10T18:53:00Z">
              <w:r w:rsidRPr="008372F6">
                <w:rPr>
                  <w:rFonts w:ascii="Arial" w:hAnsi="Arial" w:cs="Arial"/>
                  <w:color w:val="000000"/>
                  <w:sz w:val="24"/>
                  <w:szCs w:val="24"/>
                </w:rPr>
                <w:t>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72E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B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4" w:author="Héctor Bahamonde" w:date="2026-08-10T18:53:00Z"/>
                <w:rFonts w:ascii="Arial" w:hAnsi="Arial" w:cs="Arial"/>
                <w:color w:val="000000"/>
                <w:sz w:val="24"/>
                <w:szCs w:val="24"/>
              </w:rPr>
            </w:pPr>
            <w:ins w:id="2185" w:author="Héctor Bahamonde" w:date="2026-08-10T18:53:00Z">
              <w:r w:rsidRPr="008372F6">
                <w:rPr>
                  <w:rFonts w:ascii="Arial" w:hAnsi="Arial" w:cs="Arial"/>
                  <w:color w:val="000000"/>
                  <w:sz w:val="24"/>
                  <w:szCs w:val="24"/>
                </w:rPr>
                <w:t>1.043</w:t>
              </w:r>
              <w:r w:rsidRPr="008372F6">
                <w:rPr>
                  <w:rFonts w:ascii="Arial" w:hAnsi="Arial" w:cs="Arial"/>
                  <w:color w:val="000000"/>
                  <w:sz w:val="24"/>
                  <w:szCs w:val="24"/>
                </w:rPr>
                <w:br/>
                <w:t>[0.769, 1.415]</w:t>
              </w:r>
            </w:ins>
          </w:p>
        </w:tc>
      </w:tr>
      <w:tr w:rsidR="007A1B9C" w:rsidRPr="008372F6" w14:paraId="5E997A07" w14:textId="77777777" w:rsidTr="001827F9">
        <w:trPr>
          <w:cantSplit/>
          <w:jc w:val="center"/>
          <w:ins w:id="218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A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7" w:author="Héctor Bahamonde" w:date="2026-08-10T18:53:00Z"/>
                <w:rFonts w:ascii="Arial" w:hAnsi="Arial" w:cs="Arial"/>
                <w:color w:val="000000"/>
                <w:sz w:val="24"/>
                <w:szCs w:val="24"/>
              </w:rPr>
            </w:pPr>
            <w:ins w:id="2188" w:author="Héctor Bahamonde" w:date="2026-08-10T18:53:00Z">
              <w:r w:rsidRPr="008372F6">
                <w:rPr>
                  <w:rFonts w:ascii="Arial" w:hAnsi="Arial" w:cs="Arial"/>
                  <w:color w:val="000000"/>
                  <w:sz w:val="24"/>
                  <w:szCs w:val="24"/>
                </w:rPr>
                <w:t>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89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962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0" w:author="Héctor Bahamonde" w:date="2026-08-10T18:53:00Z"/>
                <w:rFonts w:ascii="Arial" w:hAnsi="Arial" w:cs="Arial"/>
                <w:color w:val="000000"/>
                <w:sz w:val="24"/>
                <w:szCs w:val="24"/>
              </w:rPr>
            </w:pPr>
            <w:ins w:id="2191" w:author="Héctor Bahamonde" w:date="2026-08-10T18:53:00Z">
              <w:r w:rsidRPr="008372F6">
                <w:rPr>
                  <w:rFonts w:ascii="Arial" w:hAnsi="Arial" w:cs="Arial"/>
                  <w:color w:val="000000"/>
                  <w:sz w:val="24"/>
                  <w:szCs w:val="24"/>
                </w:rPr>
                <w:t>0.932</w:t>
              </w:r>
              <w:r w:rsidRPr="008372F6">
                <w:rPr>
                  <w:rFonts w:ascii="Arial" w:hAnsi="Arial" w:cs="Arial"/>
                  <w:color w:val="000000"/>
                  <w:sz w:val="24"/>
                  <w:szCs w:val="24"/>
                </w:rPr>
                <w:br/>
                <w:t>[0.696, 1.248]</w:t>
              </w:r>
            </w:ins>
          </w:p>
        </w:tc>
      </w:tr>
      <w:tr w:rsidR="007A1B9C" w:rsidRPr="008372F6" w14:paraId="245CE8C3" w14:textId="77777777" w:rsidTr="001827F9">
        <w:trPr>
          <w:cantSplit/>
          <w:jc w:val="center"/>
          <w:ins w:id="219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39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3" w:author="Héctor Bahamonde" w:date="2026-08-10T18:53:00Z"/>
                <w:rFonts w:ascii="Arial" w:hAnsi="Arial" w:cs="Arial"/>
                <w:color w:val="000000"/>
                <w:sz w:val="24"/>
                <w:szCs w:val="24"/>
              </w:rPr>
            </w:pPr>
            <w:ins w:id="2194" w:author="Héctor Bahamonde" w:date="2026-08-10T18:53:00Z">
              <w:r w:rsidRPr="008372F6">
                <w:rPr>
                  <w:rFonts w:ascii="Arial" w:hAnsi="Arial" w:cs="Arial"/>
                  <w:color w:val="000000"/>
                  <w:sz w:val="24"/>
                  <w:szCs w:val="24"/>
                </w:rPr>
                <w:lastRenderedPageBreak/>
                <w:t>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D7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CA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6" w:author="Héctor Bahamonde" w:date="2026-08-10T18:53:00Z"/>
                <w:rFonts w:ascii="Arial" w:hAnsi="Arial" w:cs="Arial"/>
                <w:color w:val="000000"/>
                <w:sz w:val="24"/>
                <w:szCs w:val="24"/>
              </w:rPr>
            </w:pPr>
            <w:ins w:id="2197" w:author="Héctor Bahamonde" w:date="2026-08-10T18:53:00Z">
              <w:r w:rsidRPr="008372F6">
                <w:rPr>
                  <w:rFonts w:ascii="Arial" w:hAnsi="Arial" w:cs="Arial"/>
                  <w:color w:val="000000"/>
                  <w:sz w:val="24"/>
                  <w:szCs w:val="24"/>
                </w:rPr>
                <w:t>0.884</w:t>
              </w:r>
              <w:r w:rsidRPr="008372F6">
                <w:rPr>
                  <w:rFonts w:ascii="Arial" w:hAnsi="Arial" w:cs="Arial"/>
                  <w:color w:val="000000"/>
                  <w:sz w:val="24"/>
                  <w:szCs w:val="24"/>
                </w:rPr>
                <w:br/>
                <w:t>[0.649, 1.204]</w:t>
              </w:r>
            </w:ins>
          </w:p>
        </w:tc>
      </w:tr>
      <w:tr w:rsidR="007A1B9C" w:rsidRPr="008372F6" w14:paraId="579CDA4A" w14:textId="77777777" w:rsidTr="001827F9">
        <w:trPr>
          <w:cantSplit/>
          <w:jc w:val="center"/>
          <w:ins w:id="219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3A9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9" w:author="Héctor Bahamonde" w:date="2026-08-10T18:53:00Z"/>
                <w:rFonts w:ascii="Arial" w:hAnsi="Arial" w:cs="Arial"/>
                <w:color w:val="000000"/>
                <w:sz w:val="24"/>
                <w:szCs w:val="24"/>
              </w:rPr>
            </w:pPr>
            <w:ins w:id="2200" w:author="Héctor Bahamonde" w:date="2026-08-10T18:53:00Z">
              <w:r w:rsidRPr="008372F6">
                <w:rPr>
                  <w:rFonts w:ascii="Arial" w:hAnsi="Arial" w:cs="Arial"/>
                  <w:color w:val="000000"/>
                  <w:sz w:val="24"/>
                  <w:szCs w:val="24"/>
                </w:rPr>
                <w:t>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4E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12C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2" w:author="Héctor Bahamonde" w:date="2026-08-10T18:53:00Z"/>
                <w:rFonts w:ascii="Arial" w:hAnsi="Arial" w:cs="Arial"/>
                <w:color w:val="000000"/>
                <w:sz w:val="24"/>
                <w:szCs w:val="24"/>
              </w:rPr>
            </w:pPr>
            <w:ins w:id="2203" w:author="Héctor Bahamonde" w:date="2026-08-10T18:53:00Z">
              <w:r w:rsidRPr="008372F6">
                <w:rPr>
                  <w:rFonts w:ascii="Arial" w:hAnsi="Arial" w:cs="Arial"/>
                  <w:color w:val="000000"/>
                  <w:sz w:val="24"/>
                  <w:szCs w:val="24"/>
                </w:rPr>
                <w:t>1.125</w:t>
              </w:r>
              <w:r w:rsidRPr="008372F6">
                <w:rPr>
                  <w:rFonts w:ascii="Arial" w:hAnsi="Arial" w:cs="Arial"/>
                  <w:color w:val="000000"/>
                  <w:sz w:val="24"/>
                  <w:szCs w:val="24"/>
                </w:rPr>
                <w:br/>
                <w:t>[0.863, 1.467]</w:t>
              </w:r>
            </w:ins>
          </w:p>
        </w:tc>
      </w:tr>
      <w:tr w:rsidR="007A1B9C" w:rsidRPr="008372F6" w14:paraId="37C10BF6" w14:textId="77777777" w:rsidTr="001827F9">
        <w:trPr>
          <w:cantSplit/>
          <w:jc w:val="center"/>
          <w:ins w:id="220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F26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5" w:author="Héctor Bahamonde" w:date="2026-08-10T18:53:00Z"/>
                <w:rFonts w:ascii="Arial" w:hAnsi="Arial" w:cs="Arial"/>
                <w:color w:val="000000"/>
                <w:sz w:val="24"/>
                <w:szCs w:val="24"/>
              </w:rPr>
            </w:pPr>
            <w:ins w:id="2206" w:author="Héctor Bahamonde" w:date="2026-08-10T18:53:00Z">
              <w:r w:rsidRPr="008372F6">
                <w:rPr>
                  <w:rFonts w:ascii="Arial" w:hAnsi="Arial" w:cs="Arial"/>
                  <w:color w:val="000000"/>
                  <w:sz w:val="24"/>
                  <w:szCs w:val="24"/>
                </w:rPr>
                <w:t>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3E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451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8" w:author="Héctor Bahamonde" w:date="2026-08-10T18:53:00Z"/>
                <w:rFonts w:ascii="Arial" w:hAnsi="Arial" w:cs="Arial"/>
                <w:color w:val="000000"/>
                <w:sz w:val="24"/>
                <w:szCs w:val="24"/>
              </w:rPr>
            </w:pPr>
            <w:ins w:id="2209" w:author="Héctor Bahamonde" w:date="2026-08-10T18:53:00Z">
              <w:r w:rsidRPr="008372F6">
                <w:rPr>
                  <w:rFonts w:ascii="Arial" w:hAnsi="Arial" w:cs="Arial"/>
                  <w:color w:val="000000"/>
                  <w:sz w:val="24"/>
                  <w:szCs w:val="24"/>
                </w:rPr>
                <w:t>1.060</w:t>
              </w:r>
              <w:r w:rsidRPr="008372F6">
                <w:rPr>
                  <w:rFonts w:ascii="Arial" w:hAnsi="Arial" w:cs="Arial"/>
                  <w:color w:val="000000"/>
                  <w:sz w:val="24"/>
                  <w:szCs w:val="24"/>
                </w:rPr>
                <w:br/>
                <w:t>[0.761, 1.477]</w:t>
              </w:r>
            </w:ins>
          </w:p>
        </w:tc>
      </w:tr>
      <w:tr w:rsidR="007A1B9C" w:rsidRPr="008372F6" w14:paraId="3983EA82" w14:textId="77777777" w:rsidTr="001827F9">
        <w:trPr>
          <w:cantSplit/>
          <w:jc w:val="center"/>
          <w:ins w:id="221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4AD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1" w:author="Héctor Bahamonde" w:date="2026-08-10T18:53:00Z"/>
                <w:rFonts w:ascii="Arial" w:hAnsi="Arial" w:cs="Arial"/>
                <w:color w:val="000000"/>
                <w:sz w:val="24"/>
                <w:szCs w:val="24"/>
              </w:rPr>
            </w:pPr>
            <w:ins w:id="2212" w:author="Héctor Bahamonde" w:date="2026-08-10T18:53:00Z">
              <w:r w:rsidRPr="008372F6">
                <w:rPr>
                  <w:rFonts w:ascii="Arial" w:hAnsi="Arial" w:cs="Arial"/>
                  <w:color w:val="000000"/>
                  <w:sz w:val="24"/>
                  <w:szCs w:val="24"/>
                </w:rPr>
                <w:t>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8D05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84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4" w:author="Héctor Bahamonde" w:date="2026-08-10T18:53:00Z"/>
                <w:rFonts w:ascii="Arial" w:hAnsi="Arial" w:cs="Arial"/>
                <w:color w:val="000000"/>
                <w:sz w:val="24"/>
                <w:szCs w:val="24"/>
              </w:rPr>
            </w:pPr>
            <w:ins w:id="2215" w:author="Héctor Bahamonde" w:date="2026-08-10T18:53:00Z">
              <w:r w:rsidRPr="008372F6">
                <w:rPr>
                  <w:rFonts w:ascii="Arial" w:hAnsi="Arial" w:cs="Arial"/>
                  <w:color w:val="000000"/>
                  <w:sz w:val="24"/>
                  <w:szCs w:val="24"/>
                </w:rPr>
                <w:t>0.915</w:t>
              </w:r>
              <w:r w:rsidRPr="008372F6">
                <w:rPr>
                  <w:rFonts w:ascii="Arial" w:hAnsi="Arial" w:cs="Arial"/>
                  <w:color w:val="000000"/>
                  <w:sz w:val="24"/>
                  <w:szCs w:val="24"/>
                </w:rPr>
                <w:br/>
                <w:t>[0.592, 1.413]</w:t>
              </w:r>
            </w:ins>
          </w:p>
        </w:tc>
      </w:tr>
      <w:tr w:rsidR="007A1B9C" w:rsidRPr="008372F6" w14:paraId="647418E7" w14:textId="77777777" w:rsidTr="001827F9">
        <w:trPr>
          <w:cantSplit/>
          <w:jc w:val="center"/>
          <w:ins w:id="221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4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7" w:author="Héctor Bahamonde" w:date="2026-08-10T18:53:00Z"/>
                <w:rFonts w:ascii="Arial" w:hAnsi="Arial" w:cs="Arial"/>
                <w:color w:val="000000"/>
                <w:sz w:val="24"/>
                <w:szCs w:val="24"/>
              </w:rPr>
            </w:pPr>
            <w:ins w:id="2218" w:author="Héctor Bahamonde" w:date="2026-08-10T18:53:00Z">
              <w:r w:rsidRPr="008372F6">
                <w:rPr>
                  <w:rFonts w:ascii="Arial" w:hAnsi="Arial" w:cs="Arial"/>
                  <w:color w:val="000000"/>
                  <w:sz w:val="24"/>
                  <w:szCs w:val="24"/>
                </w:rPr>
                <w:t>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76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791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0" w:author="Héctor Bahamonde" w:date="2026-08-10T18:53:00Z"/>
                <w:rFonts w:ascii="Arial" w:hAnsi="Arial" w:cs="Arial"/>
                <w:color w:val="000000"/>
                <w:sz w:val="24"/>
                <w:szCs w:val="24"/>
              </w:rPr>
            </w:pPr>
            <w:ins w:id="2221" w:author="Héctor Bahamonde" w:date="2026-08-10T18:53:00Z">
              <w:r w:rsidRPr="008372F6">
                <w:rPr>
                  <w:rFonts w:ascii="Arial" w:hAnsi="Arial" w:cs="Arial"/>
                  <w:color w:val="000000"/>
                  <w:sz w:val="24"/>
                  <w:szCs w:val="24"/>
                </w:rPr>
                <w:t>1.135</w:t>
              </w:r>
              <w:r w:rsidRPr="008372F6">
                <w:rPr>
                  <w:rFonts w:ascii="Arial" w:hAnsi="Arial" w:cs="Arial"/>
                  <w:color w:val="000000"/>
                  <w:sz w:val="24"/>
                  <w:szCs w:val="24"/>
                </w:rPr>
                <w:br/>
                <w:t>[0.836, 1.542]</w:t>
              </w:r>
            </w:ins>
          </w:p>
        </w:tc>
      </w:tr>
      <w:tr w:rsidR="007A1B9C" w:rsidRPr="008372F6" w14:paraId="13D73B42" w14:textId="77777777" w:rsidTr="001827F9">
        <w:trPr>
          <w:cantSplit/>
          <w:jc w:val="center"/>
          <w:ins w:id="222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41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3" w:author="Héctor Bahamonde" w:date="2026-08-10T18:53:00Z"/>
                <w:rFonts w:ascii="Arial" w:hAnsi="Arial" w:cs="Arial"/>
                <w:color w:val="000000"/>
                <w:sz w:val="24"/>
                <w:szCs w:val="24"/>
              </w:rPr>
            </w:pPr>
            <w:ins w:id="2224" w:author="Héctor Bahamonde" w:date="2026-08-10T18:53:00Z">
              <w:r w:rsidRPr="008372F6">
                <w:rPr>
                  <w:rFonts w:ascii="Arial" w:hAnsi="Arial" w:cs="Arial"/>
                  <w:color w:val="000000"/>
                  <w:sz w:val="24"/>
                  <w:szCs w:val="24"/>
                </w:rPr>
                <w:t>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B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F5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6" w:author="Héctor Bahamonde" w:date="2026-08-10T18:53:00Z"/>
                <w:rFonts w:ascii="Arial" w:hAnsi="Arial" w:cs="Arial"/>
                <w:color w:val="000000"/>
                <w:sz w:val="24"/>
                <w:szCs w:val="24"/>
              </w:rPr>
            </w:pPr>
            <w:ins w:id="2227" w:author="Héctor Bahamonde" w:date="2026-08-10T18:53:00Z">
              <w:r w:rsidRPr="008372F6">
                <w:rPr>
                  <w:rFonts w:ascii="Arial" w:hAnsi="Arial" w:cs="Arial"/>
                  <w:color w:val="000000"/>
                  <w:sz w:val="24"/>
                  <w:szCs w:val="24"/>
                </w:rPr>
                <w:t>0.765</w:t>
              </w:r>
              <w:r w:rsidRPr="008372F6">
                <w:rPr>
                  <w:rFonts w:ascii="Arial" w:hAnsi="Arial" w:cs="Arial"/>
                  <w:color w:val="000000"/>
                  <w:sz w:val="24"/>
                  <w:szCs w:val="24"/>
                </w:rPr>
                <w:br/>
                <w:t>[0.509, 1.149]</w:t>
              </w:r>
            </w:ins>
          </w:p>
        </w:tc>
      </w:tr>
      <w:tr w:rsidR="007A1B9C" w:rsidRPr="008372F6" w14:paraId="50CEC0C9" w14:textId="77777777" w:rsidTr="001827F9">
        <w:trPr>
          <w:cantSplit/>
          <w:jc w:val="center"/>
          <w:ins w:id="222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1A0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9" w:author="Héctor Bahamonde" w:date="2026-08-10T18:53:00Z"/>
                <w:rFonts w:ascii="Arial" w:hAnsi="Arial" w:cs="Arial"/>
                <w:color w:val="000000"/>
                <w:sz w:val="24"/>
                <w:szCs w:val="24"/>
              </w:rPr>
            </w:pPr>
            <w:ins w:id="2230" w:author="Héctor Bahamonde" w:date="2026-08-10T18:53:00Z">
              <w:r w:rsidRPr="008372F6">
                <w:rPr>
                  <w:rFonts w:ascii="Arial" w:hAnsi="Arial" w:cs="Arial"/>
                  <w:color w:val="000000"/>
                  <w:sz w:val="24"/>
                  <w:szCs w:val="24"/>
                </w:rPr>
                <w:t>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7A0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3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2" w:author="Héctor Bahamonde" w:date="2026-08-10T18:53:00Z"/>
                <w:rFonts w:ascii="Arial" w:hAnsi="Arial" w:cs="Arial"/>
                <w:color w:val="000000"/>
                <w:sz w:val="24"/>
                <w:szCs w:val="24"/>
              </w:rPr>
            </w:pPr>
            <w:ins w:id="2233" w:author="Héctor Bahamonde" w:date="2026-08-10T18:53:00Z">
              <w:r w:rsidRPr="008372F6">
                <w:rPr>
                  <w:rFonts w:ascii="Arial" w:hAnsi="Arial" w:cs="Arial"/>
                  <w:color w:val="000000"/>
                  <w:sz w:val="24"/>
                  <w:szCs w:val="24"/>
                </w:rPr>
                <w:t>1.334</w:t>
              </w:r>
              <w:r w:rsidRPr="008372F6">
                <w:rPr>
                  <w:rFonts w:ascii="Arial" w:hAnsi="Arial" w:cs="Arial"/>
                  <w:color w:val="000000"/>
                  <w:sz w:val="24"/>
                  <w:szCs w:val="24"/>
                </w:rPr>
                <w:br/>
                <w:t>[0.803, 2.215]</w:t>
              </w:r>
            </w:ins>
          </w:p>
        </w:tc>
      </w:tr>
      <w:tr w:rsidR="007A1B9C" w:rsidRPr="008372F6" w14:paraId="77A6CDD9" w14:textId="77777777" w:rsidTr="001827F9">
        <w:trPr>
          <w:cantSplit/>
          <w:jc w:val="center"/>
          <w:ins w:id="223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5" w:author="Héctor Bahamonde" w:date="2026-08-10T18:53:00Z"/>
                <w:rFonts w:ascii="Arial" w:hAnsi="Arial" w:cs="Arial"/>
                <w:color w:val="000000"/>
                <w:sz w:val="24"/>
                <w:szCs w:val="24"/>
              </w:rPr>
            </w:pPr>
            <w:ins w:id="2236" w:author="Héctor Bahamonde" w:date="2026-08-10T18:53:00Z">
              <w:r w:rsidRPr="008372F6">
                <w:rPr>
                  <w:rFonts w:ascii="Arial" w:hAnsi="Arial" w:cs="Arial"/>
                  <w:color w:val="000000"/>
                  <w:sz w:val="24"/>
                  <w:szCs w:val="24"/>
                </w:rPr>
                <w:lastRenderedPageBreak/>
                <w:t>Threshold: reject | 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54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1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8" w:author="Héctor Bahamonde" w:date="2026-08-10T18:53:00Z"/>
                <w:rFonts w:ascii="Arial" w:hAnsi="Arial" w:cs="Arial"/>
                <w:color w:val="000000"/>
                <w:sz w:val="24"/>
                <w:szCs w:val="24"/>
              </w:rPr>
            </w:pPr>
            <w:ins w:id="2239" w:author="Héctor Bahamonde" w:date="2026-08-10T18:53:00Z">
              <w:r w:rsidRPr="008372F6">
                <w:rPr>
                  <w:rFonts w:ascii="Arial" w:hAnsi="Arial" w:cs="Arial"/>
                  <w:color w:val="000000"/>
                  <w:sz w:val="24"/>
                  <w:szCs w:val="24"/>
                </w:rPr>
                <w:t>-1.081</w:t>
              </w:r>
              <w:r w:rsidRPr="008372F6">
                <w:rPr>
                  <w:rFonts w:ascii="Arial" w:hAnsi="Arial" w:cs="Arial"/>
                  <w:color w:val="000000"/>
                  <w:sz w:val="24"/>
                  <w:szCs w:val="24"/>
                </w:rPr>
                <w:br/>
                <w:t>[-1.601, -0.561]</w:t>
              </w:r>
            </w:ins>
          </w:p>
        </w:tc>
      </w:tr>
      <w:tr w:rsidR="007A1B9C" w:rsidRPr="008372F6" w14:paraId="2D6945ED" w14:textId="77777777" w:rsidTr="001827F9">
        <w:trPr>
          <w:cantSplit/>
          <w:jc w:val="center"/>
          <w:ins w:id="224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FC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1" w:author="Héctor Bahamonde" w:date="2026-08-10T18:53:00Z"/>
                <w:rFonts w:ascii="Arial" w:hAnsi="Arial" w:cs="Arial"/>
                <w:color w:val="000000"/>
                <w:sz w:val="24"/>
                <w:szCs w:val="24"/>
              </w:rPr>
            </w:pPr>
            <w:ins w:id="2242" w:author="Héctor Bahamonde" w:date="2026-08-10T18:53:00Z">
              <w:r w:rsidRPr="008372F6">
                <w:rPr>
                  <w:rFonts w:ascii="Arial" w:hAnsi="Arial" w:cs="Arial"/>
                  <w:color w:val="000000"/>
                  <w:sz w:val="24"/>
                  <w:szCs w:val="24"/>
                </w:rPr>
                <w:t>Threshold: conditional | unconditional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D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CB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4" w:author="Héctor Bahamonde" w:date="2026-08-10T18:53:00Z"/>
                <w:rFonts w:ascii="Arial" w:hAnsi="Arial" w:cs="Arial"/>
                <w:color w:val="000000"/>
                <w:sz w:val="24"/>
                <w:szCs w:val="24"/>
              </w:rPr>
            </w:pPr>
            <w:ins w:id="2245" w:author="Héctor Bahamonde" w:date="2026-08-10T18:53:00Z">
              <w:r w:rsidRPr="008372F6">
                <w:rPr>
                  <w:rFonts w:ascii="Arial" w:hAnsi="Arial" w:cs="Arial"/>
                  <w:color w:val="000000"/>
                  <w:sz w:val="24"/>
                  <w:szCs w:val="24"/>
                </w:rPr>
                <w:t>1.741</w:t>
              </w:r>
              <w:r w:rsidRPr="008372F6">
                <w:rPr>
                  <w:rFonts w:ascii="Arial" w:hAnsi="Arial" w:cs="Arial"/>
                  <w:color w:val="000000"/>
                  <w:sz w:val="24"/>
                  <w:szCs w:val="24"/>
                </w:rPr>
                <w:br/>
                <w:t>[1.214, 2.267]</w:t>
              </w:r>
            </w:ins>
          </w:p>
        </w:tc>
      </w:tr>
      <w:tr w:rsidR="007A1B9C" w:rsidRPr="008372F6" w14:paraId="45EEF59B" w14:textId="77777777" w:rsidTr="001827F9">
        <w:trPr>
          <w:cantSplit/>
          <w:jc w:val="center"/>
          <w:ins w:id="224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57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7" w:author="Héctor Bahamonde" w:date="2026-08-10T18:53:00Z"/>
                <w:rFonts w:ascii="Arial" w:hAnsi="Arial" w:cs="Arial"/>
                <w:color w:val="000000"/>
                <w:sz w:val="24"/>
                <w:szCs w:val="24"/>
              </w:rPr>
            </w:pPr>
            <w:ins w:id="2248" w:author="Héctor Bahamonde" w:date="2026-08-10T18:53:00Z">
              <w:r w:rsidRPr="008372F6">
                <w:rPr>
                  <w:rFonts w:ascii="Arial" w:hAnsi="Arial" w:cs="Arial"/>
                  <w:color w:val="000000"/>
                  <w:sz w:val="24"/>
                  <w:szCs w:val="24"/>
                </w:rPr>
                <w:t>Num.Obs.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C8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9" w:author="Héctor Bahamonde" w:date="2026-08-10T18:53:00Z"/>
                <w:rFonts w:ascii="Arial" w:hAnsi="Arial" w:cs="Arial"/>
                <w:color w:val="000000"/>
                <w:sz w:val="24"/>
                <w:szCs w:val="24"/>
              </w:rPr>
            </w:pPr>
            <w:ins w:id="2250" w:author="Héctor Bahamonde" w:date="2026-08-10T18:53:00Z">
              <w:r w:rsidRPr="008372F6">
                <w:rPr>
                  <w:rFonts w:ascii="Arial" w:hAnsi="Arial" w:cs="Arial"/>
                  <w:color w:val="000000"/>
                  <w:sz w:val="24"/>
                  <w:szCs w:val="24"/>
                </w:rPr>
                <w:t>1,499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E4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1" w:author="Héctor Bahamonde" w:date="2026-08-10T18:53:00Z"/>
                <w:rFonts w:ascii="Arial" w:hAnsi="Arial" w:cs="Arial"/>
                <w:color w:val="000000"/>
                <w:sz w:val="24"/>
                <w:szCs w:val="24"/>
              </w:rPr>
            </w:pPr>
            <w:ins w:id="2252" w:author="Héctor Bahamonde" w:date="2026-08-10T18:53:00Z">
              <w:r w:rsidRPr="008372F6">
                <w:rPr>
                  <w:rFonts w:ascii="Arial" w:hAnsi="Arial" w:cs="Arial"/>
                  <w:color w:val="000000"/>
                  <w:sz w:val="24"/>
                  <w:szCs w:val="24"/>
                </w:rPr>
                <w:t>1,258</w:t>
              </w:r>
            </w:ins>
          </w:p>
        </w:tc>
      </w:tr>
      <w:tr w:rsidR="007A1B9C" w:rsidRPr="008372F6" w14:paraId="3864CBB9" w14:textId="77777777" w:rsidTr="001827F9">
        <w:trPr>
          <w:cantSplit/>
          <w:jc w:val="center"/>
          <w:ins w:id="2253"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1D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4" w:author="Héctor Bahamonde" w:date="2026-08-10T18:53:00Z"/>
                <w:rFonts w:ascii="Arial" w:hAnsi="Arial" w:cs="Arial"/>
                <w:color w:val="000000"/>
                <w:sz w:val="24"/>
                <w:szCs w:val="24"/>
              </w:rPr>
            </w:pPr>
            <w:ins w:id="2255" w:author="Héctor Bahamonde" w:date="2026-08-10T18:53:00Z">
              <w:r w:rsidRPr="008372F6">
                <w:rPr>
                  <w:rFonts w:ascii="Arial" w:hAnsi="Arial" w:cs="Arial"/>
                  <w:color w:val="000000"/>
                  <w:sz w:val="24"/>
                  <w:szCs w:val="24"/>
                </w:rPr>
                <w:t>Log.Lik.</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5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6" w:author="Héctor Bahamonde" w:date="2026-08-10T18:53:00Z"/>
                <w:rFonts w:ascii="Arial" w:hAnsi="Arial" w:cs="Arial"/>
                <w:color w:val="000000"/>
                <w:sz w:val="24"/>
                <w:szCs w:val="24"/>
              </w:rPr>
            </w:pPr>
            <w:ins w:id="2257" w:author="Héctor Bahamonde" w:date="2026-08-10T18:53:00Z">
              <w:r w:rsidRPr="008372F6">
                <w:rPr>
                  <w:rFonts w:ascii="Arial" w:hAnsi="Arial" w:cs="Arial"/>
                  <w:color w:val="000000"/>
                  <w:sz w:val="24"/>
                  <w:szCs w:val="24"/>
                </w:rPr>
                <w:t>-1792.72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B5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8" w:author="Héctor Bahamonde" w:date="2026-08-10T18:53:00Z"/>
                <w:rFonts w:ascii="Arial" w:hAnsi="Arial" w:cs="Arial"/>
                <w:color w:val="000000"/>
                <w:sz w:val="24"/>
                <w:szCs w:val="24"/>
              </w:rPr>
            </w:pPr>
            <w:ins w:id="2259" w:author="Héctor Bahamonde" w:date="2026-08-10T18:53:00Z">
              <w:r w:rsidRPr="008372F6">
                <w:rPr>
                  <w:rFonts w:ascii="Arial" w:hAnsi="Arial" w:cs="Arial"/>
                  <w:color w:val="000000"/>
                  <w:sz w:val="24"/>
                  <w:szCs w:val="24"/>
                </w:rPr>
                <w:t>-1179.05</w:t>
              </w:r>
            </w:ins>
          </w:p>
        </w:tc>
      </w:tr>
      <w:tr w:rsidR="007A1B9C" w:rsidRPr="008372F6" w14:paraId="70C718A2" w14:textId="77777777" w:rsidTr="001827F9">
        <w:trPr>
          <w:cantSplit/>
          <w:jc w:val="center"/>
          <w:ins w:id="226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47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1" w:author="Héctor Bahamonde" w:date="2026-08-10T18:53:00Z"/>
                <w:rFonts w:ascii="Arial" w:hAnsi="Arial" w:cs="Arial"/>
                <w:color w:val="000000"/>
                <w:sz w:val="24"/>
                <w:szCs w:val="24"/>
              </w:rPr>
            </w:pPr>
            <w:ins w:id="2262" w:author="Héctor Bahamonde" w:date="2026-08-10T18:53:00Z">
              <w:r w:rsidRPr="008372F6">
                <w:rPr>
                  <w:rFonts w:ascii="Arial" w:hAnsi="Arial" w:cs="Arial"/>
                  <w:color w:val="000000"/>
                  <w:sz w:val="24"/>
                  <w:szCs w:val="24"/>
                </w:rPr>
                <w:t>AIC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7A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3" w:author="Héctor Bahamonde" w:date="2026-08-10T18:53:00Z"/>
                <w:rFonts w:ascii="Arial" w:hAnsi="Arial" w:cs="Arial"/>
                <w:color w:val="000000"/>
                <w:sz w:val="24"/>
                <w:szCs w:val="24"/>
              </w:rPr>
            </w:pPr>
            <w:ins w:id="2264" w:author="Héctor Bahamonde" w:date="2026-08-10T18:53:00Z">
              <w:r w:rsidRPr="008372F6">
                <w:rPr>
                  <w:rFonts w:ascii="Arial" w:hAnsi="Arial" w:cs="Arial"/>
                  <w:color w:val="000000"/>
                  <w:sz w:val="24"/>
                  <w:szCs w:val="24"/>
                </w:rPr>
                <w:t>3687.44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44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5" w:author="Héctor Bahamonde" w:date="2026-08-10T18:53:00Z"/>
                <w:rFonts w:ascii="Arial" w:hAnsi="Arial" w:cs="Arial"/>
                <w:color w:val="000000"/>
                <w:sz w:val="24"/>
                <w:szCs w:val="24"/>
              </w:rPr>
            </w:pPr>
            <w:ins w:id="2266" w:author="Héctor Bahamonde" w:date="2026-08-10T18:53:00Z">
              <w:r w:rsidRPr="008372F6">
                <w:rPr>
                  <w:rFonts w:ascii="Arial" w:hAnsi="Arial" w:cs="Arial"/>
                  <w:color w:val="000000"/>
                  <w:sz w:val="24"/>
                  <w:szCs w:val="24"/>
                </w:rPr>
                <w:t>2394.10</w:t>
              </w:r>
            </w:ins>
          </w:p>
        </w:tc>
      </w:tr>
      <w:tr w:rsidR="007A1B9C" w:rsidRPr="008372F6" w14:paraId="56C5C15A" w14:textId="77777777" w:rsidTr="001827F9">
        <w:trPr>
          <w:cantSplit/>
          <w:jc w:val="center"/>
          <w:ins w:id="2267"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F95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8" w:author="Héctor Bahamonde" w:date="2026-08-10T18:53:00Z"/>
                <w:rFonts w:ascii="Arial" w:hAnsi="Arial" w:cs="Arial"/>
                <w:color w:val="000000"/>
                <w:sz w:val="24"/>
                <w:szCs w:val="24"/>
              </w:rPr>
            </w:pPr>
            <w:ins w:id="2269" w:author="Héctor Bahamonde" w:date="2026-08-10T18:53:00Z">
              <w:r w:rsidRPr="008372F6">
                <w:rPr>
                  <w:rFonts w:ascii="Arial" w:hAnsi="Arial" w:cs="Arial"/>
                  <w:color w:val="000000"/>
                  <w:sz w:val="24"/>
                  <w:szCs w:val="24"/>
                </w:rPr>
                <w:t>BIC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17A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0" w:author="Héctor Bahamonde" w:date="2026-08-10T18:53:00Z"/>
                <w:rFonts w:ascii="Arial" w:hAnsi="Arial" w:cs="Arial"/>
                <w:color w:val="000000"/>
                <w:sz w:val="24"/>
                <w:szCs w:val="24"/>
              </w:rPr>
            </w:pPr>
            <w:ins w:id="2271" w:author="Héctor Bahamonde" w:date="2026-08-10T18:53:00Z">
              <w:r w:rsidRPr="008372F6">
                <w:rPr>
                  <w:rFonts w:ascii="Arial" w:hAnsi="Arial" w:cs="Arial"/>
                  <w:color w:val="000000"/>
                  <w:sz w:val="24"/>
                  <w:szCs w:val="24"/>
                </w:rPr>
                <w:t>3958.38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95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2" w:author="Héctor Bahamonde" w:date="2026-08-10T18:53:00Z"/>
                <w:rFonts w:ascii="Arial" w:hAnsi="Arial" w:cs="Arial"/>
                <w:color w:val="000000"/>
                <w:sz w:val="24"/>
                <w:szCs w:val="24"/>
              </w:rPr>
            </w:pPr>
            <w:ins w:id="2273" w:author="Héctor Bahamonde" w:date="2026-08-10T18:53:00Z">
              <w:r w:rsidRPr="008372F6">
                <w:rPr>
                  <w:rFonts w:ascii="Arial" w:hAnsi="Arial" w:cs="Arial"/>
                  <w:color w:val="000000"/>
                  <w:sz w:val="24"/>
                  <w:szCs w:val="24"/>
                </w:rPr>
                <w:t>2486.57</w:t>
              </w:r>
            </w:ins>
          </w:p>
        </w:tc>
      </w:tr>
      <w:tr w:rsidR="007A1B9C" w:rsidRPr="008372F6" w14:paraId="4DD2B57F" w14:textId="77777777" w:rsidTr="001827F9">
        <w:trPr>
          <w:cantSplit/>
          <w:jc w:val="center"/>
          <w:ins w:id="2274" w:author="Héctor Bahamonde" w:date="2026-08-10T18:53:00Z"/>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78B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5" w:author="Héctor Bahamonde" w:date="2026-08-10T18:53:00Z"/>
                <w:rFonts w:ascii="Arial" w:hAnsi="Arial" w:cs="Arial"/>
                <w:color w:val="000000"/>
                <w:sz w:val="24"/>
                <w:szCs w:val="24"/>
              </w:rPr>
            </w:pPr>
            <w:ins w:id="2276" w:author="Héctor Bahamonde" w:date="2026-08-10T18:53:00Z">
              <w:r w:rsidRPr="008372F6">
                <w:rPr>
                  <w:rFonts w:ascii="Arial" w:hAnsi="Arial" w:cs="Arial"/>
                  <w:color w:val="000000"/>
                  <w:sz w:val="24"/>
                  <w:szCs w:val="24"/>
                </w:rPr>
                <w:t>Survey weights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7577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7" w:author="Héctor Bahamonde" w:date="2026-08-10T18:53:00Z"/>
                <w:rFonts w:ascii="Arial" w:hAnsi="Arial" w:cs="Arial"/>
                <w:color w:val="000000"/>
                <w:sz w:val="24"/>
                <w:szCs w:val="24"/>
              </w:rPr>
            </w:pPr>
            <w:ins w:id="2278" w:author="Héctor Bahamonde" w:date="2026-08-10T18:53:00Z">
              <w:r w:rsidRPr="008372F6">
                <w:rPr>
                  <w:rFonts w:ascii="Arial" w:hAnsi="Arial" w:cs="Arial"/>
                  <w:color w:val="000000"/>
                  <w:sz w:val="24"/>
                  <w:szCs w:val="24"/>
                </w:rPr>
                <w:t>No (unweighted)</w:t>
              </w:r>
            </w:ins>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287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9" w:author="Héctor Bahamonde" w:date="2026-08-10T18:53:00Z"/>
                <w:rFonts w:ascii="Arial" w:hAnsi="Arial" w:cs="Arial"/>
                <w:color w:val="000000"/>
                <w:sz w:val="24"/>
                <w:szCs w:val="24"/>
              </w:rPr>
            </w:pPr>
            <w:ins w:id="2280" w:author="Héctor Bahamonde" w:date="2026-08-10T18:53:00Z">
              <w:r w:rsidRPr="008372F6">
                <w:rPr>
                  <w:rFonts w:ascii="Arial" w:hAnsi="Arial" w:cs="Arial"/>
                  <w:color w:val="000000"/>
                  <w:sz w:val="24"/>
                  <w:szCs w:val="24"/>
                </w:rPr>
                <w:t>No (unweighted)</w:t>
              </w:r>
            </w:ins>
          </w:p>
        </w:tc>
      </w:tr>
    </w:tbl>
    <w:p w14:paraId="6C9D9F10" w14:textId="14E8933F" w:rsidR="0036653B" w:rsidRPr="008372F6" w:rsidRDefault="0036653B">
      <w:pPr>
        <w:spacing w:before="120" w:after="120" w:line="360" w:lineRule="auto"/>
        <w:jc w:val="both"/>
        <w:rPr>
          <w:ins w:id="2281" w:author="Héctor Bahamonde" w:date="2026-08-10T18:55:00Z"/>
          <w:rFonts w:ascii="Arial" w:hAnsi="Arial" w:cs="Arial"/>
          <w:sz w:val="24"/>
          <w:szCs w:val="24"/>
        </w:rPr>
        <w:pPrChange w:id="2282" w:author="Héctor Bahamonde" w:date="2026-08-10T18:56:00Z">
          <w:pPr>
            <w:spacing w:before="120" w:after="120" w:line="480" w:lineRule="auto"/>
          </w:pPr>
        </w:pPrChange>
      </w:pPr>
      <w:ins w:id="2283" w:author="Héctor Bahamonde" w:date="2026-08-10T18:56:00Z">
        <w:r w:rsidRPr="008372F6">
          <w:rPr>
            <w:rFonts w:ascii="Arial" w:hAnsi="Arial" w:cs="Arial"/>
            <w:sz w:val="24"/>
            <w:szCs w:val="24"/>
          </w:rPr>
          <w:br/>
        </w:r>
      </w:ins>
      <w:ins w:id="2284" w:author="Héctor Bahamonde" w:date="2026-08-10T18:55:00Z">
        <w:r w:rsidRPr="00EA5F79">
          <w:rPr>
            <w:rFonts w:ascii="Arial" w:hAnsi="Arial" w:cs="Arial"/>
            <w:b/>
            <w:bCs/>
            <w:sz w:val="24"/>
            <w:szCs w:val="24"/>
            <w:rPrChange w:id="2285" w:author="Héctor Bahamonde" w:date="2026-09-18T11:11:00Z" w16du:dateUtc="2026-09-18T09:11:00Z">
              <w:rPr>
                <w:rFonts w:ascii="Arial" w:hAnsi="Arial" w:cs="Arial"/>
                <w:sz w:val="24"/>
                <w:szCs w:val="24"/>
              </w:rPr>
            </w:rPrChange>
          </w:rPr>
          <w:t>Note</w:t>
        </w:r>
        <w:r w:rsidRPr="008372F6">
          <w:rPr>
            <w:rFonts w:ascii="Arial" w:hAnsi="Arial" w:cs="Arial"/>
            <w:sz w:val="24"/>
            <w:szCs w:val="24"/>
          </w:rPr>
          <w:t xml:space="preserve">: This table reproduces the specifications reported in </w:t>
        </w:r>
      </w:ins>
      <w:ins w:id="2286" w:author="Héctor Bahamonde" w:date="2026-09-18T11:13:00Z" w16du:dateUtc="2026-09-18T09:13:00Z">
        <w:r w:rsidR="00EA5F79">
          <w:rPr>
            <w:rFonts w:ascii="Arial" w:hAnsi="Arial" w:cs="Arial"/>
            <w:sz w:val="24"/>
            <w:szCs w:val="24"/>
          </w:rPr>
          <w:t>Table OA1</w:t>
        </w:r>
      </w:ins>
      <w:ins w:id="2287" w:author="Héctor Bahamonde" w:date="2026-08-10T18:55:00Z">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ins>
      <w:ins w:id="2288" w:author="Héctor Bahamonde" w:date="2026-09-18T11:13:00Z" w16du:dateUtc="2026-09-18T09:13:00Z">
        <w:r w:rsidR="00EA5F79">
          <w:rPr>
            <w:rFonts w:ascii="Arial" w:hAnsi="Arial" w:cs="Arial"/>
            <w:sz w:val="24"/>
            <w:szCs w:val="24"/>
          </w:rPr>
          <w:t>Table OA1</w:t>
        </w:r>
      </w:ins>
      <w:ins w:id="2289" w:author="Héctor Bahamonde" w:date="2026-08-10T18:55:00Z">
        <w:r w:rsidRPr="008372F6">
          <w:rPr>
            <w:rFonts w:ascii="Arial" w:hAnsi="Arial" w:cs="Arial"/>
            <w:sz w:val="24"/>
            <w:szCs w:val="24"/>
          </w:rPr>
          <w:t xml:space="preserve">. Brackets contain 95% confidence intervals. Sample sizes, log likelihoods, AIC, and BIC are reported at the bottom. </w:t>
        </w:r>
      </w:ins>
    </w:p>
    <w:p w14:paraId="383B2FBD" w14:textId="75EC0AAA" w:rsidR="007A1B9C" w:rsidRPr="008372F6" w:rsidRDefault="0036653B">
      <w:pPr>
        <w:spacing w:before="120" w:after="120" w:line="360" w:lineRule="auto"/>
        <w:jc w:val="both"/>
        <w:rPr>
          <w:rFonts w:ascii="Arial" w:hAnsi="Arial" w:cs="Arial"/>
          <w:sz w:val="24"/>
          <w:szCs w:val="24"/>
        </w:rPr>
        <w:pPrChange w:id="2290" w:author="Héctor Bahamonde" w:date="2026-08-10T18:56:00Z">
          <w:pPr>
            <w:spacing w:before="120" w:after="120" w:line="480" w:lineRule="auto"/>
          </w:pPr>
        </w:pPrChange>
      </w:pPr>
      <w:ins w:id="2291" w:author="Héctor Bahamonde" w:date="2026-08-10T18:55:00Z">
        <w:r w:rsidRPr="008372F6">
          <w:rPr>
            <w:rFonts w:ascii="Arial" w:hAnsi="Arial" w:cs="Arial"/>
            <w:sz w:val="24"/>
            <w:szCs w:val="24"/>
          </w:rPr>
          <w:t>+ p &lt; 0.10, * p &lt; 0.05, ** p &lt; 0.01, *** p &lt; 0.001.</w:t>
        </w:r>
      </w:ins>
    </w:p>
    <w:sectPr w:rsidR="007A1B9C" w:rsidRPr="008372F6">
      <w:footerReference w:type="default" r:id="rId18"/>
      <w:pgSz w:w="12240" w:h="15840"/>
      <w:pgMar w:top="1820" w:right="1080" w:bottom="1080" w:left="1080" w:header="0" w:footer="8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2" w:author="Katri Aaltonen" w:date="2026-08-23T11:02:00Z" w:initials="KA">
    <w:p w14:paraId="38ACE4D4" w14:textId="77777777" w:rsidR="003D7409" w:rsidRPr="003D7409" w:rsidRDefault="003D7409" w:rsidP="003D7409">
      <w:pPr>
        <w:pStyle w:val="CommentText"/>
        <w:rPr>
          <w:highlight w:val="yellow"/>
        </w:rPr>
      </w:pPr>
      <w:r>
        <w:rPr>
          <w:rStyle w:val="CommentReference"/>
        </w:rPr>
        <w:annotationRef/>
      </w:r>
      <w:r w:rsidRPr="003D7409">
        <w:rPr>
          <w:highlight w:val="yellow"/>
        </w:rPr>
        <w:t xml:space="preserve">This is to address Reviewer 2 comment 1. Draft answer: </w:t>
      </w:r>
    </w:p>
    <w:p w14:paraId="4402A929" w14:textId="5BD359FA" w:rsidR="003D7409" w:rsidRDefault="003D7409" w:rsidP="003D7409">
      <w:pPr>
        <w:pStyle w:val="CommentText"/>
      </w:pPr>
      <w:r w:rsidRPr="003D7409">
        <w:rPr>
          <w:highlight w:val="yellow"/>
        </w:rPr>
        <w:t>We thank the Reviewer for raising this important point. This issue is one of the main motivations for the study and is reflected in the choice of the vignette and the policy implications of the findings. To make this more explicit, we have also highlighted this point in the first paragraph of the Introduction.</w:t>
      </w:r>
    </w:p>
  </w:comment>
  <w:comment w:id="196" w:author="Katri Aaltonen" w:date="2026-08-23T11:35:00Z" w:initials="KA">
    <w:p w14:paraId="6E909E09" w14:textId="749E4DE4" w:rsidR="00F3033A" w:rsidRDefault="00F3033A">
      <w:pPr>
        <w:pStyle w:val="CommentText"/>
      </w:pPr>
      <w:r>
        <w:rPr>
          <w:rStyle w:val="CommentReference"/>
        </w:rPr>
        <w:annotationRef/>
      </w:r>
      <w:r>
        <w:t xml:space="preserve">I don’t think this is needed if we need to shorten. </w:t>
      </w:r>
    </w:p>
  </w:comment>
  <w:comment w:id="299" w:author="Microsoft Office User" w:date="2026-09-11T15:32:00Z" w:initials="MOU">
    <w:p w14:paraId="6DF9F68B" w14:textId="2BE2509F" w:rsidR="000B052A" w:rsidRDefault="000B052A">
      <w:pPr>
        <w:pStyle w:val="CommentText"/>
      </w:pPr>
      <w:r>
        <w:rPr>
          <w:rStyle w:val="CommentReference"/>
        </w:rPr>
        <w:annotationRef/>
      </w:r>
      <w:r w:rsidRPr="000B052A">
        <w:rPr>
          <w:highlight w:val="yellow"/>
        </w:rPr>
        <w:t xml:space="preserve">Referee 1, comment 11: </w:t>
      </w:r>
      <w:r w:rsidRPr="000B052A">
        <w:rPr>
          <w:rFonts w:ascii="Calibri" w:hAnsi="Calibri" w:cs="Calibri"/>
          <w:color w:val="212121"/>
          <w:sz w:val="22"/>
          <w:szCs w:val="22"/>
          <w:highlight w:val="yellow"/>
        </w:rPr>
        <w:t>The contribution to the existing literature needs to be clearer. Prior studies have already examined framing, opportunity costs, and public preferences in priority setting. Since this study does not test institutional insulation, the authors should explain its contribution as a focused framing study.</w:t>
      </w:r>
    </w:p>
    <w:p w14:paraId="188A7067" w14:textId="77777777" w:rsidR="000B052A" w:rsidRDefault="000B052A">
      <w:pPr>
        <w:pStyle w:val="CommentText"/>
      </w:pPr>
    </w:p>
    <w:p w14:paraId="7AF09CC8" w14:textId="7BBBB112" w:rsidR="000B052A" w:rsidRDefault="000B052A">
      <w:pPr>
        <w:pStyle w:val="CommentText"/>
      </w:pPr>
    </w:p>
  </w:comment>
  <w:comment w:id="317" w:author="Katri Aaltonen" w:date="2026-08-23T11:42:00Z" w:initials="KA">
    <w:p w14:paraId="4251D538" w14:textId="763AAC1C" w:rsidR="00DA3B00" w:rsidRDefault="00DA3B00">
      <w:pPr>
        <w:pStyle w:val="CommentText"/>
      </w:pPr>
      <w:r>
        <w:rPr>
          <w:rStyle w:val="CommentReference"/>
        </w:rPr>
        <w:annotationRef/>
      </w:r>
      <w:r>
        <w:t>Mostly already told somewhere else, so could be shortened here?</w:t>
      </w:r>
    </w:p>
  </w:comment>
  <w:comment w:id="361" w:author="Katri Aaltonen" w:date="2026-08-23T10:37:00Z" w:initials="KA">
    <w:p w14:paraId="7922B781" w14:textId="77777777" w:rsidR="00DC5724" w:rsidRDefault="00DC5724" w:rsidP="00DC5724">
      <w:pPr>
        <w:pStyle w:val="CommentText"/>
      </w:pPr>
      <w:r>
        <w:rPr>
          <w:rStyle w:val="CommentReference"/>
        </w:rPr>
        <w:annotationRef/>
      </w:r>
      <w:r>
        <w:t xml:space="preserve">This is to address Reviewer 1 comment 14. Draft answer: </w:t>
      </w:r>
    </w:p>
    <w:p w14:paraId="0CB4A1E3" w14:textId="09C62E86" w:rsidR="00DC5724" w:rsidRDefault="00DC5724" w:rsidP="00DC5724">
      <w:pPr>
        <w:pStyle w:val="CommentText"/>
      </w:pPr>
      <w:r>
        <w:t>We thank the Reviewer for this important comment. We acknowledge that communicating highly technical clinical study outcomes to the general population can be challenging. In this respect, the vignette reflects the complexities of real-world health communication. Nevertheless, any effect of the wording is likely to have been similar across study arms, as all respondents received the same vignette. We have now explained this in more detail in the manuscript (please see ...)</w:t>
      </w:r>
    </w:p>
  </w:comment>
  <w:comment w:id="388" w:author="Katri Aaltonen" w:date="2026-08-23T10:34:00Z" w:initials="KA">
    <w:p w14:paraId="62643D49" w14:textId="62B3DC19" w:rsidR="00DC5724" w:rsidRDefault="00DC5724">
      <w:pPr>
        <w:pStyle w:val="CommentText"/>
      </w:pPr>
      <w:r>
        <w:rPr>
          <w:rStyle w:val="CommentReference"/>
        </w:rPr>
        <w:annotationRef/>
      </w:r>
      <w:r w:rsidRPr="00DC5724">
        <w:rPr>
          <w:highlight w:val="yellow"/>
        </w:rPr>
        <w:t xml:space="preserve">Diederich, A., Salzmann, D. Public preferences regarding therapeutic benefit, costs of a medical treatment and evidence-based medicine as prioritization criteria. </w:t>
      </w:r>
      <w:r w:rsidRPr="00DC5724">
        <w:rPr>
          <w:i/>
          <w:iCs/>
          <w:highlight w:val="yellow"/>
        </w:rPr>
        <w:t>J Public Health</w:t>
      </w:r>
      <w:r w:rsidRPr="00DC5724">
        <w:rPr>
          <w:highlight w:val="yellow"/>
        </w:rPr>
        <w:t xml:space="preserve"> </w:t>
      </w:r>
      <w:r w:rsidRPr="00DC5724">
        <w:rPr>
          <w:b/>
          <w:bCs/>
          <w:highlight w:val="yellow"/>
        </w:rPr>
        <w:t>23</w:t>
      </w:r>
      <w:r w:rsidRPr="00DC5724">
        <w:rPr>
          <w:highlight w:val="yellow"/>
        </w:rPr>
        <w:t>, 137–148 (2015). https://doi.org/10.1007/s10389-015-0663-x</w:t>
      </w:r>
    </w:p>
  </w:comment>
  <w:comment w:id="396" w:author="Katri Aaltonen" w:date="2026-08-23T10:35:00Z" w:initials="KA">
    <w:p w14:paraId="3574701D" w14:textId="0AADE2D7" w:rsidR="00DC5724" w:rsidRDefault="00DC5724">
      <w:pPr>
        <w:pStyle w:val="CommentText"/>
      </w:pPr>
      <w:r>
        <w:rPr>
          <w:rStyle w:val="CommentReference"/>
        </w:rPr>
        <w:annotationRef/>
      </w:r>
      <w:r>
        <w:t>Took this out to shorten</w:t>
      </w:r>
    </w:p>
  </w:comment>
  <w:comment w:id="920" w:author="Katri Aaltonen" w:date="2026-08-23T11:16:00Z" w:initials="KA">
    <w:p w14:paraId="6365CC0B" w14:textId="20804F3C" w:rsidR="00012835" w:rsidRDefault="00012835">
      <w:pPr>
        <w:pStyle w:val="CommentText"/>
      </w:pPr>
      <w:r>
        <w:rPr>
          <w:rStyle w:val="CommentReference"/>
        </w:rPr>
        <w:annotationRef/>
      </w:r>
      <w:r w:rsidRPr="00311AF7">
        <w:rPr>
          <w:highlight w:val="yellow"/>
        </w:rPr>
        <w:t>This could be left out here for brevity</w:t>
      </w:r>
    </w:p>
  </w:comment>
  <w:comment w:id="921" w:author="Héctor Bahamonde" w:date="2026-08-24T12:17:00Z" w:initials="HB">
    <w:p w14:paraId="034D4A20" w14:textId="77777777" w:rsidR="0010630B" w:rsidRDefault="0010630B" w:rsidP="0010630B">
      <w:r>
        <w:rPr>
          <w:rStyle w:val="CommentReference"/>
        </w:rPr>
        <w:annotationRef/>
      </w:r>
      <w:r w:rsidRPr="00311AF7">
        <w:rPr>
          <w:sz w:val="20"/>
          <w:szCs w:val="20"/>
          <w:highlight w:val="yellow"/>
        </w:rPr>
        <w:t>But I think R1 wanted to hear this limitation.</w:t>
      </w:r>
      <w:r>
        <w:rPr>
          <w:sz w:val="20"/>
          <w:szCs w:val="20"/>
        </w:rPr>
        <w:t xml:space="preserve"> </w:t>
      </w:r>
    </w:p>
  </w:comment>
  <w:comment w:id="922" w:author="Microsoft Office User" w:date="2026-09-11T15:03:00Z" w:initials="MOU">
    <w:p w14:paraId="09EDA703" w14:textId="76E194BF" w:rsidR="00311AF7" w:rsidRDefault="00311AF7">
      <w:pPr>
        <w:pStyle w:val="CommentText"/>
      </w:pPr>
      <w:r>
        <w:rPr>
          <w:rStyle w:val="CommentReference"/>
        </w:rPr>
        <w:annotationRef/>
      </w:r>
      <w:r w:rsidRPr="00311AF7">
        <w:rPr>
          <w:highlight w:val="yellow"/>
        </w:rPr>
        <w:t>Perhaps we should move this discussion to the section that we are discussing limitations</w:t>
      </w:r>
    </w:p>
  </w:comment>
  <w:comment w:id="923" w:author="Héctor Bahamonde" w:date="2026-09-18T13:28:00Z" w:initials="HB">
    <w:p w14:paraId="3C7A3586" w14:textId="77777777" w:rsidR="000F61A9" w:rsidRDefault="000F61A9" w:rsidP="000F61A9">
      <w:r>
        <w:rPr>
          <w:rStyle w:val="CommentReference"/>
        </w:rPr>
        <w:annotationRef/>
      </w:r>
      <w:r>
        <w:rPr>
          <w:sz w:val="20"/>
          <w:szCs w:val="20"/>
        </w:rPr>
        <w:t xml:space="preserve">I think it might make sense to have it here, given that we're talking about the frames (so addressing the length of the frames, as per R1) kind of make sense? What do you think? </w:t>
      </w:r>
    </w:p>
  </w:comment>
  <w:comment w:id="928" w:author="Katri Aaltonen" w:date="2026-08-23T11:18:00Z" w:initials="KA">
    <w:p w14:paraId="44D29413" w14:textId="6F7921EC" w:rsidR="00012835" w:rsidRDefault="00012835">
      <w:pPr>
        <w:pStyle w:val="CommentText"/>
      </w:pPr>
      <w:r w:rsidRPr="00C46DFD">
        <w:rPr>
          <w:rStyle w:val="CommentReference"/>
          <w:highlight w:val="yellow"/>
        </w:rPr>
        <w:annotationRef/>
      </w:r>
      <w:r w:rsidRPr="00C46DFD">
        <w:rPr>
          <w:highlight w:val="yellow"/>
        </w:rPr>
        <w:t>Should this be left out to keep more concise and more closely related to the results?</w:t>
      </w:r>
      <w:r w:rsidR="00DA3B00" w:rsidRPr="00C46DFD">
        <w:rPr>
          <w:highlight w:val="yellow"/>
        </w:rPr>
        <w:t xml:space="preserve"> In relation to reviewer 1 comment 13</w:t>
      </w:r>
    </w:p>
  </w:comment>
  <w:comment w:id="929" w:author="Héctor Bahamonde" w:date="2026-09-18T13:30:00Z" w:initials="HB">
    <w:p w14:paraId="5431B85B" w14:textId="77777777" w:rsidR="00C52AF8" w:rsidRDefault="00C52AF8" w:rsidP="00C52AF8">
      <w:r>
        <w:rPr>
          <w:rStyle w:val="CommentReference"/>
        </w:rPr>
        <w:annotationRef/>
      </w:r>
      <w:r>
        <w:rPr>
          <w:sz w:val="20"/>
          <w:szCs w:val="20"/>
        </w:rPr>
        <w:t xml:space="preserve">Yes. I shortened by half. </w:t>
      </w:r>
    </w:p>
  </w:comment>
  <w:comment w:id="970" w:author="Katri Aaltonen" w:date="2026-08-23T11:46:00Z" w:initials="KA">
    <w:p w14:paraId="6F51F73B" w14:textId="28EAC246" w:rsidR="00DA3B00" w:rsidRDefault="00DA3B00">
      <w:pPr>
        <w:pStyle w:val="CommentText"/>
      </w:pPr>
      <w:r>
        <w:rPr>
          <w:rStyle w:val="CommentReference"/>
        </w:rPr>
        <w:annotationRef/>
      </w:r>
      <w:r>
        <w:t>Also this could be left out for R1 comment 13</w:t>
      </w:r>
    </w:p>
  </w:comment>
  <w:comment w:id="992" w:author="Katri Aaltonen" w:date="2026-08-23T11:46:00Z" w:initials="KA">
    <w:p w14:paraId="1C0DB9F7" w14:textId="52E34C7F" w:rsidR="00DA3B00" w:rsidRDefault="00DA3B00">
      <w:pPr>
        <w:pStyle w:val="CommentText"/>
      </w:pPr>
      <w:r>
        <w:rPr>
          <w:rStyle w:val="CommentReference"/>
        </w:rPr>
        <w:annotationRef/>
      </w:r>
      <w:r>
        <w:t>Also shorten for reviewer 1 comment 13</w:t>
      </w:r>
    </w:p>
  </w:comment>
  <w:comment w:id="1024" w:author="Microsoft Office User" w:date="2026-09-13T20:45:00Z" w:initials="MOU">
    <w:p w14:paraId="500E3FA5" w14:textId="3B7567B6" w:rsidR="00E50AB6" w:rsidRDefault="00E50AB6">
      <w:pPr>
        <w:pStyle w:val="CommentText"/>
      </w:pPr>
      <w:r>
        <w:rPr>
          <w:rStyle w:val="CommentReference"/>
        </w:rPr>
        <w:annotationRef/>
      </w:r>
      <w:r w:rsidRPr="00E50AB6">
        <w:rPr>
          <w:highlight w:val="yellow"/>
        </w:rPr>
        <w:t>Hector, check that these are in line with journal’s instructions</w:t>
      </w:r>
    </w:p>
    <w:p w14:paraId="0A54B1E5" w14:textId="6E394D05" w:rsidR="00E50AB6" w:rsidRDefault="00E50AB6">
      <w:pPr>
        <w:pStyle w:val="CommentText"/>
      </w:pPr>
    </w:p>
  </w:comment>
  <w:comment w:id="1025" w:author="Héctor Bahamonde" w:date="2026-09-17T10:03:00Z" w:initials="HB">
    <w:p w14:paraId="16122772" w14:textId="77777777" w:rsidR="00F20990" w:rsidRDefault="00F20990" w:rsidP="00F20990">
      <w:r>
        <w:rPr>
          <w:rStyle w:val="CommentReference"/>
        </w:rPr>
        <w:annotationRef/>
      </w:r>
      <w:r>
        <w:rPr>
          <w:sz w:val="20"/>
          <w:szCs w:val="20"/>
        </w:rPr>
        <w:t>"</w:t>
      </w:r>
      <w:r>
        <w:rPr>
          <w:color w:val="1F1F1F"/>
          <w:sz w:val="20"/>
          <w:szCs w:val="20"/>
        </w:rPr>
        <w:t>References can be in any style or format as long as the style is consistent."</w:t>
      </w:r>
    </w:p>
    <w:p w14:paraId="5180068C" w14:textId="77777777" w:rsidR="00F20990" w:rsidRDefault="00F20990" w:rsidP="00F20990"/>
    <w:p w14:paraId="37AE89FA" w14:textId="77777777" w:rsidR="00F20990" w:rsidRDefault="00F20990" w:rsidP="00F20990">
      <w:hyperlink r:id="rId1" w:anchor="writing-and-formatting-references" w:history="1">
        <w:r w:rsidRPr="00C165AD">
          <w:rPr>
            <w:rStyle w:val="Hyperlink"/>
            <w:sz w:val="20"/>
            <w:szCs w:val="20"/>
          </w:rPr>
          <w:t>https://www.sciencedirect.com/journal/social-science-and-medicine/publish/guide-for-authors#writing-and-formatting-references</w:t>
        </w:r>
      </w:hyperlink>
    </w:p>
  </w:comment>
  <w:comment w:id="1042" w:author="Microsoft Office User" w:date="2026-09-11T14:51:00Z" w:initials="MOU">
    <w:p w14:paraId="2A80F91E" w14:textId="77777777" w:rsidR="000E7832" w:rsidRDefault="000E7832">
      <w:pPr>
        <w:pStyle w:val="CommentText"/>
      </w:pPr>
      <w:r>
        <w:rPr>
          <w:rStyle w:val="CommentReference"/>
        </w:rPr>
        <w:annotationRef/>
      </w:r>
    </w:p>
    <w:p w14:paraId="7BC952AA" w14:textId="77777777" w:rsidR="000E7832" w:rsidRDefault="000E7832">
      <w:pPr>
        <w:pStyle w:val="CommentText"/>
      </w:pPr>
      <w:r>
        <w:t>Not cited above</w:t>
      </w:r>
    </w:p>
    <w:p w14:paraId="705FE4B2" w14:textId="71FEDF8F" w:rsidR="000E7832" w:rsidRDefault="000E783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02A929" w15:done="0"/>
  <w15:commentEx w15:paraId="6E909E09" w15:done="0"/>
  <w15:commentEx w15:paraId="7AF09CC8" w15:done="0"/>
  <w15:commentEx w15:paraId="4251D538" w15:done="1"/>
  <w15:commentEx w15:paraId="0CB4A1E3" w15:done="0"/>
  <w15:commentEx w15:paraId="62643D49" w15:done="1"/>
  <w15:commentEx w15:paraId="3574701D" w15:done="1"/>
  <w15:commentEx w15:paraId="6365CC0B" w15:done="0"/>
  <w15:commentEx w15:paraId="034D4A20" w15:paraIdParent="6365CC0B" w15:done="0"/>
  <w15:commentEx w15:paraId="09EDA703" w15:paraIdParent="6365CC0B" w15:done="0"/>
  <w15:commentEx w15:paraId="3C7A3586" w15:paraIdParent="6365CC0B" w15:done="0"/>
  <w15:commentEx w15:paraId="44D29413" w15:done="0"/>
  <w15:commentEx w15:paraId="5431B85B" w15:paraIdParent="44D29413" w15:done="0"/>
  <w15:commentEx w15:paraId="6F51F73B" w15:done="1"/>
  <w15:commentEx w15:paraId="1C0DB9F7" w15:done="1"/>
  <w15:commentEx w15:paraId="0A54B1E5" w15:done="1"/>
  <w15:commentEx w15:paraId="37AE89FA" w15:paraIdParent="0A54B1E5" w15:done="1"/>
  <w15:commentEx w15:paraId="705FE4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51A7CBF" w16cex:dateUtc="2026-08-23T08:02:00Z"/>
  <w16cex:commentExtensible w16cex:durableId="3F4BB1F7" w16cex:dateUtc="2026-08-23T08:35:00Z"/>
  <w16cex:commentExtensible w16cex:durableId="03342E71" w16cex:dateUtc="2026-09-11T12:32:00Z"/>
  <w16cex:commentExtensible w16cex:durableId="76EB4FB9" w16cex:dateUtc="2026-08-23T08:42:00Z">
    <w16cex:extLst>
      <w16:ext w16:uri="{CE6994B0-6A32-4C9F-8C6B-6E91EDA988CE}">
        <cr:reactions xmlns:cr="http://schemas.microsoft.com/office/comments/2020/reactions">
          <cr:reaction reactionType="1">
            <cr:reactionInfo dateUtc="2026-09-18T11:25:22Z">
              <cr:user userId="S::hibano@utu.fi::ecb50e0b-e343-4ba5-bd40-e9b2004cf172" userProvider="AD" userName="Héctor Bahamonde"/>
            </cr:reactionInfo>
          </cr:reaction>
        </cr:reactions>
      </w16:ext>
    </w16cex:extLst>
  </w16cex:commentExtensible>
  <w16cex:commentExtensible w16cex:durableId="49ABD318" w16cex:dateUtc="2026-08-23T07:37:00Z"/>
  <w16cex:commentExtensible w16cex:durableId="574BCD28" w16cex:dateUtc="2026-08-23T07:34:00Z">
    <w16cex:extLst>
      <w16:ext w16:uri="{CE6994B0-6A32-4C9F-8C6B-6E91EDA988CE}">
        <cr:reactions xmlns:cr="http://schemas.microsoft.com/office/comments/2020/reactions">
          <cr:reaction reactionType="1">
            <cr:reactionInfo dateUtc="2026-09-18T11:25:55Z">
              <cr:user userId="S::hibano@utu.fi::ecb50e0b-e343-4ba5-bd40-e9b2004cf172" userProvider="AD" userName="Héctor Bahamonde"/>
            </cr:reactionInfo>
          </cr:reaction>
        </cr:reactions>
      </w16:ext>
    </w16cex:extLst>
  </w16cex:commentExtensible>
  <w16cex:commentExtensible w16cex:durableId="1C255C68" w16cex:dateUtc="2026-08-23T07:35:00Z">
    <w16cex:extLst>
      <w16:ext w16:uri="{CE6994B0-6A32-4C9F-8C6B-6E91EDA988CE}">
        <cr:reactions xmlns:cr="http://schemas.microsoft.com/office/comments/2020/reactions">
          <cr:reaction reactionType="1">
            <cr:reactionInfo dateUtc="2026-09-18T11:26:04Z">
              <cr:user userId="S::hibano@utu.fi::ecb50e0b-e343-4ba5-bd40-e9b2004cf172" userProvider="AD" userName="Héctor Bahamonde"/>
            </cr:reactionInfo>
          </cr:reaction>
        </cr:reactions>
      </w16:ext>
    </w16cex:extLst>
  </w16cex:commentExtensible>
  <w16cex:commentExtensible w16cex:durableId="5BAB5840" w16cex:dateUtc="2026-08-23T08:16:00Z"/>
  <w16cex:commentExtensible w16cex:durableId="743E1B4A" w16cex:dateUtc="2026-08-24T09:17:00Z"/>
  <w16cex:commentExtensible w16cex:durableId="2128378E" w16cex:dateUtc="2026-09-11T12:03:00Z"/>
  <w16cex:commentExtensible w16cex:durableId="2B19B35E" w16cex:dateUtc="2026-09-18T11:28:00Z"/>
  <w16cex:commentExtensible w16cex:durableId="0C2EC301" w16cex:dateUtc="2026-08-23T08:18:00Z">
    <w16cex:extLst>
      <w16:ext w16:uri="{CE6994B0-6A32-4C9F-8C6B-6E91EDA988CE}">
        <cr:reactions xmlns:cr="http://schemas.microsoft.com/office/comments/2020/reactions">
          <cr:reaction reactionType="1">
            <cr:reactionInfo dateUtc="2026-09-18T11:30:54Z">
              <cr:user userId="S::hibano@utu.fi::ecb50e0b-e343-4ba5-bd40-e9b2004cf172" userProvider="AD" userName="Héctor Bahamonde"/>
            </cr:reactionInfo>
          </cr:reaction>
        </cr:reactions>
      </w16:ext>
    </w16cex:extLst>
  </w16cex:commentExtensible>
  <w16cex:commentExtensible w16cex:durableId="260AFDF7" w16cex:dateUtc="2026-09-18T11:30:00Z"/>
  <w16cex:commentExtensible w16cex:durableId="76FBD561" w16cex:dateUtc="2026-08-23T08:46:00Z">
    <w16cex:extLst>
      <w16:ext w16:uri="{CE6994B0-6A32-4C9F-8C6B-6E91EDA988CE}">
        <cr:reactions xmlns:cr="http://schemas.microsoft.com/office/comments/2020/reactions">
          <cr:reaction reactionType="1">
            <cr:reactionInfo dateUtc="2026-09-18T11:31:33Z">
              <cr:user userId="S::hibano@utu.fi::ecb50e0b-e343-4ba5-bd40-e9b2004cf172" userProvider="AD" userName="Héctor Bahamonde"/>
            </cr:reactionInfo>
          </cr:reaction>
        </cr:reactions>
      </w16:ext>
    </w16cex:extLst>
  </w16cex:commentExtensible>
  <w16cex:commentExtensible w16cex:durableId="0F9E876F" w16cex:dateUtc="2026-08-23T08:46:00Z">
    <w16cex:extLst>
      <w16:ext w16:uri="{CE6994B0-6A32-4C9F-8C6B-6E91EDA988CE}">
        <cr:reactions xmlns:cr="http://schemas.microsoft.com/office/comments/2020/reactions">
          <cr:reaction reactionType="1">
            <cr:reactionInfo dateUtc="2026-09-18T11:31:57Z">
              <cr:user userId="S::hibano@utu.fi::ecb50e0b-e343-4ba5-bd40-e9b2004cf172" userProvider="AD" userName="Héctor Bahamonde"/>
            </cr:reactionInfo>
          </cr:reaction>
        </cr:reactions>
      </w16:ext>
    </w16cex:extLst>
  </w16cex:commentExtensible>
  <w16cex:commentExtensible w16cex:durableId="05A448EE" w16cex:dateUtc="2026-09-13T17:45:00Z">
    <w16cex:extLst>
      <w16:ext w16:uri="{CE6994B0-6A32-4C9F-8C6B-6E91EDA988CE}">
        <cr:reactions xmlns:cr="http://schemas.microsoft.com/office/comments/2020/reactions">
          <cr:reaction reactionType="1">
            <cr:reactionInfo dateUtc="2026-09-17T08:11:02Z">
              <cr:user userId="S::hibano@utu.fi::ecb50e0b-e343-4ba5-bd40-e9b2004cf172" userProvider="AD" userName="Héctor Bahamonde"/>
            </cr:reactionInfo>
          </cr:reaction>
        </cr:reactions>
      </w16:ext>
    </w16cex:extLst>
  </w16cex:commentExtensible>
  <w16cex:commentExtensible w16cex:durableId="726A3FCC" w16cex:dateUtc="2026-09-17T08:03:00Z"/>
  <w16cex:commentExtensible w16cex:durableId="7323547A" w16cex:dateUtc="2026-09-11T11:51:00Z">
    <w16cex:extLst>
      <w16:ext w16:uri="{CE6994B0-6A32-4C9F-8C6B-6E91EDA988CE}">
        <cr:reactions xmlns:cr="http://schemas.microsoft.com/office/comments/2020/reactions">
          <cr:reaction reactionType="1">
            <cr:reactionInfo dateUtc="2026-09-17T08:03:59Z">
              <cr:user userId="S::hibano@utu.fi::ecb50e0b-e343-4ba5-bd40-e9b2004cf172" userProvider="AD" userName="Héctor Bahamond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02A929" w16cid:durableId="251A7CBF"/>
  <w16cid:commentId w16cid:paraId="6E909E09" w16cid:durableId="3F4BB1F7"/>
  <w16cid:commentId w16cid:paraId="7AF09CC8" w16cid:durableId="03342E71"/>
  <w16cid:commentId w16cid:paraId="4251D538" w16cid:durableId="76EB4FB9"/>
  <w16cid:commentId w16cid:paraId="0CB4A1E3" w16cid:durableId="49ABD318"/>
  <w16cid:commentId w16cid:paraId="62643D49" w16cid:durableId="574BCD28"/>
  <w16cid:commentId w16cid:paraId="3574701D" w16cid:durableId="1C255C68"/>
  <w16cid:commentId w16cid:paraId="6365CC0B" w16cid:durableId="5BAB5840"/>
  <w16cid:commentId w16cid:paraId="034D4A20" w16cid:durableId="743E1B4A"/>
  <w16cid:commentId w16cid:paraId="09EDA703" w16cid:durableId="2128378E"/>
  <w16cid:commentId w16cid:paraId="3C7A3586" w16cid:durableId="2B19B35E"/>
  <w16cid:commentId w16cid:paraId="44D29413" w16cid:durableId="0C2EC301"/>
  <w16cid:commentId w16cid:paraId="5431B85B" w16cid:durableId="260AFDF7"/>
  <w16cid:commentId w16cid:paraId="6F51F73B" w16cid:durableId="76FBD561"/>
  <w16cid:commentId w16cid:paraId="1C0DB9F7" w16cid:durableId="0F9E876F"/>
  <w16cid:commentId w16cid:paraId="0A54B1E5" w16cid:durableId="05A448EE"/>
  <w16cid:commentId w16cid:paraId="37AE89FA" w16cid:durableId="726A3FCC"/>
  <w16cid:commentId w16cid:paraId="705FE4B2" w16cid:durableId="73235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770FB0" w14:textId="77777777" w:rsidR="00AC0C93" w:rsidRDefault="00AC0C93">
      <w:r>
        <w:separator/>
      </w:r>
    </w:p>
  </w:endnote>
  <w:endnote w:type="continuationSeparator" w:id="0">
    <w:p w14:paraId="4B99EC11" w14:textId="77777777" w:rsidR="00AC0C93" w:rsidRDefault="00AC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9A587" w14:textId="73CC920F"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FCC" w14:textId="73F2F4B1"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EFAB1" w14:textId="77777777" w:rsidR="00AC0C93" w:rsidRDefault="00AC0C93">
      <w:r>
        <w:separator/>
      </w:r>
    </w:p>
  </w:footnote>
  <w:footnote w:type="continuationSeparator" w:id="0">
    <w:p w14:paraId="4832CC68" w14:textId="77777777" w:rsidR="00AC0C93" w:rsidRDefault="00AC0C93">
      <w:r>
        <w:continuationSeparator/>
      </w:r>
    </w:p>
  </w:footnote>
  <w:footnote w:id="1">
    <w:p w14:paraId="032D1D89" w14:textId="5FBA5B74" w:rsidR="00175756" w:rsidRDefault="00175756" w:rsidP="00A31498">
      <w:pPr>
        <w:pStyle w:val="FootnoteText"/>
        <w:jc w:val="both"/>
      </w:pPr>
      <w:ins w:id="343" w:author="Héctor Bahamonde" w:date="2026-08-10T19:10:00Z">
        <w:r>
          <w:rPr>
            <w:rStyle w:val="FootnoteReference"/>
          </w:rPr>
          <w:footnoteRef/>
        </w:r>
        <w:r>
          <w:t xml:space="preserve"> </w:t>
        </w:r>
      </w:ins>
      <w:ins w:id="344" w:author="Héctor Bahamonde" w:date="2026-08-10T19:14:00Z">
        <w:r w:rsidR="00F67102" w:rsidRPr="00577D9C">
          <w:t xml:space="preserve">Unweighted models reported in </w:t>
        </w:r>
      </w:ins>
      <w:ins w:id="345" w:author="Héctor Bahamonde" w:date="2026-09-18T11:12:00Z" w16du:dateUtc="2026-09-18T09:12:00Z">
        <w:r w:rsidR="00EA5F79">
          <w:t>Table OA2</w:t>
        </w:r>
      </w:ins>
      <w:ins w:id="346" w:author="Héctor Bahamonde" w:date="2026-08-10T19:14:00Z">
        <w:r w:rsidR="00F67102" w:rsidRPr="00577D9C">
          <w:t xml:space="preserve"> preserve the direction of all eight framing coefficients, and their 95% confidence intervals overlap the corresponding weighted estimates in </w:t>
        </w:r>
      </w:ins>
      <w:ins w:id="347" w:author="Héctor Bahamonde" w:date="2026-09-18T11:13:00Z" w16du:dateUtc="2026-09-18T09:13:00Z">
        <w:r w:rsidR="00EA5F79">
          <w:t>Table OA1</w:t>
        </w:r>
      </w:ins>
      <w:ins w:id="348" w:author="Héctor Bahamonde" w:date="2026-08-10T19:14:00Z">
        <w:r w:rsidR="00F67102" w:rsidRPr="00577D9C">
          <w:t>.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ins>
      <w:del w:id="349" w:author="Héctor Bahamonde" w:date="2026-08-10T19:14:00Z">
        <w:r w:rsidR="00577D9C" w:rsidRPr="00577D9C" w:rsidDel="00F67102">
          <w:delText>Unweighted models reported in Table 1OA preserve the direction of all eight framing coefficients, and their 95% confidence intervals overlap the corresponding weighted estimates in Table 3.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delText>
        </w:r>
      </w:del>
    </w:p>
  </w:footnote>
  <w:footnote w:id="2">
    <w:p w14:paraId="7CD28385" w14:textId="7A23E532" w:rsidR="008209DD" w:rsidRPr="00A83E16" w:rsidRDefault="008209DD" w:rsidP="00A31498">
      <w:pPr>
        <w:pStyle w:val="FootnoteText"/>
        <w:jc w:val="both"/>
      </w:pPr>
      <w:r w:rsidRPr="00A83E16">
        <w:rPr>
          <w:rStyle w:val="FootnoteReference"/>
        </w:rPr>
        <w:footnoteRef/>
      </w:r>
      <w:r w:rsidRPr="00A83E16">
        <w:t xml:space="preserve"> </w:t>
      </w:r>
      <w:del w:id="467" w:author="Héctor Bahamonde" w:date="2026-08-06T15:44:00Z">
        <w:r w:rsidRPr="00A83E16" w:rsidDel="006432B5">
          <w:rPr>
            <w:position w:val="8"/>
            <w:sz w:val="12"/>
          </w:rPr>
          <w:delText>1</w:delText>
        </w:r>
      </w:del>
      <w:r w:rsidRPr="00A83E16">
        <w:rPr>
          <w:sz w:val="18"/>
        </w:rPr>
        <w:t>As a robustness check, we also estimate a</w:t>
      </w:r>
      <w:ins w:id="468" w:author="Héctor Bahamonde" w:date="2026-08-05T17:26:00Z">
        <w:r w:rsidR="001A15AD" w:rsidRPr="00A83E16">
          <w:rPr>
            <w:sz w:val="18"/>
          </w:rPr>
          <w:t>n</w:t>
        </w:r>
      </w:ins>
      <w:r w:rsidRPr="00A83E16">
        <w:rPr>
          <w:sz w:val="18"/>
        </w:rPr>
        <w:t xml:space="preserve"> </w:t>
      </w:r>
      <w:ins w:id="469" w:author="Héctor Bahamonde" w:date="2026-08-05T17:25:00Z">
        <w:r w:rsidR="003A7BEB" w:rsidRPr="00A83E16">
          <w:rPr>
            <w:w w:val="105"/>
          </w:rPr>
          <w:t>ordinal logistic regression</w:t>
        </w:r>
        <w:r w:rsidR="003A7BEB" w:rsidRPr="00A83E16" w:rsidDel="003A7BEB">
          <w:rPr>
            <w:sz w:val="18"/>
          </w:rPr>
          <w:t xml:space="preserve"> </w:t>
        </w:r>
      </w:ins>
      <w:del w:id="470" w:author="Héctor Bahamonde" w:date="2026-08-05T17:25:00Z">
        <w:r w:rsidRPr="00A83E16" w:rsidDel="003A7BEB">
          <w:rPr>
            <w:sz w:val="18"/>
          </w:rPr>
          <w:delText xml:space="preserve">multinomial logit model that relaxes the ordinality assumption </w:delText>
        </w:r>
      </w:del>
      <w:r w:rsidRPr="00A83E16">
        <w:rPr>
          <w:sz w:val="18"/>
        </w:rPr>
        <w:t xml:space="preserve">(see </w:t>
      </w:r>
      <w:ins w:id="471" w:author="Héctor Bahamonde" w:date="2026-09-19T11:25:00Z" w16du:dateUtc="2026-09-19T09:25:00Z">
        <w:r w:rsidR="008778A7" w:rsidRPr="008778A7">
          <w:t>Table OA1</w:t>
        </w:r>
      </w:ins>
      <w:del w:id="472" w:author="Héctor Bahamonde" w:date="2026-09-19T11:25:00Z" w16du:dateUtc="2026-09-19T09:25:00Z">
        <w:r w:rsidDel="008778A7">
          <w:fldChar w:fldCharType="begin"/>
        </w:r>
        <w:r w:rsidDel="008778A7">
          <w:delInstrText>HYPERLINK \l "_bookmark9"</w:delInstrText>
        </w:r>
        <w:r w:rsidDel="008778A7">
          <w:fldChar w:fldCharType="separate"/>
        </w:r>
        <w:r w:rsidRPr="00A83E16" w:rsidDel="008778A7">
          <w:rPr>
            <w:sz w:val="18"/>
          </w:rPr>
          <w:delText>Table</w:delText>
        </w:r>
        <w:r w:rsidDel="008778A7">
          <w:fldChar w:fldCharType="end"/>
        </w:r>
        <w:r w:rsidRPr="00A83E16" w:rsidDel="008778A7">
          <w:rPr>
            <w:sz w:val="18"/>
          </w:rPr>
          <w:delText xml:space="preserve"> 2</w:delText>
        </w:r>
      </w:del>
      <w:r w:rsidRPr="00A83E16">
        <w:rPr>
          <w:sz w:val="18"/>
        </w:rPr>
        <w:t xml:space="preserve">). This </w:t>
      </w:r>
      <w:ins w:id="473" w:author="Héctor Bahamonde" w:date="2026-08-05T17:25:00Z">
        <w:r w:rsidR="003A7BEB" w:rsidRPr="00A83E16">
          <w:rPr>
            <w:sz w:val="18"/>
          </w:rPr>
          <w:t xml:space="preserve">specification excludes </w:t>
        </w:r>
      </w:ins>
      <w:ins w:id="474" w:author="Héctor Bahamonde" w:date="2026-08-05T17:26:00Z">
        <w:r w:rsidR="003A7BEB" w:rsidRPr="00A83E16">
          <w:rPr>
            <w:sz w:val="18"/>
          </w:rPr>
          <w:t xml:space="preserve">the “Don’t know” category </w:t>
        </w:r>
      </w:ins>
      <w:del w:id="475" w:author="Héctor Bahamonde" w:date="2026-08-05T17:26:00Z">
        <w:r w:rsidRPr="00A83E16" w:rsidDel="003A7BEB">
          <w:rPr>
            <w:sz w:val="18"/>
          </w:rPr>
          <w:delText xml:space="preserve">is useful because, although the substantive response options can be ordered from outright rejection to unconditional public funding, the “I don’t know” (n=241) category </w:delText>
        </w:r>
      </w:del>
      <w:ins w:id="476" w:author="Héctor Bahamonde" w:date="2026-08-05T17:26:00Z">
        <w:r w:rsidR="003A7BEB" w:rsidRPr="00A83E16">
          <w:rPr>
            <w:sz w:val="18"/>
          </w:rPr>
          <w:t xml:space="preserve">because it </w:t>
        </w:r>
      </w:ins>
      <w:r w:rsidRPr="00A83E16">
        <w:rPr>
          <w:sz w:val="18"/>
        </w:rPr>
        <w:t xml:space="preserve">is not naturally located on </w:t>
      </w:r>
      <w:del w:id="477" w:author="Héctor Bahamonde" w:date="2026-08-05T17:26:00Z">
        <w:r w:rsidRPr="00A83E16" w:rsidDel="003A7BEB">
          <w:rPr>
            <w:sz w:val="18"/>
          </w:rPr>
          <w:delText xml:space="preserve">that </w:delText>
        </w:r>
      </w:del>
      <w:ins w:id="478" w:author="Héctor Bahamonde" w:date="2026-08-05T17:26:00Z">
        <w:r w:rsidR="003A7BEB" w:rsidRPr="00A83E16">
          <w:rPr>
            <w:sz w:val="18"/>
          </w:rPr>
          <w:t xml:space="preserve">the </w:t>
        </w:r>
      </w:ins>
      <w:r w:rsidRPr="00A83E16">
        <w:rPr>
          <w:sz w:val="18"/>
        </w:rPr>
        <w:t xml:space="preserve">same underlying </w:t>
      </w:r>
      <w:ins w:id="479" w:author="Héctor Bahamonde" w:date="2026-08-05T17:26:00Z">
        <w:r w:rsidR="003A7BEB" w:rsidRPr="00A83E16">
          <w:rPr>
            <w:sz w:val="18"/>
          </w:rPr>
          <w:t xml:space="preserve">answer </w:t>
        </w:r>
      </w:ins>
      <w:r w:rsidRPr="00A83E16">
        <w:rPr>
          <w:spacing w:val="-2"/>
          <w:sz w:val="18"/>
        </w:rPr>
        <w:t>scale</w:t>
      </w:r>
      <w:r w:rsidR="00BB0069" w:rsidRPr="00A83E16">
        <w:rPr>
          <w:spacing w:val="-2"/>
          <w:sz w:val="18"/>
        </w:rPr>
        <w:t>.</w:t>
      </w:r>
      <w:ins w:id="480" w:author="Héctor Bahamonde" w:date="2026-08-06T15:44:00Z">
        <w:r w:rsidR="006432B5" w:rsidRPr="00A83E16">
          <w:rPr>
            <w:spacing w:val="-2"/>
            <w:sz w:val="18"/>
          </w:rPr>
          <w:t xml:space="preserve"> </w:t>
        </w:r>
      </w:ins>
      <w:ins w:id="481" w:author="Héctor Bahamonde" w:date="2026-08-06T15:45:00Z">
        <w:r w:rsidR="006432B5" w:rsidRPr="00A83E16">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del w:id="482" w:author="Microsoft Office User" w:date="2026-09-11T12:21:00Z">
          <w:r w:rsidR="006432B5" w:rsidRPr="00A83E16" w:rsidDel="00A376A8">
            <w:delText xml:space="preserve"> (we thank Reviewer 1 for this suggestion)</w:delText>
          </w:r>
        </w:del>
        <w:r w:rsidR="006432B5" w:rsidRPr="00A83E16">
          <w:t>.</w:t>
        </w:r>
      </w:ins>
    </w:p>
  </w:footnote>
  <w:footnote w:id="3">
    <w:p w14:paraId="325E344F" w14:textId="066D576C" w:rsidR="000C12DA" w:rsidRPr="000C12DA" w:rsidRDefault="000C12DA" w:rsidP="00A31498">
      <w:pPr>
        <w:pStyle w:val="FootnoteText"/>
        <w:jc w:val="both"/>
        <w:rPr>
          <w:sz w:val="18"/>
          <w:szCs w:val="18"/>
        </w:rPr>
      </w:pPr>
      <w:r w:rsidRPr="000C12DA">
        <w:rPr>
          <w:rStyle w:val="FootnoteReference"/>
          <w:sz w:val="18"/>
          <w:szCs w:val="18"/>
        </w:rPr>
        <w:footnoteRef/>
      </w:r>
      <w:r w:rsidRPr="000C12DA">
        <w:rPr>
          <w:sz w:val="18"/>
          <w:szCs w:val="18"/>
        </w:rPr>
        <w:t xml:space="preserve"> The</w:t>
      </w:r>
      <w:r w:rsidRPr="000C12DA">
        <w:rPr>
          <w:spacing w:val="31"/>
          <w:sz w:val="18"/>
          <w:szCs w:val="18"/>
        </w:rPr>
        <w:t xml:space="preserve"> </w:t>
      </w:r>
      <w:r w:rsidRPr="000C12DA">
        <w:rPr>
          <w:sz w:val="18"/>
          <w:szCs w:val="18"/>
        </w:rPr>
        <w:t>substantive</w:t>
      </w:r>
      <w:r w:rsidRPr="000C12DA">
        <w:rPr>
          <w:spacing w:val="31"/>
          <w:sz w:val="18"/>
          <w:szCs w:val="18"/>
        </w:rPr>
        <w:t xml:space="preserve"> </w:t>
      </w:r>
      <w:r w:rsidRPr="000C12DA">
        <w:rPr>
          <w:sz w:val="18"/>
          <w:szCs w:val="18"/>
        </w:rPr>
        <w:t>conclusions</w:t>
      </w:r>
      <w:r w:rsidRPr="000C12DA">
        <w:rPr>
          <w:spacing w:val="31"/>
          <w:sz w:val="18"/>
          <w:szCs w:val="18"/>
        </w:rPr>
        <w:t xml:space="preserve"> </w:t>
      </w:r>
      <w:r w:rsidRPr="000C12DA">
        <w:rPr>
          <w:sz w:val="18"/>
          <w:szCs w:val="18"/>
        </w:rPr>
        <w:t>are</w:t>
      </w:r>
      <w:r w:rsidRPr="000C12DA">
        <w:rPr>
          <w:spacing w:val="31"/>
          <w:sz w:val="18"/>
          <w:szCs w:val="18"/>
        </w:rPr>
        <w:t xml:space="preserve"> </w:t>
      </w:r>
      <w:r w:rsidRPr="000C12DA">
        <w:rPr>
          <w:sz w:val="18"/>
          <w:szCs w:val="18"/>
        </w:rPr>
        <w:t>broadly</w:t>
      </w:r>
      <w:r w:rsidRPr="000C12DA">
        <w:rPr>
          <w:spacing w:val="31"/>
          <w:sz w:val="18"/>
          <w:szCs w:val="18"/>
        </w:rPr>
        <w:t xml:space="preserve"> </w:t>
      </w:r>
      <w:r w:rsidRPr="000C12DA">
        <w:rPr>
          <w:sz w:val="18"/>
          <w:szCs w:val="18"/>
        </w:rPr>
        <w:t>similar</w:t>
      </w:r>
      <w:r w:rsidRPr="000C12DA">
        <w:rPr>
          <w:spacing w:val="31"/>
          <w:sz w:val="18"/>
          <w:szCs w:val="18"/>
        </w:rPr>
        <w:t xml:space="preserve"> </w:t>
      </w:r>
      <w:r w:rsidRPr="000C12DA">
        <w:rPr>
          <w:sz w:val="18"/>
          <w:szCs w:val="18"/>
        </w:rPr>
        <w:t>across</w:t>
      </w:r>
      <w:r w:rsidRPr="000C12DA">
        <w:rPr>
          <w:spacing w:val="31"/>
          <w:sz w:val="18"/>
          <w:szCs w:val="18"/>
        </w:rPr>
        <w:t xml:space="preserve"> </w:t>
      </w:r>
      <w:r w:rsidRPr="000C12DA">
        <w:rPr>
          <w:sz w:val="18"/>
          <w:szCs w:val="18"/>
        </w:rPr>
        <w:t>specifications</w:t>
      </w:r>
      <w:r w:rsidRPr="000C12DA">
        <w:rPr>
          <w:spacing w:val="31"/>
          <w:sz w:val="18"/>
          <w:szCs w:val="18"/>
        </w:rPr>
        <w:t xml:space="preserve"> </w:t>
      </w:r>
      <w:r w:rsidRPr="000C12DA">
        <w:rPr>
          <w:sz w:val="18"/>
          <w:szCs w:val="18"/>
        </w:rPr>
        <w:t>in</w:t>
      </w:r>
      <w:r w:rsidRPr="000C12DA">
        <w:rPr>
          <w:spacing w:val="31"/>
          <w:sz w:val="18"/>
          <w:szCs w:val="18"/>
        </w:rPr>
        <w:t xml:space="preserve"> </w:t>
      </w:r>
      <w:r>
        <w:fldChar w:fldCharType="begin"/>
      </w:r>
      <w:r>
        <w:instrText>HYPERLINK \l "_bookmark9"</w:instrText>
      </w:r>
      <w:r>
        <w:fldChar w:fldCharType="separate"/>
      </w:r>
      <w:ins w:id="542" w:author="Héctor Bahamonde" w:date="2026-09-19T11:27:00Z" w16du:dateUtc="2026-09-19T09:27:00Z">
        <w:r w:rsidR="00175F57" w:rsidRPr="00175F57">
          <w:t xml:space="preserve"> </w:t>
        </w:r>
        <w:r w:rsidR="00175F57" w:rsidRPr="00175F57">
          <w:rPr>
            <w:sz w:val="18"/>
            <w:szCs w:val="18"/>
          </w:rPr>
          <w:t>Table OA1</w:t>
        </w:r>
      </w:ins>
      <w:del w:id="543" w:author="Héctor Bahamonde" w:date="2026-09-19T11:27:00Z" w16du:dateUtc="2026-09-19T09:27:00Z">
        <w:r w:rsidRPr="000C12DA" w:rsidDel="00175F57">
          <w:rPr>
            <w:sz w:val="18"/>
            <w:szCs w:val="18"/>
          </w:rPr>
          <w:delText>Table</w:delText>
        </w:r>
        <w:r w:rsidRPr="000C12DA" w:rsidDel="00175F57">
          <w:rPr>
            <w:spacing w:val="31"/>
            <w:sz w:val="18"/>
            <w:szCs w:val="18"/>
          </w:rPr>
          <w:delText xml:space="preserve"> </w:delText>
        </w:r>
        <w:r w:rsidRPr="000C12DA" w:rsidDel="00175F57">
          <w:rPr>
            <w:sz w:val="18"/>
            <w:szCs w:val="18"/>
          </w:rPr>
          <w:delText>2</w:delText>
        </w:r>
      </w:del>
      <w:r w:rsidRPr="000C12DA">
        <w:rPr>
          <w:sz w:val="18"/>
          <w:szCs w:val="18"/>
        </w:rPr>
        <w:t>.</w:t>
      </w:r>
      <w:r>
        <w:fldChar w:fldCharType="end"/>
      </w:r>
      <w:r w:rsidRPr="000C12DA">
        <w:rPr>
          <w:spacing w:val="40"/>
          <w:sz w:val="18"/>
          <w:szCs w:val="18"/>
        </w:rPr>
        <w:t xml:space="preserve"> </w:t>
      </w:r>
      <w:r w:rsidRPr="000C12DA">
        <w:rPr>
          <w:sz w:val="18"/>
          <w:szCs w:val="18"/>
        </w:rPr>
        <w:t>The</w:t>
      </w:r>
      <w:r w:rsidRPr="000C12DA">
        <w:rPr>
          <w:spacing w:val="31"/>
          <w:sz w:val="18"/>
          <w:szCs w:val="18"/>
        </w:rPr>
        <w:t xml:space="preserve"> </w:t>
      </w:r>
      <w:r w:rsidRPr="000C12DA">
        <w:rPr>
          <w:sz w:val="18"/>
          <w:szCs w:val="18"/>
        </w:rPr>
        <w:t>ordinal</w:t>
      </w:r>
      <w:r w:rsidRPr="000C12DA">
        <w:rPr>
          <w:spacing w:val="31"/>
          <w:sz w:val="18"/>
          <w:szCs w:val="18"/>
        </w:rPr>
        <w:t xml:space="preserve"> </w:t>
      </w:r>
      <w:r w:rsidRPr="000C12DA">
        <w:rPr>
          <w:sz w:val="18"/>
          <w:szCs w:val="18"/>
        </w:rPr>
        <w:t>model</w:t>
      </w:r>
      <w:r w:rsidRPr="000C12DA">
        <w:rPr>
          <w:spacing w:val="31"/>
          <w:sz w:val="18"/>
          <w:szCs w:val="18"/>
        </w:rPr>
        <w:t xml:space="preserve"> </w:t>
      </w:r>
      <w:r w:rsidRPr="000C12DA">
        <w:rPr>
          <w:sz w:val="18"/>
          <w:szCs w:val="18"/>
        </w:rPr>
        <w:t>suggests that the loss (rescue) frame shifts respondents toward more permissive funding positions, whereas the gains (health maximi</w:t>
      </w:r>
      <w:ins w:id="544" w:author="Microsoft Office User" w:date="2026-09-11T12:47:00Z">
        <w:r w:rsidR="00B467E3">
          <w:rPr>
            <w:sz w:val="18"/>
            <w:szCs w:val="18"/>
          </w:rPr>
          <w:t>z</w:t>
        </w:r>
      </w:ins>
      <w:del w:id="545" w:author="Microsoft Office User" w:date="2026-09-11T12:47:00Z">
        <w:r w:rsidRPr="000C12DA" w:rsidDel="00B467E3">
          <w:rPr>
            <w:sz w:val="18"/>
            <w:szCs w:val="18"/>
          </w:rPr>
          <w:delText>s</w:delText>
        </w:r>
      </w:del>
      <w:r w:rsidRPr="000C12DA">
        <w:rPr>
          <w:sz w:val="18"/>
          <w:szCs w:val="18"/>
        </w:rPr>
        <w:t>ation) frame shifts them toward more restrictive positions.</w:t>
      </w:r>
      <w:r w:rsidRPr="000C12DA">
        <w:rPr>
          <w:spacing w:val="40"/>
          <w:sz w:val="18"/>
          <w:szCs w:val="18"/>
        </w:rPr>
        <w:t xml:space="preserve"> </w:t>
      </w:r>
      <w:r w:rsidRPr="000C12DA">
        <w:rPr>
          <w:sz w:val="18"/>
          <w:szCs w:val="18"/>
        </w:rPr>
        <w:t>The multinomial model points in the same direction: the</w:t>
      </w:r>
      <w:r w:rsidRPr="000C12DA">
        <w:rPr>
          <w:spacing w:val="-6"/>
          <w:sz w:val="18"/>
          <w:szCs w:val="18"/>
        </w:rPr>
        <w:t xml:space="preserve"> </w:t>
      </w:r>
      <w:r w:rsidRPr="000C12DA">
        <w:rPr>
          <w:sz w:val="18"/>
          <w:szCs w:val="18"/>
        </w:rPr>
        <w:t>loss</w:t>
      </w:r>
      <w:r w:rsidRPr="000C12DA">
        <w:rPr>
          <w:spacing w:val="-6"/>
          <w:sz w:val="18"/>
          <w:szCs w:val="18"/>
        </w:rPr>
        <w:t xml:space="preserve"> </w:t>
      </w:r>
      <w:r w:rsidRPr="000C12DA">
        <w:rPr>
          <w:sz w:val="18"/>
          <w:szCs w:val="18"/>
        </w:rPr>
        <w:t>frame</w:t>
      </w:r>
      <w:r w:rsidRPr="000C12DA">
        <w:rPr>
          <w:spacing w:val="-6"/>
          <w:sz w:val="18"/>
          <w:szCs w:val="18"/>
        </w:rPr>
        <w:t xml:space="preserve"> </w:t>
      </w:r>
      <w:r w:rsidRPr="000C12DA">
        <w:rPr>
          <w:sz w:val="18"/>
          <w:szCs w:val="18"/>
        </w:rPr>
        <w:t>increases</w:t>
      </w:r>
      <w:r w:rsidRPr="000C12DA">
        <w:rPr>
          <w:spacing w:val="-6"/>
          <w:sz w:val="18"/>
          <w:szCs w:val="18"/>
        </w:rPr>
        <w:t xml:space="preserve"> </w:t>
      </w:r>
      <w:r w:rsidRPr="000C12DA">
        <w:rPr>
          <w:sz w:val="18"/>
          <w:szCs w:val="18"/>
        </w:rPr>
        <w:t>relative</w:t>
      </w:r>
      <w:r w:rsidRPr="000C12DA">
        <w:rPr>
          <w:spacing w:val="-6"/>
          <w:sz w:val="18"/>
          <w:szCs w:val="18"/>
        </w:rPr>
        <w:t xml:space="preserve"> </w:t>
      </w:r>
      <w:r w:rsidRPr="000C12DA">
        <w:rPr>
          <w:sz w:val="18"/>
          <w:szCs w:val="18"/>
        </w:rPr>
        <w:t>support</w:t>
      </w:r>
      <w:r w:rsidRPr="000C12DA">
        <w:rPr>
          <w:spacing w:val="-6"/>
          <w:sz w:val="18"/>
          <w:szCs w:val="18"/>
        </w:rPr>
        <w:t xml:space="preserve"> </w:t>
      </w:r>
      <w:r w:rsidRPr="000C12DA">
        <w:rPr>
          <w:sz w:val="18"/>
          <w:szCs w:val="18"/>
        </w:rPr>
        <w:t>for</w:t>
      </w:r>
      <w:r w:rsidRPr="000C12DA">
        <w:rPr>
          <w:spacing w:val="-6"/>
          <w:sz w:val="18"/>
          <w:szCs w:val="18"/>
        </w:rPr>
        <w:t xml:space="preserve"> </w:t>
      </w:r>
      <w:r w:rsidRPr="000C12DA">
        <w:rPr>
          <w:sz w:val="18"/>
          <w:szCs w:val="18"/>
        </w:rPr>
        <w:t>conditional</w:t>
      </w:r>
      <w:r w:rsidRPr="000C12DA">
        <w:rPr>
          <w:spacing w:val="-6"/>
          <w:sz w:val="18"/>
          <w:szCs w:val="18"/>
        </w:rPr>
        <w:t xml:space="preserve"> </w:t>
      </w:r>
      <w:r w:rsidRPr="000C12DA">
        <w:rPr>
          <w:sz w:val="18"/>
          <w:szCs w:val="18"/>
        </w:rPr>
        <w:t>and</w:t>
      </w:r>
      <w:r w:rsidRPr="000C12DA">
        <w:rPr>
          <w:spacing w:val="-6"/>
          <w:sz w:val="18"/>
          <w:szCs w:val="18"/>
        </w:rPr>
        <w:t xml:space="preserve"> </w:t>
      </w:r>
      <w:r w:rsidRPr="000C12DA">
        <w:rPr>
          <w:sz w:val="18"/>
          <w:szCs w:val="18"/>
        </w:rPr>
        <w:t>unconditional</w:t>
      </w:r>
      <w:r w:rsidRPr="000C12DA">
        <w:rPr>
          <w:spacing w:val="-6"/>
          <w:sz w:val="18"/>
          <w:szCs w:val="18"/>
        </w:rPr>
        <w:t xml:space="preserve"> </w:t>
      </w:r>
      <w:r w:rsidRPr="000C12DA">
        <w:rPr>
          <w:sz w:val="18"/>
          <w:szCs w:val="18"/>
        </w:rPr>
        <w:t>funding</w:t>
      </w:r>
      <w:r w:rsidRPr="000C12DA">
        <w:rPr>
          <w:spacing w:val="-6"/>
          <w:sz w:val="18"/>
          <w:szCs w:val="18"/>
        </w:rPr>
        <w:t xml:space="preserve"> </w:t>
      </w:r>
      <w:r w:rsidRPr="000C12DA">
        <w:rPr>
          <w:sz w:val="18"/>
          <w:szCs w:val="18"/>
        </w:rPr>
        <w:t>compared</w:t>
      </w:r>
      <w:r w:rsidRPr="000C12DA">
        <w:rPr>
          <w:spacing w:val="-6"/>
          <w:sz w:val="18"/>
          <w:szCs w:val="18"/>
        </w:rPr>
        <w:t xml:space="preserve"> </w:t>
      </w:r>
      <w:r w:rsidRPr="000C12DA">
        <w:rPr>
          <w:sz w:val="18"/>
          <w:szCs w:val="18"/>
        </w:rPr>
        <w:t>with</w:t>
      </w:r>
      <w:r w:rsidRPr="000C12DA">
        <w:rPr>
          <w:spacing w:val="-6"/>
          <w:sz w:val="18"/>
          <w:szCs w:val="18"/>
        </w:rPr>
        <w:t xml:space="preserve"> </w:t>
      </w:r>
      <w:r w:rsidRPr="000C12DA">
        <w:rPr>
          <w:sz w:val="18"/>
          <w:szCs w:val="18"/>
        </w:rPr>
        <w:t>rejection, while the gains frame is most clearly associated with lower relative support for unconditional funding.</w:t>
      </w:r>
      <w:r w:rsidRPr="000C12DA">
        <w:rPr>
          <w:spacing w:val="34"/>
          <w:sz w:val="18"/>
          <w:szCs w:val="18"/>
        </w:rPr>
        <w:t xml:space="preserve"> </w:t>
      </w:r>
      <w:r w:rsidRPr="000C12DA">
        <w:rPr>
          <w:sz w:val="18"/>
          <w:szCs w:val="18"/>
        </w:rPr>
        <w:t>Both frames also increase “I don’t know” responses relative to rejection, suggesting some increase in expressed uncertainty.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2"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1"/>
  </w:num>
  <w:num w:numId="2" w16cid:durableId="1216164381">
    <w:abstractNumId w:val="4"/>
  </w:num>
  <w:num w:numId="3" w16cid:durableId="1514417682">
    <w:abstractNumId w:val="0"/>
  </w:num>
  <w:num w:numId="4" w16cid:durableId="714088665">
    <w:abstractNumId w:val="3"/>
  </w:num>
  <w:num w:numId="5" w16cid:durableId="6076611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éctor Bahamonde">
    <w15:presenceInfo w15:providerId="AD" w15:userId="S::hibano@utu.fi::ecb50e0b-e343-4ba5-bd40-e9b2004cf172"/>
  </w15:person>
  <w15:person w15:author="Katri Aaltonen">
    <w15:presenceInfo w15:providerId="AD" w15:userId="S::kmaaal@utu.fi::256b0cb1-b668-442b-9b94-698e2859606a"/>
  </w15:person>
  <w15:person w15:author="Microsoft Office User">
    <w15:presenceInfo w15:providerId="None" w15:userId="Microsoft Office Us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67CE"/>
    <w:rsid w:val="00046231"/>
    <w:rsid w:val="0005305F"/>
    <w:rsid w:val="00053B93"/>
    <w:rsid w:val="000552C9"/>
    <w:rsid w:val="000605A5"/>
    <w:rsid w:val="000773C3"/>
    <w:rsid w:val="0009156F"/>
    <w:rsid w:val="00094080"/>
    <w:rsid w:val="000A08AF"/>
    <w:rsid w:val="000A2CD3"/>
    <w:rsid w:val="000A6C8F"/>
    <w:rsid w:val="000B052A"/>
    <w:rsid w:val="000C12DA"/>
    <w:rsid w:val="000C1B7D"/>
    <w:rsid w:val="000D4A67"/>
    <w:rsid w:val="000E0E2A"/>
    <w:rsid w:val="000E1E94"/>
    <w:rsid w:val="000E3F1A"/>
    <w:rsid w:val="000E7832"/>
    <w:rsid w:val="000F2815"/>
    <w:rsid w:val="000F61A9"/>
    <w:rsid w:val="00101F08"/>
    <w:rsid w:val="0010630B"/>
    <w:rsid w:val="00111A9D"/>
    <w:rsid w:val="00133F1C"/>
    <w:rsid w:val="00135068"/>
    <w:rsid w:val="001405AC"/>
    <w:rsid w:val="00142A06"/>
    <w:rsid w:val="001446A2"/>
    <w:rsid w:val="00145243"/>
    <w:rsid w:val="00150CD2"/>
    <w:rsid w:val="00152454"/>
    <w:rsid w:val="001671DA"/>
    <w:rsid w:val="00170DAC"/>
    <w:rsid w:val="00175756"/>
    <w:rsid w:val="00175F57"/>
    <w:rsid w:val="0018100B"/>
    <w:rsid w:val="00182F1E"/>
    <w:rsid w:val="00193800"/>
    <w:rsid w:val="00197F15"/>
    <w:rsid w:val="001A15AD"/>
    <w:rsid w:val="001A723D"/>
    <w:rsid w:val="001A7E54"/>
    <w:rsid w:val="001C0514"/>
    <w:rsid w:val="001E26C0"/>
    <w:rsid w:val="001F22CE"/>
    <w:rsid w:val="002056BB"/>
    <w:rsid w:val="00205904"/>
    <w:rsid w:val="002105ED"/>
    <w:rsid w:val="002140F3"/>
    <w:rsid w:val="00217ADD"/>
    <w:rsid w:val="0022234C"/>
    <w:rsid w:val="00224467"/>
    <w:rsid w:val="00225C44"/>
    <w:rsid w:val="0022726C"/>
    <w:rsid w:val="00232290"/>
    <w:rsid w:val="00246713"/>
    <w:rsid w:val="00253D94"/>
    <w:rsid w:val="002713EE"/>
    <w:rsid w:val="00275C4D"/>
    <w:rsid w:val="00281F66"/>
    <w:rsid w:val="002915DD"/>
    <w:rsid w:val="0029689B"/>
    <w:rsid w:val="002A45E6"/>
    <w:rsid w:val="002C2747"/>
    <w:rsid w:val="002D225B"/>
    <w:rsid w:val="002D46C8"/>
    <w:rsid w:val="002E56EB"/>
    <w:rsid w:val="002E5AF1"/>
    <w:rsid w:val="00304641"/>
    <w:rsid w:val="00311AF7"/>
    <w:rsid w:val="0032099C"/>
    <w:rsid w:val="00320B43"/>
    <w:rsid w:val="00337572"/>
    <w:rsid w:val="00343513"/>
    <w:rsid w:val="00345258"/>
    <w:rsid w:val="00347A86"/>
    <w:rsid w:val="00351B29"/>
    <w:rsid w:val="0036653B"/>
    <w:rsid w:val="0037350D"/>
    <w:rsid w:val="00380282"/>
    <w:rsid w:val="0038401E"/>
    <w:rsid w:val="00396273"/>
    <w:rsid w:val="003A0D05"/>
    <w:rsid w:val="003A7BEB"/>
    <w:rsid w:val="003B2659"/>
    <w:rsid w:val="003C0628"/>
    <w:rsid w:val="003C51B4"/>
    <w:rsid w:val="003D03EE"/>
    <w:rsid w:val="003D7409"/>
    <w:rsid w:val="003E540B"/>
    <w:rsid w:val="003E7EAF"/>
    <w:rsid w:val="003F081C"/>
    <w:rsid w:val="003F27A0"/>
    <w:rsid w:val="003F6F7B"/>
    <w:rsid w:val="003F7B8B"/>
    <w:rsid w:val="003F7C09"/>
    <w:rsid w:val="00401DB1"/>
    <w:rsid w:val="00403B47"/>
    <w:rsid w:val="00407C17"/>
    <w:rsid w:val="004114C5"/>
    <w:rsid w:val="004121C3"/>
    <w:rsid w:val="0042017B"/>
    <w:rsid w:val="00422370"/>
    <w:rsid w:val="00435E8C"/>
    <w:rsid w:val="0047362E"/>
    <w:rsid w:val="0048174D"/>
    <w:rsid w:val="004879B9"/>
    <w:rsid w:val="004C1289"/>
    <w:rsid w:val="004C3A86"/>
    <w:rsid w:val="004C41C9"/>
    <w:rsid w:val="00503BC1"/>
    <w:rsid w:val="00503FE7"/>
    <w:rsid w:val="00523435"/>
    <w:rsid w:val="00537B37"/>
    <w:rsid w:val="00546067"/>
    <w:rsid w:val="00546DA2"/>
    <w:rsid w:val="00554F3A"/>
    <w:rsid w:val="00560602"/>
    <w:rsid w:val="00565C53"/>
    <w:rsid w:val="00570046"/>
    <w:rsid w:val="005745CF"/>
    <w:rsid w:val="00577D9C"/>
    <w:rsid w:val="00586FAE"/>
    <w:rsid w:val="00596CF9"/>
    <w:rsid w:val="005B03FB"/>
    <w:rsid w:val="005C5A3F"/>
    <w:rsid w:val="005D1F48"/>
    <w:rsid w:val="005D2932"/>
    <w:rsid w:val="005D491A"/>
    <w:rsid w:val="005F2A68"/>
    <w:rsid w:val="00612C0E"/>
    <w:rsid w:val="00616918"/>
    <w:rsid w:val="006258BD"/>
    <w:rsid w:val="00630346"/>
    <w:rsid w:val="00630BB1"/>
    <w:rsid w:val="006432B5"/>
    <w:rsid w:val="00643FFA"/>
    <w:rsid w:val="0064462E"/>
    <w:rsid w:val="006473D3"/>
    <w:rsid w:val="006751DF"/>
    <w:rsid w:val="00685F38"/>
    <w:rsid w:val="006A23E3"/>
    <w:rsid w:val="006A26C4"/>
    <w:rsid w:val="006A5364"/>
    <w:rsid w:val="006B1599"/>
    <w:rsid w:val="006B75F7"/>
    <w:rsid w:val="006C6CDF"/>
    <w:rsid w:val="006C7CD0"/>
    <w:rsid w:val="006D34DC"/>
    <w:rsid w:val="006D54E4"/>
    <w:rsid w:val="006F041B"/>
    <w:rsid w:val="00706E2F"/>
    <w:rsid w:val="00715B8D"/>
    <w:rsid w:val="00723D01"/>
    <w:rsid w:val="00732829"/>
    <w:rsid w:val="00733F0A"/>
    <w:rsid w:val="00736A93"/>
    <w:rsid w:val="007423C7"/>
    <w:rsid w:val="00743378"/>
    <w:rsid w:val="00752649"/>
    <w:rsid w:val="00755263"/>
    <w:rsid w:val="00763861"/>
    <w:rsid w:val="00781AAE"/>
    <w:rsid w:val="007840DF"/>
    <w:rsid w:val="00795367"/>
    <w:rsid w:val="00797FB3"/>
    <w:rsid w:val="007A06E7"/>
    <w:rsid w:val="007A1B9C"/>
    <w:rsid w:val="007A33EC"/>
    <w:rsid w:val="007B26EF"/>
    <w:rsid w:val="007B32E8"/>
    <w:rsid w:val="007B43B5"/>
    <w:rsid w:val="007C0CFF"/>
    <w:rsid w:val="007C4598"/>
    <w:rsid w:val="007D1DEE"/>
    <w:rsid w:val="007E4DEA"/>
    <w:rsid w:val="007E511A"/>
    <w:rsid w:val="007E7952"/>
    <w:rsid w:val="007F7BFA"/>
    <w:rsid w:val="00800D49"/>
    <w:rsid w:val="00807BBA"/>
    <w:rsid w:val="00812742"/>
    <w:rsid w:val="00814FC9"/>
    <w:rsid w:val="008209DD"/>
    <w:rsid w:val="008341EE"/>
    <w:rsid w:val="00834E31"/>
    <w:rsid w:val="008360CF"/>
    <w:rsid w:val="00836E98"/>
    <w:rsid w:val="008372F6"/>
    <w:rsid w:val="008464BD"/>
    <w:rsid w:val="00856CFB"/>
    <w:rsid w:val="00867A28"/>
    <w:rsid w:val="00873FE2"/>
    <w:rsid w:val="00876595"/>
    <w:rsid w:val="008778A7"/>
    <w:rsid w:val="008925B0"/>
    <w:rsid w:val="00893948"/>
    <w:rsid w:val="008954D4"/>
    <w:rsid w:val="008B6239"/>
    <w:rsid w:val="008B6949"/>
    <w:rsid w:val="00906149"/>
    <w:rsid w:val="00911F67"/>
    <w:rsid w:val="00914815"/>
    <w:rsid w:val="009153C1"/>
    <w:rsid w:val="0092484B"/>
    <w:rsid w:val="009276B3"/>
    <w:rsid w:val="009307B0"/>
    <w:rsid w:val="00942922"/>
    <w:rsid w:val="00947D83"/>
    <w:rsid w:val="009560EF"/>
    <w:rsid w:val="00964BD0"/>
    <w:rsid w:val="009665A6"/>
    <w:rsid w:val="00980753"/>
    <w:rsid w:val="00980E10"/>
    <w:rsid w:val="00981A8C"/>
    <w:rsid w:val="00994F35"/>
    <w:rsid w:val="009A6FC1"/>
    <w:rsid w:val="009B5769"/>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921"/>
    <w:rsid w:val="00A77464"/>
    <w:rsid w:val="00A83E16"/>
    <w:rsid w:val="00A852BC"/>
    <w:rsid w:val="00AB6864"/>
    <w:rsid w:val="00AC0C93"/>
    <w:rsid w:val="00AC2EFD"/>
    <w:rsid w:val="00AC487C"/>
    <w:rsid w:val="00AC5931"/>
    <w:rsid w:val="00AD44B4"/>
    <w:rsid w:val="00AE7983"/>
    <w:rsid w:val="00AF583C"/>
    <w:rsid w:val="00AF744B"/>
    <w:rsid w:val="00B01600"/>
    <w:rsid w:val="00B153BD"/>
    <w:rsid w:val="00B23519"/>
    <w:rsid w:val="00B25174"/>
    <w:rsid w:val="00B27CEB"/>
    <w:rsid w:val="00B30E2A"/>
    <w:rsid w:val="00B32B68"/>
    <w:rsid w:val="00B467E3"/>
    <w:rsid w:val="00B55C9A"/>
    <w:rsid w:val="00B97226"/>
    <w:rsid w:val="00BA34C6"/>
    <w:rsid w:val="00BA6D99"/>
    <w:rsid w:val="00BB0069"/>
    <w:rsid w:val="00BB4FF0"/>
    <w:rsid w:val="00BC7F05"/>
    <w:rsid w:val="00BD5EBC"/>
    <w:rsid w:val="00BE4B3C"/>
    <w:rsid w:val="00BF2660"/>
    <w:rsid w:val="00BF5283"/>
    <w:rsid w:val="00BF5770"/>
    <w:rsid w:val="00C25A62"/>
    <w:rsid w:val="00C25E16"/>
    <w:rsid w:val="00C312B7"/>
    <w:rsid w:val="00C31D9A"/>
    <w:rsid w:val="00C360C4"/>
    <w:rsid w:val="00C454E5"/>
    <w:rsid w:val="00C46DFD"/>
    <w:rsid w:val="00C52AF8"/>
    <w:rsid w:val="00C60F21"/>
    <w:rsid w:val="00C61827"/>
    <w:rsid w:val="00C63DE3"/>
    <w:rsid w:val="00C70203"/>
    <w:rsid w:val="00C73EB1"/>
    <w:rsid w:val="00C774EA"/>
    <w:rsid w:val="00C80BDD"/>
    <w:rsid w:val="00C90C40"/>
    <w:rsid w:val="00CB22F4"/>
    <w:rsid w:val="00CB41E0"/>
    <w:rsid w:val="00CC7565"/>
    <w:rsid w:val="00CD6464"/>
    <w:rsid w:val="00CF0262"/>
    <w:rsid w:val="00CF0FF4"/>
    <w:rsid w:val="00CF66EB"/>
    <w:rsid w:val="00D04E66"/>
    <w:rsid w:val="00D151B9"/>
    <w:rsid w:val="00D16498"/>
    <w:rsid w:val="00D23AA3"/>
    <w:rsid w:val="00D33FE8"/>
    <w:rsid w:val="00D3445B"/>
    <w:rsid w:val="00D43841"/>
    <w:rsid w:val="00D47439"/>
    <w:rsid w:val="00D5353D"/>
    <w:rsid w:val="00D6172F"/>
    <w:rsid w:val="00D6274E"/>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5724"/>
    <w:rsid w:val="00DE1856"/>
    <w:rsid w:val="00DF4916"/>
    <w:rsid w:val="00DF506C"/>
    <w:rsid w:val="00E057ED"/>
    <w:rsid w:val="00E16244"/>
    <w:rsid w:val="00E41237"/>
    <w:rsid w:val="00E47708"/>
    <w:rsid w:val="00E50AB6"/>
    <w:rsid w:val="00E517B1"/>
    <w:rsid w:val="00E63158"/>
    <w:rsid w:val="00E643EC"/>
    <w:rsid w:val="00E75F7B"/>
    <w:rsid w:val="00E810D2"/>
    <w:rsid w:val="00E850A6"/>
    <w:rsid w:val="00E86997"/>
    <w:rsid w:val="00EA0EF2"/>
    <w:rsid w:val="00EA5F79"/>
    <w:rsid w:val="00EA7791"/>
    <w:rsid w:val="00EC2983"/>
    <w:rsid w:val="00ED3EB6"/>
    <w:rsid w:val="00ED641D"/>
    <w:rsid w:val="00EE18BE"/>
    <w:rsid w:val="00EF2C03"/>
    <w:rsid w:val="00EF4E81"/>
    <w:rsid w:val="00EF5BE9"/>
    <w:rsid w:val="00F00F29"/>
    <w:rsid w:val="00F073E1"/>
    <w:rsid w:val="00F157A9"/>
    <w:rsid w:val="00F20990"/>
    <w:rsid w:val="00F24996"/>
    <w:rsid w:val="00F3033A"/>
    <w:rsid w:val="00F32E69"/>
    <w:rsid w:val="00F66F5F"/>
    <w:rsid w:val="00F67102"/>
    <w:rsid w:val="00F77C8A"/>
    <w:rsid w:val="00F84A19"/>
    <w:rsid w:val="00F95F87"/>
    <w:rsid w:val="00FA158F"/>
    <w:rsid w:val="00FB5EA2"/>
    <w:rsid w:val="00FB6CD5"/>
    <w:rsid w:val="00FD4DA7"/>
    <w:rsid w:val="00FD51F3"/>
    <w:rsid w:val="00FD6722"/>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455C"/>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sciencedirect.com/journal/social-science-and-medicine/publish/guide-for-author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49</Pages>
  <Words>15765</Words>
  <Characters>89866</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87</cp:revision>
  <cp:lastPrinted>2026-09-19T09:57:00Z</cp:lastPrinted>
  <dcterms:created xsi:type="dcterms:W3CDTF">2026-09-18T12:52:00Z</dcterms:created>
  <dcterms:modified xsi:type="dcterms:W3CDTF">2026-09-22T10:11:00Z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