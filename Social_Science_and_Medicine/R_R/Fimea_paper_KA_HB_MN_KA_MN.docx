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C5013A" w14:textId="77777777" w:rsidR="005D491A" w:rsidRPr="008372F6" w:rsidRDefault="00000000" w:rsidP="00BC7F05">
      <w:pPr>
        <w:pStyle w:val="Title"/>
        <w:pPrChange w:id="0" w:author="Héctor Bahamonde" w:date="2026-09-18T13:13:00Z" w16du:dateUtc="2026-09-18T11:13:00Z">
          <w:pPr>
            <w:pStyle w:val="Heading1"/>
            <w:jc w:val="center"/>
          </w:pPr>
        </w:pPrChange>
      </w:pPr>
      <w:r w:rsidRPr="008372F6">
        <w:t>Abstract</w:t>
      </w:r>
    </w:p>
    <w:p w14:paraId="0B651640" w14:textId="4368385F" w:rsidR="005D491A" w:rsidRPr="008372F6" w:rsidRDefault="00000000" w:rsidP="00F77C8A">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Governments</w:t>
      </w:r>
      <w:r w:rsidRPr="008372F6">
        <w:rPr>
          <w:rFonts w:ascii="Arial" w:hAnsi="Arial" w:cs="Arial"/>
          <w:spacing w:val="-3"/>
          <w:w w:val="105"/>
          <w:sz w:val="24"/>
          <w:szCs w:val="24"/>
        </w:rPr>
        <w:t xml:space="preserve"> </w:t>
      </w:r>
      <w:r w:rsidRPr="008372F6">
        <w:rPr>
          <w:rFonts w:ascii="Arial" w:hAnsi="Arial" w:cs="Arial"/>
          <w:w w:val="105"/>
          <w:sz w:val="24"/>
          <w:szCs w:val="24"/>
        </w:rPr>
        <w:t>often</w:t>
      </w:r>
      <w:r w:rsidRPr="008372F6">
        <w:rPr>
          <w:rFonts w:ascii="Arial" w:hAnsi="Arial" w:cs="Arial"/>
          <w:spacing w:val="-3"/>
          <w:w w:val="105"/>
          <w:sz w:val="24"/>
          <w:szCs w:val="24"/>
        </w:rPr>
        <w:t xml:space="preserve"> </w:t>
      </w:r>
      <w:r w:rsidRPr="008372F6">
        <w:rPr>
          <w:rFonts w:ascii="Arial" w:hAnsi="Arial" w:cs="Arial"/>
          <w:w w:val="105"/>
          <w:sz w:val="24"/>
          <w:szCs w:val="24"/>
        </w:rPr>
        <w:t>insulate</w:t>
      </w:r>
      <w:r w:rsidRPr="008372F6">
        <w:rPr>
          <w:rFonts w:ascii="Arial" w:hAnsi="Arial" w:cs="Arial"/>
          <w:spacing w:val="-3"/>
          <w:w w:val="105"/>
          <w:sz w:val="24"/>
          <w:szCs w:val="24"/>
        </w:rPr>
        <w:t xml:space="preserve"> </w:t>
      </w:r>
      <w:r w:rsidRPr="008372F6">
        <w:rPr>
          <w:rFonts w:ascii="Arial" w:hAnsi="Arial" w:cs="Arial"/>
          <w:w w:val="105"/>
          <w:sz w:val="24"/>
          <w:szCs w:val="24"/>
        </w:rPr>
        <w:t>costly</w:t>
      </w:r>
      <w:r w:rsidRPr="008372F6">
        <w:rPr>
          <w:rFonts w:ascii="Arial" w:hAnsi="Arial" w:cs="Arial"/>
          <w:spacing w:val="-3"/>
          <w:w w:val="105"/>
          <w:sz w:val="24"/>
          <w:szCs w:val="24"/>
        </w:rPr>
        <w:t xml:space="preserve"> </w:t>
      </w:r>
      <w:r w:rsidRPr="008372F6">
        <w:rPr>
          <w:rFonts w:ascii="Arial" w:hAnsi="Arial" w:cs="Arial"/>
          <w:w w:val="105"/>
          <w:sz w:val="24"/>
          <w:szCs w:val="24"/>
        </w:rPr>
        <w:t>and</w:t>
      </w:r>
      <w:r w:rsidRPr="008372F6">
        <w:rPr>
          <w:rFonts w:ascii="Arial" w:hAnsi="Arial" w:cs="Arial"/>
          <w:spacing w:val="-3"/>
          <w:w w:val="105"/>
          <w:sz w:val="24"/>
          <w:szCs w:val="24"/>
        </w:rPr>
        <w:t xml:space="preserve"> </w:t>
      </w:r>
      <w:r w:rsidRPr="008372F6">
        <w:rPr>
          <w:rFonts w:ascii="Arial" w:hAnsi="Arial" w:cs="Arial"/>
          <w:w w:val="105"/>
          <w:sz w:val="24"/>
          <w:szCs w:val="24"/>
        </w:rPr>
        <w:t>controversial</w:t>
      </w:r>
      <w:r w:rsidRPr="008372F6">
        <w:rPr>
          <w:rFonts w:ascii="Arial" w:hAnsi="Arial" w:cs="Arial"/>
          <w:spacing w:val="-3"/>
          <w:w w:val="105"/>
          <w:sz w:val="24"/>
          <w:szCs w:val="24"/>
        </w:rPr>
        <w:t xml:space="preserve"> </w:t>
      </w:r>
      <w:r w:rsidRPr="008372F6">
        <w:rPr>
          <w:rFonts w:ascii="Arial" w:hAnsi="Arial" w:cs="Arial"/>
          <w:w w:val="105"/>
          <w:sz w:val="24"/>
          <w:szCs w:val="24"/>
        </w:rPr>
        <w:t>healthcare</w:t>
      </w:r>
      <w:r w:rsidRPr="008372F6">
        <w:rPr>
          <w:rFonts w:ascii="Arial" w:hAnsi="Arial" w:cs="Arial"/>
          <w:spacing w:val="-3"/>
          <w:w w:val="105"/>
          <w:sz w:val="24"/>
          <w:szCs w:val="24"/>
        </w:rPr>
        <w:t xml:space="preserve"> </w:t>
      </w:r>
      <w:r w:rsidRPr="008372F6">
        <w:rPr>
          <w:rFonts w:ascii="Arial" w:hAnsi="Arial" w:cs="Arial"/>
          <w:w w:val="105"/>
          <w:sz w:val="24"/>
          <w:szCs w:val="24"/>
        </w:rPr>
        <w:t>funding</w:t>
      </w:r>
      <w:r w:rsidRPr="008372F6">
        <w:rPr>
          <w:rFonts w:ascii="Arial" w:hAnsi="Arial" w:cs="Arial"/>
          <w:spacing w:val="-3"/>
          <w:w w:val="105"/>
          <w:sz w:val="24"/>
          <w:szCs w:val="24"/>
        </w:rPr>
        <w:t xml:space="preserve"> </w:t>
      </w:r>
      <w:r w:rsidRPr="008372F6">
        <w:rPr>
          <w:rFonts w:ascii="Arial" w:hAnsi="Arial" w:cs="Arial"/>
          <w:w w:val="105"/>
          <w:sz w:val="24"/>
          <w:szCs w:val="24"/>
        </w:rPr>
        <w:t xml:space="preserve">decisions from day-to-day electoral politics by delegating authority to technical bodies that rely on formal assessments and objective criteria. Yet public responses to these decisions may still depend on how identical choices are presented. This article examines </w:t>
      </w:r>
      <w:del w:id="1" w:author="Katri Aaltonen" w:date="2026-08-23T10:57:00Z">
        <w:r w:rsidRPr="008372F6" w:rsidDel="00224467">
          <w:rPr>
            <w:rFonts w:ascii="Arial" w:hAnsi="Arial" w:cs="Arial"/>
            <w:w w:val="105"/>
            <w:sz w:val="24"/>
            <w:szCs w:val="24"/>
          </w:rPr>
          <w:delText xml:space="preserve">whether </w:delText>
        </w:r>
      </w:del>
      <w:ins w:id="2" w:author="Katri Aaltonen" w:date="2026-08-23T10:57:00Z">
        <w:r w:rsidR="00224467" w:rsidRPr="008372F6">
          <w:rPr>
            <w:rFonts w:ascii="Arial" w:hAnsi="Arial" w:cs="Arial"/>
            <w:w w:val="105"/>
            <w:sz w:val="24"/>
            <w:szCs w:val="24"/>
          </w:rPr>
          <w:t xml:space="preserve">the extent to which </w:t>
        </w:r>
      </w:ins>
      <w:ins w:id="3" w:author="Katri Aaltonen" w:date="2026-08-23T10:56:00Z">
        <w:r w:rsidR="00224467" w:rsidRPr="008372F6">
          <w:rPr>
            <w:rFonts w:ascii="Arial" w:hAnsi="Arial" w:cs="Arial"/>
            <w:w w:val="105"/>
            <w:sz w:val="24"/>
            <w:szCs w:val="24"/>
          </w:rPr>
          <w:t>mass</w:t>
        </w:r>
        <w:r w:rsidR="00224467" w:rsidRPr="008372F6">
          <w:rPr>
            <w:rFonts w:ascii="Arial" w:hAnsi="Arial" w:cs="Arial"/>
            <w:spacing w:val="-4"/>
            <w:w w:val="105"/>
            <w:sz w:val="24"/>
            <w:szCs w:val="24"/>
          </w:rPr>
          <w:t xml:space="preserve"> </w:t>
        </w:r>
        <w:r w:rsidR="00224467" w:rsidRPr="008372F6">
          <w:rPr>
            <w:rFonts w:ascii="Arial" w:hAnsi="Arial" w:cs="Arial"/>
            <w:w w:val="105"/>
            <w:sz w:val="24"/>
            <w:szCs w:val="24"/>
          </w:rPr>
          <w:t xml:space="preserve">preferences on public funding of </w:t>
        </w:r>
      </w:ins>
      <w:ins w:id="4" w:author="Katri Aaltonen" w:date="2026-08-23T10:57:00Z">
        <w:r w:rsidR="00224467" w:rsidRPr="008372F6">
          <w:rPr>
            <w:rFonts w:ascii="Arial" w:hAnsi="Arial" w:cs="Arial"/>
            <w:w w:val="105"/>
            <w:sz w:val="24"/>
            <w:szCs w:val="24"/>
          </w:rPr>
          <w:t>high-cost</w:t>
        </w:r>
      </w:ins>
      <w:ins w:id="5" w:author="Katri Aaltonen" w:date="2026-08-23T10:56:00Z">
        <w:r w:rsidR="00224467" w:rsidRPr="008372F6">
          <w:rPr>
            <w:rFonts w:ascii="Arial" w:hAnsi="Arial" w:cs="Arial"/>
            <w:w w:val="105"/>
            <w:sz w:val="24"/>
            <w:szCs w:val="24"/>
          </w:rPr>
          <w:t xml:space="preserve"> cancer medicines </w:t>
        </w:r>
      </w:ins>
      <w:del w:id="6" w:author="Katri Aaltonen" w:date="2026-08-23T10:56:00Z">
        <w:r w:rsidRPr="008372F6" w:rsidDel="00224467">
          <w:rPr>
            <w:rFonts w:ascii="Arial" w:hAnsi="Arial" w:cs="Arial"/>
            <w:w w:val="105"/>
            <w:sz w:val="24"/>
            <w:szCs w:val="24"/>
          </w:rPr>
          <w:delText>institutional insulation constrains framing effects</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on</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mass</w:delText>
        </w:r>
        <w:r w:rsidRPr="008372F6" w:rsidDel="00224467">
          <w:rPr>
            <w:rFonts w:ascii="Arial" w:hAnsi="Arial" w:cs="Arial"/>
            <w:spacing w:val="-4"/>
            <w:w w:val="105"/>
            <w:sz w:val="24"/>
            <w:szCs w:val="24"/>
          </w:rPr>
          <w:delText xml:space="preserve"> </w:delText>
        </w:r>
        <w:r w:rsidRPr="008372F6" w:rsidDel="00224467">
          <w:rPr>
            <w:rFonts w:ascii="Arial" w:hAnsi="Arial" w:cs="Arial"/>
            <w:w w:val="105"/>
            <w:sz w:val="24"/>
            <w:szCs w:val="24"/>
          </w:rPr>
          <w:delText>preferences</w:delText>
        </w:r>
      </w:del>
      <w:ins w:id="7" w:author="Katri Aaltonen" w:date="2026-08-23T10:56:00Z">
        <w:r w:rsidR="00224467" w:rsidRPr="008372F6">
          <w:rPr>
            <w:rFonts w:ascii="Arial" w:hAnsi="Arial" w:cs="Arial"/>
            <w:w w:val="105"/>
            <w:sz w:val="24"/>
            <w:szCs w:val="24"/>
          </w:rPr>
          <w:t>are sensitive to framing effects</w:t>
        </w:r>
      </w:ins>
      <w:del w:id="8" w:author="Katri Aaltonen" w:date="2026-08-23T10:56:00Z">
        <w:r w:rsidRPr="008372F6" w:rsidDel="00224467">
          <w:rPr>
            <w:rFonts w:ascii="Arial" w:hAnsi="Arial" w:cs="Arial"/>
            <w:w w:val="105"/>
            <w:sz w:val="24"/>
            <w:szCs w:val="24"/>
          </w:rPr>
          <w:delText>, or</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whether</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citizens</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remain</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sensitive</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to</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framing</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even</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when</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authority</w:delText>
        </w:r>
        <w:r w:rsidRPr="008372F6" w:rsidDel="00224467">
          <w:rPr>
            <w:rFonts w:ascii="Arial" w:hAnsi="Arial" w:cs="Arial"/>
            <w:spacing w:val="-5"/>
            <w:w w:val="105"/>
            <w:sz w:val="24"/>
            <w:szCs w:val="24"/>
          </w:rPr>
          <w:delText xml:space="preserve"> </w:delText>
        </w:r>
        <w:r w:rsidRPr="008372F6" w:rsidDel="00224467">
          <w:rPr>
            <w:rFonts w:ascii="Arial" w:hAnsi="Arial" w:cs="Arial"/>
            <w:w w:val="105"/>
            <w:sz w:val="24"/>
            <w:szCs w:val="24"/>
          </w:rPr>
          <w:delText>is formally insulated from electoral politics</w:delText>
        </w:r>
      </w:del>
      <w:r w:rsidRPr="008372F6">
        <w:rPr>
          <w:rFonts w:ascii="Arial" w:hAnsi="Arial" w:cs="Arial"/>
          <w:w w:val="105"/>
          <w:sz w:val="24"/>
          <w:szCs w:val="24"/>
        </w:rPr>
        <w:t>.</w:t>
      </w:r>
      <w:r w:rsidRPr="008372F6">
        <w:rPr>
          <w:rFonts w:ascii="Arial" w:hAnsi="Arial" w:cs="Arial"/>
          <w:spacing w:val="31"/>
          <w:w w:val="105"/>
          <w:sz w:val="24"/>
          <w:szCs w:val="24"/>
        </w:rPr>
        <w:t xml:space="preserve"> </w:t>
      </w:r>
      <w:r w:rsidRPr="008372F6">
        <w:rPr>
          <w:rFonts w:ascii="Arial" w:hAnsi="Arial" w:cs="Arial"/>
          <w:w w:val="105"/>
          <w:sz w:val="24"/>
          <w:szCs w:val="24"/>
        </w:rPr>
        <w:t xml:space="preserve">Drawing on prospect theory, we argue that preferences </w:t>
      </w:r>
      <w:del w:id="9" w:author="Katri Aaltonen" w:date="2026-08-23T10:57:00Z">
        <w:r w:rsidRPr="008372F6" w:rsidDel="00224467">
          <w:rPr>
            <w:rFonts w:ascii="Arial" w:hAnsi="Arial" w:cs="Arial"/>
            <w:w w:val="105"/>
            <w:sz w:val="24"/>
            <w:szCs w:val="24"/>
          </w:rPr>
          <w:delText>over</w:delText>
        </w:r>
        <w:r w:rsidRPr="008372F6" w:rsidDel="00224467">
          <w:rPr>
            <w:rFonts w:ascii="Arial" w:hAnsi="Arial" w:cs="Arial"/>
            <w:spacing w:val="40"/>
            <w:w w:val="105"/>
            <w:sz w:val="24"/>
            <w:szCs w:val="24"/>
          </w:rPr>
          <w:delText xml:space="preserve"> </w:delText>
        </w:r>
        <w:r w:rsidRPr="008372F6" w:rsidDel="00224467">
          <w:rPr>
            <w:rFonts w:ascii="Arial" w:hAnsi="Arial" w:cs="Arial"/>
            <w:w w:val="105"/>
            <w:sz w:val="24"/>
            <w:szCs w:val="24"/>
          </w:rPr>
          <w:delText>high-cost</w:delText>
        </w:r>
        <w:r w:rsidRPr="008372F6" w:rsidDel="00224467">
          <w:rPr>
            <w:rFonts w:ascii="Arial" w:hAnsi="Arial" w:cs="Arial"/>
            <w:spacing w:val="40"/>
            <w:w w:val="105"/>
            <w:sz w:val="24"/>
            <w:szCs w:val="24"/>
          </w:rPr>
          <w:delText xml:space="preserve"> </w:delText>
        </w:r>
        <w:r w:rsidRPr="008372F6" w:rsidDel="00224467">
          <w:rPr>
            <w:rFonts w:ascii="Arial" w:hAnsi="Arial" w:cs="Arial"/>
            <w:w w:val="105"/>
            <w:sz w:val="24"/>
            <w:szCs w:val="24"/>
          </w:rPr>
          <w:delText>cancer</w:delText>
        </w:r>
        <w:r w:rsidRPr="008372F6" w:rsidDel="00224467">
          <w:rPr>
            <w:rFonts w:ascii="Arial" w:hAnsi="Arial" w:cs="Arial"/>
            <w:spacing w:val="40"/>
            <w:w w:val="105"/>
            <w:sz w:val="24"/>
            <w:szCs w:val="24"/>
          </w:rPr>
          <w:delText xml:space="preserve"> </w:delText>
        </w:r>
        <w:r w:rsidRPr="008372F6" w:rsidDel="00224467">
          <w:rPr>
            <w:rFonts w:ascii="Arial" w:hAnsi="Arial" w:cs="Arial"/>
            <w:w w:val="105"/>
            <w:sz w:val="24"/>
            <w:szCs w:val="24"/>
          </w:rPr>
          <w:delText>medicines</w:delText>
        </w:r>
        <w:r w:rsidRPr="008372F6" w:rsidDel="00224467">
          <w:rPr>
            <w:rFonts w:ascii="Arial" w:hAnsi="Arial" w:cs="Arial"/>
            <w:spacing w:val="40"/>
            <w:w w:val="105"/>
            <w:sz w:val="24"/>
            <w:szCs w:val="24"/>
          </w:rPr>
          <w:delText xml:space="preserve"> </w:delText>
        </w:r>
      </w:del>
      <w:r w:rsidRPr="008372F6">
        <w:rPr>
          <w:rFonts w:ascii="Arial" w:hAnsi="Arial" w:cs="Arial"/>
          <w:w w:val="105"/>
          <w:sz w:val="24"/>
          <w:szCs w:val="24"/>
        </w:rPr>
        <w:t>are</w:t>
      </w:r>
      <w:r w:rsidRPr="008372F6">
        <w:rPr>
          <w:rFonts w:ascii="Arial" w:hAnsi="Arial" w:cs="Arial"/>
          <w:spacing w:val="40"/>
          <w:w w:val="105"/>
          <w:sz w:val="24"/>
          <w:szCs w:val="24"/>
        </w:rPr>
        <w:t xml:space="preserve"> </w:t>
      </w:r>
      <w:r w:rsidRPr="008372F6">
        <w:rPr>
          <w:rFonts w:ascii="Arial" w:hAnsi="Arial" w:cs="Arial"/>
          <w:w w:val="105"/>
          <w:sz w:val="24"/>
          <w:szCs w:val="24"/>
        </w:rPr>
        <w:t>reference-point</w:t>
      </w:r>
      <w:r w:rsidRPr="008372F6">
        <w:rPr>
          <w:rFonts w:ascii="Arial" w:hAnsi="Arial" w:cs="Arial"/>
          <w:spacing w:val="40"/>
          <w:w w:val="105"/>
          <w:sz w:val="24"/>
          <w:szCs w:val="24"/>
        </w:rPr>
        <w:t xml:space="preserve"> </w:t>
      </w:r>
      <w:r w:rsidRPr="008372F6">
        <w:rPr>
          <w:rFonts w:ascii="Arial" w:hAnsi="Arial" w:cs="Arial"/>
          <w:w w:val="105"/>
          <w:sz w:val="24"/>
          <w:szCs w:val="24"/>
        </w:rPr>
        <w:t>dependent:</w:t>
      </w:r>
      <w:r w:rsidRPr="008372F6">
        <w:rPr>
          <w:rFonts w:ascii="Arial" w:hAnsi="Arial" w:cs="Arial"/>
          <w:spacing w:val="40"/>
          <w:w w:val="105"/>
          <w:sz w:val="24"/>
          <w:szCs w:val="24"/>
        </w:rPr>
        <w:t xml:space="preserve"> </w:t>
      </w:r>
      <w:r w:rsidRPr="008372F6">
        <w:rPr>
          <w:rFonts w:ascii="Arial" w:hAnsi="Arial" w:cs="Arial"/>
          <w:w w:val="105"/>
          <w:sz w:val="24"/>
          <w:szCs w:val="24"/>
        </w:rPr>
        <w:t>citizens</w:t>
      </w:r>
      <w:r w:rsidRPr="008372F6">
        <w:rPr>
          <w:rFonts w:ascii="Arial" w:hAnsi="Arial" w:cs="Arial"/>
          <w:spacing w:val="40"/>
          <w:w w:val="105"/>
          <w:sz w:val="24"/>
          <w:szCs w:val="24"/>
        </w:rPr>
        <w:t xml:space="preserve"> </w:t>
      </w:r>
      <w:r w:rsidRPr="008372F6">
        <w:rPr>
          <w:rFonts w:ascii="Arial" w:hAnsi="Arial" w:cs="Arial"/>
          <w:w w:val="105"/>
          <w:sz w:val="24"/>
          <w:szCs w:val="24"/>
        </w:rPr>
        <w:t>respond</w:t>
      </w:r>
      <w:r w:rsidRPr="008372F6">
        <w:rPr>
          <w:rFonts w:ascii="Arial" w:hAnsi="Arial" w:cs="Arial"/>
          <w:spacing w:val="40"/>
          <w:w w:val="105"/>
          <w:sz w:val="24"/>
          <w:szCs w:val="24"/>
        </w:rPr>
        <w:t xml:space="preserve"> </w:t>
      </w:r>
      <w:r w:rsidRPr="008372F6">
        <w:rPr>
          <w:rFonts w:ascii="Arial" w:hAnsi="Arial" w:cs="Arial"/>
          <w:w w:val="105"/>
          <w:sz w:val="24"/>
          <w:szCs w:val="24"/>
        </w:rPr>
        <w:t>differently when decisions are framed as avoiding salient losses rather than preserving existing gains.</w:t>
      </w:r>
      <w:r w:rsidRPr="008372F6">
        <w:rPr>
          <w:rFonts w:ascii="Arial" w:hAnsi="Arial" w:cs="Arial"/>
          <w:spacing w:val="40"/>
          <w:w w:val="105"/>
          <w:sz w:val="24"/>
          <w:szCs w:val="24"/>
        </w:rPr>
        <w:t xml:space="preserve"> </w:t>
      </w:r>
      <w:r w:rsidRPr="008372F6">
        <w:rPr>
          <w:rFonts w:ascii="Arial" w:hAnsi="Arial" w:cs="Arial"/>
          <w:w w:val="105"/>
          <w:sz w:val="24"/>
          <w:szCs w:val="24"/>
        </w:rPr>
        <w:t>We</w:t>
      </w:r>
      <w:r w:rsidRPr="008372F6">
        <w:rPr>
          <w:rFonts w:ascii="Arial" w:hAnsi="Arial" w:cs="Arial"/>
          <w:spacing w:val="80"/>
          <w:w w:val="105"/>
          <w:sz w:val="24"/>
          <w:szCs w:val="24"/>
        </w:rPr>
        <w:t xml:space="preserve"> </w:t>
      </w:r>
      <w:r w:rsidRPr="008372F6">
        <w:rPr>
          <w:rFonts w:ascii="Arial" w:hAnsi="Arial" w:cs="Arial"/>
          <w:w w:val="105"/>
          <w:sz w:val="24"/>
          <w:szCs w:val="24"/>
        </w:rPr>
        <w:t xml:space="preserve">test this argument with </w:t>
      </w:r>
      <w:ins w:id="10" w:author="Héctor Bahamonde" w:date="2026-08-10T19:03:00Z">
        <w:r w:rsidR="00ED641D" w:rsidRPr="008372F6">
          <w:rPr>
            <w:rFonts w:ascii="Arial" w:hAnsi="Arial" w:cs="Arial"/>
            <w:w w:val="105"/>
            <w:sz w:val="24"/>
            <w:szCs w:val="24"/>
          </w:rPr>
          <w:t xml:space="preserve">a survey experiment </w:t>
        </w:r>
      </w:ins>
      <w:del w:id="11" w:author="Héctor Bahamonde" w:date="2026-08-10T19:03:00Z">
        <w:r w:rsidRPr="008372F6" w:rsidDel="00ED641D">
          <w:rPr>
            <w:rFonts w:ascii="Arial" w:hAnsi="Arial" w:cs="Arial"/>
            <w:w w:val="105"/>
            <w:sz w:val="24"/>
            <w:szCs w:val="24"/>
          </w:rPr>
          <w:delText xml:space="preserve">a population-based survey experiment </w:delText>
        </w:r>
      </w:del>
      <w:r w:rsidRPr="008372F6">
        <w:rPr>
          <w:rFonts w:ascii="Arial" w:hAnsi="Arial" w:cs="Arial"/>
          <w:w w:val="105"/>
          <w:sz w:val="24"/>
          <w:szCs w:val="24"/>
        </w:rPr>
        <w:t>embedded in the 2021 Finnish Medicines Barometer.</w:t>
      </w:r>
      <w:r w:rsidRPr="008372F6">
        <w:rPr>
          <w:rFonts w:ascii="Arial" w:hAnsi="Arial" w:cs="Arial"/>
          <w:spacing w:val="40"/>
          <w:w w:val="105"/>
          <w:sz w:val="24"/>
          <w:szCs w:val="24"/>
        </w:rPr>
        <w:t xml:space="preserve"> </w:t>
      </w:r>
      <w:r w:rsidRPr="008372F6">
        <w:rPr>
          <w:rFonts w:ascii="Arial" w:hAnsi="Arial" w:cs="Arial"/>
          <w:w w:val="105"/>
          <w:sz w:val="24"/>
          <w:szCs w:val="24"/>
        </w:rPr>
        <w:t xml:space="preserve">Respondents evaluated an identical clinical vignette </w:t>
      </w:r>
      <w:del w:id="12" w:author="Katri Aaltonen" w:date="2026-08-23T10:58:00Z">
        <w:r w:rsidRPr="008372F6" w:rsidDel="00224467">
          <w:rPr>
            <w:rFonts w:ascii="Arial" w:hAnsi="Arial" w:cs="Arial"/>
            <w:w w:val="105"/>
            <w:sz w:val="24"/>
            <w:szCs w:val="24"/>
          </w:rPr>
          <w:delText xml:space="preserve">about a novel, high-cost cancer medicine with uncertain benefits </w:delText>
        </w:r>
      </w:del>
      <w:r w:rsidRPr="008372F6">
        <w:rPr>
          <w:rFonts w:ascii="Arial" w:hAnsi="Arial" w:cs="Arial"/>
          <w:w w:val="105"/>
          <w:sz w:val="24"/>
          <w:szCs w:val="24"/>
        </w:rPr>
        <w:t>and were randomly assigned to alternative frames emphasizing</w:t>
      </w:r>
      <w:r w:rsidRPr="008372F6">
        <w:rPr>
          <w:rFonts w:ascii="Arial" w:hAnsi="Arial" w:cs="Arial"/>
          <w:spacing w:val="-1"/>
          <w:w w:val="105"/>
          <w:sz w:val="24"/>
          <w:szCs w:val="24"/>
        </w:rPr>
        <w:t xml:space="preserve"> </w:t>
      </w:r>
      <w:r w:rsidRPr="008372F6">
        <w:rPr>
          <w:rFonts w:ascii="Arial" w:hAnsi="Arial" w:cs="Arial"/>
          <w:w w:val="105"/>
          <w:sz w:val="24"/>
          <w:szCs w:val="24"/>
        </w:rPr>
        <w:t>either</w:t>
      </w:r>
      <w:r w:rsidRPr="008372F6">
        <w:rPr>
          <w:rFonts w:ascii="Arial" w:hAnsi="Arial" w:cs="Arial"/>
          <w:spacing w:val="-1"/>
          <w:w w:val="105"/>
          <w:sz w:val="24"/>
          <w:szCs w:val="24"/>
        </w:rPr>
        <w:t xml:space="preserve"> </w:t>
      </w:r>
      <w:r w:rsidRPr="008372F6">
        <w:rPr>
          <w:rFonts w:ascii="Arial" w:hAnsi="Arial" w:cs="Arial"/>
          <w:w w:val="105"/>
          <w:sz w:val="24"/>
          <w:szCs w:val="24"/>
        </w:rPr>
        <w:t>last-resort</w:t>
      </w:r>
      <w:r w:rsidRPr="008372F6">
        <w:rPr>
          <w:rFonts w:ascii="Arial" w:hAnsi="Arial" w:cs="Arial"/>
          <w:spacing w:val="-1"/>
          <w:w w:val="105"/>
          <w:sz w:val="24"/>
          <w:szCs w:val="24"/>
        </w:rPr>
        <w:t xml:space="preserve"> </w:t>
      </w:r>
      <w:r w:rsidRPr="008372F6">
        <w:rPr>
          <w:rFonts w:ascii="Arial" w:hAnsi="Arial" w:cs="Arial"/>
          <w:w w:val="105"/>
          <w:sz w:val="24"/>
          <w:szCs w:val="24"/>
        </w:rPr>
        <w:t>rescue</w:t>
      </w:r>
      <w:r w:rsidRPr="008372F6">
        <w:rPr>
          <w:rFonts w:ascii="Arial" w:hAnsi="Arial" w:cs="Arial"/>
          <w:spacing w:val="-1"/>
          <w:w w:val="105"/>
          <w:sz w:val="24"/>
          <w:szCs w:val="24"/>
        </w:rPr>
        <w:t xml:space="preserve"> </w:t>
      </w:r>
      <w:r w:rsidRPr="008372F6">
        <w:rPr>
          <w:rFonts w:ascii="Arial" w:hAnsi="Arial" w:cs="Arial"/>
          <w:w w:val="105"/>
          <w:sz w:val="24"/>
          <w:szCs w:val="24"/>
        </w:rPr>
        <w:t>or</w:t>
      </w:r>
      <w:r w:rsidRPr="008372F6">
        <w:rPr>
          <w:rFonts w:ascii="Arial" w:hAnsi="Arial" w:cs="Arial"/>
          <w:spacing w:val="-1"/>
          <w:w w:val="105"/>
          <w:sz w:val="24"/>
          <w:szCs w:val="24"/>
        </w:rPr>
        <w:t xml:space="preserve"> </w:t>
      </w:r>
      <w:r w:rsidRPr="008372F6">
        <w:rPr>
          <w:rFonts w:ascii="Arial" w:hAnsi="Arial" w:cs="Arial"/>
          <w:w w:val="105"/>
          <w:sz w:val="24"/>
          <w:szCs w:val="24"/>
        </w:rPr>
        <w:t>stewardship</w:t>
      </w:r>
      <w:r w:rsidRPr="008372F6">
        <w:rPr>
          <w:rFonts w:ascii="Arial" w:hAnsi="Arial" w:cs="Arial"/>
          <w:spacing w:val="-1"/>
          <w:w w:val="105"/>
          <w:sz w:val="24"/>
          <w:szCs w:val="24"/>
        </w:rPr>
        <w:t xml:space="preserve"> </w:t>
      </w:r>
      <w:r w:rsidRPr="008372F6">
        <w:rPr>
          <w:rFonts w:ascii="Arial" w:hAnsi="Arial" w:cs="Arial"/>
          <w:w w:val="105"/>
          <w:sz w:val="24"/>
          <w:szCs w:val="24"/>
        </w:rPr>
        <w:t>of</w:t>
      </w:r>
      <w:r w:rsidRPr="008372F6">
        <w:rPr>
          <w:rFonts w:ascii="Arial" w:hAnsi="Arial" w:cs="Arial"/>
          <w:spacing w:val="-1"/>
          <w:w w:val="105"/>
          <w:sz w:val="24"/>
          <w:szCs w:val="24"/>
        </w:rPr>
        <w:t xml:space="preserve"> </w:t>
      </w:r>
      <w:r w:rsidRPr="008372F6">
        <w:rPr>
          <w:rFonts w:ascii="Arial" w:hAnsi="Arial" w:cs="Arial"/>
          <w:w w:val="105"/>
          <w:sz w:val="24"/>
          <w:szCs w:val="24"/>
        </w:rPr>
        <w:t>finite</w:t>
      </w:r>
      <w:r w:rsidRPr="008372F6">
        <w:rPr>
          <w:rFonts w:ascii="Arial" w:hAnsi="Arial" w:cs="Arial"/>
          <w:spacing w:val="-1"/>
          <w:w w:val="105"/>
          <w:sz w:val="24"/>
          <w:szCs w:val="24"/>
        </w:rPr>
        <w:t xml:space="preserve"> </w:t>
      </w:r>
      <w:r w:rsidRPr="008372F6">
        <w:rPr>
          <w:rFonts w:ascii="Arial" w:hAnsi="Arial" w:cs="Arial"/>
          <w:w w:val="105"/>
          <w:sz w:val="24"/>
          <w:szCs w:val="24"/>
        </w:rPr>
        <w:t>collective</w:t>
      </w:r>
      <w:r w:rsidRPr="008372F6">
        <w:rPr>
          <w:rFonts w:ascii="Arial" w:hAnsi="Arial" w:cs="Arial"/>
          <w:spacing w:val="-1"/>
          <w:w w:val="105"/>
          <w:sz w:val="24"/>
          <w:szCs w:val="24"/>
        </w:rPr>
        <w:t xml:space="preserve"> </w:t>
      </w:r>
      <w:r w:rsidRPr="008372F6">
        <w:rPr>
          <w:rFonts w:ascii="Arial" w:hAnsi="Arial" w:cs="Arial"/>
          <w:w w:val="105"/>
          <w:sz w:val="24"/>
          <w:szCs w:val="24"/>
        </w:rPr>
        <w:t>resources.</w:t>
      </w:r>
      <w:r w:rsidRPr="00F77C8A">
        <w:rPr>
          <w:rFonts w:ascii="Arial" w:hAnsi="Arial" w:cs="Arial"/>
          <w:w w:val="105"/>
          <w:sz w:val="24"/>
          <w:szCs w:val="24"/>
          <w:rPrChange w:id="13" w:author="Héctor Bahamonde" w:date="2026-09-18T15:18:00Z" w16du:dateUtc="2026-09-18T13:18:00Z">
            <w:rPr>
              <w:rFonts w:ascii="Arial" w:hAnsi="Arial" w:cs="Arial"/>
              <w:spacing w:val="20"/>
              <w:w w:val="105"/>
              <w:sz w:val="24"/>
              <w:szCs w:val="24"/>
            </w:rPr>
          </w:rPrChange>
        </w:rPr>
        <w:t xml:space="preserve"> </w:t>
      </w:r>
      <w:ins w:id="14" w:author="Héctor Bahamonde" w:date="2026-09-18T15:18:00Z" w16du:dateUtc="2026-09-18T13:18:00Z">
        <w:r w:rsidR="009D02F2" w:rsidRPr="00F77C8A">
          <w:rPr>
            <w:rFonts w:ascii="Arial" w:hAnsi="Arial" w:cs="Arial"/>
            <w:w w:val="105"/>
            <w:sz w:val="24"/>
            <w:szCs w:val="24"/>
            <w:rPrChange w:id="15" w:author="Héctor Bahamonde" w:date="2026-09-18T15:18:00Z" w16du:dateUtc="2026-09-18T13:18:00Z">
              <w:rPr>
                <w:rFonts w:ascii="Arial" w:hAnsi="Arial" w:cs="Arial"/>
                <w:spacing w:val="20"/>
                <w:w w:val="105"/>
                <w:sz w:val="24"/>
                <w:szCs w:val="24"/>
              </w:rPr>
            </w:rPrChange>
          </w:rPr>
          <w:t>Holding clinical evidence, costs, and uncertainty constant, we find that the rescue-oriented frame shifts support toward unconditional funding, whereas the resource-preservation frame shifts support toward conditional funding within Finland’s delegated reimbursement setting.</w:t>
        </w:r>
      </w:ins>
      <w:del w:id="16" w:author="Héctor Bahamonde" w:date="2026-09-18T15:18:00Z" w16du:dateUtc="2026-09-18T13:18:00Z">
        <w:r w:rsidRPr="008372F6" w:rsidDel="009D02F2">
          <w:rPr>
            <w:rFonts w:ascii="Arial" w:hAnsi="Arial" w:cs="Arial"/>
            <w:w w:val="105"/>
            <w:sz w:val="24"/>
            <w:szCs w:val="24"/>
          </w:rPr>
          <w:delText>Holding</w:delText>
        </w:r>
        <w:r w:rsidRPr="008372F6" w:rsidDel="009D02F2">
          <w:rPr>
            <w:rFonts w:ascii="Arial" w:hAnsi="Arial" w:cs="Arial"/>
            <w:spacing w:val="-1"/>
            <w:w w:val="105"/>
            <w:sz w:val="24"/>
            <w:szCs w:val="24"/>
          </w:rPr>
          <w:delText xml:space="preserve"> </w:delText>
        </w:r>
        <w:r w:rsidRPr="008372F6" w:rsidDel="009D02F2">
          <w:rPr>
            <w:rFonts w:ascii="Arial" w:hAnsi="Arial" w:cs="Arial"/>
            <w:w w:val="105"/>
            <w:sz w:val="24"/>
            <w:szCs w:val="24"/>
          </w:rPr>
          <w:delText xml:space="preserve">clinical evidence, costs, and uncertainty constant, we find substantial and systematic framing effects. </w:delText>
        </w:r>
      </w:del>
      <w:ins w:id="17" w:author="Katri Aaltonen" w:date="2026-08-23T10:58:00Z">
        <w:del w:id="18" w:author="Héctor Bahamonde" w:date="2026-09-18T15:18:00Z" w16du:dateUtc="2026-09-18T13:18:00Z">
          <w:r w:rsidR="00224467" w:rsidRPr="008372F6" w:rsidDel="009D02F2">
            <w:rPr>
              <w:rFonts w:ascii="Arial" w:hAnsi="Arial" w:cs="Arial"/>
              <w:w w:val="105"/>
              <w:sz w:val="24"/>
              <w:szCs w:val="24"/>
            </w:rPr>
            <w:delText>S</w:delText>
          </w:r>
        </w:del>
      </w:ins>
      <w:del w:id="19" w:author="Héctor Bahamonde" w:date="2026-08-10T19:35:00Z">
        <w:r w:rsidRPr="008372F6" w:rsidDel="00380282">
          <w:rPr>
            <w:rFonts w:ascii="Arial" w:hAnsi="Arial" w:cs="Arial"/>
            <w:w w:val="105"/>
            <w:sz w:val="24"/>
            <w:szCs w:val="24"/>
          </w:rPr>
          <w:delText>Support for funding rises under loss-avoidance framing and falls under gain-preservation framing, despite identical policy content.</w:delText>
        </w:r>
      </w:del>
      <w:del w:id="20" w:author="Héctor Bahamonde" w:date="2026-09-18T15:18:00Z" w16du:dateUtc="2026-09-18T13:18:00Z">
        <w:r w:rsidRPr="008372F6" w:rsidDel="009D02F2">
          <w:rPr>
            <w:rFonts w:ascii="Arial" w:hAnsi="Arial" w:cs="Arial"/>
            <w:spacing w:val="40"/>
            <w:w w:val="105"/>
            <w:sz w:val="24"/>
            <w:szCs w:val="24"/>
          </w:rPr>
          <w:delText xml:space="preserve"> </w:delText>
        </w:r>
        <w:r w:rsidRPr="008372F6" w:rsidDel="009D02F2">
          <w:rPr>
            <w:rFonts w:ascii="Arial" w:hAnsi="Arial" w:cs="Arial"/>
            <w:w w:val="105"/>
            <w:sz w:val="24"/>
            <w:szCs w:val="24"/>
          </w:rPr>
          <w:delText xml:space="preserve">The findings suggest that </w:delText>
        </w:r>
      </w:del>
      <w:ins w:id="21" w:author="Katri Aaltonen" w:date="2026-08-23T11:28:00Z">
        <w:del w:id="22" w:author="Héctor Bahamonde" w:date="2026-09-18T15:18:00Z" w16du:dateUtc="2026-09-18T13:18:00Z">
          <w:r w:rsidR="005745CF" w:rsidRPr="008372F6" w:rsidDel="009D02F2">
            <w:rPr>
              <w:rFonts w:ascii="Arial" w:hAnsi="Arial" w:cs="Arial"/>
              <w:w w:val="105"/>
              <w:sz w:val="24"/>
              <w:szCs w:val="24"/>
            </w:rPr>
            <w:delText>framing effects persist e</w:delText>
          </w:r>
        </w:del>
      </w:ins>
      <w:ins w:id="23" w:author="Katri Aaltonen" w:date="2026-08-23T11:29:00Z">
        <w:del w:id="24" w:author="Héctor Bahamonde" w:date="2026-09-18T15:18:00Z" w16du:dateUtc="2026-09-18T13:18:00Z">
          <w:r w:rsidR="005745CF" w:rsidRPr="008372F6" w:rsidDel="009D02F2">
            <w:rPr>
              <w:rFonts w:ascii="Arial" w:hAnsi="Arial" w:cs="Arial"/>
              <w:w w:val="105"/>
              <w:sz w:val="24"/>
              <w:szCs w:val="24"/>
            </w:rPr>
            <w:delText xml:space="preserve">ven in the context of </w:delText>
          </w:r>
        </w:del>
      </w:ins>
      <w:del w:id="25" w:author="Héctor Bahamonde" w:date="2026-09-18T15:18:00Z" w16du:dateUtc="2026-09-18T13:18:00Z">
        <w:r w:rsidRPr="008372F6" w:rsidDel="009D02F2">
          <w:rPr>
            <w:rFonts w:ascii="Arial" w:hAnsi="Arial" w:cs="Arial"/>
            <w:w w:val="105"/>
            <w:sz w:val="24"/>
            <w:szCs w:val="24"/>
          </w:rPr>
          <w:delText>institutional insulation</w:delText>
        </w:r>
      </w:del>
      <w:ins w:id="26" w:author="Katri Aaltonen" w:date="2026-08-23T11:29:00Z">
        <w:del w:id="27" w:author="Héctor Bahamonde" w:date="2026-09-18T15:18:00Z" w16du:dateUtc="2026-09-18T13:18:00Z">
          <w:r w:rsidR="005745CF" w:rsidRPr="008372F6" w:rsidDel="009D02F2">
            <w:rPr>
              <w:rFonts w:ascii="Arial" w:hAnsi="Arial" w:cs="Arial"/>
              <w:w w:val="105"/>
              <w:sz w:val="24"/>
              <w:szCs w:val="24"/>
            </w:rPr>
            <w:delText>.</w:delText>
          </w:r>
        </w:del>
      </w:ins>
      <w:del w:id="28" w:author="Katri Aaltonen" w:date="2026-08-23T11:29:00Z">
        <w:r w:rsidRPr="008372F6" w:rsidDel="005745CF">
          <w:rPr>
            <w:rFonts w:ascii="Arial" w:hAnsi="Arial" w:cs="Arial"/>
            <w:w w:val="105"/>
            <w:sz w:val="24"/>
            <w:szCs w:val="24"/>
          </w:rPr>
          <w:delText xml:space="preserve"> does not neutralize framing effects.</w:delText>
        </w:r>
        <w:r w:rsidRPr="008372F6" w:rsidDel="005745CF">
          <w:rPr>
            <w:rFonts w:ascii="Arial" w:hAnsi="Arial" w:cs="Arial"/>
            <w:spacing w:val="33"/>
            <w:w w:val="105"/>
            <w:sz w:val="24"/>
            <w:szCs w:val="24"/>
          </w:rPr>
          <w:delText xml:space="preserve"> </w:delText>
        </w:r>
        <w:r w:rsidRPr="008372F6" w:rsidDel="005745CF">
          <w:rPr>
            <w:rFonts w:ascii="Arial" w:hAnsi="Arial" w:cs="Arial"/>
            <w:w w:val="105"/>
            <w:sz w:val="24"/>
            <w:szCs w:val="24"/>
          </w:rPr>
          <w:delText>Technical justification alone does not depoliticize distributive choices in healthcare.</w:delText>
        </w:r>
      </w:del>
    </w:p>
    <w:p w14:paraId="3DC03CE9" w14:textId="723B9955" w:rsidR="005D491A" w:rsidRPr="008372F6" w:rsidDel="00795367" w:rsidRDefault="00000000" w:rsidP="008372F6">
      <w:pPr>
        <w:pStyle w:val="BodyText"/>
        <w:spacing w:before="120" w:after="120" w:line="360" w:lineRule="auto"/>
        <w:jc w:val="both"/>
        <w:rPr>
          <w:del w:id="29" w:author="Microsoft Office User" w:date="2026-09-11T17:01:00Z"/>
          <w:rFonts w:ascii="Arial" w:hAnsi="Arial" w:cs="Arial"/>
          <w:sz w:val="24"/>
          <w:szCs w:val="24"/>
        </w:rPr>
      </w:pPr>
      <w:r w:rsidRPr="008372F6">
        <w:rPr>
          <w:rFonts w:ascii="Arial" w:hAnsi="Arial" w:cs="Arial"/>
          <w:b/>
          <w:bCs/>
          <w:sz w:val="24"/>
          <w:szCs w:val="24"/>
        </w:rPr>
        <w:t>Abstract</w:t>
      </w:r>
      <w:r w:rsidRPr="008372F6">
        <w:rPr>
          <w:rFonts w:ascii="Arial" w:hAnsi="Arial" w:cs="Arial"/>
          <w:b/>
          <w:bCs/>
          <w:spacing w:val="11"/>
          <w:sz w:val="24"/>
          <w:szCs w:val="24"/>
        </w:rPr>
        <w:t xml:space="preserve"> </w:t>
      </w:r>
      <w:r w:rsidRPr="008372F6">
        <w:rPr>
          <w:rFonts w:ascii="Arial" w:hAnsi="Arial" w:cs="Arial"/>
          <w:b/>
          <w:bCs/>
          <w:sz w:val="24"/>
          <w:szCs w:val="24"/>
        </w:rPr>
        <w:t>length:</w:t>
      </w:r>
      <w:r w:rsidRPr="008372F6">
        <w:rPr>
          <w:rFonts w:ascii="Arial" w:hAnsi="Arial" w:cs="Arial"/>
          <w:spacing w:val="25"/>
          <w:sz w:val="24"/>
          <w:szCs w:val="24"/>
        </w:rPr>
        <w:t xml:space="preserve"> </w:t>
      </w:r>
      <w:ins w:id="30" w:author="Microsoft Office User" w:date="2026-09-11T17:01:00Z">
        <w:del w:id="31" w:author="Héctor Bahamonde" w:date="2026-09-16T10:04:00Z" w16du:dateUtc="2026-09-16T08:04:00Z">
          <w:r w:rsidR="00795367" w:rsidRPr="008372F6" w:rsidDel="00715B8D">
            <w:rPr>
              <w:rFonts w:ascii="Arial" w:hAnsi="Arial" w:cs="Arial"/>
              <w:sz w:val="24"/>
              <w:szCs w:val="24"/>
              <w:highlight w:val="yellow"/>
              <w:rPrChange w:id="32" w:author="Microsoft Office User" w:date="2026-09-11T17:01:00Z">
                <w:rPr/>
              </w:rPrChange>
            </w:rPr>
            <w:delText>xxx</w:delText>
          </w:r>
        </w:del>
      </w:ins>
      <w:del w:id="33" w:author="Héctor Bahamonde" w:date="2026-09-16T10:04:00Z" w16du:dateUtc="2026-09-16T08:04:00Z">
        <w:r w:rsidRPr="008372F6" w:rsidDel="00715B8D">
          <w:rPr>
            <w:rFonts w:ascii="Arial" w:hAnsi="Arial" w:cs="Arial"/>
            <w:sz w:val="24"/>
            <w:szCs w:val="24"/>
            <w:highlight w:val="yellow"/>
            <w:rPrChange w:id="34" w:author="Microsoft Office User" w:date="2026-09-11T17:01:00Z">
              <w:rPr/>
            </w:rPrChange>
          </w:rPr>
          <w:delText>200</w:delText>
        </w:r>
      </w:del>
      <w:ins w:id="35" w:author="Héctor Bahamonde" w:date="2026-09-16T10:04:00Z" w16du:dateUtc="2026-09-16T08:04:00Z">
        <w:r w:rsidR="00715B8D" w:rsidRPr="008372F6">
          <w:rPr>
            <w:rFonts w:ascii="Arial" w:hAnsi="Arial" w:cs="Arial"/>
            <w:sz w:val="24"/>
            <w:szCs w:val="24"/>
          </w:rPr>
          <w:t>1</w:t>
        </w:r>
      </w:ins>
      <w:ins w:id="36" w:author="Héctor Bahamonde" w:date="2026-09-18T15:19:00Z" w16du:dateUtc="2026-09-18T13:19:00Z">
        <w:r w:rsidR="00B25174">
          <w:rPr>
            <w:rFonts w:ascii="Arial" w:hAnsi="Arial" w:cs="Arial"/>
            <w:sz w:val="24"/>
            <w:szCs w:val="24"/>
          </w:rPr>
          <w:t>6</w:t>
        </w:r>
      </w:ins>
      <w:ins w:id="37" w:author="Héctor Bahamonde" w:date="2026-09-16T10:04:00Z" w16du:dateUtc="2026-09-16T08:04:00Z">
        <w:r w:rsidR="00715B8D" w:rsidRPr="008372F6">
          <w:rPr>
            <w:rFonts w:ascii="Arial" w:hAnsi="Arial" w:cs="Arial"/>
            <w:sz w:val="24"/>
            <w:szCs w:val="24"/>
          </w:rPr>
          <w:t>0</w:t>
        </w:r>
      </w:ins>
      <w:r w:rsidRPr="008372F6">
        <w:rPr>
          <w:rFonts w:ascii="Arial" w:hAnsi="Arial" w:cs="Arial"/>
          <w:spacing w:val="4"/>
          <w:sz w:val="24"/>
          <w:szCs w:val="24"/>
        </w:rPr>
        <w:t xml:space="preserve"> </w:t>
      </w:r>
      <w:r w:rsidRPr="008372F6">
        <w:rPr>
          <w:rFonts w:ascii="Arial" w:hAnsi="Arial" w:cs="Arial"/>
          <w:sz w:val="24"/>
          <w:szCs w:val="24"/>
        </w:rPr>
        <w:t>words.</w:t>
      </w:r>
    </w:p>
    <w:p w14:paraId="3E1D5E9C" w14:textId="77777777" w:rsidR="005D491A" w:rsidRPr="008372F6" w:rsidRDefault="005D491A" w:rsidP="008372F6">
      <w:pPr>
        <w:pStyle w:val="BodyText"/>
        <w:spacing w:before="120" w:after="120" w:line="360" w:lineRule="auto"/>
        <w:jc w:val="both"/>
        <w:rPr>
          <w:rFonts w:ascii="Arial" w:hAnsi="Arial" w:cs="Arial"/>
          <w:sz w:val="24"/>
          <w:szCs w:val="24"/>
        </w:rPr>
        <w:pPrChange w:id="38" w:author="Microsoft Office User" w:date="2026-09-11T17:01:00Z">
          <w:pPr>
            <w:pStyle w:val="BodyText"/>
            <w:spacing w:before="148"/>
          </w:pPr>
        </w:pPrChange>
      </w:pPr>
    </w:p>
    <w:p w14:paraId="3BC83993" w14:textId="7D3FF70F" w:rsid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b/>
          <w:bCs/>
          <w:iCs/>
          <w:w w:val="105"/>
          <w:sz w:val="24"/>
          <w:szCs w:val="24"/>
          <w:rPrChange w:id="39" w:author="Microsoft Office User" w:date="2026-09-11T17:02:00Z">
            <w:rPr>
              <w:b/>
              <w:i/>
              <w:w w:val="105"/>
            </w:rPr>
          </w:rPrChange>
        </w:rPr>
        <w:t>Keywords</w:t>
      </w:r>
      <w:r w:rsidR="007C0CFF" w:rsidRPr="008372F6">
        <w:rPr>
          <w:rFonts w:ascii="Arial" w:hAnsi="Arial" w:cs="Arial"/>
          <w:b/>
          <w:bCs/>
          <w:iCs/>
          <w:w w:val="105"/>
          <w:sz w:val="24"/>
          <w:szCs w:val="24"/>
        </w:rPr>
        <w:t>:</w:t>
      </w:r>
      <w:r w:rsidRPr="008372F6">
        <w:rPr>
          <w:rFonts w:ascii="Arial" w:hAnsi="Arial" w:cs="Arial"/>
          <w:i/>
          <w:spacing w:val="-12"/>
          <w:w w:val="105"/>
          <w:sz w:val="24"/>
          <w:szCs w:val="24"/>
        </w:rPr>
        <w:t xml:space="preserve"> </w:t>
      </w:r>
      <w:r w:rsidRPr="008372F6">
        <w:rPr>
          <w:rFonts w:ascii="Arial" w:hAnsi="Arial" w:cs="Arial"/>
          <w:w w:val="105"/>
          <w:sz w:val="24"/>
          <w:szCs w:val="24"/>
        </w:rPr>
        <w:t>choice</w:t>
      </w:r>
      <w:r w:rsidRPr="008372F6">
        <w:rPr>
          <w:rFonts w:ascii="Arial" w:hAnsi="Arial" w:cs="Arial"/>
          <w:spacing w:val="-11"/>
          <w:w w:val="105"/>
          <w:sz w:val="24"/>
          <w:szCs w:val="24"/>
        </w:rPr>
        <w:t xml:space="preserve"> </w:t>
      </w:r>
      <w:r w:rsidRPr="008372F6">
        <w:rPr>
          <w:rFonts w:ascii="Arial" w:hAnsi="Arial" w:cs="Arial"/>
          <w:w w:val="105"/>
          <w:sz w:val="24"/>
          <w:szCs w:val="24"/>
        </w:rPr>
        <w:t>behavior;</w:t>
      </w:r>
      <w:r w:rsidRPr="008372F6">
        <w:rPr>
          <w:rFonts w:ascii="Arial" w:hAnsi="Arial" w:cs="Arial"/>
          <w:spacing w:val="-11"/>
          <w:w w:val="105"/>
          <w:sz w:val="24"/>
          <w:szCs w:val="24"/>
        </w:rPr>
        <w:t xml:space="preserve"> </w:t>
      </w:r>
      <w:r w:rsidRPr="008372F6">
        <w:rPr>
          <w:rFonts w:ascii="Arial" w:hAnsi="Arial" w:cs="Arial"/>
          <w:w w:val="105"/>
          <w:sz w:val="24"/>
          <w:szCs w:val="24"/>
        </w:rPr>
        <w:t>health</w:t>
      </w:r>
      <w:r w:rsidRPr="008372F6">
        <w:rPr>
          <w:rFonts w:ascii="Arial" w:hAnsi="Arial" w:cs="Arial"/>
          <w:spacing w:val="-11"/>
          <w:w w:val="105"/>
          <w:sz w:val="24"/>
          <w:szCs w:val="24"/>
        </w:rPr>
        <w:t xml:space="preserve"> </w:t>
      </w:r>
      <w:r w:rsidRPr="008372F6">
        <w:rPr>
          <w:rFonts w:ascii="Arial" w:hAnsi="Arial" w:cs="Arial"/>
          <w:w w:val="105"/>
          <w:sz w:val="24"/>
          <w:szCs w:val="24"/>
        </w:rPr>
        <w:t>priorities;</w:t>
      </w:r>
      <w:ins w:id="40" w:author="Microsoft Office User" w:date="2026-09-11T08:58:00Z">
        <w:r w:rsidR="007C0CFF" w:rsidRPr="008372F6">
          <w:rPr>
            <w:rFonts w:ascii="Arial" w:hAnsi="Arial" w:cs="Arial"/>
            <w:w w:val="105"/>
            <w:sz w:val="24"/>
            <w:szCs w:val="24"/>
          </w:rPr>
          <w:t xml:space="preserve"> framing effect;</w:t>
        </w:r>
      </w:ins>
      <w:r w:rsidRPr="008372F6">
        <w:rPr>
          <w:rFonts w:ascii="Arial" w:hAnsi="Arial" w:cs="Arial"/>
          <w:spacing w:val="-11"/>
          <w:w w:val="105"/>
          <w:sz w:val="24"/>
          <w:szCs w:val="24"/>
        </w:rPr>
        <w:t xml:space="preserve"> </w:t>
      </w:r>
      <w:r w:rsidRPr="008372F6">
        <w:rPr>
          <w:rFonts w:ascii="Arial" w:hAnsi="Arial" w:cs="Arial"/>
          <w:w w:val="105"/>
          <w:sz w:val="24"/>
          <w:szCs w:val="24"/>
        </w:rPr>
        <w:t>resource</w:t>
      </w:r>
      <w:r w:rsidRPr="008372F6">
        <w:rPr>
          <w:rFonts w:ascii="Arial" w:hAnsi="Arial" w:cs="Arial"/>
          <w:spacing w:val="-11"/>
          <w:w w:val="105"/>
          <w:sz w:val="24"/>
          <w:szCs w:val="24"/>
        </w:rPr>
        <w:t xml:space="preserve"> </w:t>
      </w:r>
      <w:r w:rsidRPr="008372F6">
        <w:rPr>
          <w:rFonts w:ascii="Arial" w:hAnsi="Arial" w:cs="Arial"/>
          <w:w w:val="105"/>
          <w:sz w:val="24"/>
          <w:szCs w:val="24"/>
        </w:rPr>
        <w:t>allocation;</w:t>
      </w:r>
      <w:r w:rsidRPr="008372F6">
        <w:rPr>
          <w:rFonts w:ascii="Arial" w:hAnsi="Arial" w:cs="Arial"/>
          <w:spacing w:val="-11"/>
          <w:w w:val="105"/>
          <w:sz w:val="24"/>
          <w:szCs w:val="24"/>
        </w:rPr>
        <w:t xml:space="preserve"> </w:t>
      </w:r>
      <w:r w:rsidRPr="008372F6">
        <w:rPr>
          <w:rFonts w:ascii="Arial" w:hAnsi="Arial" w:cs="Arial"/>
          <w:w w:val="105"/>
          <w:sz w:val="24"/>
          <w:szCs w:val="24"/>
        </w:rPr>
        <w:t>antineoplastic</w:t>
      </w:r>
      <w:r w:rsidRPr="008372F6">
        <w:rPr>
          <w:rFonts w:ascii="Arial" w:hAnsi="Arial" w:cs="Arial"/>
          <w:spacing w:val="-11"/>
          <w:w w:val="105"/>
          <w:sz w:val="24"/>
          <w:szCs w:val="24"/>
        </w:rPr>
        <w:t xml:space="preserve"> </w:t>
      </w:r>
      <w:r w:rsidRPr="008372F6">
        <w:rPr>
          <w:rFonts w:ascii="Arial" w:hAnsi="Arial" w:cs="Arial"/>
          <w:w w:val="105"/>
          <w:sz w:val="24"/>
          <w:szCs w:val="24"/>
        </w:rPr>
        <w:t>agents; high-cost technology; reimbursement; Finland.</w:t>
      </w:r>
      <w:r w:rsidR="008372F6">
        <w:rPr>
          <w:rFonts w:ascii="Arial" w:hAnsi="Arial" w:cs="Arial"/>
          <w:w w:val="105"/>
          <w:sz w:val="24"/>
          <w:szCs w:val="24"/>
        </w:rPr>
        <w:br w:type="page"/>
      </w:r>
    </w:p>
    <w:p w14:paraId="1B548906" w14:textId="5465E014" w:rsidR="00795367" w:rsidRPr="008372F6" w:rsidRDefault="00795367" w:rsidP="00BC7F05">
      <w:pPr>
        <w:pStyle w:val="Title"/>
        <w:pPrChange w:id="41" w:author="Héctor Bahamonde" w:date="2026-09-18T13:13:00Z" w16du:dateUtc="2026-09-18T11:13:00Z">
          <w:pPr>
            <w:pStyle w:val="BodyText"/>
            <w:spacing w:before="120" w:after="120" w:line="360" w:lineRule="auto"/>
            <w:jc w:val="both"/>
          </w:pPr>
        </w:pPrChange>
      </w:pPr>
      <w:ins w:id="42" w:author="Microsoft Office User" w:date="2026-09-11T17:01:00Z">
        <w:r w:rsidRPr="008372F6">
          <w:lastRenderedPageBreak/>
          <w:t>Highlights</w:t>
        </w:r>
      </w:ins>
    </w:p>
    <w:p w14:paraId="3F7D1148" w14:textId="76F0CD6B" w:rsidR="00795367" w:rsidRPr="008372F6" w:rsidRDefault="007E4DEA" w:rsidP="008372F6">
      <w:pPr>
        <w:pStyle w:val="BodyText"/>
        <w:numPr>
          <w:ilvl w:val="0"/>
          <w:numId w:val="4"/>
        </w:numPr>
        <w:spacing w:before="120" w:after="120" w:line="360" w:lineRule="auto"/>
        <w:ind w:left="0"/>
        <w:jc w:val="both"/>
        <w:rPr>
          <w:rFonts w:ascii="Arial" w:hAnsi="Arial" w:cs="Arial"/>
          <w:bCs/>
          <w:sz w:val="24"/>
          <w:szCs w:val="24"/>
        </w:rPr>
      </w:pPr>
      <w:ins w:id="43" w:author="Microsoft Office User" w:date="2026-09-13T19:52:00Z">
        <w:r w:rsidRPr="008372F6">
          <w:rPr>
            <w:rFonts w:ascii="Arial" w:hAnsi="Arial" w:cs="Arial"/>
            <w:w w:val="110"/>
            <w:sz w:val="24"/>
            <w:szCs w:val="24"/>
          </w:rPr>
          <w:t>The results indicate substantial and systematic framing effects</w:t>
        </w:r>
      </w:ins>
      <w:ins w:id="44" w:author="Microsoft Office User" w:date="2026-09-13T19:56:00Z">
        <w:r w:rsidRPr="008372F6">
          <w:rPr>
            <w:rFonts w:ascii="Arial" w:hAnsi="Arial" w:cs="Arial"/>
            <w:w w:val="110"/>
            <w:sz w:val="24"/>
            <w:szCs w:val="24"/>
          </w:rPr>
          <w:t>.</w:t>
        </w:r>
      </w:ins>
    </w:p>
    <w:p w14:paraId="4FC49D56" w14:textId="58EC339C" w:rsidR="00351B29" w:rsidRPr="00351B29" w:rsidRDefault="00351B29" w:rsidP="00351B29">
      <w:pPr>
        <w:pStyle w:val="BodyText"/>
        <w:numPr>
          <w:ilvl w:val="0"/>
          <w:numId w:val="4"/>
        </w:numPr>
        <w:spacing w:before="120" w:after="120" w:line="360" w:lineRule="auto"/>
        <w:ind w:left="0"/>
        <w:jc w:val="both"/>
        <w:rPr>
          <w:ins w:id="45" w:author="Héctor Bahamonde" w:date="2026-09-18T15:19:00Z" w16du:dateUtc="2026-09-18T13:19:00Z"/>
          <w:rFonts w:ascii="Arial" w:hAnsi="Arial" w:cs="Arial"/>
          <w:w w:val="110"/>
          <w:sz w:val="24"/>
          <w:szCs w:val="24"/>
          <w:rPrChange w:id="46" w:author="Héctor Bahamonde" w:date="2026-09-18T15:20:00Z" w16du:dateUtc="2026-09-18T13:20:00Z">
            <w:rPr>
              <w:ins w:id="47" w:author="Héctor Bahamonde" w:date="2026-09-18T15:19:00Z" w16du:dateUtc="2026-09-18T13:19:00Z"/>
              <w:rFonts w:ascii="Arial" w:hAnsi="Arial" w:cs="Arial"/>
              <w:bCs/>
              <w:sz w:val="24"/>
              <w:szCs w:val="24"/>
            </w:rPr>
          </w:rPrChange>
        </w:rPr>
        <w:pPrChange w:id="48" w:author="Héctor Bahamonde" w:date="2026-09-18T15:20:00Z" w16du:dateUtc="2026-09-18T13:20:00Z">
          <w:pPr>
            <w:pStyle w:val="BodyText"/>
            <w:numPr>
              <w:numId w:val="4"/>
            </w:numPr>
            <w:spacing w:before="120" w:after="120" w:line="360" w:lineRule="auto"/>
            <w:ind w:left="720" w:hanging="360"/>
            <w:jc w:val="both"/>
          </w:pPr>
        </w:pPrChange>
      </w:pPr>
      <w:ins w:id="49" w:author="Héctor Bahamonde" w:date="2026-09-18T15:19:00Z" w16du:dateUtc="2026-09-18T13:19:00Z">
        <w:r w:rsidRPr="00351B29">
          <w:rPr>
            <w:rFonts w:ascii="Arial" w:hAnsi="Arial" w:cs="Arial"/>
            <w:w w:val="110"/>
            <w:sz w:val="24"/>
            <w:szCs w:val="24"/>
            <w:rPrChange w:id="50" w:author="Héctor Bahamonde" w:date="2026-09-18T15:20:00Z" w16du:dateUtc="2026-09-18T13:20:00Z">
              <w:rPr>
                <w:rFonts w:ascii="Arial" w:hAnsi="Arial" w:cs="Arial"/>
                <w:bCs/>
                <w:sz w:val="24"/>
                <w:szCs w:val="24"/>
              </w:rPr>
            </w:rPrChange>
          </w:rPr>
          <w:t>The rescue-oriented frame increases unconditional funding and reduces outright rejection.</w:t>
        </w:r>
      </w:ins>
    </w:p>
    <w:p w14:paraId="21E98FAB" w14:textId="44D4C794" w:rsidR="00E517B1" w:rsidRPr="00351B29" w:rsidDel="00351B29" w:rsidRDefault="00351B29" w:rsidP="00351B29">
      <w:pPr>
        <w:pStyle w:val="BodyText"/>
        <w:numPr>
          <w:ilvl w:val="0"/>
          <w:numId w:val="4"/>
        </w:numPr>
        <w:spacing w:before="120" w:after="120" w:line="360" w:lineRule="auto"/>
        <w:ind w:left="0"/>
        <w:jc w:val="both"/>
        <w:rPr>
          <w:del w:id="51" w:author="Héctor Bahamonde" w:date="2026-09-18T15:19:00Z" w16du:dateUtc="2026-09-18T13:19:00Z"/>
          <w:rFonts w:ascii="Arial" w:hAnsi="Arial" w:cs="Arial"/>
          <w:w w:val="110"/>
          <w:sz w:val="24"/>
          <w:szCs w:val="24"/>
          <w:rPrChange w:id="52" w:author="Héctor Bahamonde" w:date="2026-09-18T15:20:00Z" w16du:dateUtc="2026-09-18T13:20:00Z">
            <w:rPr>
              <w:del w:id="53" w:author="Héctor Bahamonde" w:date="2026-09-18T15:19:00Z" w16du:dateUtc="2026-09-18T13:19:00Z"/>
              <w:rFonts w:ascii="Arial" w:hAnsi="Arial" w:cs="Arial"/>
              <w:bCs/>
              <w:sz w:val="24"/>
              <w:szCs w:val="24"/>
            </w:rPr>
          </w:rPrChange>
        </w:rPr>
        <w:pPrChange w:id="54" w:author="Héctor Bahamonde" w:date="2026-09-18T15:20:00Z" w16du:dateUtc="2026-09-18T13:20:00Z">
          <w:pPr>
            <w:pStyle w:val="BodyText"/>
            <w:numPr>
              <w:numId w:val="4"/>
            </w:numPr>
            <w:spacing w:before="120" w:after="120" w:line="360" w:lineRule="auto"/>
            <w:ind w:hanging="360"/>
            <w:jc w:val="both"/>
          </w:pPr>
        </w:pPrChange>
      </w:pPr>
      <w:ins w:id="55" w:author="Héctor Bahamonde" w:date="2026-09-18T15:19:00Z" w16du:dateUtc="2026-09-18T13:19:00Z">
        <w:r w:rsidRPr="00351B29">
          <w:rPr>
            <w:rFonts w:ascii="Arial" w:hAnsi="Arial" w:cs="Arial"/>
            <w:w w:val="110"/>
            <w:sz w:val="24"/>
            <w:szCs w:val="24"/>
            <w:rPrChange w:id="56" w:author="Héctor Bahamonde" w:date="2026-09-18T15:20:00Z" w16du:dateUtc="2026-09-18T13:20:00Z">
              <w:rPr>
                <w:rFonts w:ascii="Arial" w:hAnsi="Arial" w:cs="Arial"/>
                <w:bCs/>
                <w:sz w:val="24"/>
                <w:szCs w:val="24"/>
              </w:rPr>
            </w:rPrChange>
          </w:rPr>
          <w:t>The resource-preservation frame shifts support from unconditional to conditional funding.</w:t>
        </w:r>
      </w:ins>
      <w:ins w:id="57" w:author="Microsoft Office User" w:date="2026-09-13T19:52:00Z">
        <w:del w:id="58" w:author="Héctor Bahamonde" w:date="2026-09-18T15:19:00Z" w16du:dateUtc="2026-09-18T13:19:00Z">
          <w:r w:rsidR="007E4DEA" w:rsidRPr="00351B29" w:rsidDel="00351B29">
            <w:rPr>
              <w:rFonts w:ascii="Arial" w:hAnsi="Arial" w:cs="Arial"/>
              <w:w w:val="110"/>
              <w:sz w:val="24"/>
              <w:szCs w:val="24"/>
              <w:rPrChange w:id="59" w:author="Héctor Bahamonde" w:date="2026-09-18T15:20:00Z" w16du:dateUtc="2026-09-18T13:20:00Z">
                <w:rPr>
                  <w:rFonts w:ascii="Arial" w:hAnsi="Arial" w:cs="Arial"/>
                  <w:bCs/>
                  <w:sz w:val="24"/>
                  <w:szCs w:val="24"/>
                </w:rPr>
              </w:rPrChange>
            </w:rPr>
            <w:delText xml:space="preserve">Support for </w:delText>
          </w:r>
        </w:del>
      </w:ins>
      <w:ins w:id="60" w:author="Microsoft Office User" w:date="2026-09-13T19:53:00Z">
        <w:del w:id="61" w:author="Héctor Bahamonde" w:date="2026-09-18T15:19:00Z" w16du:dateUtc="2026-09-18T13:19:00Z">
          <w:r w:rsidR="007E4DEA" w:rsidRPr="00351B29" w:rsidDel="00351B29">
            <w:rPr>
              <w:rFonts w:ascii="Arial" w:hAnsi="Arial" w:cs="Arial"/>
              <w:w w:val="110"/>
              <w:sz w:val="24"/>
              <w:szCs w:val="24"/>
              <w:rPrChange w:id="62" w:author="Héctor Bahamonde" w:date="2026-09-18T15:20:00Z" w16du:dateUtc="2026-09-18T13:20:00Z">
                <w:rPr>
                  <w:rFonts w:ascii="Arial" w:hAnsi="Arial" w:cs="Arial"/>
                  <w:bCs/>
                  <w:sz w:val="24"/>
                  <w:szCs w:val="24"/>
                </w:rPr>
              </w:rPrChange>
            </w:rPr>
            <w:delText xml:space="preserve">public funding of high-cost cancer medicines </w:delText>
          </w:r>
        </w:del>
      </w:ins>
      <w:ins w:id="63" w:author="Katri Aaltonen" w:date="2026-09-13T16:07:00Z">
        <w:del w:id="64" w:author="Héctor Bahamonde" w:date="2026-09-18T15:19:00Z" w16du:dateUtc="2026-09-18T13:19:00Z">
          <w:r w:rsidR="00E517B1" w:rsidRPr="00351B29" w:rsidDel="00351B29">
            <w:rPr>
              <w:rFonts w:ascii="Arial" w:hAnsi="Arial" w:cs="Arial"/>
              <w:w w:val="110"/>
              <w:sz w:val="24"/>
              <w:szCs w:val="24"/>
              <w:rPrChange w:id="65" w:author="Héctor Bahamonde" w:date="2026-09-18T15:20:00Z" w16du:dateUtc="2026-09-18T13:20:00Z">
                <w:rPr>
                  <w:rFonts w:ascii="Arial" w:hAnsi="Arial" w:cs="Arial"/>
                  <w:bCs/>
                  <w:sz w:val="24"/>
                  <w:szCs w:val="24"/>
                </w:rPr>
              </w:rPrChange>
            </w:rPr>
            <w:delText>increases</w:delText>
          </w:r>
        </w:del>
      </w:ins>
      <w:del w:id="66" w:author="Héctor Bahamonde" w:date="2026-09-18T15:19:00Z" w16du:dateUtc="2026-09-18T13:19:00Z">
        <w:r w:rsidR="00435E8C" w:rsidRPr="00351B29" w:rsidDel="00351B29">
          <w:rPr>
            <w:rFonts w:ascii="Arial" w:hAnsi="Arial" w:cs="Arial"/>
            <w:w w:val="110"/>
            <w:sz w:val="24"/>
            <w:szCs w:val="24"/>
            <w:rPrChange w:id="67" w:author="Héctor Bahamonde" w:date="2026-09-18T15:20:00Z" w16du:dateUtc="2026-09-18T13:20:00Z">
              <w:rPr>
                <w:rFonts w:ascii="Arial" w:hAnsi="Arial" w:cs="Arial"/>
                <w:bCs/>
                <w:sz w:val="24"/>
                <w:szCs w:val="24"/>
              </w:rPr>
            </w:rPrChange>
          </w:rPr>
          <w:delText xml:space="preserve">is higher </w:delText>
        </w:r>
      </w:del>
      <w:ins w:id="68" w:author="Microsoft Office User" w:date="2026-09-13T19:53:00Z">
        <w:del w:id="69" w:author="Héctor Bahamonde" w:date="2026-09-18T15:19:00Z" w16du:dateUtc="2026-09-18T13:19:00Z">
          <w:r w:rsidR="007E4DEA" w:rsidRPr="00351B29" w:rsidDel="00351B29">
            <w:rPr>
              <w:rFonts w:ascii="Arial" w:hAnsi="Arial" w:cs="Arial"/>
              <w:w w:val="110"/>
              <w:sz w:val="24"/>
              <w:szCs w:val="24"/>
              <w:rPrChange w:id="70" w:author="Héctor Bahamonde" w:date="2026-09-18T15:20:00Z" w16du:dateUtc="2026-09-18T13:20:00Z">
                <w:rPr>
                  <w:rFonts w:ascii="Arial" w:hAnsi="Arial" w:cs="Arial"/>
                  <w:bCs/>
                  <w:sz w:val="24"/>
                  <w:szCs w:val="24"/>
                </w:rPr>
              </w:rPrChange>
            </w:rPr>
            <w:delText>when the decision is framed</w:delText>
          </w:r>
        </w:del>
      </w:ins>
      <w:ins w:id="71" w:author="Microsoft Office User" w:date="2026-09-13T19:54:00Z">
        <w:del w:id="72" w:author="Héctor Bahamonde" w:date="2026-09-18T15:19:00Z" w16du:dateUtc="2026-09-18T13:19:00Z">
          <w:r w:rsidR="007E4DEA" w:rsidRPr="00351B29" w:rsidDel="00351B29">
            <w:rPr>
              <w:rFonts w:ascii="Arial" w:hAnsi="Arial" w:cs="Arial"/>
              <w:w w:val="110"/>
              <w:sz w:val="24"/>
              <w:szCs w:val="24"/>
              <w:rPrChange w:id="73" w:author="Héctor Bahamonde" w:date="2026-09-18T15:20:00Z" w16du:dateUtc="2026-09-18T13:20:00Z">
                <w:rPr>
                  <w:rFonts w:ascii="Arial" w:hAnsi="Arial" w:cs="Arial"/>
                  <w:bCs/>
                  <w:sz w:val="24"/>
                  <w:szCs w:val="24"/>
                </w:rPr>
              </w:rPrChange>
            </w:rPr>
            <w:delText xml:space="preserve"> </w:delText>
          </w:r>
        </w:del>
      </w:ins>
      <w:del w:id="74" w:author="Héctor Bahamonde" w:date="2026-09-18T15:19:00Z" w16du:dateUtc="2026-09-18T13:19:00Z">
        <w:r w:rsidR="00435E8C" w:rsidRPr="00351B29" w:rsidDel="00351B29">
          <w:rPr>
            <w:rFonts w:ascii="Arial" w:hAnsi="Arial" w:cs="Arial"/>
            <w:w w:val="110"/>
            <w:sz w:val="24"/>
            <w:szCs w:val="24"/>
            <w:rPrChange w:id="75" w:author="Héctor Bahamonde" w:date="2026-09-18T15:20:00Z" w16du:dateUtc="2026-09-18T13:20:00Z">
              <w:rPr>
                <w:rFonts w:ascii="Arial" w:hAnsi="Arial" w:cs="Arial"/>
                <w:bCs/>
                <w:sz w:val="24"/>
                <w:szCs w:val="24"/>
              </w:rPr>
            </w:rPrChange>
          </w:rPr>
          <w:delText xml:space="preserve"> </w:delText>
        </w:r>
      </w:del>
      <w:ins w:id="76" w:author="Katri Aaltonen" w:date="2026-09-13T16:07:00Z">
        <w:del w:id="77" w:author="Héctor Bahamonde" w:date="2026-09-18T15:19:00Z" w16du:dateUtc="2026-09-18T13:19:00Z">
          <w:r w:rsidR="00E517B1" w:rsidRPr="00351B29" w:rsidDel="00351B29">
            <w:rPr>
              <w:rFonts w:ascii="Arial" w:hAnsi="Arial" w:cs="Arial"/>
              <w:w w:val="110"/>
              <w:sz w:val="24"/>
              <w:szCs w:val="24"/>
              <w:rPrChange w:id="78" w:author="Héctor Bahamonde" w:date="2026-09-18T15:20:00Z" w16du:dateUtc="2026-09-18T13:20:00Z">
                <w:rPr>
                  <w:rFonts w:ascii="Arial" w:hAnsi="Arial" w:cs="Arial"/>
                  <w:bCs/>
                  <w:sz w:val="24"/>
                  <w:szCs w:val="24"/>
                </w:rPr>
              </w:rPrChange>
            </w:rPr>
            <w:delText>as a last-resort option</w:delText>
          </w:r>
        </w:del>
      </w:ins>
      <w:ins w:id="79" w:author="Katri Aaltonen" w:date="2026-09-13T16:11:00Z">
        <w:del w:id="80" w:author="Héctor Bahamonde" w:date="2026-09-18T15:19:00Z" w16du:dateUtc="2026-09-18T13:19:00Z">
          <w:r w:rsidR="00E517B1" w:rsidRPr="00351B29" w:rsidDel="00351B29">
            <w:rPr>
              <w:rFonts w:ascii="Arial" w:hAnsi="Arial" w:cs="Arial"/>
              <w:w w:val="110"/>
              <w:sz w:val="24"/>
              <w:szCs w:val="24"/>
              <w:rPrChange w:id="81" w:author="Héctor Bahamonde" w:date="2026-09-18T15:20:00Z" w16du:dateUtc="2026-09-18T13:20:00Z">
                <w:rPr>
                  <w:rFonts w:ascii="Arial" w:hAnsi="Arial" w:cs="Arial"/>
                  <w:bCs/>
                  <w:sz w:val="24"/>
                  <w:szCs w:val="24"/>
                </w:rPr>
              </w:rPrChange>
            </w:rPr>
            <w:delText>.</w:delText>
          </w:r>
        </w:del>
      </w:ins>
    </w:p>
    <w:p w14:paraId="408C71DC" w14:textId="77777777" w:rsidR="00351B29" w:rsidRPr="00351B29" w:rsidRDefault="00351B29" w:rsidP="00351B29">
      <w:pPr>
        <w:pStyle w:val="BodyText"/>
        <w:numPr>
          <w:ilvl w:val="0"/>
          <w:numId w:val="4"/>
        </w:numPr>
        <w:spacing w:before="120" w:after="120" w:line="360" w:lineRule="auto"/>
        <w:ind w:left="0"/>
        <w:jc w:val="both"/>
        <w:rPr>
          <w:ins w:id="82" w:author="Héctor Bahamonde" w:date="2026-09-18T15:19:00Z" w16du:dateUtc="2026-09-18T13:19:00Z"/>
          <w:rFonts w:ascii="Arial" w:hAnsi="Arial" w:cs="Arial"/>
          <w:w w:val="110"/>
          <w:sz w:val="24"/>
          <w:szCs w:val="24"/>
          <w:rPrChange w:id="83" w:author="Héctor Bahamonde" w:date="2026-09-18T15:20:00Z" w16du:dateUtc="2026-09-18T13:20:00Z">
            <w:rPr>
              <w:ins w:id="84" w:author="Héctor Bahamonde" w:date="2026-09-18T15:19:00Z" w16du:dateUtc="2026-09-18T13:19:00Z"/>
              <w:rFonts w:ascii="Arial" w:hAnsi="Arial" w:cs="Arial"/>
              <w:bCs/>
              <w:sz w:val="24"/>
              <w:szCs w:val="24"/>
            </w:rPr>
          </w:rPrChange>
        </w:rPr>
        <w:pPrChange w:id="85" w:author="Héctor Bahamonde" w:date="2026-09-18T15:20:00Z" w16du:dateUtc="2026-09-18T13:20:00Z">
          <w:pPr>
            <w:pStyle w:val="BodyText"/>
            <w:numPr>
              <w:numId w:val="4"/>
            </w:numPr>
            <w:spacing w:before="120" w:after="120" w:line="360" w:lineRule="auto"/>
            <w:ind w:left="720" w:hanging="360"/>
            <w:jc w:val="both"/>
          </w:pPr>
        </w:pPrChange>
      </w:pPr>
    </w:p>
    <w:p w14:paraId="5EF8A260" w14:textId="700A3122" w:rsidR="00795367" w:rsidRPr="008372F6" w:rsidDel="00351B29" w:rsidRDefault="00E517B1" w:rsidP="008372F6">
      <w:pPr>
        <w:pStyle w:val="BodyText"/>
        <w:numPr>
          <w:ilvl w:val="0"/>
          <w:numId w:val="4"/>
        </w:numPr>
        <w:spacing w:before="120" w:after="120" w:line="360" w:lineRule="auto"/>
        <w:ind w:left="0"/>
        <w:jc w:val="both"/>
        <w:rPr>
          <w:del w:id="86" w:author="Héctor Bahamonde" w:date="2026-09-18T15:19:00Z" w16du:dateUtc="2026-09-18T13:19:00Z"/>
          <w:rFonts w:ascii="Arial" w:hAnsi="Arial" w:cs="Arial"/>
          <w:bCs/>
          <w:sz w:val="24"/>
          <w:szCs w:val="24"/>
        </w:rPr>
      </w:pPr>
      <w:ins w:id="87" w:author="Katri Aaltonen" w:date="2026-09-13T16:11:00Z">
        <w:del w:id="88" w:author="Héctor Bahamonde" w:date="2026-09-18T15:19:00Z" w16du:dateUtc="2026-09-18T13:19:00Z">
          <w:r w:rsidRPr="008372F6" w:rsidDel="00351B29">
            <w:rPr>
              <w:rFonts w:ascii="Arial" w:hAnsi="Arial" w:cs="Arial"/>
              <w:bCs/>
              <w:sz w:val="24"/>
              <w:szCs w:val="24"/>
            </w:rPr>
            <w:delText>Conversely, support for conditional funding or rejection increases when the framing highlights the scarcity of healthcare resources and budget constraints</w:delText>
          </w:r>
        </w:del>
      </w:ins>
      <w:del w:id="89" w:author="Héctor Bahamonde" w:date="2026-09-18T15:19:00Z" w16du:dateUtc="2026-09-18T13:19:00Z">
        <w:r w:rsidR="00435E8C" w:rsidRPr="008372F6" w:rsidDel="00351B29">
          <w:rPr>
            <w:rFonts w:ascii="Arial" w:hAnsi="Arial" w:cs="Arial"/>
            <w:bCs/>
            <w:sz w:val="24"/>
            <w:szCs w:val="24"/>
          </w:rPr>
          <w:delText xml:space="preserve">through </w:delText>
        </w:r>
        <w:r w:rsidR="00435E8C" w:rsidRPr="008372F6" w:rsidDel="00351B29">
          <w:rPr>
            <w:rFonts w:ascii="Arial" w:hAnsi="Arial" w:cs="Arial"/>
            <w:bCs/>
            <w:sz w:val="24"/>
            <w:szCs w:val="24"/>
            <w:highlight w:val="yellow"/>
          </w:rPr>
          <w:delText>xxx</w:delText>
        </w:r>
        <w:r w:rsidR="00435E8C" w:rsidRPr="008372F6" w:rsidDel="00351B29">
          <w:rPr>
            <w:rFonts w:ascii="Arial" w:hAnsi="Arial" w:cs="Arial"/>
            <w:bCs/>
            <w:sz w:val="24"/>
            <w:szCs w:val="24"/>
          </w:rPr>
          <w:delText xml:space="preserve">x (rule-of-rescue) whereas </w:delText>
        </w:r>
        <w:r w:rsidR="00435E8C" w:rsidRPr="008372F6" w:rsidDel="00351B29">
          <w:rPr>
            <w:rFonts w:ascii="Arial" w:hAnsi="Arial" w:cs="Arial"/>
            <w:bCs/>
            <w:sz w:val="24"/>
            <w:szCs w:val="24"/>
            <w:highlight w:val="yellow"/>
          </w:rPr>
          <w:delText>xxxx</w:delText>
        </w:r>
        <w:r w:rsidR="00435E8C" w:rsidRPr="008372F6" w:rsidDel="00351B29">
          <w:rPr>
            <w:rFonts w:ascii="Arial" w:hAnsi="Arial" w:cs="Arial"/>
            <w:bCs/>
            <w:sz w:val="24"/>
            <w:szCs w:val="24"/>
          </w:rPr>
          <w:delText xml:space="preserve"> (health maximization) increases support for conditionality and rejection</w:delText>
        </w:r>
      </w:del>
      <w:ins w:id="90" w:author="Microsoft Office User" w:date="2026-09-13T19:56:00Z">
        <w:del w:id="91" w:author="Héctor Bahamonde" w:date="2026-09-18T15:19:00Z" w16du:dateUtc="2026-09-18T13:19:00Z">
          <w:r w:rsidR="007E4DEA" w:rsidRPr="008372F6" w:rsidDel="00351B29">
            <w:rPr>
              <w:rFonts w:ascii="Arial" w:hAnsi="Arial" w:cs="Arial"/>
              <w:bCs/>
              <w:sz w:val="24"/>
              <w:szCs w:val="24"/>
            </w:rPr>
            <w:delText>.</w:delText>
          </w:r>
        </w:del>
      </w:ins>
      <w:del w:id="92" w:author="Héctor Bahamonde" w:date="2026-09-18T15:19:00Z" w16du:dateUtc="2026-09-18T13:19:00Z">
        <w:r w:rsidR="00435E8C" w:rsidRPr="008372F6" w:rsidDel="00351B29">
          <w:rPr>
            <w:rFonts w:ascii="Arial" w:hAnsi="Arial" w:cs="Arial"/>
            <w:bCs/>
            <w:sz w:val="24"/>
            <w:szCs w:val="24"/>
          </w:rPr>
          <w:delText xml:space="preserve"> </w:delText>
        </w:r>
      </w:del>
    </w:p>
    <w:p w14:paraId="10A88D4A" w14:textId="7BED83C8" w:rsidR="00435E8C" w:rsidRPr="008372F6" w:rsidDel="00E517B1" w:rsidRDefault="007E4DEA" w:rsidP="008372F6">
      <w:pPr>
        <w:pStyle w:val="BodyText"/>
        <w:numPr>
          <w:ilvl w:val="0"/>
          <w:numId w:val="4"/>
        </w:numPr>
        <w:spacing w:before="120" w:after="120" w:line="360" w:lineRule="auto"/>
        <w:ind w:left="0"/>
        <w:jc w:val="both"/>
        <w:rPr>
          <w:del w:id="93" w:author="Katri Aaltonen" w:date="2026-09-13T16:12:00Z"/>
          <w:rFonts w:ascii="Arial" w:hAnsi="Arial" w:cs="Arial"/>
          <w:bCs/>
          <w:sz w:val="24"/>
          <w:szCs w:val="24"/>
        </w:rPr>
      </w:pPr>
      <w:ins w:id="94" w:author="Microsoft Office User" w:date="2026-09-13T19:55:00Z">
        <w:r w:rsidRPr="008372F6">
          <w:rPr>
            <w:rFonts w:ascii="Arial" w:hAnsi="Arial" w:cs="Arial"/>
            <w:bCs/>
            <w:sz w:val="24"/>
            <w:szCs w:val="24"/>
          </w:rPr>
          <w:t xml:space="preserve">Findings inform </w:t>
        </w:r>
      </w:ins>
      <w:del w:id="95" w:author="Katri Aaltonen" w:date="2026-09-13T16:12:00Z">
        <w:r w:rsidR="00435E8C" w:rsidRPr="008372F6" w:rsidDel="00E517B1">
          <w:rPr>
            <w:rFonts w:ascii="Arial" w:hAnsi="Arial" w:cs="Arial"/>
            <w:bCs/>
            <w:sz w:val="24"/>
            <w:szCs w:val="24"/>
          </w:rPr>
          <w:delText>Prospect theory -linked bulletpoint?</w:delText>
        </w:r>
      </w:del>
    </w:p>
    <w:p w14:paraId="731F7C99" w14:textId="0CD54F1F" w:rsidR="00795367" w:rsidRPr="008372F6" w:rsidRDefault="00435E8C" w:rsidP="008372F6">
      <w:pPr>
        <w:pStyle w:val="BodyText"/>
        <w:numPr>
          <w:ilvl w:val="0"/>
          <w:numId w:val="4"/>
        </w:numPr>
        <w:spacing w:before="120" w:after="120" w:line="360" w:lineRule="auto"/>
        <w:ind w:left="0"/>
        <w:jc w:val="both"/>
        <w:rPr>
          <w:rFonts w:ascii="Arial" w:hAnsi="Arial" w:cs="Arial"/>
          <w:bCs/>
          <w:sz w:val="24"/>
          <w:szCs w:val="24"/>
        </w:rPr>
      </w:pPr>
      <w:del w:id="96" w:author="Microsoft Office User" w:date="2026-09-13T19:55:00Z">
        <w:r w:rsidRPr="008372F6" w:rsidDel="007E4DEA">
          <w:rPr>
            <w:rFonts w:ascii="Arial" w:hAnsi="Arial" w:cs="Arial"/>
            <w:bCs/>
            <w:sz w:val="24"/>
            <w:szCs w:val="24"/>
          </w:rPr>
          <w:delText xml:space="preserve">Findings inform </w:delText>
        </w:r>
      </w:del>
      <w:ins w:id="97" w:author="Katri Aaltonen" w:date="2026-09-13T16:11:00Z">
        <w:r w:rsidR="00E517B1" w:rsidRPr="008372F6">
          <w:rPr>
            <w:rFonts w:ascii="Arial" w:hAnsi="Arial" w:cs="Arial"/>
            <w:bCs/>
            <w:sz w:val="24"/>
            <w:szCs w:val="24"/>
          </w:rPr>
          <w:t xml:space="preserve">communication about </w:t>
        </w:r>
      </w:ins>
      <w:ins w:id="98" w:author="Microsoft Office User" w:date="2026-09-13T19:55:00Z">
        <w:r w:rsidR="007E4DEA" w:rsidRPr="008372F6">
          <w:rPr>
            <w:rFonts w:ascii="Arial" w:hAnsi="Arial" w:cs="Arial"/>
            <w:bCs/>
            <w:sz w:val="24"/>
            <w:szCs w:val="24"/>
          </w:rPr>
          <w:t>priority-setting in public system</w:t>
        </w:r>
      </w:ins>
      <w:ins w:id="99" w:author="Microsoft Office User" w:date="2026-09-13T19:56:00Z">
        <w:r w:rsidR="007E4DEA" w:rsidRPr="008372F6">
          <w:rPr>
            <w:rFonts w:ascii="Arial" w:hAnsi="Arial" w:cs="Arial"/>
            <w:bCs/>
            <w:sz w:val="24"/>
            <w:szCs w:val="24"/>
          </w:rPr>
          <w:t>s.</w:t>
        </w:r>
      </w:ins>
      <w:del w:id="100" w:author="Katri Aaltonen" w:date="2026-09-13T16:11:00Z">
        <w:r w:rsidRPr="008372F6" w:rsidDel="00E517B1">
          <w:rPr>
            <w:rFonts w:ascii="Arial" w:hAnsi="Arial" w:cs="Arial"/>
            <w:bCs/>
            <w:sz w:val="24"/>
            <w:szCs w:val="24"/>
          </w:rPr>
          <w:delText>for high-cost m</w:delText>
        </w:r>
      </w:del>
    </w:p>
    <w:p w14:paraId="408DFB2D" w14:textId="77777777" w:rsidR="000605A5" w:rsidRPr="008372F6" w:rsidRDefault="000605A5" w:rsidP="008372F6">
      <w:pPr>
        <w:pStyle w:val="BodyText"/>
        <w:spacing w:before="120" w:after="120" w:line="360" w:lineRule="auto"/>
        <w:jc w:val="both"/>
        <w:rPr>
          <w:rFonts w:ascii="Arial" w:hAnsi="Arial" w:cs="Arial"/>
          <w:sz w:val="24"/>
          <w:szCs w:val="24"/>
        </w:rPr>
      </w:pPr>
      <w:r w:rsidRPr="008372F6">
        <w:rPr>
          <w:rFonts w:ascii="Arial" w:hAnsi="Arial" w:cs="Arial"/>
          <w:b/>
          <w:bCs/>
          <w:w w:val="105"/>
          <w:sz w:val="24"/>
          <w:szCs w:val="24"/>
        </w:rPr>
        <w:t>AI statement:</w:t>
      </w:r>
      <w:r w:rsidRPr="008372F6">
        <w:rPr>
          <w:rFonts w:ascii="Arial" w:hAnsi="Arial" w:cs="Arial"/>
          <w:w w:val="105"/>
          <w:sz w:val="24"/>
          <w:szCs w:val="24"/>
        </w:rPr>
        <w:t xml:space="preserve"> Artificial intelligence tool Microsoft Copilot was used to support language editing, proofreading, and minor editorial refinement.</w:t>
      </w:r>
      <w:r w:rsidRPr="008372F6">
        <w:rPr>
          <w:rFonts w:ascii="Arial" w:hAnsi="Arial" w:cs="Arial"/>
          <w:spacing w:val="37"/>
          <w:w w:val="105"/>
          <w:sz w:val="24"/>
          <w:szCs w:val="24"/>
        </w:rPr>
        <w:t xml:space="preserve"> </w:t>
      </w:r>
      <w:r w:rsidRPr="008372F6">
        <w:rPr>
          <w:rFonts w:ascii="Arial" w:hAnsi="Arial" w:cs="Arial"/>
          <w:w w:val="105"/>
          <w:sz w:val="24"/>
          <w:szCs w:val="24"/>
        </w:rPr>
        <w:t>After using this tool, the authors reviewed and edited the</w:t>
      </w:r>
      <w:r w:rsidRPr="008372F6">
        <w:rPr>
          <w:rFonts w:ascii="Arial" w:hAnsi="Arial" w:cs="Arial"/>
          <w:spacing w:val="34"/>
          <w:w w:val="105"/>
          <w:sz w:val="24"/>
          <w:szCs w:val="24"/>
        </w:rPr>
        <w:t xml:space="preserve"> </w:t>
      </w:r>
      <w:r w:rsidRPr="008372F6">
        <w:rPr>
          <w:rFonts w:ascii="Arial" w:hAnsi="Arial" w:cs="Arial"/>
          <w:w w:val="105"/>
          <w:sz w:val="24"/>
          <w:szCs w:val="24"/>
        </w:rPr>
        <w:t>content</w:t>
      </w:r>
      <w:r w:rsidRPr="008372F6">
        <w:rPr>
          <w:rFonts w:ascii="Arial" w:hAnsi="Arial" w:cs="Arial"/>
          <w:spacing w:val="34"/>
          <w:w w:val="105"/>
          <w:sz w:val="24"/>
          <w:szCs w:val="24"/>
        </w:rPr>
        <w:t xml:space="preserve"> </w:t>
      </w:r>
      <w:r w:rsidRPr="008372F6">
        <w:rPr>
          <w:rFonts w:ascii="Arial" w:hAnsi="Arial" w:cs="Arial"/>
          <w:w w:val="105"/>
          <w:sz w:val="24"/>
          <w:szCs w:val="24"/>
        </w:rPr>
        <w:t>as</w:t>
      </w:r>
      <w:r w:rsidRPr="008372F6">
        <w:rPr>
          <w:rFonts w:ascii="Arial" w:hAnsi="Arial" w:cs="Arial"/>
          <w:spacing w:val="34"/>
          <w:w w:val="105"/>
          <w:sz w:val="24"/>
          <w:szCs w:val="24"/>
        </w:rPr>
        <w:t xml:space="preserve"> </w:t>
      </w:r>
      <w:r w:rsidRPr="008372F6">
        <w:rPr>
          <w:rFonts w:ascii="Arial" w:hAnsi="Arial" w:cs="Arial"/>
          <w:w w:val="105"/>
          <w:sz w:val="24"/>
          <w:szCs w:val="24"/>
        </w:rPr>
        <w:t>needed</w:t>
      </w:r>
      <w:r w:rsidRPr="008372F6">
        <w:rPr>
          <w:rFonts w:ascii="Arial" w:hAnsi="Arial" w:cs="Arial"/>
          <w:spacing w:val="34"/>
          <w:w w:val="105"/>
          <w:sz w:val="24"/>
          <w:szCs w:val="24"/>
        </w:rPr>
        <w:t xml:space="preserve"> </w:t>
      </w:r>
      <w:r w:rsidRPr="008372F6">
        <w:rPr>
          <w:rFonts w:ascii="Arial" w:hAnsi="Arial" w:cs="Arial"/>
          <w:w w:val="105"/>
          <w:sz w:val="24"/>
          <w:szCs w:val="24"/>
        </w:rPr>
        <w:t>and</w:t>
      </w:r>
      <w:r w:rsidRPr="008372F6">
        <w:rPr>
          <w:rFonts w:ascii="Arial" w:hAnsi="Arial" w:cs="Arial"/>
          <w:spacing w:val="34"/>
          <w:w w:val="105"/>
          <w:sz w:val="24"/>
          <w:szCs w:val="24"/>
        </w:rPr>
        <w:t xml:space="preserve"> </w:t>
      </w:r>
      <w:r w:rsidRPr="008372F6">
        <w:rPr>
          <w:rFonts w:ascii="Arial" w:hAnsi="Arial" w:cs="Arial"/>
          <w:w w:val="105"/>
          <w:sz w:val="24"/>
          <w:szCs w:val="24"/>
        </w:rPr>
        <w:t>take</w:t>
      </w:r>
      <w:r w:rsidRPr="008372F6">
        <w:rPr>
          <w:rFonts w:ascii="Arial" w:hAnsi="Arial" w:cs="Arial"/>
          <w:spacing w:val="34"/>
          <w:w w:val="105"/>
          <w:sz w:val="24"/>
          <w:szCs w:val="24"/>
        </w:rPr>
        <w:t xml:space="preserve"> </w:t>
      </w:r>
      <w:r w:rsidRPr="008372F6">
        <w:rPr>
          <w:rFonts w:ascii="Arial" w:hAnsi="Arial" w:cs="Arial"/>
          <w:w w:val="105"/>
          <w:sz w:val="24"/>
          <w:szCs w:val="24"/>
        </w:rPr>
        <w:t>full</w:t>
      </w:r>
      <w:r w:rsidRPr="008372F6">
        <w:rPr>
          <w:rFonts w:ascii="Arial" w:hAnsi="Arial" w:cs="Arial"/>
          <w:spacing w:val="34"/>
          <w:w w:val="105"/>
          <w:sz w:val="24"/>
          <w:szCs w:val="24"/>
        </w:rPr>
        <w:t xml:space="preserve"> </w:t>
      </w:r>
      <w:r w:rsidRPr="008372F6">
        <w:rPr>
          <w:rFonts w:ascii="Arial" w:hAnsi="Arial" w:cs="Arial"/>
          <w:w w:val="105"/>
          <w:sz w:val="24"/>
          <w:szCs w:val="24"/>
        </w:rPr>
        <w:t>responsibility</w:t>
      </w:r>
      <w:r w:rsidRPr="008372F6">
        <w:rPr>
          <w:rFonts w:ascii="Arial" w:hAnsi="Arial" w:cs="Arial"/>
          <w:spacing w:val="34"/>
          <w:w w:val="105"/>
          <w:sz w:val="24"/>
          <w:szCs w:val="24"/>
        </w:rPr>
        <w:t xml:space="preserve"> </w:t>
      </w:r>
      <w:r w:rsidRPr="008372F6">
        <w:rPr>
          <w:rFonts w:ascii="Arial" w:hAnsi="Arial" w:cs="Arial"/>
          <w:w w:val="105"/>
          <w:sz w:val="24"/>
          <w:szCs w:val="24"/>
        </w:rPr>
        <w:t>for</w:t>
      </w:r>
      <w:r w:rsidRPr="008372F6">
        <w:rPr>
          <w:rFonts w:ascii="Arial" w:hAnsi="Arial" w:cs="Arial"/>
          <w:spacing w:val="34"/>
          <w:w w:val="105"/>
          <w:sz w:val="24"/>
          <w:szCs w:val="24"/>
        </w:rPr>
        <w:t xml:space="preserve"> </w:t>
      </w:r>
      <w:r w:rsidRPr="008372F6">
        <w:rPr>
          <w:rFonts w:ascii="Arial" w:hAnsi="Arial" w:cs="Arial"/>
          <w:w w:val="105"/>
          <w:sz w:val="24"/>
          <w:szCs w:val="24"/>
        </w:rPr>
        <w:t>the</w:t>
      </w:r>
      <w:r w:rsidRPr="008372F6">
        <w:rPr>
          <w:rFonts w:ascii="Arial" w:hAnsi="Arial" w:cs="Arial"/>
          <w:spacing w:val="34"/>
          <w:w w:val="105"/>
          <w:sz w:val="24"/>
          <w:szCs w:val="24"/>
        </w:rPr>
        <w:t xml:space="preserve"> </w:t>
      </w:r>
      <w:r w:rsidRPr="008372F6">
        <w:rPr>
          <w:rFonts w:ascii="Arial" w:hAnsi="Arial" w:cs="Arial"/>
          <w:w w:val="105"/>
          <w:sz w:val="24"/>
          <w:szCs w:val="24"/>
        </w:rPr>
        <w:t>content</w:t>
      </w:r>
      <w:r w:rsidRPr="008372F6">
        <w:rPr>
          <w:rFonts w:ascii="Arial" w:hAnsi="Arial" w:cs="Arial"/>
          <w:spacing w:val="34"/>
          <w:w w:val="105"/>
          <w:sz w:val="24"/>
          <w:szCs w:val="24"/>
        </w:rPr>
        <w:t xml:space="preserve"> </w:t>
      </w:r>
      <w:r w:rsidRPr="008372F6">
        <w:rPr>
          <w:rFonts w:ascii="Arial" w:hAnsi="Arial" w:cs="Arial"/>
          <w:w w:val="105"/>
          <w:sz w:val="24"/>
          <w:szCs w:val="24"/>
        </w:rPr>
        <w:t>of</w:t>
      </w:r>
      <w:r w:rsidRPr="008372F6">
        <w:rPr>
          <w:rFonts w:ascii="Arial" w:hAnsi="Arial" w:cs="Arial"/>
          <w:spacing w:val="34"/>
          <w:w w:val="105"/>
          <w:sz w:val="24"/>
          <w:szCs w:val="24"/>
        </w:rPr>
        <w:t xml:space="preserve"> </w:t>
      </w:r>
      <w:r w:rsidRPr="008372F6">
        <w:rPr>
          <w:rFonts w:ascii="Arial" w:hAnsi="Arial" w:cs="Arial"/>
          <w:w w:val="105"/>
          <w:sz w:val="24"/>
          <w:szCs w:val="24"/>
        </w:rPr>
        <w:t>the</w:t>
      </w:r>
      <w:r w:rsidRPr="008372F6">
        <w:rPr>
          <w:rFonts w:ascii="Arial" w:hAnsi="Arial" w:cs="Arial"/>
          <w:spacing w:val="34"/>
          <w:w w:val="105"/>
          <w:sz w:val="24"/>
          <w:szCs w:val="24"/>
        </w:rPr>
        <w:t xml:space="preserve"> </w:t>
      </w:r>
      <w:r w:rsidRPr="008372F6">
        <w:rPr>
          <w:rFonts w:ascii="Arial" w:hAnsi="Arial" w:cs="Arial"/>
          <w:w w:val="105"/>
          <w:sz w:val="24"/>
          <w:szCs w:val="24"/>
        </w:rPr>
        <w:t>publication.</w:t>
      </w:r>
    </w:p>
    <w:p w14:paraId="21E9B2CF" w14:textId="77777777" w:rsidR="000605A5" w:rsidRPr="008372F6" w:rsidRDefault="000605A5" w:rsidP="008372F6">
      <w:pPr>
        <w:pStyle w:val="BodyText"/>
        <w:spacing w:before="120" w:after="120" w:line="360" w:lineRule="auto"/>
        <w:jc w:val="both"/>
        <w:rPr>
          <w:rFonts w:ascii="Arial" w:hAnsi="Arial" w:cs="Arial"/>
          <w:sz w:val="24"/>
          <w:szCs w:val="24"/>
        </w:rPr>
      </w:pPr>
      <w:r w:rsidRPr="008372F6">
        <w:rPr>
          <w:rFonts w:ascii="Arial" w:hAnsi="Arial" w:cs="Arial"/>
          <w:b/>
          <w:bCs/>
          <w:sz w:val="24"/>
          <w:szCs w:val="24"/>
        </w:rPr>
        <w:t>Conflict</w:t>
      </w:r>
      <w:r w:rsidRPr="008372F6">
        <w:rPr>
          <w:rFonts w:ascii="Arial" w:hAnsi="Arial" w:cs="Arial"/>
          <w:b/>
          <w:bCs/>
          <w:spacing w:val="1"/>
          <w:sz w:val="24"/>
          <w:szCs w:val="24"/>
        </w:rPr>
        <w:t xml:space="preserve"> </w:t>
      </w:r>
      <w:r w:rsidRPr="008372F6">
        <w:rPr>
          <w:rFonts w:ascii="Arial" w:hAnsi="Arial" w:cs="Arial"/>
          <w:b/>
          <w:bCs/>
          <w:sz w:val="24"/>
          <w:szCs w:val="24"/>
        </w:rPr>
        <w:t>of</w:t>
      </w:r>
      <w:r w:rsidRPr="008372F6">
        <w:rPr>
          <w:rFonts w:ascii="Arial" w:hAnsi="Arial" w:cs="Arial"/>
          <w:b/>
          <w:bCs/>
          <w:spacing w:val="1"/>
          <w:sz w:val="24"/>
          <w:szCs w:val="24"/>
        </w:rPr>
        <w:t xml:space="preserve"> </w:t>
      </w:r>
      <w:r w:rsidRPr="008372F6">
        <w:rPr>
          <w:rFonts w:ascii="Arial" w:hAnsi="Arial" w:cs="Arial"/>
          <w:b/>
          <w:bCs/>
          <w:sz w:val="24"/>
          <w:szCs w:val="24"/>
        </w:rPr>
        <w:t>interests:</w:t>
      </w:r>
      <w:r w:rsidRPr="008372F6">
        <w:rPr>
          <w:rFonts w:ascii="Arial" w:hAnsi="Arial" w:cs="Arial"/>
          <w:spacing w:val="10"/>
          <w:sz w:val="24"/>
          <w:szCs w:val="24"/>
        </w:rPr>
        <w:t xml:space="preserve"> </w:t>
      </w:r>
      <w:r w:rsidRPr="008372F6">
        <w:rPr>
          <w:rFonts w:ascii="Arial" w:hAnsi="Arial" w:cs="Arial"/>
          <w:sz w:val="24"/>
          <w:szCs w:val="24"/>
        </w:rPr>
        <w:t>No</w:t>
      </w:r>
      <w:r w:rsidRPr="008372F6">
        <w:rPr>
          <w:rFonts w:ascii="Arial" w:hAnsi="Arial" w:cs="Arial"/>
          <w:spacing w:val="-6"/>
          <w:sz w:val="24"/>
          <w:szCs w:val="24"/>
        </w:rPr>
        <w:t xml:space="preserve"> </w:t>
      </w:r>
      <w:r w:rsidRPr="008372F6">
        <w:rPr>
          <w:rFonts w:ascii="Arial" w:hAnsi="Arial" w:cs="Arial"/>
          <w:sz w:val="24"/>
          <w:szCs w:val="24"/>
        </w:rPr>
        <w:t>conflict</w:t>
      </w:r>
      <w:r w:rsidRPr="008372F6">
        <w:rPr>
          <w:rFonts w:ascii="Arial" w:hAnsi="Arial" w:cs="Arial"/>
          <w:spacing w:val="-6"/>
          <w:sz w:val="24"/>
          <w:szCs w:val="24"/>
        </w:rPr>
        <w:t xml:space="preserve"> </w:t>
      </w:r>
      <w:r w:rsidRPr="008372F6">
        <w:rPr>
          <w:rFonts w:ascii="Arial" w:hAnsi="Arial" w:cs="Arial"/>
          <w:sz w:val="24"/>
          <w:szCs w:val="24"/>
        </w:rPr>
        <w:t>of</w:t>
      </w:r>
      <w:r w:rsidRPr="008372F6">
        <w:rPr>
          <w:rFonts w:ascii="Arial" w:hAnsi="Arial" w:cs="Arial"/>
          <w:spacing w:val="-5"/>
          <w:sz w:val="24"/>
          <w:szCs w:val="24"/>
        </w:rPr>
        <w:t xml:space="preserve"> </w:t>
      </w:r>
      <w:r w:rsidRPr="008372F6">
        <w:rPr>
          <w:rFonts w:ascii="Arial" w:hAnsi="Arial" w:cs="Arial"/>
          <w:sz w:val="24"/>
          <w:szCs w:val="24"/>
        </w:rPr>
        <w:t>interest.</w:t>
      </w:r>
    </w:p>
    <w:p w14:paraId="1D7D714A" w14:textId="2E7F2006" w:rsidR="000605A5" w:rsidRPr="008372F6" w:rsidRDefault="000605A5" w:rsidP="008372F6">
      <w:pPr>
        <w:pStyle w:val="BodyText"/>
        <w:spacing w:before="120" w:after="120" w:line="360" w:lineRule="auto"/>
        <w:jc w:val="both"/>
        <w:rPr>
          <w:rFonts w:ascii="Arial" w:hAnsi="Arial" w:cs="Arial"/>
          <w:sz w:val="24"/>
          <w:szCs w:val="24"/>
        </w:rPr>
      </w:pPr>
      <w:r w:rsidRPr="00C360C4">
        <w:rPr>
          <w:rFonts w:ascii="Arial" w:hAnsi="Arial" w:cs="Arial"/>
          <w:b/>
          <w:bCs/>
          <w:w w:val="105"/>
          <w:sz w:val="24"/>
          <w:szCs w:val="24"/>
        </w:rPr>
        <w:t>Funding:</w:t>
      </w:r>
      <w:ins w:id="101" w:author="Héctor Bahamonde" w:date="2026-09-18T10:34:00Z" w16du:dateUtc="2026-09-18T08:34:00Z">
        <w:r w:rsidR="00C360C4" w:rsidRPr="00C360C4">
          <w:t xml:space="preserve"> </w:t>
        </w:r>
        <w:r w:rsidR="00C360C4" w:rsidRPr="00C360C4">
          <w:rPr>
            <w:rFonts w:ascii="Arial" w:hAnsi="Arial" w:cs="Arial"/>
            <w:b/>
            <w:bCs/>
            <w:w w:val="105"/>
            <w:sz w:val="24"/>
            <w:szCs w:val="24"/>
          </w:rPr>
          <w:t>This study was supported by the Academy of Finland Flagship Programme (decision number 320162)</w:t>
        </w:r>
      </w:ins>
      <w:del w:id="102" w:author="Héctor Bahamonde" w:date="2026-09-18T10:33:00Z" w16du:dateUtc="2026-09-18T08:33:00Z">
        <w:r w:rsidRPr="00C360C4" w:rsidDel="00C360C4">
          <w:rPr>
            <w:rFonts w:ascii="Arial" w:hAnsi="Arial" w:cs="Arial"/>
            <w:spacing w:val="8"/>
            <w:w w:val="105"/>
            <w:sz w:val="24"/>
            <w:szCs w:val="24"/>
          </w:rPr>
          <w:delText xml:space="preserve"> </w:delText>
        </w:r>
        <w:r w:rsidRPr="00C360C4" w:rsidDel="00C360C4">
          <w:rPr>
            <w:rFonts w:ascii="Arial" w:hAnsi="Arial" w:cs="Arial"/>
            <w:w w:val="105"/>
            <w:sz w:val="24"/>
            <w:szCs w:val="24"/>
          </w:rPr>
          <w:delText>No</w:delText>
        </w:r>
        <w:r w:rsidRPr="00C360C4" w:rsidDel="00C360C4">
          <w:rPr>
            <w:rFonts w:ascii="Arial" w:hAnsi="Arial" w:cs="Arial"/>
            <w:spacing w:val="-7"/>
            <w:w w:val="105"/>
            <w:sz w:val="24"/>
            <w:szCs w:val="24"/>
          </w:rPr>
          <w:delText xml:space="preserve"> </w:delText>
        </w:r>
        <w:r w:rsidRPr="00C360C4" w:rsidDel="00C360C4">
          <w:rPr>
            <w:rFonts w:ascii="Arial" w:hAnsi="Arial" w:cs="Arial"/>
            <w:w w:val="105"/>
            <w:sz w:val="24"/>
            <w:szCs w:val="24"/>
          </w:rPr>
          <w:delText>funding</w:delText>
        </w:r>
        <w:r w:rsidRPr="00C360C4" w:rsidDel="00C360C4">
          <w:rPr>
            <w:rFonts w:ascii="Arial" w:hAnsi="Arial" w:cs="Arial"/>
            <w:spacing w:val="-7"/>
            <w:w w:val="105"/>
            <w:sz w:val="24"/>
            <w:szCs w:val="24"/>
          </w:rPr>
          <w:delText xml:space="preserve"> </w:delText>
        </w:r>
        <w:r w:rsidRPr="00C360C4" w:rsidDel="00C360C4">
          <w:rPr>
            <w:rFonts w:ascii="Arial" w:hAnsi="Arial" w:cs="Arial"/>
            <w:w w:val="105"/>
            <w:sz w:val="24"/>
            <w:szCs w:val="24"/>
          </w:rPr>
          <w:delText>to</w:delText>
        </w:r>
        <w:r w:rsidRPr="00C360C4" w:rsidDel="00C360C4">
          <w:rPr>
            <w:rFonts w:ascii="Arial" w:hAnsi="Arial" w:cs="Arial"/>
            <w:spacing w:val="-8"/>
            <w:w w:val="105"/>
            <w:sz w:val="24"/>
            <w:szCs w:val="24"/>
          </w:rPr>
          <w:delText xml:space="preserve"> </w:delText>
        </w:r>
        <w:r w:rsidRPr="00C360C4" w:rsidDel="00C360C4">
          <w:rPr>
            <w:rFonts w:ascii="Arial" w:hAnsi="Arial" w:cs="Arial"/>
            <w:w w:val="105"/>
            <w:sz w:val="24"/>
            <w:szCs w:val="24"/>
          </w:rPr>
          <w:delText>declare</w:delText>
        </w:r>
      </w:del>
      <w:r w:rsidRPr="00C360C4">
        <w:rPr>
          <w:rFonts w:ascii="Arial" w:hAnsi="Arial" w:cs="Arial"/>
          <w:w w:val="105"/>
          <w:sz w:val="24"/>
          <w:szCs w:val="24"/>
        </w:rPr>
        <w:t>.</w:t>
      </w:r>
    </w:p>
    <w:p w14:paraId="3BC6F90A" w14:textId="0830D57C" w:rsidR="005D491A" w:rsidRPr="008372F6" w:rsidRDefault="000605A5" w:rsidP="008372F6">
      <w:pPr>
        <w:pStyle w:val="BodyText"/>
        <w:spacing w:before="120" w:after="120" w:line="360" w:lineRule="auto"/>
        <w:jc w:val="both"/>
        <w:rPr>
          <w:rFonts w:ascii="Arial" w:hAnsi="Arial" w:cs="Arial"/>
          <w:sz w:val="24"/>
          <w:szCs w:val="24"/>
        </w:rPr>
      </w:pPr>
      <w:r w:rsidRPr="008372F6">
        <w:rPr>
          <w:rFonts w:ascii="Arial" w:hAnsi="Arial" w:cs="Arial"/>
          <w:b/>
          <w:bCs/>
          <w:w w:val="105"/>
          <w:sz w:val="24"/>
          <w:szCs w:val="24"/>
        </w:rPr>
        <w:t>Running</w:t>
      </w:r>
      <w:r w:rsidRPr="008372F6">
        <w:rPr>
          <w:rFonts w:ascii="Arial" w:hAnsi="Arial" w:cs="Arial"/>
          <w:b/>
          <w:bCs/>
          <w:spacing w:val="-3"/>
          <w:w w:val="105"/>
          <w:sz w:val="24"/>
          <w:szCs w:val="24"/>
        </w:rPr>
        <w:t xml:space="preserve"> </w:t>
      </w:r>
      <w:r w:rsidRPr="008372F6">
        <w:rPr>
          <w:rFonts w:ascii="Arial" w:hAnsi="Arial" w:cs="Arial"/>
          <w:b/>
          <w:bCs/>
          <w:w w:val="105"/>
          <w:sz w:val="24"/>
          <w:szCs w:val="24"/>
        </w:rPr>
        <w:t>title:</w:t>
      </w:r>
      <w:r w:rsidRPr="008372F6">
        <w:rPr>
          <w:rFonts w:ascii="Arial" w:hAnsi="Arial" w:cs="Arial"/>
          <w:spacing w:val="6"/>
          <w:w w:val="105"/>
          <w:sz w:val="24"/>
          <w:szCs w:val="24"/>
        </w:rPr>
        <w:t xml:space="preserve"> </w:t>
      </w:r>
      <w:r w:rsidR="0037350D" w:rsidRPr="008372F6">
        <w:rPr>
          <w:rFonts w:ascii="Arial" w:hAnsi="Arial" w:cs="Arial"/>
          <w:w w:val="105"/>
          <w:sz w:val="24"/>
          <w:szCs w:val="24"/>
        </w:rPr>
        <w:t>Delegation, Framing, and Mass Preferences</w:t>
      </w:r>
      <w:r w:rsidR="0037350D" w:rsidRPr="008372F6">
        <w:rPr>
          <w:rFonts w:ascii="Arial" w:hAnsi="Arial" w:cs="Arial"/>
          <w:w w:val="105"/>
          <w:sz w:val="24"/>
          <w:szCs w:val="24"/>
        </w:rPr>
        <w:t>.</w:t>
      </w:r>
    </w:p>
    <w:p w14:paraId="5B4CC4BB" w14:textId="47D70AB4" w:rsidR="00D47439" w:rsidRPr="008372F6" w:rsidRDefault="00D47439" w:rsidP="008372F6">
      <w:pPr>
        <w:spacing w:before="120" w:after="120" w:line="360" w:lineRule="auto"/>
        <w:jc w:val="both"/>
        <w:rPr>
          <w:rFonts w:ascii="Arial" w:hAnsi="Arial" w:cs="Arial"/>
          <w:sz w:val="24"/>
          <w:szCs w:val="24"/>
        </w:rPr>
        <w:sectPr w:rsidR="00D47439" w:rsidRPr="008372F6">
          <w:pgSz w:w="12240" w:h="15840"/>
          <w:pgMar w:top="1340" w:right="1080" w:bottom="280" w:left="1080" w:header="720" w:footer="720" w:gutter="0"/>
          <w:cols w:space="720"/>
        </w:sectPr>
      </w:pPr>
      <w:ins w:id="103" w:author="Héctor Bahamonde" w:date="2026-09-18T10:36:00Z" w16du:dateUtc="2026-09-18T08:36:00Z">
        <w:r w:rsidRPr="00D5353D">
          <w:rPr>
            <w:rFonts w:ascii="Arial" w:hAnsi="Arial" w:cs="Arial"/>
            <w:b/>
            <w:bCs/>
            <w:sz w:val="24"/>
            <w:szCs w:val="24"/>
            <w:rPrChange w:id="104" w:author="Héctor Bahamonde" w:date="2026-09-18T10:36:00Z" w16du:dateUtc="2026-09-18T08:36:00Z">
              <w:rPr>
                <w:rFonts w:ascii="Arial" w:hAnsi="Arial" w:cs="Arial"/>
                <w:sz w:val="24"/>
                <w:szCs w:val="24"/>
              </w:rPr>
            </w:rPrChange>
          </w:rPr>
          <w:t>Data-usage permission</w:t>
        </w:r>
        <w:r>
          <w:rPr>
            <w:rFonts w:ascii="Arial" w:hAnsi="Arial" w:cs="Arial"/>
            <w:sz w:val="24"/>
            <w:szCs w:val="24"/>
          </w:rPr>
          <w:t>: u</w:t>
        </w:r>
        <w:r w:rsidRPr="00D47439">
          <w:rPr>
            <w:rFonts w:ascii="Arial" w:hAnsi="Arial" w:cs="Arial"/>
            <w:sz w:val="24"/>
            <w:szCs w:val="24"/>
          </w:rPr>
          <w:t>se of the data was authorized by the Finnish Medicines Agency (Fimea), decision no. FIMEA/2020/005050.</w:t>
        </w:r>
      </w:ins>
    </w:p>
    <w:p w14:paraId="2B241A71" w14:textId="77777777" w:rsidR="005D491A" w:rsidRPr="008372F6" w:rsidRDefault="00000000" w:rsidP="00BC7F05">
      <w:pPr>
        <w:pStyle w:val="Title"/>
        <w:numPr>
          <w:ilvl w:val="0"/>
          <w:numId w:val="5"/>
        </w:numPr>
        <w:jc w:val="left"/>
        <w:pPrChange w:id="105" w:author="Héctor Bahamonde" w:date="2026-09-18T13:13:00Z" w16du:dateUtc="2026-09-18T11:13:00Z">
          <w:pPr>
            <w:pStyle w:val="Heading1"/>
            <w:numPr>
              <w:numId w:val="2"/>
            </w:numPr>
            <w:tabs>
              <w:tab w:val="left" w:pos="844"/>
            </w:tabs>
            <w:spacing w:before="120" w:after="120" w:line="360" w:lineRule="auto"/>
            <w:ind w:left="0" w:right="15" w:hanging="284"/>
            <w:jc w:val="both"/>
          </w:pPr>
        </w:pPrChange>
      </w:pPr>
      <w:bookmarkStart w:id="106" w:name="Introduction"/>
      <w:bookmarkEnd w:id="106"/>
      <w:r w:rsidRPr="008372F6">
        <w:lastRenderedPageBreak/>
        <w:t>Introduction</w:t>
      </w:r>
    </w:p>
    <w:p w14:paraId="23173918" w14:textId="4DC2A2FF"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All health systems must set priorities in order to allocate scarce fiscal, personnel, and medical resources. Rationing occurs when potentially beneficial interventions are withheld from individuals (Scheunemann</w:t>
      </w:r>
      <w:r w:rsidRPr="008372F6">
        <w:rPr>
          <w:rFonts w:ascii="Arial" w:hAnsi="Arial" w:cs="Arial"/>
          <w:spacing w:val="-2"/>
          <w:w w:val="105"/>
          <w:sz w:val="24"/>
          <w:szCs w:val="24"/>
        </w:rPr>
        <w:t xml:space="preserve"> </w:t>
      </w:r>
      <w:r w:rsidRPr="008372F6">
        <w:rPr>
          <w:rFonts w:ascii="Arial" w:hAnsi="Arial" w:cs="Arial"/>
          <w:w w:val="105"/>
          <w:sz w:val="24"/>
          <w:szCs w:val="24"/>
        </w:rPr>
        <w:t>and</w:t>
      </w:r>
      <w:r w:rsidRPr="008372F6">
        <w:rPr>
          <w:rFonts w:ascii="Arial" w:hAnsi="Arial" w:cs="Arial"/>
          <w:spacing w:val="-2"/>
          <w:w w:val="105"/>
          <w:sz w:val="24"/>
          <w:szCs w:val="24"/>
        </w:rPr>
        <w:t xml:space="preserve"> </w:t>
      </w:r>
      <w:r w:rsidRPr="008372F6">
        <w:rPr>
          <w:rFonts w:ascii="Arial" w:hAnsi="Arial" w:cs="Arial"/>
          <w:w w:val="105"/>
          <w:sz w:val="24"/>
          <w:szCs w:val="24"/>
        </w:rPr>
        <w:t>White</w:t>
      </w:r>
      <w:r w:rsidRPr="008372F6">
        <w:rPr>
          <w:rFonts w:ascii="Arial" w:hAnsi="Arial" w:cs="Arial"/>
          <w:spacing w:val="-2"/>
          <w:w w:val="105"/>
          <w:sz w:val="24"/>
          <w:szCs w:val="24"/>
        </w:rPr>
        <w:t xml:space="preserve"> </w:t>
      </w:r>
      <w:r w:rsidRPr="008372F6">
        <w:rPr>
          <w:rFonts w:ascii="Arial" w:hAnsi="Arial" w:cs="Arial"/>
          <w:w w:val="105"/>
          <w:sz w:val="24"/>
          <w:szCs w:val="24"/>
        </w:rPr>
        <w:t>2011).</w:t>
      </w:r>
      <w:r w:rsidRPr="008372F6">
        <w:rPr>
          <w:rFonts w:ascii="Arial" w:hAnsi="Arial" w:cs="Arial"/>
          <w:spacing w:val="30"/>
          <w:w w:val="105"/>
          <w:sz w:val="24"/>
          <w:szCs w:val="24"/>
        </w:rPr>
        <w:t xml:space="preserve"> </w:t>
      </w:r>
      <w:r w:rsidRPr="008372F6">
        <w:rPr>
          <w:rFonts w:ascii="Arial" w:hAnsi="Arial" w:cs="Arial"/>
          <w:w w:val="105"/>
          <w:sz w:val="24"/>
          <w:szCs w:val="24"/>
        </w:rPr>
        <w:t>It</w:t>
      </w:r>
      <w:r w:rsidRPr="008372F6">
        <w:rPr>
          <w:rFonts w:ascii="Arial" w:hAnsi="Arial" w:cs="Arial"/>
          <w:spacing w:val="-2"/>
          <w:w w:val="105"/>
          <w:sz w:val="24"/>
          <w:szCs w:val="24"/>
        </w:rPr>
        <w:t xml:space="preserve"> </w:t>
      </w:r>
      <w:r w:rsidRPr="008372F6">
        <w:rPr>
          <w:rFonts w:ascii="Arial" w:hAnsi="Arial" w:cs="Arial"/>
          <w:w w:val="105"/>
          <w:sz w:val="24"/>
          <w:szCs w:val="24"/>
        </w:rPr>
        <w:t>is</w:t>
      </w:r>
      <w:r w:rsidRPr="008372F6">
        <w:rPr>
          <w:rFonts w:ascii="Arial" w:hAnsi="Arial" w:cs="Arial"/>
          <w:spacing w:val="-2"/>
          <w:w w:val="105"/>
          <w:sz w:val="24"/>
          <w:szCs w:val="24"/>
        </w:rPr>
        <w:t xml:space="preserve"> </w:t>
      </w:r>
      <w:r w:rsidRPr="008372F6">
        <w:rPr>
          <w:rFonts w:ascii="Arial" w:hAnsi="Arial" w:cs="Arial"/>
          <w:w w:val="105"/>
          <w:sz w:val="24"/>
          <w:szCs w:val="24"/>
        </w:rPr>
        <w:t>inherently</w:t>
      </w:r>
      <w:r w:rsidRPr="008372F6">
        <w:rPr>
          <w:rFonts w:ascii="Arial" w:hAnsi="Arial" w:cs="Arial"/>
          <w:spacing w:val="-1"/>
          <w:w w:val="105"/>
          <w:sz w:val="24"/>
          <w:szCs w:val="24"/>
        </w:rPr>
        <w:t xml:space="preserve"> </w:t>
      </w:r>
      <w:r w:rsidRPr="008372F6">
        <w:rPr>
          <w:rFonts w:ascii="Arial" w:hAnsi="Arial" w:cs="Arial"/>
          <w:w w:val="105"/>
          <w:sz w:val="24"/>
          <w:szCs w:val="24"/>
        </w:rPr>
        <w:t>political</w:t>
      </w:r>
      <w:r w:rsidRPr="008372F6">
        <w:rPr>
          <w:rFonts w:ascii="Arial" w:hAnsi="Arial" w:cs="Arial"/>
          <w:spacing w:val="-2"/>
          <w:w w:val="105"/>
          <w:sz w:val="24"/>
          <w:szCs w:val="24"/>
        </w:rPr>
        <w:t xml:space="preserve"> </w:t>
      </w:r>
      <w:r w:rsidRPr="008372F6">
        <w:rPr>
          <w:rFonts w:ascii="Arial" w:hAnsi="Arial" w:cs="Arial"/>
          <w:w w:val="105"/>
          <w:sz w:val="24"/>
          <w:szCs w:val="24"/>
        </w:rPr>
        <w:t>and</w:t>
      </w:r>
      <w:r w:rsidRPr="008372F6">
        <w:rPr>
          <w:rFonts w:ascii="Arial" w:hAnsi="Arial" w:cs="Arial"/>
          <w:spacing w:val="-2"/>
          <w:w w:val="105"/>
          <w:sz w:val="24"/>
          <w:szCs w:val="24"/>
        </w:rPr>
        <w:t xml:space="preserve"> </w:t>
      </w:r>
      <w:r w:rsidRPr="008372F6">
        <w:rPr>
          <w:rFonts w:ascii="Arial" w:hAnsi="Arial" w:cs="Arial"/>
          <w:w w:val="105"/>
          <w:sz w:val="24"/>
          <w:szCs w:val="24"/>
        </w:rPr>
        <w:t>marked</w:t>
      </w:r>
      <w:r w:rsidRPr="008372F6">
        <w:rPr>
          <w:rFonts w:ascii="Arial" w:hAnsi="Arial" w:cs="Arial"/>
          <w:spacing w:val="-2"/>
          <w:w w:val="105"/>
          <w:sz w:val="24"/>
          <w:szCs w:val="24"/>
        </w:rPr>
        <w:t xml:space="preserve"> </w:t>
      </w:r>
      <w:r w:rsidRPr="008372F6">
        <w:rPr>
          <w:rFonts w:ascii="Arial" w:hAnsi="Arial" w:cs="Arial"/>
          <w:w w:val="105"/>
          <w:sz w:val="24"/>
          <w:szCs w:val="24"/>
        </w:rPr>
        <w:t>by</w:t>
      </w:r>
      <w:r w:rsidRPr="008372F6">
        <w:rPr>
          <w:rFonts w:ascii="Arial" w:hAnsi="Arial" w:cs="Arial"/>
          <w:spacing w:val="-1"/>
          <w:w w:val="105"/>
          <w:sz w:val="24"/>
          <w:szCs w:val="24"/>
        </w:rPr>
        <w:t xml:space="preserve"> </w:t>
      </w:r>
      <w:r w:rsidRPr="008372F6">
        <w:rPr>
          <w:rFonts w:ascii="Arial" w:hAnsi="Arial" w:cs="Arial"/>
          <w:w w:val="105"/>
          <w:sz w:val="24"/>
          <w:szCs w:val="24"/>
        </w:rPr>
        <w:t>moral</w:t>
      </w:r>
      <w:r w:rsidRPr="008372F6">
        <w:rPr>
          <w:rFonts w:ascii="Arial" w:hAnsi="Arial" w:cs="Arial"/>
          <w:spacing w:val="-2"/>
          <w:w w:val="105"/>
          <w:sz w:val="24"/>
          <w:szCs w:val="24"/>
        </w:rPr>
        <w:t xml:space="preserve"> </w:t>
      </w:r>
      <w:r w:rsidRPr="008372F6">
        <w:rPr>
          <w:rFonts w:ascii="Arial" w:hAnsi="Arial" w:cs="Arial"/>
          <w:w w:val="105"/>
          <w:sz w:val="24"/>
          <w:szCs w:val="24"/>
        </w:rPr>
        <w:t>and</w:t>
      </w:r>
      <w:r w:rsidRPr="008372F6">
        <w:rPr>
          <w:rFonts w:ascii="Arial" w:hAnsi="Arial" w:cs="Arial"/>
          <w:spacing w:val="-2"/>
          <w:w w:val="105"/>
          <w:sz w:val="24"/>
          <w:szCs w:val="24"/>
        </w:rPr>
        <w:t xml:space="preserve"> </w:t>
      </w:r>
      <w:r w:rsidRPr="008372F6">
        <w:rPr>
          <w:rFonts w:ascii="Arial" w:hAnsi="Arial" w:cs="Arial"/>
          <w:w w:val="105"/>
          <w:sz w:val="24"/>
          <w:szCs w:val="24"/>
        </w:rPr>
        <w:t>ethical</w:t>
      </w:r>
      <w:r w:rsidRPr="008372F6">
        <w:rPr>
          <w:rFonts w:ascii="Arial" w:hAnsi="Arial" w:cs="Arial"/>
          <w:spacing w:val="-2"/>
          <w:w w:val="105"/>
          <w:sz w:val="24"/>
          <w:szCs w:val="24"/>
        </w:rPr>
        <w:t xml:space="preserve"> </w:t>
      </w:r>
      <w:r w:rsidRPr="008372F6">
        <w:rPr>
          <w:rFonts w:ascii="Arial" w:hAnsi="Arial" w:cs="Arial"/>
          <w:w w:val="105"/>
          <w:sz w:val="24"/>
          <w:szCs w:val="24"/>
        </w:rPr>
        <w:t xml:space="preserve">dilemmas, alongside conflicting values and interests (Bærøe and Baltussen </w:t>
      </w:r>
      <w:hyperlink w:anchor="_bookmark16" w:history="1">
        <w:r w:rsidR="005D491A" w:rsidRPr="008372F6">
          <w:rPr>
            <w:rFonts w:ascii="Arial" w:hAnsi="Arial" w:cs="Arial"/>
            <w:w w:val="105"/>
            <w:sz w:val="24"/>
            <w:szCs w:val="24"/>
          </w:rPr>
          <w:t>2014;</w:t>
        </w:r>
      </w:hyperlink>
      <w:r w:rsidRPr="008372F6">
        <w:rPr>
          <w:rFonts w:ascii="Arial" w:hAnsi="Arial" w:cs="Arial"/>
          <w:w w:val="105"/>
          <w:sz w:val="24"/>
          <w:szCs w:val="24"/>
        </w:rPr>
        <w:t xml:space="preserve"> Baltussen</w:t>
      </w:r>
      <w:del w:id="107" w:author="Héctor Bahamonde" w:date="2026-09-17T10:07:00Z" w16du:dateUtc="2026-09-17T08:07:00Z">
        <w:r w:rsidRPr="008372F6" w:rsidDel="00AD44B4">
          <w:rPr>
            <w:rFonts w:ascii="Arial" w:hAnsi="Arial" w:cs="Arial"/>
            <w:w w:val="105"/>
            <w:sz w:val="24"/>
            <w:szCs w:val="24"/>
          </w:rPr>
          <w:delText xml:space="preserve">, Jansen, Mikkelsen, </w:delText>
        </w:r>
      </w:del>
      <w:ins w:id="108" w:author="Héctor Bahamonde" w:date="2026-09-17T10:07:00Z" w16du:dateUtc="2026-09-17T08:07:00Z">
        <w:r w:rsidR="00AD44B4">
          <w:rPr>
            <w:rFonts w:ascii="Arial" w:hAnsi="Arial" w:cs="Arial"/>
            <w:w w:val="105"/>
            <w:sz w:val="24"/>
            <w:szCs w:val="24"/>
          </w:rPr>
          <w:t xml:space="preserve"> </w:t>
        </w:r>
      </w:ins>
      <w:r w:rsidRPr="008372F6">
        <w:rPr>
          <w:rFonts w:ascii="Arial" w:hAnsi="Arial" w:cs="Arial"/>
          <w:w w:val="105"/>
          <w:sz w:val="24"/>
          <w:szCs w:val="24"/>
        </w:rPr>
        <w:t>et</w:t>
      </w:r>
      <w:r w:rsidRPr="008372F6">
        <w:rPr>
          <w:rFonts w:ascii="Arial" w:hAnsi="Arial" w:cs="Arial"/>
          <w:spacing w:val="-9"/>
          <w:w w:val="105"/>
          <w:sz w:val="24"/>
          <w:szCs w:val="24"/>
        </w:rPr>
        <w:t xml:space="preserve"> </w:t>
      </w:r>
      <w:r w:rsidRPr="008372F6">
        <w:rPr>
          <w:rFonts w:ascii="Arial" w:hAnsi="Arial" w:cs="Arial"/>
          <w:w w:val="105"/>
          <w:sz w:val="24"/>
          <w:szCs w:val="24"/>
        </w:rPr>
        <w:t>al.</w:t>
      </w:r>
      <w:r w:rsidRPr="008372F6">
        <w:rPr>
          <w:rFonts w:ascii="Arial" w:hAnsi="Arial" w:cs="Arial"/>
          <w:spacing w:val="-9"/>
          <w:w w:val="105"/>
          <w:sz w:val="24"/>
          <w:szCs w:val="24"/>
        </w:rPr>
        <w:t xml:space="preserve"> </w:t>
      </w:r>
      <w:hyperlink w:anchor="_bookmark18" w:history="1">
        <w:r w:rsidR="005D491A" w:rsidRPr="008372F6">
          <w:rPr>
            <w:rFonts w:ascii="Arial" w:hAnsi="Arial" w:cs="Arial"/>
            <w:w w:val="105"/>
            <w:sz w:val="24"/>
            <w:szCs w:val="24"/>
          </w:rPr>
          <w:t>2016).</w:t>
        </w:r>
      </w:hyperlink>
      <w:r w:rsidRPr="008372F6">
        <w:rPr>
          <w:rFonts w:ascii="Arial" w:hAnsi="Arial" w:cs="Arial"/>
          <w:spacing w:val="11"/>
          <w:w w:val="105"/>
          <w:sz w:val="24"/>
          <w:szCs w:val="24"/>
        </w:rPr>
        <w:t xml:space="preserve"> </w:t>
      </w:r>
      <w:r w:rsidRPr="008372F6">
        <w:rPr>
          <w:rFonts w:ascii="Arial" w:hAnsi="Arial" w:cs="Arial"/>
          <w:w w:val="105"/>
          <w:sz w:val="24"/>
          <w:szCs w:val="24"/>
        </w:rPr>
        <w:t>Funding</w:t>
      </w:r>
      <w:r w:rsidRPr="008372F6">
        <w:rPr>
          <w:rFonts w:ascii="Arial" w:hAnsi="Arial" w:cs="Arial"/>
          <w:spacing w:val="-9"/>
          <w:w w:val="105"/>
          <w:sz w:val="24"/>
          <w:szCs w:val="24"/>
        </w:rPr>
        <w:t xml:space="preserve"> </w:t>
      </w:r>
      <w:r w:rsidRPr="008372F6">
        <w:rPr>
          <w:rFonts w:ascii="Arial" w:hAnsi="Arial" w:cs="Arial"/>
          <w:w w:val="105"/>
          <w:sz w:val="24"/>
          <w:szCs w:val="24"/>
        </w:rPr>
        <w:t>decisions</w:t>
      </w:r>
      <w:r w:rsidRPr="008372F6">
        <w:rPr>
          <w:rFonts w:ascii="Arial" w:hAnsi="Arial" w:cs="Arial"/>
          <w:spacing w:val="-9"/>
          <w:w w:val="105"/>
          <w:sz w:val="24"/>
          <w:szCs w:val="24"/>
        </w:rPr>
        <w:t xml:space="preserve"> </w:t>
      </w:r>
      <w:r w:rsidRPr="008372F6">
        <w:rPr>
          <w:rFonts w:ascii="Arial" w:hAnsi="Arial" w:cs="Arial"/>
          <w:w w:val="105"/>
          <w:sz w:val="24"/>
          <w:szCs w:val="24"/>
        </w:rPr>
        <w:t>of</w:t>
      </w:r>
      <w:r w:rsidRPr="008372F6">
        <w:rPr>
          <w:rFonts w:ascii="Arial" w:hAnsi="Arial" w:cs="Arial"/>
          <w:spacing w:val="-9"/>
          <w:w w:val="105"/>
          <w:sz w:val="24"/>
          <w:szCs w:val="24"/>
        </w:rPr>
        <w:t xml:space="preserve"> </w:t>
      </w:r>
      <w:r w:rsidRPr="008372F6">
        <w:rPr>
          <w:rFonts w:ascii="Arial" w:hAnsi="Arial" w:cs="Arial"/>
          <w:w w:val="105"/>
          <w:sz w:val="24"/>
          <w:szCs w:val="24"/>
        </w:rPr>
        <w:t>novel,</w:t>
      </w:r>
      <w:r w:rsidRPr="008372F6">
        <w:rPr>
          <w:rFonts w:ascii="Arial" w:hAnsi="Arial" w:cs="Arial"/>
          <w:spacing w:val="-9"/>
          <w:w w:val="105"/>
          <w:sz w:val="24"/>
          <w:szCs w:val="24"/>
        </w:rPr>
        <w:t xml:space="preserve"> </w:t>
      </w:r>
      <w:r w:rsidRPr="008372F6">
        <w:rPr>
          <w:rFonts w:ascii="Arial" w:hAnsi="Arial" w:cs="Arial"/>
          <w:w w:val="105"/>
          <w:sz w:val="24"/>
          <w:szCs w:val="24"/>
        </w:rPr>
        <w:t>high-cost</w:t>
      </w:r>
      <w:r w:rsidRPr="008372F6">
        <w:rPr>
          <w:rFonts w:ascii="Arial" w:hAnsi="Arial" w:cs="Arial"/>
          <w:spacing w:val="-9"/>
          <w:w w:val="105"/>
          <w:sz w:val="24"/>
          <w:szCs w:val="24"/>
        </w:rPr>
        <w:t xml:space="preserve"> </w:t>
      </w:r>
      <w:r w:rsidRPr="008372F6">
        <w:rPr>
          <w:rFonts w:ascii="Arial" w:hAnsi="Arial" w:cs="Arial"/>
          <w:w w:val="105"/>
          <w:sz w:val="24"/>
          <w:szCs w:val="24"/>
        </w:rPr>
        <w:t>medicines</w:t>
      </w:r>
      <w:r w:rsidRPr="008372F6">
        <w:rPr>
          <w:rFonts w:ascii="Arial" w:hAnsi="Arial" w:cs="Arial"/>
          <w:spacing w:val="-9"/>
          <w:w w:val="105"/>
          <w:sz w:val="24"/>
          <w:szCs w:val="24"/>
        </w:rPr>
        <w:t xml:space="preserve"> </w:t>
      </w:r>
      <w:r w:rsidRPr="008372F6">
        <w:rPr>
          <w:rFonts w:ascii="Arial" w:hAnsi="Arial" w:cs="Arial"/>
          <w:w w:val="105"/>
          <w:sz w:val="24"/>
          <w:szCs w:val="24"/>
        </w:rPr>
        <w:t>exemplify</w:t>
      </w:r>
      <w:r w:rsidRPr="008372F6">
        <w:rPr>
          <w:rFonts w:ascii="Arial" w:hAnsi="Arial" w:cs="Arial"/>
          <w:spacing w:val="-9"/>
          <w:w w:val="105"/>
          <w:sz w:val="24"/>
          <w:szCs w:val="24"/>
        </w:rPr>
        <w:t xml:space="preserve"> </w:t>
      </w:r>
      <w:r w:rsidRPr="008372F6">
        <w:rPr>
          <w:rFonts w:ascii="Arial" w:hAnsi="Arial" w:cs="Arial"/>
          <w:w w:val="105"/>
          <w:sz w:val="24"/>
          <w:szCs w:val="24"/>
        </w:rPr>
        <w:t>the</w:t>
      </w:r>
      <w:r w:rsidRPr="008372F6">
        <w:rPr>
          <w:rFonts w:ascii="Arial" w:hAnsi="Arial" w:cs="Arial"/>
          <w:spacing w:val="-9"/>
          <w:w w:val="105"/>
          <w:sz w:val="24"/>
          <w:szCs w:val="24"/>
        </w:rPr>
        <w:t xml:space="preserve"> </w:t>
      </w:r>
      <w:r w:rsidRPr="008372F6">
        <w:rPr>
          <w:rFonts w:ascii="Arial" w:hAnsi="Arial" w:cs="Arial"/>
          <w:w w:val="105"/>
          <w:sz w:val="24"/>
          <w:szCs w:val="24"/>
        </w:rPr>
        <w:t>societal</w:t>
      </w:r>
      <w:r w:rsidRPr="008372F6">
        <w:rPr>
          <w:rFonts w:ascii="Arial" w:hAnsi="Arial" w:cs="Arial"/>
          <w:spacing w:val="-9"/>
          <w:w w:val="105"/>
          <w:sz w:val="24"/>
          <w:szCs w:val="24"/>
        </w:rPr>
        <w:t xml:space="preserve"> </w:t>
      </w:r>
      <w:r w:rsidRPr="008372F6">
        <w:rPr>
          <w:rFonts w:ascii="Arial" w:hAnsi="Arial" w:cs="Arial"/>
          <w:w w:val="105"/>
          <w:sz w:val="24"/>
          <w:szCs w:val="24"/>
        </w:rPr>
        <w:t>tensions</w:t>
      </w:r>
      <w:r w:rsidRPr="008372F6">
        <w:rPr>
          <w:rFonts w:ascii="Arial" w:hAnsi="Arial" w:cs="Arial"/>
          <w:spacing w:val="-9"/>
          <w:w w:val="105"/>
          <w:sz w:val="24"/>
          <w:szCs w:val="24"/>
        </w:rPr>
        <w:t xml:space="preserve"> </w:t>
      </w:r>
      <w:r w:rsidRPr="008372F6">
        <w:rPr>
          <w:rFonts w:ascii="Arial" w:hAnsi="Arial" w:cs="Arial"/>
          <w:w w:val="105"/>
          <w:sz w:val="24"/>
          <w:szCs w:val="24"/>
        </w:rPr>
        <w:t>involved, often</w:t>
      </w:r>
      <w:r w:rsidRPr="008372F6">
        <w:rPr>
          <w:rFonts w:ascii="Arial" w:hAnsi="Arial" w:cs="Arial"/>
          <w:spacing w:val="38"/>
          <w:w w:val="105"/>
          <w:sz w:val="24"/>
          <w:szCs w:val="24"/>
        </w:rPr>
        <w:t xml:space="preserve"> </w:t>
      </w:r>
      <w:r w:rsidRPr="008372F6">
        <w:rPr>
          <w:rFonts w:ascii="Arial" w:hAnsi="Arial" w:cs="Arial"/>
          <w:w w:val="105"/>
          <w:sz w:val="24"/>
          <w:szCs w:val="24"/>
        </w:rPr>
        <w:t>surfacing</w:t>
      </w:r>
      <w:r w:rsidRPr="008372F6">
        <w:rPr>
          <w:rFonts w:ascii="Arial" w:hAnsi="Arial" w:cs="Arial"/>
          <w:spacing w:val="38"/>
          <w:w w:val="105"/>
          <w:sz w:val="24"/>
          <w:szCs w:val="24"/>
        </w:rPr>
        <w:t xml:space="preserve"> </w:t>
      </w:r>
      <w:r w:rsidRPr="008372F6">
        <w:rPr>
          <w:rFonts w:ascii="Arial" w:hAnsi="Arial" w:cs="Arial"/>
          <w:w w:val="105"/>
          <w:sz w:val="24"/>
          <w:szCs w:val="24"/>
        </w:rPr>
        <w:t>as</w:t>
      </w:r>
      <w:r w:rsidRPr="008372F6">
        <w:rPr>
          <w:rFonts w:ascii="Arial" w:hAnsi="Arial" w:cs="Arial"/>
          <w:spacing w:val="38"/>
          <w:w w:val="105"/>
          <w:sz w:val="24"/>
          <w:szCs w:val="24"/>
        </w:rPr>
        <w:t xml:space="preserve"> </w:t>
      </w:r>
      <w:r w:rsidRPr="008372F6">
        <w:rPr>
          <w:rFonts w:ascii="Arial" w:hAnsi="Arial" w:cs="Arial"/>
          <w:w w:val="105"/>
          <w:sz w:val="24"/>
          <w:szCs w:val="24"/>
        </w:rPr>
        <w:t>debates</w:t>
      </w:r>
      <w:r w:rsidRPr="008372F6">
        <w:rPr>
          <w:rFonts w:ascii="Arial" w:hAnsi="Arial" w:cs="Arial"/>
          <w:spacing w:val="38"/>
          <w:w w:val="105"/>
          <w:sz w:val="24"/>
          <w:szCs w:val="24"/>
        </w:rPr>
        <w:t xml:space="preserve"> </w:t>
      </w:r>
      <w:r w:rsidRPr="008372F6">
        <w:rPr>
          <w:rFonts w:ascii="Arial" w:hAnsi="Arial" w:cs="Arial"/>
          <w:w w:val="105"/>
          <w:sz w:val="24"/>
          <w:szCs w:val="24"/>
        </w:rPr>
        <w:t>in</w:t>
      </w:r>
      <w:r w:rsidRPr="008372F6">
        <w:rPr>
          <w:rFonts w:ascii="Arial" w:hAnsi="Arial" w:cs="Arial"/>
          <w:spacing w:val="38"/>
          <w:w w:val="105"/>
          <w:sz w:val="24"/>
          <w:szCs w:val="24"/>
        </w:rPr>
        <w:t xml:space="preserve"> </w:t>
      </w:r>
      <w:r w:rsidRPr="008372F6">
        <w:rPr>
          <w:rFonts w:ascii="Arial" w:hAnsi="Arial" w:cs="Arial"/>
          <w:w w:val="105"/>
          <w:sz w:val="24"/>
          <w:szCs w:val="24"/>
        </w:rPr>
        <w:t>the</w:t>
      </w:r>
      <w:r w:rsidRPr="008372F6">
        <w:rPr>
          <w:rFonts w:ascii="Arial" w:hAnsi="Arial" w:cs="Arial"/>
          <w:spacing w:val="38"/>
          <w:w w:val="105"/>
          <w:sz w:val="24"/>
          <w:szCs w:val="24"/>
        </w:rPr>
        <w:t xml:space="preserve"> </w:t>
      </w:r>
      <w:r w:rsidRPr="008372F6">
        <w:rPr>
          <w:rFonts w:ascii="Arial" w:hAnsi="Arial" w:cs="Arial"/>
          <w:w w:val="105"/>
          <w:sz w:val="24"/>
          <w:szCs w:val="24"/>
        </w:rPr>
        <w:t>media</w:t>
      </w:r>
      <w:r w:rsidRPr="008372F6">
        <w:rPr>
          <w:rFonts w:ascii="Arial" w:hAnsi="Arial" w:cs="Arial"/>
          <w:spacing w:val="38"/>
          <w:w w:val="105"/>
          <w:sz w:val="24"/>
          <w:szCs w:val="24"/>
        </w:rPr>
        <w:t xml:space="preserve"> </w:t>
      </w:r>
      <w:r w:rsidRPr="008372F6">
        <w:rPr>
          <w:rFonts w:ascii="Arial" w:hAnsi="Arial" w:cs="Arial"/>
          <w:w w:val="105"/>
          <w:sz w:val="24"/>
          <w:szCs w:val="24"/>
        </w:rPr>
        <w:t>(</w:t>
      </w:r>
      <w:ins w:id="109" w:author="Héctor Bahamonde" w:date="2026-09-18T10:51:00Z" w16du:dateUtc="2026-09-18T08:51:00Z">
        <w:r w:rsidR="00D7135A" w:rsidRPr="00D7135A">
          <w:rPr>
            <w:rFonts w:ascii="Arial" w:hAnsi="Arial" w:cs="Arial"/>
            <w:w w:val="105"/>
            <w:sz w:val="24"/>
            <w:szCs w:val="24"/>
          </w:rPr>
          <w:t>Corbett and Mori 1999; Abelson and Collins 2009</w:t>
        </w:r>
        <w:r w:rsidR="00D7135A">
          <w:rPr>
            <w:rFonts w:ascii="Arial" w:hAnsi="Arial" w:cs="Arial"/>
            <w:w w:val="105"/>
            <w:sz w:val="24"/>
            <w:szCs w:val="24"/>
          </w:rPr>
          <w:t>).</w:t>
        </w:r>
      </w:ins>
      <w:del w:id="110" w:author="Héctor Bahamonde" w:date="2026-09-18T10:51:00Z" w16du:dateUtc="2026-09-18T08:51:00Z">
        <w:r w:rsidRPr="008372F6" w:rsidDel="00D7135A">
          <w:rPr>
            <w:rFonts w:ascii="Arial" w:hAnsi="Arial" w:cs="Arial"/>
            <w:w w:val="105"/>
            <w:sz w:val="24"/>
            <w:szCs w:val="24"/>
          </w:rPr>
          <w:delText>Abelson</w:delText>
        </w:r>
        <w:r w:rsidRPr="008372F6" w:rsidDel="00D7135A">
          <w:rPr>
            <w:rFonts w:ascii="Arial" w:hAnsi="Arial" w:cs="Arial"/>
            <w:spacing w:val="38"/>
            <w:w w:val="105"/>
            <w:sz w:val="24"/>
            <w:szCs w:val="24"/>
          </w:rPr>
          <w:delText xml:space="preserve"> </w:delText>
        </w:r>
        <w:r w:rsidRPr="008372F6" w:rsidDel="00D7135A">
          <w:rPr>
            <w:rFonts w:ascii="Arial" w:hAnsi="Arial" w:cs="Arial"/>
            <w:w w:val="105"/>
            <w:sz w:val="24"/>
            <w:szCs w:val="24"/>
          </w:rPr>
          <w:delText>and</w:delText>
        </w:r>
        <w:r w:rsidRPr="008372F6" w:rsidDel="00D7135A">
          <w:rPr>
            <w:rFonts w:ascii="Arial" w:hAnsi="Arial" w:cs="Arial"/>
            <w:spacing w:val="38"/>
            <w:w w:val="105"/>
            <w:sz w:val="24"/>
            <w:szCs w:val="24"/>
          </w:rPr>
          <w:delText xml:space="preserve"> </w:delText>
        </w:r>
        <w:r w:rsidRPr="008372F6" w:rsidDel="00D7135A">
          <w:rPr>
            <w:rFonts w:ascii="Arial" w:hAnsi="Arial" w:cs="Arial"/>
            <w:w w:val="105"/>
            <w:sz w:val="24"/>
            <w:szCs w:val="24"/>
          </w:rPr>
          <w:delText>Collins</w:delText>
        </w:r>
        <w:r w:rsidRPr="008372F6" w:rsidDel="00D7135A">
          <w:rPr>
            <w:rFonts w:ascii="Arial" w:hAnsi="Arial" w:cs="Arial"/>
            <w:spacing w:val="38"/>
            <w:w w:val="105"/>
            <w:sz w:val="24"/>
            <w:szCs w:val="24"/>
          </w:rPr>
          <w:delText xml:space="preserve"> </w:delText>
        </w:r>
        <w:r w:rsidR="005D491A" w:rsidRPr="008372F6" w:rsidDel="00D7135A">
          <w:rPr>
            <w:rFonts w:ascii="Arial" w:hAnsi="Arial" w:cs="Arial"/>
            <w:sz w:val="24"/>
            <w:szCs w:val="24"/>
          </w:rPr>
          <w:fldChar w:fldCharType="begin"/>
        </w:r>
        <w:r w:rsidR="005D491A" w:rsidRPr="008372F6" w:rsidDel="00D7135A">
          <w:rPr>
            <w:rFonts w:ascii="Arial" w:hAnsi="Arial" w:cs="Arial"/>
            <w:sz w:val="24"/>
            <w:szCs w:val="24"/>
          </w:rPr>
          <w:delInstrText>HYPERLINK \l "_bookmark11"</w:delInstrText>
        </w:r>
        <w:r w:rsidR="005D491A" w:rsidRPr="008372F6" w:rsidDel="00D7135A">
          <w:rPr>
            <w:rFonts w:ascii="Arial" w:hAnsi="Arial" w:cs="Arial"/>
            <w:sz w:val="24"/>
            <w:szCs w:val="24"/>
          </w:rPr>
          <w:fldChar w:fldCharType="separate"/>
        </w:r>
        <w:r w:rsidR="005D491A" w:rsidRPr="008372F6" w:rsidDel="00D7135A">
          <w:rPr>
            <w:rFonts w:ascii="Arial" w:hAnsi="Arial" w:cs="Arial"/>
            <w:w w:val="105"/>
            <w:sz w:val="24"/>
            <w:szCs w:val="24"/>
          </w:rPr>
          <w:delText>2009;</w:delText>
        </w:r>
        <w:r w:rsidR="005D491A" w:rsidRPr="008372F6" w:rsidDel="00D7135A">
          <w:rPr>
            <w:rFonts w:ascii="Arial" w:hAnsi="Arial" w:cs="Arial"/>
            <w:sz w:val="24"/>
            <w:szCs w:val="24"/>
          </w:rPr>
          <w:fldChar w:fldCharType="end"/>
        </w:r>
        <w:r w:rsidRPr="008372F6" w:rsidDel="00D7135A">
          <w:rPr>
            <w:rFonts w:ascii="Arial" w:hAnsi="Arial" w:cs="Arial"/>
            <w:spacing w:val="40"/>
            <w:w w:val="105"/>
            <w:sz w:val="24"/>
            <w:szCs w:val="24"/>
          </w:rPr>
          <w:delText xml:space="preserve"> </w:delText>
        </w:r>
        <w:r w:rsidRPr="008372F6" w:rsidDel="00D7135A">
          <w:rPr>
            <w:rFonts w:ascii="Arial" w:hAnsi="Arial" w:cs="Arial"/>
            <w:w w:val="105"/>
            <w:sz w:val="24"/>
            <w:szCs w:val="24"/>
          </w:rPr>
          <w:delText>Corbett</w:delText>
        </w:r>
        <w:r w:rsidRPr="008372F6" w:rsidDel="00D7135A">
          <w:rPr>
            <w:rFonts w:ascii="Arial" w:hAnsi="Arial" w:cs="Arial"/>
            <w:spacing w:val="38"/>
            <w:w w:val="105"/>
            <w:sz w:val="24"/>
            <w:szCs w:val="24"/>
          </w:rPr>
          <w:delText xml:space="preserve"> </w:delText>
        </w:r>
        <w:r w:rsidRPr="008372F6" w:rsidDel="00D7135A">
          <w:rPr>
            <w:rFonts w:ascii="Arial" w:hAnsi="Arial" w:cs="Arial"/>
            <w:w w:val="105"/>
            <w:sz w:val="24"/>
            <w:szCs w:val="24"/>
          </w:rPr>
          <w:delText>and</w:delText>
        </w:r>
        <w:r w:rsidRPr="008372F6" w:rsidDel="00D7135A">
          <w:rPr>
            <w:rFonts w:ascii="Arial" w:hAnsi="Arial" w:cs="Arial"/>
            <w:spacing w:val="38"/>
            <w:w w:val="105"/>
            <w:sz w:val="24"/>
            <w:szCs w:val="24"/>
          </w:rPr>
          <w:delText xml:space="preserve"> </w:delText>
        </w:r>
        <w:r w:rsidRPr="008372F6" w:rsidDel="00D7135A">
          <w:rPr>
            <w:rFonts w:ascii="Arial" w:hAnsi="Arial" w:cs="Arial"/>
            <w:w w:val="105"/>
            <w:sz w:val="24"/>
            <w:szCs w:val="24"/>
          </w:rPr>
          <w:delText>Mori</w:delText>
        </w:r>
        <w:r w:rsidRPr="008372F6" w:rsidDel="00D7135A">
          <w:rPr>
            <w:rFonts w:ascii="Arial" w:hAnsi="Arial" w:cs="Arial"/>
            <w:spacing w:val="38"/>
            <w:w w:val="105"/>
            <w:sz w:val="24"/>
            <w:szCs w:val="24"/>
          </w:rPr>
          <w:delText xml:space="preserve"> </w:delText>
        </w:r>
        <w:r w:rsidR="005D491A" w:rsidRPr="008372F6" w:rsidDel="00D7135A">
          <w:rPr>
            <w:rFonts w:ascii="Arial" w:hAnsi="Arial" w:cs="Arial"/>
            <w:sz w:val="24"/>
            <w:szCs w:val="24"/>
          </w:rPr>
          <w:fldChar w:fldCharType="begin"/>
        </w:r>
        <w:r w:rsidR="005D491A" w:rsidRPr="008372F6" w:rsidDel="00D7135A">
          <w:rPr>
            <w:rFonts w:ascii="Arial" w:hAnsi="Arial" w:cs="Arial"/>
            <w:sz w:val="24"/>
            <w:szCs w:val="24"/>
          </w:rPr>
          <w:delInstrText>HYPERLINK \l "_bookmark29"</w:delInstrText>
        </w:r>
        <w:r w:rsidR="005D491A" w:rsidRPr="008372F6" w:rsidDel="00D7135A">
          <w:rPr>
            <w:rFonts w:ascii="Arial" w:hAnsi="Arial" w:cs="Arial"/>
            <w:sz w:val="24"/>
            <w:szCs w:val="24"/>
          </w:rPr>
        </w:r>
        <w:r w:rsidR="005D491A" w:rsidRPr="008372F6" w:rsidDel="00D7135A">
          <w:rPr>
            <w:rFonts w:ascii="Arial" w:hAnsi="Arial" w:cs="Arial"/>
            <w:sz w:val="24"/>
            <w:szCs w:val="24"/>
          </w:rPr>
          <w:fldChar w:fldCharType="separate"/>
        </w:r>
        <w:r w:rsidR="005D491A" w:rsidRPr="008372F6" w:rsidDel="00D7135A">
          <w:rPr>
            <w:rFonts w:ascii="Arial" w:hAnsi="Arial" w:cs="Arial"/>
            <w:w w:val="105"/>
            <w:sz w:val="24"/>
            <w:szCs w:val="24"/>
            <w:highlight w:val="yellow"/>
          </w:rPr>
          <w:delText>1999).</w:delText>
        </w:r>
        <w:r w:rsidR="005D491A" w:rsidRPr="008372F6" w:rsidDel="00D7135A">
          <w:rPr>
            <w:rFonts w:ascii="Arial" w:hAnsi="Arial" w:cs="Arial"/>
            <w:sz w:val="24"/>
            <w:szCs w:val="24"/>
          </w:rPr>
          <w:fldChar w:fldCharType="end"/>
        </w:r>
      </w:del>
      <w:del w:id="111" w:author="Héctor Bahamonde" w:date="2026-09-19T11:38:00Z" w16du:dateUtc="2026-09-19T09:38:00Z">
        <w:r w:rsidRPr="008372F6" w:rsidDel="00FA158F">
          <w:rPr>
            <w:rFonts w:ascii="Arial" w:hAnsi="Arial" w:cs="Arial"/>
            <w:spacing w:val="80"/>
            <w:w w:val="105"/>
            <w:sz w:val="24"/>
            <w:szCs w:val="24"/>
            <w:highlight w:val="yellow"/>
          </w:rPr>
          <w:delText xml:space="preserve"> </w:delText>
        </w:r>
      </w:del>
      <w:commentRangeStart w:id="112"/>
      <w:ins w:id="113" w:author="Katri Aaltonen" w:date="2026-08-23T10:51:00Z">
        <w:del w:id="114" w:author="Héctor Bahamonde" w:date="2026-09-19T11:38:00Z" w16du:dateUtc="2026-09-19T09:38:00Z">
          <w:r w:rsidR="00224467" w:rsidRPr="008372F6" w:rsidDel="00FA158F">
            <w:rPr>
              <w:rFonts w:ascii="Arial" w:hAnsi="Arial" w:cs="Arial"/>
              <w:sz w:val="24"/>
              <w:szCs w:val="24"/>
              <w:highlight w:val="yellow"/>
            </w:rPr>
            <w:delText xml:space="preserve">A </w:delText>
          </w:r>
        </w:del>
      </w:ins>
      <w:commentRangeEnd w:id="112"/>
      <w:ins w:id="115" w:author="Katri Aaltonen" w:date="2026-08-23T11:02:00Z">
        <w:del w:id="116" w:author="Héctor Bahamonde" w:date="2026-09-19T11:38:00Z" w16du:dateUtc="2026-09-19T09:38:00Z">
          <w:r w:rsidR="003D7409" w:rsidRPr="008372F6" w:rsidDel="00FA158F">
            <w:rPr>
              <w:rStyle w:val="CommentReference"/>
              <w:rFonts w:ascii="Arial" w:hAnsi="Arial" w:cs="Arial"/>
              <w:sz w:val="24"/>
              <w:szCs w:val="24"/>
              <w:highlight w:val="yellow"/>
            </w:rPr>
            <w:commentReference w:id="112"/>
          </w:r>
        </w:del>
      </w:ins>
      <w:ins w:id="117" w:author="Katri Aaltonen" w:date="2026-08-23T10:51:00Z">
        <w:del w:id="118" w:author="Héctor Bahamonde" w:date="2026-09-19T11:38:00Z" w16du:dateUtc="2026-09-19T09:38:00Z">
          <w:r w:rsidR="00224467" w:rsidRPr="008372F6" w:rsidDel="00FA158F">
            <w:rPr>
              <w:rFonts w:ascii="Arial" w:hAnsi="Arial" w:cs="Arial"/>
              <w:sz w:val="24"/>
              <w:szCs w:val="24"/>
              <w:highlight w:val="yellow"/>
            </w:rPr>
            <w:delText xml:space="preserve">key challenge in public funding decisions is that many new cancer medicines are approved based on surrogate endpoints, often before evidence on clinically meaningful benefits, such as improved overall survival or quality of life, is available. </w:delText>
          </w:r>
        </w:del>
      </w:ins>
      <w:ins w:id="119" w:author="Héctor Bahamonde" w:date="2026-09-19T11:38:00Z" w16du:dateUtc="2026-09-19T09:38:00Z">
        <w:r w:rsidR="00FA158F">
          <w:rPr>
            <w:rFonts w:ascii="Arial" w:hAnsi="Arial" w:cs="Arial"/>
            <w:sz w:val="24"/>
            <w:szCs w:val="24"/>
            <w:highlight w:val="yellow"/>
          </w:rPr>
          <w:t xml:space="preserve"> </w:t>
        </w:r>
        <w:r w:rsidR="00FA158F" w:rsidRPr="00FA158F">
          <w:rPr>
            <w:rFonts w:ascii="Arial" w:hAnsi="Arial" w:cs="Arial"/>
            <w:sz w:val="24"/>
            <w:szCs w:val="24"/>
          </w:rPr>
          <w:t>Because cancer treatment often aims to extend life rather than cure disease, a key challenge is that many new medicines are approved on surrogate endpoints before evidence of improved overall survival or quality of life is available (Cohen 2017; Davis et al. 2017; Vella Bonanno et al. 2017; Hwang et al. 2020; Brinkhuis et al. 2024)</w:t>
        </w:r>
      </w:ins>
      <w:ins w:id="120" w:author="Héctor Bahamonde" w:date="2026-09-18T11:00:00Z" w16du:dateUtc="2026-09-18T09:00:00Z">
        <w:r w:rsidR="00EC2983">
          <w:rPr>
            <w:rFonts w:ascii="Arial" w:hAnsi="Arial" w:cs="Arial"/>
            <w:sz w:val="24"/>
            <w:szCs w:val="24"/>
            <w:highlight w:val="yellow"/>
          </w:rPr>
          <w:t xml:space="preserve">. </w:t>
        </w:r>
      </w:ins>
      <w:ins w:id="121" w:author="Katri Aaltonen" w:date="2026-08-23T10:47:00Z">
        <w:del w:id="122" w:author="Héctor Bahamonde" w:date="2026-09-18T11:00:00Z" w16du:dateUtc="2026-09-18T09:00:00Z">
          <w:r w:rsidR="00422370" w:rsidRPr="008372F6" w:rsidDel="00EC2983">
            <w:rPr>
              <w:rFonts w:ascii="Arial" w:hAnsi="Arial" w:cs="Arial"/>
              <w:w w:val="105"/>
              <w:sz w:val="24"/>
              <w:szCs w:val="24"/>
              <w:highlight w:val="yellow"/>
            </w:rPr>
            <w:delText>(</w:delText>
          </w:r>
        </w:del>
        <w:del w:id="123" w:author="Héctor Bahamonde" w:date="2026-09-18T10:51:00Z" w16du:dateUtc="2026-09-18T08:51:00Z">
          <w:r w:rsidR="00422370" w:rsidRPr="008372F6" w:rsidDel="00554F3A">
            <w:rPr>
              <w:rFonts w:ascii="Arial" w:hAnsi="Arial" w:cs="Arial"/>
              <w:w w:val="105"/>
              <w:sz w:val="24"/>
              <w:szCs w:val="24"/>
              <w:highlight w:val="yellow"/>
            </w:rPr>
            <w:delText>Hwang</w:delText>
          </w:r>
          <w:r w:rsidR="00422370" w:rsidRPr="008372F6" w:rsidDel="00554F3A">
            <w:rPr>
              <w:rFonts w:ascii="Arial" w:hAnsi="Arial" w:cs="Arial"/>
              <w:spacing w:val="-11"/>
              <w:w w:val="105"/>
              <w:sz w:val="24"/>
              <w:szCs w:val="24"/>
              <w:highlight w:val="yellow"/>
            </w:rPr>
            <w:delText xml:space="preserve"> </w:delText>
          </w:r>
          <w:r w:rsidR="00422370" w:rsidRPr="008372F6" w:rsidDel="00554F3A">
            <w:rPr>
              <w:rFonts w:ascii="Arial" w:hAnsi="Arial" w:cs="Arial"/>
              <w:w w:val="105"/>
              <w:sz w:val="24"/>
              <w:szCs w:val="24"/>
              <w:highlight w:val="yellow"/>
            </w:rPr>
            <w:delText>et</w:delText>
          </w:r>
          <w:r w:rsidR="00422370" w:rsidRPr="008372F6" w:rsidDel="00554F3A">
            <w:rPr>
              <w:rFonts w:ascii="Arial" w:hAnsi="Arial" w:cs="Arial"/>
              <w:spacing w:val="-11"/>
              <w:w w:val="105"/>
              <w:sz w:val="24"/>
              <w:szCs w:val="24"/>
              <w:highlight w:val="yellow"/>
            </w:rPr>
            <w:delText xml:space="preserve"> </w:delText>
          </w:r>
          <w:r w:rsidR="00422370" w:rsidRPr="008372F6" w:rsidDel="00554F3A">
            <w:rPr>
              <w:rFonts w:ascii="Arial" w:hAnsi="Arial" w:cs="Arial"/>
              <w:w w:val="105"/>
              <w:sz w:val="24"/>
              <w:szCs w:val="24"/>
              <w:highlight w:val="yellow"/>
            </w:rPr>
            <w:delText>al.</w:delText>
          </w:r>
          <w:r w:rsidR="00422370" w:rsidRPr="008372F6" w:rsidDel="00554F3A">
            <w:rPr>
              <w:rFonts w:ascii="Arial" w:hAnsi="Arial" w:cs="Arial"/>
              <w:spacing w:val="-11"/>
              <w:w w:val="105"/>
              <w:sz w:val="24"/>
              <w:szCs w:val="24"/>
              <w:highlight w:val="yellow"/>
            </w:rPr>
            <w:delText xml:space="preserve"> </w:delText>
          </w:r>
          <w:r w:rsidR="00422370" w:rsidRPr="008372F6" w:rsidDel="00554F3A">
            <w:rPr>
              <w:rFonts w:ascii="Arial" w:hAnsi="Arial" w:cs="Arial"/>
              <w:sz w:val="24"/>
              <w:szCs w:val="24"/>
              <w:highlight w:val="yellow"/>
            </w:rPr>
            <w:fldChar w:fldCharType="begin"/>
          </w:r>
          <w:r w:rsidR="00422370" w:rsidRPr="008372F6" w:rsidDel="00554F3A">
            <w:rPr>
              <w:rFonts w:ascii="Arial" w:hAnsi="Arial" w:cs="Arial"/>
              <w:sz w:val="24"/>
              <w:szCs w:val="24"/>
              <w:highlight w:val="yellow"/>
            </w:rPr>
            <w:delInstrText>HYPERLINK \l "_bookmark57"</w:delInstrText>
          </w:r>
          <w:r w:rsidR="00422370" w:rsidRPr="008372F6" w:rsidDel="00554F3A">
            <w:rPr>
              <w:rFonts w:ascii="Arial" w:hAnsi="Arial" w:cs="Arial"/>
              <w:sz w:val="24"/>
              <w:szCs w:val="24"/>
              <w:highlight w:val="yellow"/>
            </w:rPr>
          </w:r>
          <w:r w:rsidR="00422370" w:rsidRPr="008372F6" w:rsidDel="00554F3A">
            <w:rPr>
              <w:rFonts w:ascii="Arial" w:hAnsi="Arial" w:cs="Arial"/>
              <w:sz w:val="24"/>
              <w:szCs w:val="24"/>
              <w:highlight w:val="yellow"/>
            </w:rPr>
            <w:fldChar w:fldCharType="separate"/>
          </w:r>
          <w:r w:rsidR="00422370" w:rsidRPr="008372F6" w:rsidDel="00554F3A">
            <w:rPr>
              <w:rFonts w:ascii="Arial" w:hAnsi="Arial" w:cs="Arial"/>
              <w:w w:val="105"/>
              <w:sz w:val="24"/>
              <w:szCs w:val="24"/>
              <w:highlight w:val="yellow"/>
              <w:lang w:val="fi-FI"/>
            </w:rPr>
            <w:delText>2020;</w:delText>
          </w:r>
          <w:r w:rsidR="00422370" w:rsidRPr="008372F6" w:rsidDel="00554F3A">
            <w:rPr>
              <w:rFonts w:ascii="Arial" w:hAnsi="Arial" w:cs="Arial"/>
              <w:w w:val="105"/>
              <w:sz w:val="24"/>
              <w:szCs w:val="24"/>
              <w:highlight w:val="yellow"/>
            </w:rPr>
            <w:fldChar w:fldCharType="end"/>
          </w:r>
          <w:r w:rsidR="00422370" w:rsidRPr="008372F6" w:rsidDel="00554F3A">
            <w:rPr>
              <w:rFonts w:ascii="Arial" w:hAnsi="Arial" w:cs="Arial"/>
              <w:spacing w:val="-9"/>
              <w:w w:val="105"/>
              <w:sz w:val="24"/>
              <w:szCs w:val="24"/>
              <w:highlight w:val="yellow"/>
              <w:lang w:val="fi-FI"/>
            </w:rPr>
            <w:delText xml:space="preserve"> </w:delText>
          </w:r>
          <w:r w:rsidR="00422370" w:rsidRPr="008372F6" w:rsidDel="00554F3A">
            <w:rPr>
              <w:rFonts w:ascii="Arial" w:hAnsi="Arial" w:cs="Arial"/>
              <w:w w:val="105"/>
              <w:sz w:val="24"/>
              <w:szCs w:val="24"/>
              <w:highlight w:val="yellow"/>
              <w:lang w:val="fi-FI"/>
            </w:rPr>
            <w:delText>Vella</w:delText>
          </w:r>
          <w:r w:rsidR="00422370" w:rsidRPr="008372F6" w:rsidDel="00554F3A">
            <w:rPr>
              <w:rFonts w:ascii="Arial" w:hAnsi="Arial" w:cs="Arial"/>
              <w:spacing w:val="-11"/>
              <w:w w:val="105"/>
              <w:sz w:val="24"/>
              <w:szCs w:val="24"/>
              <w:highlight w:val="yellow"/>
              <w:lang w:val="fi-FI"/>
            </w:rPr>
            <w:delText xml:space="preserve"> </w:delText>
          </w:r>
          <w:r w:rsidR="00422370" w:rsidRPr="008372F6" w:rsidDel="00554F3A">
            <w:rPr>
              <w:rFonts w:ascii="Arial" w:hAnsi="Arial" w:cs="Arial"/>
              <w:w w:val="105"/>
              <w:sz w:val="24"/>
              <w:szCs w:val="24"/>
              <w:highlight w:val="yellow"/>
              <w:lang w:val="fi-FI"/>
            </w:rPr>
            <w:delText>Bonanno</w:delText>
          </w:r>
        </w:del>
      </w:ins>
      <w:ins w:id="124" w:author="Katri Aaltonen" w:date="2026-08-23T10:51:00Z">
        <w:del w:id="125" w:author="Héctor Bahamonde" w:date="2026-09-18T10:51:00Z" w16du:dateUtc="2026-09-18T08:51:00Z">
          <w:r w:rsidR="00224467" w:rsidRPr="008372F6" w:rsidDel="00554F3A">
            <w:rPr>
              <w:rFonts w:ascii="Arial" w:hAnsi="Arial" w:cs="Arial"/>
              <w:w w:val="105"/>
              <w:sz w:val="24"/>
              <w:szCs w:val="24"/>
              <w:highlight w:val="yellow"/>
              <w:lang w:val="fi-FI"/>
            </w:rPr>
            <w:delText xml:space="preserve"> </w:delText>
          </w:r>
        </w:del>
      </w:ins>
      <w:ins w:id="126" w:author="Katri Aaltonen" w:date="2026-08-23T10:47:00Z">
        <w:del w:id="127" w:author="Héctor Bahamonde" w:date="2026-09-18T10:51:00Z" w16du:dateUtc="2026-09-18T08:51:00Z">
          <w:r w:rsidR="00422370" w:rsidRPr="008372F6" w:rsidDel="00554F3A">
            <w:rPr>
              <w:rFonts w:ascii="Arial" w:hAnsi="Arial" w:cs="Arial"/>
              <w:w w:val="105"/>
              <w:sz w:val="24"/>
              <w:szCs w:val="24"/>
              <w:highlight w:val="yellow"/>
              <w:lang w:val="fi-FI"/>
            </w:rPr>
            <w:delText>et</w:delText>
          </w:r>
          <w:r w:rsidR="00422370" w:rsidRPr="008372F6" w:rsidDel="00554F3A">
            <w:rPr>
              <w:rFonts w:ascii="Arial" w:hAnsi="Arial" w:cs="Arial"/>
              <w:spacing w:val="-2"/>
              <w:w w:val="105"/>
              <w:sz w:val="24"/>
              <w:szCs w:val="24"/>
              <w:highlight w:val="yellow"/>
              <w:lang w:val="fi-FI"/>
            </w:rPr>
            <w:delText xml:space="preserve"> </w:delText>
          </w:r>
          <w:r w:rsidR="00422370" w:rsidRPr="008372F6" w:rsidDel="00554F3A">
            <w:rPr>
              <w:rFonts w:ascii="Arial" w:hAnsi="Arial" w:cs="Arial"/>
              <w:w w:val="105"/>
              <w:sz w:val="24"/>
              <w:szCs w:val="24"/>
              <w:highlight w:val="yellow"/>
              <w:lang w:val="fi-FI"/>
            </w:rPr>
            <w:delText>al.</w:delText>
          </w:r>
          <w:r w:rsidR="00422370" w:rsidRPr="008372F6" w:rsidDel="00554F3A">
            <w:rPr>
              <w:rFonts w:ascii="Arial" w:hAnsi="Arial" w:cs="Arial"/>
              <w:spacing w:val="-2"/>
              <w:w w:val="105"/>
              <w:sz w:val="24"/>
              <w:szCs w:val="24"/>
              <w:highlight w:val="yellow"/>
              <w:lang w:val="fi-FI"/>
            </w:rPr>
            <w:delText xml:space="preserve"> </w:delText>
          </w:r>
        </w:del>
      </w:ins>
      <w:del w:id="128" w:author="Héctor Bahamonde" w:date="2026-09-18T10:51:00Z" w16du:dateUtc="2026-09-18T08:51:00Z">
        <w:r w:rsidR="00422370" w:rsidRPr="008372F6" w:rsidDel="00554F3A">
          <w:rPr>
            <w:rFonts w:ascii="Arial" w:hAnsi="Arial" w:cs="Arial"/>
            <w:sz w:val="24"/>
            <w:szCs w:val="24"/>
            <w:highlight w:val="yellow"/>
          </w:rPr>
          <w:fldChar w:fldCharType="begin"/>
        </w:r>
        <w:r w:rsidR="00422370" w:rsidRPr="008372F6" w:rsidDel="00554F3A">
          <w:rPr>
            <w:rFonts w:ascii="Arial" w:hAnsi="Arial" w:cs="Arial"/>
            <w:sz w:val="24"/>
            <w:szCs w:val="24"/>
            <w:highlight w:val="yellow"/>
            <w:lang w:val="fi-FI"/>
          </w:rPr>
          <w:delInstrText>HYPERLINK \l "_bookmark102"</w:delInstrText>
        </w:r>
        <w:r w:rsidR="00422370" w:rsidRPr="008372F6" w:rsidDel="00554F3A">
          <w:rPr>
            <w:rFonts w:ascii="Arial" w:hAnsi="Arial" w:cs="Arial"/>
            <w:sz w:val="24"/>
            <w:szCs w:val="24"/>
            <w:highlight w:val="yellow"/>
          </w:rPr>
        </w:r>
        <w:r w:rsidR="00422370" w:rsidRPr="008372F6" w:rsidDel="00554F3A">
          <w:rPr>
            <w:rFonts w:ascii="Arial" w:hAnsi="Arial" w:cs="Arial"/>
            <w:sz w:val="24"/>
            <w:szCs w:val="24"/>
            <w:highlight w:val="yellow"/>
          </w:rPr>
          <w:fldChar w:fldCharType="separate"/>
        </w:r>
      </w:del>
      <w:ins w:id="129" w:author="Katri Aaltonen" w:date="2026-08-23T10:47:00Z">
        <w:del w:id="130" w:author="Héctor Bahamonde" w:date="2026-09-18T10:51:00Z" w16du:dateUtc="2026-09-18T08:51:00Z">
          <w:r w:rsidR="00422370" w:rsidRPr="008372F6" w:rsidDel="00554F3A">
            <w:rPr>
              <w:rFonts w:ascii="Arial" w:hAnsi="Arial" w:cs="Arial"/>
              <w:w w:val="105"/>
              <w:sz w:val="24"/>
              <w:szCs w:val="24"/>
              <w:highlight w:val="yellow"/>
              <w:lang w:val="fi-FI"/>
            </w:rPr>
            <w:delText>2017;</w:delText>
          </w:r>
          <w:r w:rsidR="00422370" w:rsidRPr="008372F6" w:rsidDel="00554F3A">
            <w:rPr>
              <w:rFonts w:ascii="Arial" w:hAnsi="Arial" w:cs="Arial"/>
              <w:w w:val="105"/>
              <w:sz w:val="24"/>
              <w:szCs w:val="24"/>
              <w:highlight w:val="yellow"/>
            </w:rPr>
            <w:fldChar w:fldCharType="end"/>
          </w:r>
          <w:r w:rsidR="00422370" w:rsidRPr="008372F6" w:rsidDel="00554F3A">
            <w:rPr>
              <w:rFonts w:ascii="Arial" w:hAnsi="Arial" w:cs="Arial"/>
              <w:w w:val="105"/>
              <w:sz w:val="24"/>
              <w:szCs w:val="24"/>
              <w:highlight w:val="yellow"/>
              <w:lang w:val="fi-FI"/>
            </w:rPr>
            <w:delText xml:space="preserve"> Cohen</w:delText>
          </w:r>
          <w:r w:rsidR="00422370" w:rsidRPr="008372F6" w:rsidDel="00554F3A">
            <w:rPr>
              <w:rFonts w:ascii="Arial" w:hAnsi="Arial" w:cs="Arial"/>
              <w:spacing w:val="-2"/>
              <w:w w:val="105"/>
              <w:sz w:val="24"/>
              <w:szCs w:val="24"/>
              <w:highlight w:val="yellow"/>
              <w:lang w:val="fi-FI"/>
            </w:rPr>
            <w:delText xml:space="preserve"> </w:delText>
          </w:r>
        </w:del>
      </w:ins>
      <w:del w:id="131" w:author="Héctor Bahamonde" w:date="2026-09-18T10:51:00Z" w16du:dateUtc="2026-09-18T08:51:00Z">
        <w:r w:rsidR="00422370" w:rsidRPr="008372F6" w:rsidDel="00554F3A">
          <w:rPr>
            <w:rFonts w:ascii="Arial" w:hAnsi="Arial" w:cs="Arial"/>
            <w:sz w:val="24"/>
            <w:szCs w:val="24"/>
            <w:highlight w:val="yellow"/>
          </w:rPr>
          <w:fldChar w:fldCharType="begin"/>
        </w:r>
        <w:r w:rsidR="00422370" w:rsidRPr="008372F6" w:rsidDel="00554F3A">
          <w:rPr>
            <w:rFonts w:ascii="Arial" w:hAnsi="Arial" w:cs="Arial"/>
            <w:sz w:val="24"/>
            <w:szCs w:val="24"/>
            <w:highlight w:val="yellow"/>
            <w:lang w:val="fi-FI"/>
          </w:rPr>
          <w:delInstrText>HYPERLINK \l "_bookmark27"</w:delInstrText>
        </w:r>
        <w:r w:rsidR="00422370" w:rsidRPr="008372F6" w:rsidDel="00554F3A">
          <w:rPr>
            <w:rFonts w:ascii="Arial" w:hAnsi="Arial" w:cs="Arial"/>
            <w:sz w:val="24"/>
            <w:szCs w:val="24"/>
            <w:highlight w:val="yellow"/>
          </w:rPr>
        </w:r>
        <w:r w:rsidR="00422370" w:rsidRPr="008372F6" w:rsidDel="00554F3A">
          <w:rPr>
            <w:rFonts w:ascii="Arial" w:hAnsi="Arial" w:cs="Arial"/>
            <w:sz w:val="24"/>
            <w:szCs w:val="24"/>
            <w:highlight w:val="yellow"/>
          </w:rPr>
          <w:fldChar w:fldCharType="separate"/>
        </w:r>
      </w:del>
      <w:ins w:id="132" w:author="Katri Aaltonen" w:date="2026-08-23T10:47:00Z">
        <w:del w:id="133" w:author="Héctor Bahamonde" w:date="2026-09-18T10:51:00Z" w16du:dateUtc="2026-09-18T08:51:00Z">
          <w:r w:rsidR="00422370" w:rsidRPr="008372F6" w:rsidDel="00554F3A">
            <w:rPr>
              <w:rFonts w:ascii="Arial" w:hAnsi="Arial" w:cs="Arial"/>
              <w:w w:val="105"/>
              <w:sz w:val="24"/>
              <w:szCs w:val="24"/>
              <w:highlight w:val="yellow"/>
              <w:lang w:val="fi-FI"/>
            </w:rPr>
            <w:delText>2017;</w:delText>
          </w:r>
          <w:r w:rsidR="00422370" w:rsidRPr="008372F6" w:rsidDel="00554F3A">
            <w:rPr>
              <w:rFonts w:ascii="Arial" w:hAnsi="Arial" w:cs="Arial"/>
              <w:w w:val="105"/>
              <w:sz w:val="24"/>
              <w:szCs w:val="24"/>
              <w:highlight w:val="yellow"/>
            </w:rPr>
            <w:fldChar w:fldCharType="end"/>
          </w:r>
          <w:r w:rsidR="00422370" w:rsidRPr="008372F6" w:rsidDel="00554F3A">
            <w:rPr>
              <w:rFonts w:ascii="Arial" w:hAnsi="Arial" w:cs="Arial"/>
              <w:w w:val="105"/>
              <w:sz w:val="24"/>
              <w:szCs w:val="24"/>
              <w:highlight w:val="yellow"/>
              <w:lang w:val="fi-FI"/>
            </w:rPr>
            <w:delText xml:space="preserve"> Davis</w:delText>
          </w:r>
          <w:r w:rsidR="00422370" w:rsidRPr="008372F6" w:rsidDel="00554F3A">
            <w:rPr>
              <w:rFonts w:ascii="Arial" w:hAnsi="Arial" w:cs="Arial"/>
              <w:spacing w:val="-2"/>
              <w:w w:val="105"/>
              <w:sz w:val="24"/>
              <w:szCs w:val="24"/>
              <w:highlight w:val="yellow"/>
              <w:lang w:val="fi-FI"/>
            </w:rPr>
            <w:delText xml:space="preserve"> </w:delText>
          </w:r>
          <w:r w:rsidR="00422370" w:rsidRPr="008372F6" w:rsidDel="00554F3A">
            <w:rPr>
              <w:rFonts w:ascii="Arial" w:hAnsi="Arial" w:cs="Arial"/>
              <w:w w:val="105"/>
              <w:sz w:val="24"/>
              <w:szCs w:val="24"/>
              <w:highlight w:val="yellow"/>
              <w:lang w:val="fi-FI"/>
            </w:rPr>
            <w:delText>et</w:delText>
          </w:r>
          <w:r w:rsidR="00422370" w:rsidRPr="008372F6" w:rsidDel="00554F3A">
            <w:rPr>
              <w:rFonts w:ascii="Arial" w:hAnsi="Arial" w:cs="Arial"/>
              <w:spacing w:val="-2"/>
              <w:w w:val="105"/>
              <w:sz w:val="24"/>
              <w:szCs w:val="24"/>
              <w:highlight w:val="yellow"/>
              <w:lang w:val="fi-FI"/>
            </w:rPr>
            <w:delText xml:space="preserve"> </w:delText>
          </w:r>
          <w:r w:rsidR="00422370" w:rsidRPr="008372F6" w:rsidDel="00554F3A">
            <w:rPr>
              <w:rFonts w:ascii="Arial" w:hAnsi="Arial" w:cs="Arial"/>
              <w:w w:val="105"/>
              <w:sz w:val="24"/>
              <w:szCs w:val="24"/>
              <w:highlight w:val="yellow"/>
              <w:lang w:val="fi-FI"/>
            </w:rPr>
            <w:delText>al.</w:delText>
          </w:r>
          <w:r w:rsidR="00422370" w:rsidRPr="008372F6" w:rsidDel="00554F3A">
            <w:rPr>
              <w:rFonts w:ascii="Arial" w:hAnsi="Arial" w:cs="Arial"/>
              <w:spacing w:val="-2"/>
              <w:w w:val="105"/>
              <w:sz w:val="24"/>
              <w:szCs w:val="24"/>
              <w:highlight w:val="yellow"/>
              <w:lang w:val="fi-FI"/>
            </w:rPr>
            <w:delText xml:space="preserve"> </w:delText>
          </w:r>
        </w:del>
      </w:ins>
      <w:del w:id="134" w:author="Héctor Bahamonde" w:date="2026-09-18T10:51:00Z" w16du:dateUtc="2026-09-18T08:51:00Z">
        <w:r w:rsidR="00422370" w:rsidRPr="008372F6" w:rsidDel="00554F3A">
          <w:rPr>
            <w:rFonts w:ascii="Arial" w:hAnsi="Arial" w:cs="Arial"/>
            <w:sz w:val="24"/>
            <w:szCs w:val="24"/>
            <w:highlight w:val="yellow"/>
          </w:rPr>
          <w:fldChar w:fldCharType="begin"/>
        </w:r>
        <w:r w:rsidR="00422370" w:rsidRPr="008372F6" w:rsidDel="00554F3A">
          <w:rPr>
            <w:rFonts w:ascii="Arial" w:hAnsi="Arial" w:cs="Arial"/>
            <w:sz w:val="24"/>
            <w:szCs w:val="24"/>
            <w:highlight w:val="yellow"/>
            <w:lang w:val="fi-FI"/>
          </w:rPr>
          <w:delInstrText>HYPERLINK \l "_bookmark34"</w:delInstrText>
        </w:r>
        <w:r w:rsidR="00422370" w:rsidRPr="008372F6" w:rsidDel="00554F3A">
          <w:rPr>
            <w:rFonts w:ascii="Arial" w:hAnsi="Arial" w:cs="Arial"/>
            <w:sz w:val="24"/>
            <w:szCs w:val="24"/>
            <w:highlight w:val="yellow"/>
          </w:rPr>
        </w:r>
        <w:r w:rsidR="00422370" w:rsidRPr="008372F6" w:rsidDel="00554F3A">
          <w:rPr>
            <w:rFonts w:ascii="Arial" w:hAnsi="Arial" w:cs="Arial"/>
            <w:sz w:val="24"/>
            <w:szCs w:val="24"/>
            <w:highlight w:val="yellow"/>
          </w:rPr>
          <w:fldChar w:fldCharType="separate"/>
        </w:r>
      </w:del>
      <w:ins w:id="135" w:author="Katri Aaltonen" w:date="2026-08-23T10:47:00Z">
        <w:del w:id="136" w:author="Héctor Bahamonde" w:date="2026-09-18T10:51:00Z" w16du:dateUtc="2026-09-18T08:51:00Z">
          <w:r w:rsidR="00422370" w:rsidRPr="008372F6" w:rsidDel="00554F3A">
            <w:rPr>
              <w:rFonts w:ascii="Arial" w:hAnsi="Arial" w:cs="Arial"/>
              <w:w w:val="105"/>
              <w:sz w:val="24"/>
              <w:szCs w:val="24"/>
              <w:highlight w:val="yellow"/>
              <w:lang w:val="fi-FI"/>
            </w:rPr>
            <w:delText>2017;</w:delText>
          </w:r>
          <w:r w:rsidR="00422370" w:rsidRPr="008372F6" w:rsidDel="00554F3A">
            <w:rPr>
              <w:rFonts w:ascii="Arial" w:hAnsi="Arial" w:cs="Arial"/>
              <w:w w:val="105"/>
              <w:sz w:val="24"/>
              <w:szCs w:val="24"/>
              <w:highlight w:val="yellow"/>
            </w:rPr>
            <w:fldChar w:fldCharType="end"/>
          </w:r>
          <w:r w:rsidR="00422370" w:rsidRPr="008372F6" w:rsidDel="00554F3A">
            <w:rPr>
              <w:rFonts w:ascii="Arial" w:hAnsi="Arial" w:cs="Arial"/>
              <w:w w:val="105"/>
              <w:sz w:val="24"/>
              <w:szCs w:val="24"/>
              <w:highlight w:val="yellow"/>
              <w:lang w:val="fi-FI"/>
            </w:rPr>
            <w:delText xml:space="preserve"> Brinkhuis</w:delText>
          </w:r>
          <w:r w:rsidR="00422370" w:rsidRPr="008372F6" w:rsidDel="00554F3A">
            <w:rPr>
              <w:rFonts w:ascii="Arial" w:hAnsi="Arial" w:cs="Arial"/>
              <w:spacing w:val="-2"/>
              <w:w w:val="105"/>
              <w:sz w:val="24"/>
              <w:szCs w:val="24"/>
              <w:highlight w:val="yellow"/>
              <w:lang w:val="fi-FI"/>
            </w:rPr>
            <w:delText xml:space="preserve"> </w:delText>
          </w:r>
          <w:r w:rsidR="00422370" w:rsidRPr="008372F6" w:rsidDel="00554F3A">
            <w:rPr>
              <w:rFonts w:ascii="Arial" w:hAnsi="Arial" w:cs="Arial"/>
              <w:w w:val="105"/>
              <w:sz w:val="24"/>
              <w:szCs w:val="24"/>
              <w:highlight w:val="yellow"/>
              <w:lang w:val="fi-FI"/>
            </w:rPr>
            <w:delText>et</w:delText>
          </w:r>
          <w:r w:rsidR="00422370" w:rsidRPr="008372F6" w:rsidDel="00554F3A">
            <w:rPr>
              <w:rFonts w:ascii="Arial" w:hAnsi="Arial" w:cs="Arial"/>
              <w:spacing w:val="-2"/>
              <w:w w:val="105"/>
              <w:sz w:val="24"/>
              <w:szCs w:val="24"/>
              <w:highlight w:val="yellow"/>
              <w:lang w:val="fi-FI"/>
            </w:rPr>
            <w:delText xml:space="preserve"> </w:delText>
          </w:r>
          <w:r w:rsidR="00422370" w:rsidRPr="008372F6" w:rsidDel="00554F3A">
            <w:rPr>
              <w:rFonts w:ascii="Arial" w:hAnsi="Arial" w:cs="Arial"/>
              <w:w w:val="105"/>
              <w:sz w:val="24"/>
              <w:szCs w:val="24"/>
              <w:highlight w:val="yellow"/>
              <w:lang w:val="fi-FI"/>
            </w:rPr>
            <w:delText>al.</w:delText>
          </w:r>
          <w:r w:rsidR="00422370" w:rsidRPr="008372F6" w:rsidDel="00554F3A">
            <w:rPr>
              <w:rFonts w:ascii="Arial" w:hAnsi="Arial" w:cs="Arial"/>
              <w:spacing w:val="-2"/>
              <w:w w:val="105"/>
              <w:sz w:val="24"/>
              <w:szCs w:val="24"/>
              <w:highlight w:val="yellow"/>
              <w:lang w:val="fi-FI"/>
            </w:rPr>
            <w:delText xml:space="preserve"> </w:delText>
          </w:r>
        </w:del>
      </w:ins>
      <w:del w:id="137" w:author="Héctor Bahamonde" w:date="2026-09-18T10:51:00Z" w16du:dateUtc="2026-09-18T08:51:00Z">
        <w:r w:rsidR="00422370" w:rsidRPr="008372F6" w:rsidDel="00554F3A">
          <w:rPr>
            <w:rFonts w:ascii="Arial" w:hAnsi="Arial" w:cs="Arial"/>
            <w:sz w:val="24"/>
            <w:szCs w:val="24"/>
            <w:highlight w:val="yellow"/>
          </w:rPr>
          <w:fldChar w:fldCharType="begin"/>
        </w:r>
        <w:r w:rsidR="00422370" w:rsidRPr="008372F6" w:rsidDel="00554F3A">
          <w:rPr>
            <w:rFonts w:ascii="Arial" w:hAnsi="Arial" w:cs="Arial"/>
            <w:sz w:val="24"/>
            <w:szCs w:val="24"/>
            <w:highlight w:val="yellow"/>
            <w:lang w:val="fi-FI"/>
          </w:rPr>
          <w:delInstrText>HYPERLINK \l "_bookmark24"</w:delInstrText>
        </w:r>
        <w:r w:rsidR="00422370" w:rsidRPr="008372F6" w:rsidDel="00554F3A">
          <w:rPr>
            <w:rFonts w:ascii="Arial" w:hAnsi="Arial" w:cs="Arial"/>
            <w:sz w:val="24"/>
            <w:szCs w:val="24"/>
            <w:highlight w:val="yellow"/>
          </w:rPr>
        </w:r>
        <w:r w:rsidR="00422370" w:rsidRPr="008372F6" w:rsidDel="00554F3A">
          <w:rPr>
            <w:rFonts w:ascii="Arial" w:hAnsi="Arial" w:cs="Arial"/>
            <w:sz w:val="24"/>
            <w:szCs w:val="24"/>
            <w:highlight w:val="yellow"/>
          </w:rPr>
          <w:fldChar w:fldCharType="separate"/>
        </w:r>
      </w:del>
      <w:ins w:id="138" w:author="Katri Aaltonen" w:date="2026-08-23T10:47:00Z">
        <w:del w:id="139" w:author="Héctor Bahamonde" w:date="2026-09-18T10:51:00Z" w16du:dateUtc="2026-09-18T08:51:00Z">
          <w:r w:rsidR="00422370" w:rsidRPr="008372F6" w:rsidDel="00554F3A">
            <w:rPr>
              <w:rFonts w:ascii="Arial" w:hAnsi="Arial" w:cs="Arial"/>
              <w:w w:val="105"/>
              <w:sz w:val="24"/>
              <w:szCs w:val="24"/>
              <w:highlight w:val="yellow"/>
            </w:rPr>
            <w:delText>2024).</w:delText>
          </w:r>
          <w:r w:rsidR="00422370" w:rsidRPr="008372F6" w:rsidDel="00554F3A">
            <w:rPr>
              <w:rFonts w:ascii="Arial" w:hAnsi="Arial" w:cs="Arial"/>
              <w:w w:val="105"/>
              <w:sz w:val="24"/>
              <w:szCs w:val="24"/>
              <w:highlight w:val="yellow"/>
            </w:rPr>
            <w:fldChar w:fldCharType="end"/>
          </w:r>
        </w:del>
        <w:del w:id="140" w:author="Héctor Bahamonde" w:date="2026-09-18T11:00:00Z" w16du:dateUtc="2026-09-18T09:00:00Z">
          <w:r w:rsidR="00422370" w:rsidRPr="008372F6" w:rsidDel="00EC2983">
            <w:rPr>
              <w:rFonts w:ascii="Arial" w:hAnsi="Arial" w:cs="Arial"/>
              <w:w w:val="105"/>
              <w:sz w:val="24"/>
              <w:szCs w:val="24"/>
            </w:rPr>
            <w:delText xml:space="preserve"> </w:delText>
          </w:r>
        </w:del>
      </w:ins>
      <w:r w:rsidRPr="008372F6">
        <w:rPr>
          <w:rFonts w:ascii="Arial" w:hAnsi="Arial" w:cs="Arial"/>
          <w:sz w:val="24"/>
          <w:szCs w:val="24"/>
        </w:rPr>
        <w:t>I</w:t>
      </w:r>
      <w:r w:rsidRPr="008372F6">
        <w:rPr>
          <w:rFonts w:ascii="Arial" w:hAnsi="Arial" w:cs="Arial"/>
          <w:w w:val="105"/>
          <w:sz w:val="24"/>
          <w:szCs w:val="24"/>
        </w:rPr>
        <w:t>n this</w:t>
      </w:r>
      <w:r w:rsidRPr="008372F6">
        <w:rPr>
          <w:rFonts w:ascii="Arial" w:hAnsi="Arial" w:cs="Arial"/>
          <w:spacing w:val="40"/>
          <w:w w:val="105"/>
          <w:sz w:val="24"/>
          <w:szCs w:val="24"/>
        </w:rPr>
        <w:t xml:space="preserve"> </w:t>
      </w:r>
      <w:r w:rsidRPr="008372F6">
        <w:rPr>
          <w:rFonts w:ascii="Arial" w:hAnsi="Arial" w:cs="Arial"/>
          <w:w w:val="105"/>
          <w:sz w:val="24"/>
          <w:szCs w:val="24"/>
        </w:rPr>
        <w:t>article,</w:t>
      </w:r>
      <w:r w:rsidRPr="008372F6">
        <w:rPr>
          <w:rFonts w:ascii="Arial" w:hAnsi="Arial" w:cs="Arial"/>
          <w:spacing w:val="40"/>
          <w:w w:val="105"/>
          <w:sz w:val="24"/>
          <w:szCs w:val="24"/>
        </w:rPr>
        <w:t xml:space="preserve"> </w:t>
      </w:r>
      <w:r w:rsidRPr="008372F6">
        <w:rPr>
          <w:rFonts w:ascii="Arial" w:hAnsi="Arial" w:cs="Arial"/>
          <w:w w:val="105"/>
          <w:sz w:val="24"/>
          <w:szCs w:val="24"/>
        </w:rPr>
        <w:t>we</w:t>
      </w:r>
      <w:r w:rsidRPr="008372F6">
        <w:rPr>
          <w:rFonts w:ascii="Arial" w:hAnsi="Arial" w:cs="Arial"/>
          <w:spacing w:val="40"/>
          <w:w w:val="105"/>
          <w:sz w:val="24"/>
          <w:szCs w:val="24"/>
        </w:rPr>
        <w:t xml:space="preserve"> </w:t>
      </w:r>
      <w:r w:rsidRPr="008372F6">
        <w:rPr>
          <w:rFonts w:ascii="Arial" w:hAnsi="Arial" w:cs="Arial"/>
          <w:w w:val="105"/>
          <w:sz w:val="24"/>
          <w:szCs w:val="24"/>
        </w:rPr>
        <w:t>provide</w:t>
      </w:r>
      <w:r w:rsidRPr="008372F6">
        <w:rPr>
          <w:rFonts w:ascii="Arial" w:hAnsi="Arial" w:cs="Arial"/>
          <w:spacing w:val="40"/>
          <w:w w:val="105"/>
          <w:sz w:val="24"/>
          <w:szCs w:val="24"/>
        </w:rPr>
        <w:t xml:space="preserve"> </w:t>
      </w:r>
      <w:r w:rsidRPr="008372F6">
        <w:rPr>
          <w:rFonts w:ascii="Arial" w:hAnsi="Arial" w:cs="Arial"/>
          <w:w w:val="105"/>
          <w:sz w:val="24"/>
          <w:szCs w:val="24"/>
        </w:rPr>
        <w:t>experimental</w:t>
      </w:r>
      <w:r w:rsidRPr="008372F6">
        <w:rPr>
          <w:rFonts w:ascii="Arial" w:hAnsi="Arial" w:cs="Arial"/>
          <w:spacing w:val="40"/>
          <w:w w:val="105"/>
          <w:sz w:val="24"/>
          <w:szCs w:val="24"/>
        </w:rPr>
        <w:t xml:space="preserve"> </w:t>
      </w:r>
      <w:r w:rsidRPr="008372F6">
        <w:rPr>
          <w:rFonts w:ascii="Arial" w:hAnsi="Arial" w:cs="Arial"/>
          <w:w w:val="105"/>
          <w:sz w:val="24"/>
          <w:szCs w:val="24"/>
        </w:rPr>
        <w:t>evidence</w:t>
      </w:r>
      <w:r w:rsidRPr="008372F6">
        <w:rPr>
          <w:rFonts w:ascii="Arial" w:hAnsi="Arial" w:cs="Arial"/>
          <w:spacing w:val="40"/>
          <w:w w:val="105"/>
          <w:sz w:val="24"/>
          <w:szCs w:val="24"/>
        </w:rPr>
        <w:t xml:space="preserve"> </w:t>
      </w:r>
      <w:r w:rsidRPr="008372F6">
        <w:rPr>
          <w:rFonts w:ascii="Arial" w:hAnsi="Arial" w:cs="Arial"/>
          <w:w w:val="105"/>
          <w:sz w:val="24"/>
          <w:szCs w:val="24"/>
        </w:rPr>
        <w:t>on</w:t>
      </w:r>
      <w:r w:rsidRPr="008372F6">
        <w:rPr>
          <w:rFonts w:ascii="Arial" w:hAnsi="Arial" w:cs="Arial"/>
          <w:spacing w:val="40"/>
          <w:w w:val="105"/>
          <w:sz w:val="24"/>
          <w:szCs w:val="24"/>
        </w:rPr>
        <w:t xml:space="preserve"> </w:t>
      </w:r>
      <w:r w:rsidRPr="008372F6">
        <w:rPr>
          <w:rFonts w:ascii="Arial" w:hAnsi="Arial" w:cs="Arial"/>
          <w:w w:val="105"/>
          <w:sz w:val="24"/>
          <w:szCs w:val="24"/>
        </w:rPr>
        <w:t>how</w:t>
      </w:r>
      <w:r w:rsidRPr="008372F6">
        <w:rPr>
          <w:rFonts w:ascii="Arial" w:hAnsi="Arial" w:cs="Arial"/>
          <w:spacing w:val="40"/>
          <w:w w:val="105"/>
          <w:sz w:val="24"/>
          <w:szCs w:val="24"/>
        </w:rPr>
        <w:t xml:space="preserve"> </w:t>
      </w:r>
      <w:r w:rsidRPr="008372F6">
        <w:rPr>
          <w:rFonts w:ascii="Arial" w:hAnsi="Arial" w:cs="Arial"/>
          <w:w w:val="105"/>
          <w:sz w:val="24"/>
          <w:szCs w:val="24"/>
        </w:rPr>
        <w:t>citizens’</w:t>
      </w:r>
      <w:r w:rsidRPr="008372F6">
        <w:rPr>
          <w:rFonts w:ascii="Arial" w:hAnsi="Arial" w:cs="Arial"/>
          <w:spacing w:val="40"/>
          <w:w w:val="105"/>
          <w:sz w:val="24"/>
          <w:szCs w:val="24"/>
        </w:rPr>
        <w:t xml:space="preserve"> </w:t>
      </w:r>
      <w:r w:rsidRPr="008372F6">
        <w:rPr>
          <w:rFonts w:ascii="Arial" w:hAnsi="Arial" w:cs="Arial"/>
          <w:w w:val="105"/>
          <w:sz w:val="24"/>
          <w:szCs w:val="24"/>
        </w:rPr>
        <w:t>support</w:t>
      </w:r>
      <w:r w:rsidRPr="008372F6">
        <w:rPr>
          <w:rFonts w:ascii="Arial" w:hAnsi="Arial" w:cs="Arial"/>
          <w:spacing w:val="40"/>
          <w:w w:val="105"/>
          <w:sz w:val="24"/>
          <w:szCs w:val="24"/>
        </w:rPr>
        <w:t xml:space="preserve"> </w:t>
      </w:r>
      <w:r w:rsidRPr="008372F6">
        <w:rPr>
          <w:rFonts w:ascii="Arial" w:hAnsi="Arial" w:cs="Arial"/>
          <w:w w:val="105"/>
          <w:sz w:val="24"/>
          <w:szCs w:val="24"/>
        </w:rPr>
        <w:t>for</w:t>
      </w:r>
      <w:r w:rsidRPr="008372F6">
        <w:rPr>
          <w:rFonts w:ascii="Arial" w:hAnsi="Arial" w:cs="Arial"/>
          <w:spacing w:val="40"/>
          <w:w w:val="105"/>
          <w:sz w:val="24"/>
          <w:szCs w:val="24"/>
        </w:rPr>
        <w:t xml:space="preserve"> </w:t>
      </w:r>
      <w:r w:rsidRPr="008372F6">
        <w:rPr>
          <w:rFonts w:ascii="Arial" w:hAnsi="Arial" w:cs="Arial"/>
          <w:w w:val="105"/>
          <w:sz w:val="24"/>
          <w:szCs w:val="24"/>
        </w:rPr>
        <w:t>public</w:t>
      </w:r>
      <w:r w:rsidRPr="008372F6">
        <w:rPr>
          <w:rFonts w:ascii="Arial" w:hAnsi="Arial" w:cs="Arial"/>
          <w:spacing w:val="40"/>
          <w:w w:val="105"/>
          <w:sz w:val="24"/>
          <w:szCs w:val="24"/>
        </w:rPr>
        <w:t xml:space="preserve"> </w:t>
      </w:r>
      <w:r w:rsidRPr="008372F6">
        <w:rPr>
          <w:rFonts w:ascii="Arial" w:hAnsi="Arial" w:cs="Arial"/>
          <w:w w:val="105"/>
          <w:sz w:val="24"/>
          <w:szCs w:val="24"/>
        </w:rPr>
        <w:t>funding</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a novel cancer medicine varies depending on how the decision is framed.</w:t>
      </w:r>
      <w:r w:rsidRPr="008372F6">
        <w:rPr>
          <w:rFonts w:ascii="Arial" w:hAnsi="Arial" w:cs="Arial"/>
          <w:spacing w:val="40"/>
          <w:w w:val="105"/>
          <w:sz w:val="24"/>
          <w:szCs w:val="24"/>
        </w:rPr>
        <w:t xml:space="preserve"> </w:t>
      </w:r>
      <w:r w:rsidRPr="008372F6">
        <w:rPr>
          <w:rFonts w:ascii="Arial" w:hAnsi="Arial" w:cs="Arial"/>
          <w:w w:val="105"/>
          <w:sz w:val="24"/>
          <w:szCs w:val="24"/>
        </w:rPr>
        <w:t xml:space="preserve">Previous research suggests that societal preferences regarding high-cost medications are susceptible to emotionally charged narratives circulated through mass media, which can, in turn, shape political decision-making (Gabe et al. </w:t>
      </w:r>
      <w:hyperlink w:anchor="_bookmark46" w:history="1">
        <w:r w:rsidR="005D491A" w:rsidRPr="008372F6">
          <w:rPr>
            <w:rFonts w:ascii="Arial" w:hAnsi="Arial" w:cs="Arial"/>
            <w:w w:val="105"/>
            <w:sz w:val="24"/>
            <w:szCs w:val="24"/>
          </w:rPr>
          <w:t>2012;</w:t>
        </w:r>
      </w:hyperlink>
      <w:r w:rsidRPr="008372F6">
        <w:rPr>
          <w:rFonts w:ascii="Arial" w:hAnsi="Arial" w:cs="Arial"/>
          <w:w w:val="105"/>
          <w:sz w:val="24"/>
          <w:szCs w:val="24"/>
        </w:rPr>
        <w:t xml:space="preserve"> Aggarwal et al. </w:t>
      </w:r>
      <w:hyperlink w:anchor="_bookmark13" w:history="1">
        <w:r w:rsidR="005D491A" w:rsidRPr="008372F6">
          <w:rPr>
            <w:rFonts w:ascii="Arial" w:hAnsi="Arial" w:cs="Arial"/>
            <w:w w:val="105"/>
            <w:sz w:val="24"/>
            <w:szCs w:val="24"/>
          </w:rPr>
          <w:t>2017;</w:t>
        </w:r>
      </w:hyperlink>
      <w:r w:rsidRPr="008372F6">
        <w:rPr>
          <w:rFonts w:ascii="Arial" w:hAnsi="Arial" w:cs="Arial"/>
          <w:w w:val="105"/>
          <w:sz w:val="24"/>
          <w:szCs w:val="24"/>
        </w:rPr>
        <w:t xml:space="preserve"> Pinho and Dias Costa </w:t>
      </w:r>
      <w:hyperlink w:anchor="_bookmark85" w:history="1">
        <w:r w:rsidR="005D491A" w:rsidRPr="008372F6">
          <w:rPr>
            <w:rFonts w:ascii="Arial" w:hAnsi="Arial" w:cs="Arial"/>
            <w:w w:val="105"/>
            <w:sz w:val="24"/>
            <w:szCs w:val="24"/>
          </w:rPr>
          <w:t>2020).</w:t>
        </w:r>
      </w:hyperlink>
    </w:p>
    <w:p w14:paraId="4CF6119A" w14:textId="24330501"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 xml:space="preserve">We examine whether preferences over healthcare funding decisions </w:t>
      </w:r>
      <w:del w:id="141" w:author="Katri Aaltonen" w:date="2026-08-23T11:30:00Z">
        <w:r w:rsidRPr="008372F6" w:rsidDel="00F3033A">
          <w:rPr>
            <w:rFonts w:ascii="Arial" w:hAnsi="Arial" w:cs="Arial"/>
            <w:w w:val="105"/>
            <w:sz w:val="24"/>
            <w:szCs w:val="24"/>
          </w:rPr>
          <w:delText xml:space="preserve">remain </w:delText>
        </w:r>
      </w:del>
      <w:ins w:id="142" w:author="Katri Aaltonen" w:date="2026-08-23T11:30:00Z">
        <w:r w:rsidR="00F3033A" w:rsidRPr="008372F6">
          <w:rPr>
            <w:rFonts w:ascii="Arial" w:hAnsi="Arial" w:cs="Arial"/>
            <w:w w:val="105"/>
            <w:sz w:val="24"/>
            <w:szCs w:val="24"/>
          </w:rPr>
          <w:t xml:space="preserve">are </w:t>
        </w:r>
      </w:ins>
      <w:r w:rsidRPr="008372F6">
        <w:rPr>
          <w:rFonts w:ascii="Arial" w:hAnsi="Arial" w:cs="Arial"/>
          <w:w w:val="105"/>
          <w:sz w:val="24"/>
          <w:szCs w:val="24"/>
        </w:rPr>
        <w:t>elastic to framing effects</w:t>
      </w:r>
      <w:ins w:id="143" w:author="Katri Aaltonen" w:date="2026-08-23T11:30:00Z">
        <w:r w:rsidR="00F3033A" w:rsidRPr="008372F6">
          <w:rPr>
            <w:rFonts w:ascii="Arial" w:hAnsi="Arial" w:cs="Arial"/>
            <w:w w:val="105"/>
            <w:sz w:val="24"/>
            <w:szCs w:val="24"/>
          </w:rPr>
          <w:t xml:space="preserve">. The study </w:t>
        </w:r>
      </w:ins>
      <w:ins w:id="144" w:author="Katri Aaltonen" w:date="2026-08-23T11:31:00Z">
        <w:r w:rsidR="00F3033A" w:rsidRPr="008372F6">
          <w:rPr>
            <w:rFonts w:ascii="Arial" w:hAnsi="Arial" w:cs="Arial"/>
            <w:w w:val="105"/>
            <w:sz w:val="24"/>
            <w:szCs w:val="24"/>
          </w:rPr>
          <w:t xml:space="preserve">setting reflects </w:t>
        </w:r>
      </w:ins>
      <w:del w:id="145" w:author="Katri Aaltonen" w:date="2026-08-23T11:31:00Z">
        <w:r w:rsidRPr="008372F6" w:rsidDel="00F3033A">
          <w:rPr>
            <w:rFonts w:ascii="Arial" w:hAnsi="Arial" w:cs="Arial"/>
            <w:w w:val="105"/>
            <w:sz w:val="24"/>
            <w:szCs w:val="24"/>
          </w:rPr>
          <w:delText xml:space="preserve"> </w:delText>
        </w:r>
      </w:del>
      <w:del w:id="146" w:author="Katri Aaltonen" w:date="2026-08-23T11:30:00Z">
        <w:r w:rsidRPr="008372F6" w:rsidDel="00F3033A">
          <w:rPr>
            <w:rFonts w:ascii="Arial" w:hAnsi="Arial" w:cs="Arial"/>
            <w:w w:val="105"/>
            <w:sz w:val="24"/>
            <w:szCs w:val="24"/>
          </w:rPr>
          <w:delText xml:space="preserve">even </w:delText>
        </w:r>
      </w:del>
      <w:del w:id="147" w:author="Katri Aaltonen" w:date="2026-08-23T10:59:00Z">
        <w:r w:rsidRPr="008372F6" w:rsidDel="003D7409">
          <w:rPr>
            <w:rFonts w:ascii="Arial" w:hAnsi="Arial" w:cs="Arial"/>
            <w:w w:val="105"/>
            <w:sz w:val="24"/>
            <w:szCs w:val="24"/>
          </w:rPr>
          <w:delText>when these decisions are</w:delText>
        </w:r>
      </w:del>
      <w:del w:id="148" w:author="Katri Aaltonen" w:date="2026-08-23T11:30:00Z">
        <w:r w:rsidRPr="008372F6" w:rsidDel="00F3033A">
          <w:rPr>
            <w:rFonts w:ascii="Arial" w:hAnsi="Arial" w:cs="Arial"/>
            <w:w w:val="105"/>
            <w:sz w:val="24"/>
            <w:szCs w:val="24"/>
          </w:rPr>
          <w:delText xml:space="preserve"> insulat</w:delText>
        </w:r>
      </w:del>
      <w:del w:id="149" w:author="Katri Aaltonen" w:date="2026-08-23T10:59:00Z">
        <w:r w:rsidRPr="008372F6" w:rsidDel="003D7409">
          <w:rPr>
            <w:rFonts w:ascii="Arial" w:hAnsi="Arial" w:cs="Arial"/>
            <w:w w:val="105"/>
            <w:sz w:val="24"/>
            <w:szCs w:val="24"/>
          </w:rPr>
          <w:delText>ed</w:delText>
        </w:r>
      </w:del>
      <w:del w:id="150" w:author="Katri Aaltonen" w:date="2026-08-23T11:30:00Z">
        <w:r w:rsidRPr="008372F6" w:rsidDel="00F3033A">
          <w:rPr>
            <w:rFonts w:ascii="Arial" w:hAnsi="Arial" w:cs="Arial"/>
            <w:w w:val="105"/>
            <w:sz w:val="24"/>
            <w:szCs w:val="24"/>
          </w:rPr>
          <w:delText xml:space="preserve"> from partisan politics and are not presented through individual patient stories.</w:delText>
        </w:r>
        <w:r w:rsidRPr="008372F6" w:rsidDel="00F3033A">
          <w:rPr>
            <w:rFonts w:ascii="Arial" w:hAnsi="Arial" w:cs="Arial"/>
            <w:spacing w:val="40"/>
            <w:w w:val="105"/>
            <w:sz w:val="24"/>
            <w:szCs w:val="24"/>
          </w:rPr>
          <w:delText xml:space="preserve"> </w:delText>
        </w:r>
      </w:del>
      <w:del w:id="151" w:author="Katri Aaltonen" w:date="2026-08-23T11:31:00Z">
        <w:r w:rsidRPr="008372F6" w:rsidDel="00F3033A">
          <w:rPr>
            <w:rFonts w:ascii="Arial" w:hAnsi="Arial" w:cs="Arial"/>
            <w:w w:val="105"/>
            <w:sz w:val="24"/>
            <w:szCs w:val="24"/>
          </w:rPr>
          <w:delText xml:space="preserve">By </w:delText>
        </w:r>
      </w:del>
      <w:r w:rsidRPr="008372F6">
        <w:rPr>
          <w:rFonts w:ascii="Arial" w:hAnsi="Arial" w:cs="Arial"/>
          <w:w w:val="105"/>
          <w:sz w:val="24"/>
          <w:szCs w:val="24"/>
        </w:rPr>
        <w:t xml:space="preserve">institutional insulation, </w:t>
      </w:r>
      <w:ins w:id="152" w:author="Katri Aaltonen" w:date="2026-08-23T11:31:00Z">
        <w:r w:rsidR="00F3033A" w:rsidRPr="008372F6">
          <w:rPr>
            <w:rFonts w:ascii="Arial" w:hAnsi="Arial" w:cs="Arial"/>
            <w:w w:val="105"/>
            <w:sz w:val="24"/>
            <w:szCs w:val="24"/>
          </w:rPr>
          <w:t xml:space="preserve">that is, </w:t>
        </w:r>
      </w:ins>
      <w:del w:id="153" w:author="Katri Aaltonen" w:date="2026-08-23T11:31:00Z">
        <w:r w:rsidRPr="008372F6" w:rsidDel="00F3033A">
          <w:rPr>
            <w:rFonts w:ascii="Arial" w:hAnsi="Arial" w:cs="Arial"/>
            <w:w w:val="105"/>
            <w:sz w:val="24"/>
            <w:szCs w:val="24"/>
          </w:rPr>
          <w:delText xml:space="preserve">we refer to </w:delText>
        </w:r>
      </w:del>
      <w:r w:rsidRPr="008372F6">
        <w:rPr>
          <w:rFonts w:ascii="Arial" w:hAnsi="Arial" w:cs="Arial"/>
          <w:w w:val="105"/>
          <w:sz w:val="24"/>
          <w:szCs w:val="24"/>
        </w:rPr>
        <w:t xml:space="preserve">the delegation of contentious reimbursement decisions to specialized agencies formally distinct from politicians, tasked with employing technical methods such as health technology assessment (HTA) to depoliticize and objectify decision-making </w:t>
      </w:r>
      <w:ins w:id="154" w:author="Héctor Bahamonde" w:date="2026-09-18T10:45:00Z" w16du:dateUtc="2026-09-18T08:45:00Z">
        <w:r w:rsidR="00942922" w:rsidRPr="00942922">
          <w:rPr>
            <w:rFonts w:ascii="Arial" w:hAnsi="Arial" w:cs="Arial"/>
            <w:w w:val="105"/>
            <w:sz w:val="24"/>
            <w:szCs w:val="24"/>
          </w:rPr>
          <w:t>(Thatcher and Sweet 2002; Egeberg and Trondal 2009).</w:t>
        </w:r>
      </w:ins>
      <w:del w:id="155" w:author="Héctor Bahamonde" w:date="2026-09-18T10:45:00Z" w16du:dateUtc="2026-09-18T08:45:00Z">
        <w:r w:rsidRPr="008372F6" w:rsidDel="00942922">
          <w:rPr>
            <w:rFonts w:ascii="Arial" w:hAnsi="Arial" w:cs="Arial"/>
            <w:w w:val="105"/>
            <w:sz w:val="24"/>
            <w:szCs w:val="24"/>
          </w:rPr>
          <w:delText xml:space="preserve">(Egeberg and Trondal </w:delText>
        </w:r>
        <w:r w:rsidR="005D491A" w:rsidRPr="008372F6" w:rsidDel="00942922">
          <w:rPr>
            <w:rFonts w:ascii="Arial" w:hAnsi="Arial" w:cs="Arial"/>
            <w:sz w:val="24"/>
            <w:szCs w:val="24"/>
          </w:rPr>
          <w:fldChar w:fldCharType="begin"/>
        </w:r>
        <w:r w:rsidR="005D491A" w:rsidRPr="008372F6" w:rsidDel="00942922">
          <w:rPr>
            <w:rFonts w:ascii="Arial" w:hAnsi="Arial" w:cs="Arial"/>
            <w:sz w:val="24"/>
            <w:szCs w:val="24"/>
          </w:rPr>
          <w:delInstrText>HYPERLINK \l "_bookmark37"</w:delInstrText>
        </w:r>
        <w:r w:rsidR="005D491A" w:rsidRPr="008372F6" w:rsidDel="00942922">
          <w:rPr>
            <w:rFonts w:ascii="Arial" w:hAnsi="Arial" w:cs="Arial"/>
            <w:sz w:val="24"/>
            <w:szCs w:val="24"/>
          </w:rPr>
          <w:fldChar w:fldCharType="separate"/>
        </w:r>
        <w:r w:rsidR="005D491A" w:rsidRPr="008372F6" w:rsidDel="00942922">
          <w:rPr>
            <w:rFonts w:ascii="Arial" w:hAnsi="Arial" w:cs="Arial"/>
            <w:w w:val="105"/>
            <w:sz w:val="24"/>
            <w:szCs w:val="24"/>
          </w:rPr>
          <w:delText>2009;</w:delText>
        </w:r>
        <w:r w:rsidR="005D491A" w:rsidRPr="008372F6" w:rsidDel="00942922">
          <w:rPr>
            <w:rFonts w:ascii="Arial" w:hAnsi="Arial" w:cs="Arial"/>
            <w:sz w:val="24"/>
            <w:szCs w:val="24"/>
          </w:rPr>
          <w:fldChar w:fldCharType="end"/>
        </w:r>
        <w:r w:rsidRPr="008372F6" w:rsidDel="00942922">
          <w:rPr>
            <w:rFonts w:ascii="Arial" w:hAnsi="Arial" w:cs="Arial"/>
            <w:w w:val="105"/>
            <w:sz w:val="24"/>
            <w:szCs w:val="24"/>
          </w:rPr>
          <w:delText xml:space="preserve"> Thatcher and Sweet </w:delText>
        </w:r>
        <w:r w:rsidR="005D491A" w:rsidRPr="008372F6" w:rsidDel="00942922">
          <w:rPr>
            <w:rFonts w:ascii="Arial" w:hAnsi="Arial" w:cs="Arial"/>
            <w:sz w:val="24"/>
            <w:szCs w:val="24"/>
          </w:rPr>
          <w:fldChar w:fldCharType="begin"/>
        </w:r>
        <w:r w:rsidR="005D491A" w:rsidRPr="008372F6" w:rsidDel="00942922">
          <w:rPr>
            <w:rFonts w:ascii="Arial" w:hAnsi="Arial" w:cs="Arial"/>
            <w:sz w:val="24"/>
            <w:szCs w:val="24"/>
          </w:rPr>
          <w:delInstrText>HYPERLINK \l "_bookmark98"</w:delInstrText>
        </w:r>
        <w:r w:rsidR="005D491A" w:rsidRPr="008372F6" w:rsidDel="00942922">
          <w:rPr>
            <w:rFonts w:ascii="Arial" w:hAnsi="Arial" w:cs="Arial"/>
            <w:sz w:val="24"/>
            <w:szCs w:val="24"/>
          </w:rPr>
        </w:r>
        <w:r w:rsidR="005D491A" w:rsidRPr="008372F6" w:rsidDel="00942922">
          <w:rPr>
            <w:rFonts w:ascii="Arial" w:hAnsi="Arial" w:cs="Arial"/>
            <w:sz w:val="24"/>
            <w:szCs w:val="24"/>
          </w:rPr>
          <w:fldChar w:fldCharType="separate"/>
        </w:r>
        <w:r w:rsidR="005D491A" w:rsidRPr="008372F6" w:rsidDel="00942922">
          <w:rPr>
            <w:rFonts w:ascii="Arial" w:hAnsi="Arial" w:cs="Arial"/>
            <w:w w:val="105"/>
            <w:sz w:val="24"/>
            <w:szCs w:val="24"/>
          </w:rPr>
          <w:delText>2002).</w:delText>
        </w:r>
        <w:r w:rsidR="005D491A" w:rsidRPr="008372F6" w:rsidDel="00942922">
          <w:rPr>
            <w:rFonts w:ascii="Arial" w:hAnsi="Arial" w:cs="Arial"/>
            <w:sz w:val="24"/>
            <w:szCs w:val="24"/>
          </w:rPr>
          <w:fldChar w:fldCharType="end"/>
        </w:r>
      </w:del>
      <w:r w:rsidRPr="008372F6">
        <w:rPr>
          <w:rFonts w:ascii="Arial" w:hAnsi="Arial" w:cs="Arial"/>
          <w:w w:val="105"/>
          <w:sz w:val="24"/>
          <w:szCs w:val="24"/>
        </w:rPr>
        <w:t xml:space="preserve"> In democracies with</w:t>
      </w:r>
      <w:r w:rsidRPr="008372F6">
        <w:rPr>
          <w:rFonts w:ascii="Arial" w:hAnsi="Arial" w:cs="Arial"/>
          <w:spacing w:val="-9"/>
          <w:w w:val="105"/>
          <w:sz w:val="24"/>
          <w:szCs w:val="24"/>
        </w:rPr>
        <w:t xml:space="preserve"> </w:t>
      </w:r>
      <w:r w:rsidRPr="008372F6">
        <w:rPr>
          <w:rFonts w:ascii="Arial" w:hAnsi="Arial" w:cs="Arial"/>
          <w:w w:val="105"/>
          <w:sz w:val="24"/>
          <w:szCs w:val="24"/>
        </w:rPr>
        <w:t>publicly</w:t>
      </w:r>
      <w:r w:rsidRPr="008372F6">
        <w:rPr>
          <w:rFonts w:ascii="Arial" w:hAnsi="Arial" w:cs="Arial"/>
          <w:spacing w:val="-9"/>
          <w:w w:val="105"/>
          <w:sz w:val="24"/>
          <w:szCs w:val="24"/>
        </w:rPr>
        <w:t xml:space="preserve"> </w:t>
      </w:r>
      <w:r w:rsidRPr="008372F6">
        <w:rPr>
          <w:rFonts w:ascii="Arial" w:hAnsi="Arial" w:cs="Arial"/>
          <w:w w:val="105"/>
          <w:sz w:val="24"/>
          <w:szCs w:val="24"/>
        </w:rPr>
        <w:t>funded</w:t>
      </w:r>
      <w:r w:rsidRPr="008372F6">
        <w:rPr>
          <w:rFonts w:ascii="Arial" w:hAnsi="Arial" w:cs="Arial"/>
          <w:spacing w:val="-9"/>
          <w:w w:val="105"/>
          <w:sz w:val="24"/>
          <w:szCs w:val="24"/>
        </w:rPr>
        <w:t xml:space="preserve"> </w:t>
      </w:r>
      <w:r w:rsidRPr="008372F6">
        <w:rPr>
          <w:rFonts w:ascii="Arial" w:hAnsi="Arial" w:cs="Arial"/>
          <w:w w:val="105"/>
          <w:sz w:val="24"/>
          <w:szCs w:val="24"/>
        </w:rPr>
        <w:t>healthcare</w:t>
      </w:r>
      <w:r w:rsidRPr="008372F6">
        <w:rPr>
          <w:rFonts w:ascii="Arial" w:hAnsi="Arial" w:cs="Arial"/>
          <w:spacing w:val="-9"/>
          <w:w w:val="105"/>
          <w:sz w:val="24"/>
          <w:szCs w:val="24"/>
        </w:rPr>
        <w:t xml:space="preserve"> </w:t>
      </w:r>
      <w:r w:rsidRPr="008372F6">
        <w:rPr>
          <w:rFonts w:ascii="Arial" w:hAnsi="Arial" w:cs="Arial"/>
          <w:w w:val="105"/>
          <w:sz w:val="24"/>
          <w:szCs w:val="24"/>
        </w:rPr>
        <w:t>systems,</w:t>
      </w:r>
      <w:r w:rsidRPr="008372F6">
        <w:rPr>
          <w:rFonts w:ascii="Arial" w:hAnsi="Arial" w:cs="Arial"/>
          <w:spacing w:val="-5"/>
          <w:w w:val="105"/>
          <w:sz w:val="24"/>
          <w:szCs w:val="24"/>
        </w:rPr>
        <w:t xml:space="preserve"> </w:t>
      </w:r>
      <w:r w:rsidRPr="008372F6">
        <w:rPr>
          <w:rFonts w:ascii="Arial" w:hAnsi="Arial" w:cs="Arial"/>
          <w:w w:val="105"/>
          <w:sz w:val="24"/>
          <w:szCs w:val="24"/>
        </w:rPr>
        <w:t>politics</w:t>
      </w:r>
      <w:r w:rsidRPr="008372F6">
        <w:rPr>
          <w:rFonts w:ascii="Arial" w:hAnsi="Arial" w:cs="Arial"/>
          <w:spacing w:val="-9"/>
          <w:w w:val="105"/>
          <w:sz w:val="24"/>
          <w:szCs w:val="24"/>
        </w:rPr>
        <w:t xml:space="preserve"> </w:t>
      </w:r>
      <w:r w:rsidRPr="008372F6">
        <w:rPr>
          <w:rFonts w:ascii="Arial" w:hAnsi="Arial" w:cs="Arial"/>
          <w:w w:val="105"/>
          <w:sz w:val="24"/>
          <w:szCs w:val="24"/>
        </w:rPr>
        <w:t>is</w:t>
      </w:r>
      <w:r w:rsidRPr="008372F6">
        <w:rPr>
          <w:rFonts w:ascii="Arial" w:hAnsi="Arial" w:cs="Arial"/>
          <w:spacing w:val="-9"/>
          <w:w w:val="105"/>
          <w:sz w:val="24"/>
          <w:szCs w:val="24"/>
        </w:rPr>
        <w:t xml:space="preserve"> </w:t>
      </w:r>
      <w:r w:rsidRPr="008372F6">
        <w:rPr>
          <w:rFonts w:ascii="Arial" w:hAnsi="Arial" w:cs="Arial"/>
          <w:w w:val="105"/>
          <w:sz w:val="24"/>
          <w:szCs w:val="24"/>
        </w:rPr>
        <w:t>the</w:t>
      </w:r>
      <w:r w:rsidRPr="008372F6">
        <w:rPr>
          <w:rFonts w:ascii="Arial" w:hAnsi="Arial" w:cs="Arial"/>
          <w:spacing w:val="-9"/>
          <w:w w:val="105"/>
          <w:sz w:val="24"/>
          <w:szCs w:val="24"/>
        </w:rPr>
        <w:t xml:space="preserve"> </w:t>
      </w:r>
      <w:r w:rsidRPr="008372F6">
        <w:rPr>
          <w:rFonts w:ascii="Arial" w:hAnsi="Arial" w:cs="Arial"/>
          <w:w w:val="105"/>
          <w:sz w:val="24"/>
          <w:szCs w:val="24"/>
        </w:rPr>
        <w:t>arena</w:t>
      </w:r>
      <w:r w:rsidRPr="008372F6">
        <w:rPr>
          <w:rFonts w:ascii="Arial" w:hAnsi="Arial" w:cs="Arial"/>
          <w:spacing w:val="-9"/>
          <w:w w:val="105"/>
          <w:sz w:val="24"/>
          <w:szCs w:val="24"/>
        </w:rPr>
        <w:t xml:space="preserve"> </w:t>
      </w:r>
      <w:r w:rsidRPr="008372F6">
        <w:rPr>
          <w:rFonts w:ascii="Arial" w:hAnsi="Arial" w:cs="Arial"/>
          <w:w w:val="105"/>
          <w:sz w:val="24"/>
          <w:szCs w:val="24"/>
        </w:rPr>
        <w:t>in</w:t>
      </w:r>
      <w:r w:rsidRPr="008372F6">
        <w:rPr>
          <w:rFonts w:ascii="Arial" w:hAnsi="Arial" w:cs="Arial"/>
          <w:spacing w:val="-9"/>
          <w:w w:val="105"/>
          <w:sz w:val="24"/>
          <w:szCs w:val="24"/>
        </w:rPr>
        <w:t xml:space="preserve"> </w:t>
      </w:r>
      <w:r w:rsidRPr="008372F6">
        <w:rPr>
          <w:rFonts w:ascii="Arial" w:hAnsi="Arial" w:cs="Arial"/>
          <w:w w:val="105"/>
          <w:sz w:val="24"/>
          <w:szCs w:val="24"/>
        </w:rPr>
        <w:t>which</w:t>
      </w:r>
      <w:r w:rsidRPr="008372F6">
        <w:rPr>
          <w:rFonts w:ascii="Arial" w:hAnsi="Arial" w:cs="Arial"/>
          <w:spacing w:val="-9"/>
          <w:w w:val="105"/>
          <w:sz w:val="24"/>
          <w:szCs w:val="24"/>
        </w:rPr>
        <w:t xml:space="preserve"> </w:t>
      </w:r>
      <w:r w:rsidRPr="008372F6">
        <w:rPr>
          <w:rFonts w:ascii="Arial" w:hAnsi="Arial" w:cs="Arial"/>
          <w:w w:val="105"/>
          <w:sz w:val="24"/>
          <w:szCs w:val="24"/>
        </w:rPr>
        <w:t>the</w:t>
      </w:r>
      <w:r w:rsidRPr="008372F6">
        <w:rPr>
          <w:rFonts w:ascii="Arial" w:hAnsi="Arial" w:cs="Arial"/>
          <w:spacing w:val="-9"/>
          <w:w w:val="105"/>
          <w:sz w:val="24"/>
          <w:szCs w:val="24"/>
        </w:rPr>
        <w:t xml:space="preserve"> </w:t>
      </w:r>
      <w:r w:rsidRPr="008372F6">
        <w:rPr>
          <w:rFonts w:ascii="Arial" w:hAnsi="Arial" w:cs="Arial"/>
          <w:w w:val="105"/>
          <w:sz w:val="24"/>
          <w:szCs w:val="24"/>
        </w:rPr>
        <w:t>values</w:t>
      </w:r>
      <w:r w:rsidRPr="008372F6">
        <w:rPr>
          <w:rFonts w:ascii="Arial" w:hAnsi="Arial" w:cs="Arial"/>
          <w:spacing w:val="-9"/>
          <w:w w:val="105"/>
          <w:sz w:val="24"/>
          <w:szCs w:val="24"/>
        </w:rPr>
        <w:t xml:space="preserve"> </w:t>
      </w:r>
      <w:r w:rsidRPr="008372F6">
        <w:rPr>
          <w:rFonts w:ascii="Arial" w:hAnsi="Arial" w:cs="Arial"/>
          <w:w w:val="105"/>
          <w:sz w:val="24"/>
          <w:szCs w:val="24"/>
        </w:rPr>
        <w:t>guiding</w:t>
      </w:r>
      <w:r w:rsidRPr="008372F6">
        <w:rPr>
          <w:rFonts w:ascii="Arial" w:hAnsi="Arial" w:cs="Arial"/>
          <w:spacing w:val="-9"/>
          <w:w w:val="105"/>
          <w:sz w:val="24"/>
          <w:szCs w:val="24"/>
        </w:rPr>
        <w:t xml:space="preserve"> </w:t>
      </w:r>
      <w:r w:rsidRPr="008372F6">
        <w:rPr>
          <w:rFonts w:ascii="Arial" w:hAnsi="Arial" w:cs="Arial"/>
          <w:w w:val="105"/>
          <w:sz w:val="24"/>
          <w:szCs w:val="24"/>
        </w:rPr>
        <w:t>prioriti</w:t>
      </w:r>
      <w:ins w:id="156" w:author="Microsoft Office User" w:date="2026-09-11T09:34:00Z">
        <w:r w:rsidR="005F2A68" w:rsidRPr="008372F6">
          <w:rPr>
            <w:rFonts w:ascii="Arial" w:hAnsi="Arial" w:cs="Arial"/>
            <w:w w:val="105"/>
            <w:sz w:val="24"/>
            <w:szCs w:val="24"/>
          </w:rPr>
          <w:t>z</w:t>
        </w:r>
      </w:ins>
      <w:del w:id="157" w:author="Microsoft Office User" w:date="2026-09-11T09:34:00Z">
        <w:r w:rsidRPr="008372F6" w:rsidDel="005F2A68">
          <w:rPr>
            <w:rFonts w:ascii="Arial" w:hAnsi="Arial" w:cs="Arial"/>
            <w:w w:val="105"/>
            <w:sz w:val="24"/>
            <w:szCs w:val="24"/>
          </w:rPr>
          <w:delText>s</w:delText>
        </w:r>
      </w:del>
      <w:r w:rsidRPr="008372F6">
        <w:rPr>
          <w:rFonts w:ascii="Arial" w:hAnsi="Arial" w:cs="Arial"/>
          <w:w w:val="105"/>
          <w:sz w:val="24"/>
          <w:szCs w:val="24"/>
        </w:rPr>
        <w:t>ation and rationing are debated, yet these institutional arrangements are envisaged to depolitici</w:t>
      </w:r>
      <w:ins w:id="158" w:author="Microsoft Office User" w:date="2026-09-11T09:34:00Z">
        <w:r w:rsidR="005F2A68" w:rsidRPr="008372F6">
          <w:rPr>
            <w:rFonts w:ascii="Arial" w:hAnsi="Arial" w:cs="Arial"/>
            <w:w w:val="105"/>
            <w:sz w:val="24"/>
            <w:szCs w:val="24"/>
          </w:rPr>
          <w:t>z</w:t>
        </w:r>
      </w:ins>
      <w:del w:id="159" w:author="Microsoft Office User" w:date="2026-09-11T09:34:00Z">
        <w:r w:rsidRPr="008372F6" w:rsidDel="005F2A68">
          <w:rPr>
            <w:rFonts w:ascii="Arial" w:hAnsi="Arial" w:cs="Arial"/>
            <w:w w:val="105"/>
            <w:sz w:val="24"/>
            <w:szCs w:val="24"/>
          </w:rPr>
          <w:delText>s</w:delText>
        </w:r>
      </w:del>
      <w:r w:rsidRPr="008372F6">
        <w:rPr>
          <w:rFonts w:ascii="Arial" w:hAnsi="Arial" w:cs="Arial"/>
          <w:w w:val="105"/>
          <w:sz w:val="24"/>
          <w:szCs w:val="24"/>
        </w:rPr>
        <w:t xml:space="preserve">e decision-making (Thatcher and Sweet </w:t>
      </w:r>
      <w:hyperlink w:anchor="_bookmark98" w:history="1">
        <w:r w:rsidR="005D491A" w:rsidRPr="008372F6">
          <w:rPr>
            <w:rFonts w:ascii="Arial" w:hAnsi="Arial" w:cs="Arial"/>
            <w:w w:val="105"/>
            <w:sz w:val="24"/>
            <w:szCs w:val="24"/>
          </w:rPr>
          <w:t>2002).</w:t>
        </w:r>
      </w:hyperlink>
      <w:r w:rsidRPr="008372F6">
        <w:rPr>
          <w:rFonts w:ascii="Arial" w:hAnsi="Arial" w:cs="Arial"/>
          <w:w w:val="105"/>
          <w:sz w:val="24"/>
          <w:szCs w:val="24"/>
        </w:rPr>
        <w:t xml:space="preserve"> To assess </w:t>
      </w:r>
      <w:del w:id="160" w:author="Katri Aaltonen" w:date="2026-08-23T11:00:00Z">
        <w:r w:rsidRPr="008372F6" w:rsidDel="003D7409">
          <w:rPr>
            <w:rFonts w:ascii="Arial" w:hAnsi="Arial" w:cs="Arial"/>
            <w:w w:val="105"/>
            <w:sz w:val="24"/>
            <w:szCs w:val="24"/>
          </w:rPr>
          <w:delText>whether institutional insulation neutralises</w:delText>
        </w:r>
      </w:del>
      <w:ins w:id="161" w:author="Katri Aaltonen" w:date="2026-08-23T11:00:00Z">
        <w:r w:rsidR="003D7409" w:rsidRPr="008372F6">
          <w:rPr>
            <w:rFonts w:ascii="Arial" w:hAnsi="Arial" w:cs="Arial"/>
            <w:w w:val="105"/>
            <w:sz w:val="24"/>
            <w:szCs w:val="24"/>
          </w:rPr>
          <w:t>the</w:t>
        </w:r>
      </w:ins>
      <w:r w:rsidRPr="008372F6">
        <w:rPr>
          <w:rFonts w:ascii="Arial" w:hAnsi="Arial" w:cs="Arial"/>
          <w:w w:val="105"/>
          <w:sz w:val="24"/>
          <w:szCs w:val="24"/>
        </w:rPr>
        <w:t xml:space="preserve"> framing effects, we field a survey experiment embedded in the 2021 Finnish Medicines Barometer in which we randomly vary the interpretive frame attached to an otherwise identical reimbursement decision. This</w:t>
      </w:r>
      <w:r w:rsidRPr="008372F6">
        <w:rPr>
          <w:rFonts w:ascii="Arial" w:hAnsi="Arial" w:cs="Arial"/>
          <w:spacing w:val="-1"/>
          <w:w w:val="105"/>
          <w:sz w:val="24"/>
          <w:szCs w:val="24"/>
        </w:rPr>
        <w:t xml:space="preserve"> </w:t>
      </w:r>
      <w:r w:rsidRPr="008372F6">
        <w:rPr>
          <w:rFonts w:ascii="Arial" w:hAnsi="Arial" w:cs="Arial"/>
          <w:w w:val="105"/>
          <w:sz w:val="24"/>
          <w:szCs w:val="24"/>
        </w:rPr>
        <w:t>design</w:t>
      </w:r>
      <w:r w:rsidRPr="008372F6">
        <w:rPr>
          <w:rFonts w:ascii="Arial" w:hAnsi="Arial" w:cs="Arial"/>
          <w:spacing w:val="-1"/>
          <w:w w:val="105"/>
          <w:sz w:val="24"/>
          <w:szCs w:val="24"/>
        </w:rPr>
        <w:t xml:space="preserve"> </w:t>
      </w:r>
      <w:r w:rsidRPr="008372F6">
        <w:rPr>
          <w:rFonts w:ascii="Arial" w:hAnsi="Arial" w:cs="Arial"/>
          <w:w w:val="105"/>
          <w:sz w:val="24"/>
          <w:szCs w:val="24"/>
        </w:rPr>
        <w:t>allows</w:t>
      </w:r>
      <w:r w:rsidRPr="008372F6">
        <w:rPr>
          <w:rFonts w:ascii="Arial" w:hAnsi="Arial" w:cs="Arial"/>
          <w:spacing w:val="-1"/>
          <w:w w:val="105"/>
          <w:sz w:val="24"/>
          <w:szCs w:val="24"/>
        </w:rPr>
        <w:t xml:space="preserve"> </w:t>
      </w:r>
      <w:r w:rsidRPr="008372F6">
        <w:rPr>
          <w:rFonts w:ascii="Arial" w:hAnsi="Arial" w:cs="Arial"/>
          <w:w w:val="105"/>
          <w:sz w:val="24"/>
          <w:szCs w:val="24"/>
        </w:rPr>
        <w:t>us</w:t>
      </w:r>
      <w:r w:rsidRPr="008372F6">
        <w:rPr>
          <w:rFonts w:ascii="Arial" w:hAnsi="Arial" w:cs="Arial"/>
          <w:spacing w:val="-1"/>
          <w:w w:val="105"/>
          <w:sz w:val="24"/>
          <w:szCs w:val="24"/>
        </w:rPr>
        <w:t xml:space="preserve"> </w:t>
      </w:r>
      <w:r w:rsidRPr="008372F6">
        <w:rPr>
          <w:rFonts w:ascii="Arial" w:hAnsi="Arial" w:cs="Arial"/>
          <w:w w:val="105"/>
          <w:sz w:val="24"/>
          <w:szCs w:val="24"/>
        </w:rPr>
        <w:t>to</w:t>
      </w:r>
      <w:r w:rsidRPr="008372F6">
        <w:rPr>
          <w:rFonts w:ascii="Arial" w:hAnsi="Arial" w:cs="Arial"/>
          <w:spacing w:val="-1"/>
          <w:w w:val="105"/>
          <w:sz w:val="24"/>
          <w:szCs w:val="24"/>
        </w:rPr>
        <w:t xml:space="preserve"> </w:t>
      </w:r>
      <w:r w:rsidRPr="008372F6">
        <w:rPr>
          <w:rFonts w:ascii="Arial" w:hAnsi="Arial" w:cs="Arial"/>
          <w:w w:val="105"/>
          <w:sz w:val="24"/>
          <w:szCs w:val="24"/>
        </w:rPr>
        <w:t>test</w:t>
      </w:r>
      <w:r w:rsidRPr="008372F6">
        <w:rPr>
          <w:rFonts w:ascii="Arial" w:hAnsi="Arial" w:cs="Arial"/>
          <w:spacing w:val="-1"/>
          <w:w w:val="105"/>
          <w:sz w:val="24"/>
          <w:szCs w:val="24"/>
        </w:rPr>
        <w:t xml:space="preserve"> </w:t>
      </w:r>
      <w:r w:rsidRPr="008372F6">
        <w:rPr>
          <w:rFonts w:ascii="Arial" w:hAnsi="Arial" w:cs="Arial"/>
          <w:w w:val="105"/>
          <w:sz w:val="24"/>
          <w:szCs w:val="24"/>
        </w:rPr>
        <w:t>a</w:t>
      </w:r>
      <w:r w:rsidRPr="008372F6">
        <w:rPr>
          <w:rFonts w:ascii="Arial" w:hAnsi="Arial" w:cs="Arial"/>
          <w:spacing w:val="-1"/>
          <w:w w:val="105"/>
          <w:sz w:val="24"/>
          <w:szCs w:val="24"/>
        </w:rPr>
        <w:t xml:space="preserve"> </w:t>
      </w:r>
      <w:r w:rsidRPr="008372F6">
        <w:rPr>
          <w:rFonts w:ascii="Arial" w:hAnsi="Arial" w:cs="Arial"/>
          <w:w w:val="105"/>
          <w:sz w:val="24"/>
          <w:szCs w:val="24"/>
        </w:rPr>
        <w:t>core</w:t>
      </w:r>
      <w:r w:rsidRPr="008372F6">
        <w:rPr>
          <w:rFonts w:ascii="Arial" w:hAnsi="Arial" w:cs="Arial"/>
          <w:spacing w:val="-1"/>
          <w:w w:val="105"/>
          <w:sz w:val="24"/>
          <w:szCs w:val="24"/>
        </w:rPr>
        <w:t xml:space="preserve"> </w:t>
      </w:r>
      <w:r w:rsidRPr="008372F6">
        <w:rPr>
          <w:rFonts w:ascii="Arial" w:hAnsi="Arial" w:cs="Arial"/>
          <w:w w:val="105"/>
          <w:sz w:val="24"/>
          <w:szCs w:val="24"/>
        </w:rPr>
        <w:t>finding</w:t>
      </w:r>
      <w:r w:rsidRPr="008372F6">
        <w:rPr>
          <w:rFonts w:ascii="Arial" w:hAnsi="Arial" w:cs="Arial"/>
          <w:spacing w:val="-1"/>
          <w:w w:val="105"/>
          <w:sz w:val="24"/>
          <w:szCs w:val="24"/>
        </w:rPr>
        <w:t xml:space="preserve"> </w:t>
      </w:r>
      <w:r w:rsidRPr="008372F6">
        <w:rPr>
          <w:rFonts w:ascii="Arial" w:hAnsi="Arial" w:cs="Arial"/>
          <w:w w:val="105"/>
          <w:sz w:val="24"/>
          <w:szCs w:val="24"/>
        </w:rPr>
        <w:t>from</w:t>
      </w:r>
      <w:r w:rsidRPr="008372F6">
        <w:rPr>
          <w:rFonts w:ascii="Arial" w:hAnsi="Arial" w:cs="Arial"/>
          <w:spacing w:val="-1"/>
          <w:w w:val="105"/>
          <w:sz w:val="24"/>
          <w:szCs w:val="24"/>
        </w:rPr>
        <w:t xml:space="preserve"> </w:t>
      </w:r>
      <w:r w:rsidRPr="008372F6">
        <w:rPr>
          <w:rFonts w:ascii="Arial" w:hAnsi="Arial" w:cs="Arial"/>
          <w:w w:val="105"/>
          <w:sz w:val="24"/>
          <w:szCs w:val="24"/>
        </w:rPr>
        <w:t>prospect</w:t>
      </w:r>
      <w:r w:rsidRPr="008372F6">
        <w:rPr>
          <w:rFonts w:ascii="Arial" w:hAnsi="Arial" w:cs="Arial"/>
          <w:spacing w:val="-1"/>
          <w:w w:val="105"/>
          <w:sz w:val="24"/>
          <w:szCs w:val="24"/>
        </w:rPr>
        <w:t xml:space="preserve"> </w:t>
      </w:r>
      <w:r w:rsidRPr="008372F6">
        <w:rPr>
          <w:rFonts w:ascii="Arial" w:hAnsi="Arial" w:cs="Arial"/>
          <w:w w:val="105"/>
          <w:sz w:val="24"/>
          <w:szCs w:val="24"/>
        </w:rPr>
        <w:t>theory</w:t>
      </w:r>
      <w:r w:rsidRPr="008372F6">
        <w:rPr>
          <w:rFonts w:ascii="Arial" w:hAnsi="Arial" w:cs="Arial"/>
          <w:spacing w:val="-1"/>
          <w:w w:val="105"/>
          <w:sz w:val="24"/>
          <w:szCs w:val="24"/>
        </w:rPr>
        <w:t xml:space="preserve"> </w:t>
      </w:r>
      <w:r w:rsidRPr="008372F6">
        <w:rPr>
          <w:rFonts w:ascii="Arial" w:hAnsi="Arial" w:cs="Arial"/>
          <w:w w:val="105"/>
          <w:sz w:val="24"/>
          <w:szCs w:val="24"/>
        </w:rPr>
        <w:t>(Kahneman</w:t>
      </w:r>
      <w:r w:rsidRPr="008372F6">
        <w:rPr>
          <w:rFonts w:ascii="Arial" w:hAnsi="Arial" w:cs="Arial"/>
          <w:spacing w:val="-1"/>
          <w:w w:val="105"/>
          <w:sz w:val="24"/>
          <w:szCs w:val="24"/>
        </w:rPr>
        <w:t xml:space="preserve"> </w:t>
      </w:r>
      <w:r w:rsidRPr="008372F6">
        <w:rPr>
          <w:rFonts w:ascii="Arial" w:hAnsi="Arial" w:cs="Arial"/>
          <w:w w:val="105"/>
          <w:sz w:val="24"/>
          <w:szCs w:val="24"/>
        </w:rPr>
        <w:t>and</w:t>
      </w:r>
      <w:r w:rsidRPr="008372F6">
        <w:rPr>
          <w:rFonts w:ascii="Arial" w:hAnsi="Arial" w:cs="Arial"/>
          <w:spacing w:val="-1"/>
          <w:w w:val="105"/>
          <w:sz w:val="24"/>
          <w:szCs w:val="24"/>
        </w:rPr>
        <w:t xml:space="preserve"> </w:t>
      </w:r>
      <w:r w:rsidRPr="008372F6">
        <w:rPr>
          <w:rFonts w:ascii="Arial" w:hAnsi="Arial" w:cs="Arial"/>
          <w:w w:val="105"/>
          <w:sz w:val="24"/>
          <w:szCs w:val="24"/>
        </w:rPr>
        <w:t>Tversky</w:t>
      </w:r>
      <w:r w:rsidRPr="008372F6">
        <w:rPr>
          <w:rFonts w:ascii="Arial" w:hAnsi="Arial" w:cs="Arial"/>
          <w:spacing w:val="-1"/>
          <w:w w:val="105"/>
          <w:sz w:val="24"/>
          <w:szCs w:val="24"/>
        </w:rPr>
        <w:t xml:space="preserve"> </w:t>
      </w:r>
      <w:hyperlink w:anchor="_bookmark61" w:history="1">
        <w:r w:rsidR="005D491A" w:rsidRPr="008372F6">
          <w:rPr>
            <w:rFonts w:ascii="Arial" w:hAnsi="Arial" w:cs="Arial"/>
            <w:w w:val="105"/>
            <w:sz w:val="24"/>
            <w:szCs w:val="24"/>
          </w:rPr>
          <w:t>1979):</w:t>
        </w:r>
      </w:hyperlink>
      <w:r w:rsidRPr="008372F6">
        <w:rPr>
          <w:rFonts w:ascii="Arial" w:hAnsi="Arial" w:cs="Arial"/>
          <w:spacing w:val="29"/>
          <w:w w:val="105"/>
          <w:sz w:val="24"/>
          <w:szCs w:val="24"/>
        </w:rPr>
        <w:t xml:space="preserve"> </w:t>
      </w:r>
      <w:r w:rsidRPr="008372F6">
        <w:rPr>
          <w:rFonts w:ascii="Arial" w:hAnsi="Arial" w:cs="Arial"/>
          <w:w w:val="105"/>
          <w:sz w:val="24"/>
          <w:szCs w:val="24"/>
        </w:rPr>
        <w:t>that individuals evaluate options relative to a reference point, creating systematic framing effects where identical</w:t>
      </w:r>
      <w:r w:rsidRPr="008372F6">
        <w:rPr>
          <w:rFonts w:ascii="Arial" w:hAnsi="Arial" w:cs="Arial"/>
          <w:spacing w:val="-1"/>
          <w:w w:val="105"/>
          <w:sz w:val="24"/>
          <w:szCs w:val="24"/>
        </w:rPr>
        <w:t xml:space="preserve"> </w:t>
      </w:r>
      <w:r w:rsidRPr="008372F6">
        <w:rPr>
          <w:rFonts w:ascii="Arial" w:hAnsi="Arial" w:cs="Arial"/>
          <w:w w:val="105"/>
          <w:sz w:val="24"/>
          <w:szCs w:val="24"/>
        </w:rPr>
        <w:t>choices</w:t>
      </w:r>
      <w:r w:rsidRPr="008372F6">
        <w:rPr>
          <w:rFonts w:ascii="Arial" w:hAnsi="Arial" w:cs="Arial"/>
          <w:spacing w:val="-1"/>
          <w:w w:val="105"/>
          <w:sz w:val="24"/>
          <w:szCs w:val="24"/>
        </w:rPr>
        <w:t xml:space="preserve"> </w:t>
      </w:r>
      <w:r w:rsidRPr="008372F6">
        <w:rPr>
          <w:rFonts w:ascii="Arial" w:hAnsi="Arial" w:cs="Arial"/>
          <w:w w:val="105"/>
          <w:sz w:val="24"/>
          <w:szCs w:val="24"/>
        </w:rPr>
        <w:t>are</w:t>
      </w:r>
      <w:r w:rsidRPr="008372F6">
        <w:rPr>
          <w:rFonts w:ascii="Arial" w:hAnsi="Arial" w:cs="Arial"/>
          <w:spacing w:val="-1"/>
          <w:w w:val="105"/>
          <w:sz w:val="24"/>
          <w:szCs w:val="24"/>
        </w:rPr>
        <w:t xml:space="preserve"> </w:t>
      </w:r>
      <w:r w:rsidRPr="008372F6">
        <w:rPr>
          <w:rFonts w:ascii="Arial" w:hAnsi="Arial" w:cs="Arial"/>
          <w:w w:val="105"/>
          <w:sz w:val="24"/>
          <w:szCs w:val="24"/>
        </w:rPr>
        <w:t>treated</w:t>
      </w:r>
      <w:r w:rsidRPr="008372F6">
        <w:rPr>
          <w:rFonts w:ascii="Arial" w:hAnsi="Arial" w:cs="Arial"/>
          <w:spacing w:val="-1"/>
          <w:w w:val="105"/>
          <w:sz w:val="24"/>
          <w:szCs w:val="24"/>
        </w:rPr>
        <w:t xml:space="preserve"> </w:t>
      </w:r>
      <w:r w:rsidRPr="008372F6">
        <w:rPr>
          <w:rFonts w:ascii="Arial" w:hAnsi="Arial" w:cs="Arial"/>
          <w:w w:val="105"/>
          <w:sz w:val="24"/>
          <w:szCs w:val="24"/>
        </w:rPr>
        <w:t>differently</w:t>
      </w:r>
      <w:r w:rsidRPr="008372F6">
        <w:rPr>
          <w:rFonts w:ascii="Arial" w:hAnsi="Arial" w:cs="Arial"/>
          <w:spacing w:val="-1"/>
          <w:w w:val="105"/>
          <w:sz w:val="24"/>
          <w:szCs w:val="24"/>
        </w:rPr>
        <w:t xml:space="preserve"> </w:t>
      </w:r>
      <w:r w:rsidRPr="008372F6">
        <w:rPr>
          <w:rFonts w:ascii="Arial" w:hAnsi="Arial" w:cs="Arial"/>
          <w:w w:val="105"/>
          <w:sz w:val="24"/>
          <w:szCs w:val="24"/>
        </w:rPr>
        <w:t>depending</w:t>
      </w:r>
      <w:r w:rsidRPr="008372F6">
        <w:rPr>
          <w:rFonts w:ascii="Arial" w:hAnsi="Arial" w:cs="Arial"/>
          <w:spacing w:val="-1"/>
          <w:w w:val="105"/>
          <w:sz w:val="24"/>
          <w:szCs w:val="24"/>
        </w:rPr>
        <w:t xml:space="preserve"> </w:t>
      </w:r>
      <w:r w:rsidRPr="008372F6">
        <w:rPr>
          <w:rFonts w:ascii="Arial" w:hAnsi="Arial" w:cs="Arial"/>
          <w:w w:val="105"/>
          <w:sz w:val="24"/>
          <w:szCs w:val="24"/>
        </w:rPr>
        <w:t>on</w:t>
      </w:r>
      <w:r w:rsidRPr="008372F6">
        <w:rPr>
          <w:rFonts w:ascii="Arial" w:hAnsi="Arial" w:cs="Arial"/>
          <w:spacing w:val="-1"/>
          <w:w w:val="105"/>
          <w:sz w:val="24"/>
          <w:szCs w:val="24"/>
        </w:rPr>
        <w:t xml:space="preserve"> </w:t>
      </w:r>
      <w:r w:rsidRPr="008372F6">
        <w:rPr>
          <w:rFonts w:ascii="Arial" w:hAnsi="Arial" w:cs="Arial"/>
          <w:w w:val="105"/>
          <w:sz w:val="24"/>
          <w:szCs w:val="24"/>
        </w:rPr>
        <w:t>how</w:t>
      </w:r>
      <w:r w:rsidRPr="008372F6">
        <w:rPr>
          <w:rFonts w:ascii="Arial" w:hAnsi="Arial" w:cs="Arial"/>
          <w:spacing w:val="-1"/>
          <w:w w:val="105"/>
          <w:sz w:val="24"/>
          <w:szCs w:val="24"/>
        </w:rPr>
        <w:t xml:space="preserve"> </w:t>
      </w:r>
      <w:r w:rsidRPr="008372F6">
        <w:rPr>
          <w:rFonts w:ascii="Arial" w:hAnsi="Arial" w:cs="Arial"/>
          <w:w w:val="105"/>
          <w:sz w:val="24"/>
          <w:szCs w:val="24"/>
        </w:rPr>
        <w:t>they</w:t>
      </w:r>
      <w:r w:rsidRPr="008372F6">
        <w:rPr>
          <w:rFonts w:ascii="Arial" w:hAnsi="Arial" w:cs="Arial"/>
          <w:spacing w:val="-1"/>
          <w:w w:val="105"/>
          <w:sz w:val="24"/>
          <w:szCs w:val="24"/>
        </w:rPr>
        <w:t xml:space="preserve"> </w:t>
      </w:r>
      <w:r w:rsidRPr="008372F6">
        <w:rPr>
          <w:rFonts w:ascii="Arial" w:hAnsi="Arial" w:cs="Arial"/>
          <w:w w:val="105"/>
          <w:sz w:val="24"/>
          <w:szCs w:val="24"/>
        </w:rPr>
        <w:t>are</w:t>
      </w:r>
      <w:r w:rsidRPr="008372F6">
        <w:rPr>
          <w:rFonts w:ascii="Arial" w:hAnsi="Arial" w:cs="Arial"/>
          <w:spacing w:val="-1"/>
          <w:w w:val="105"/>
          <w:sz w:val="24"/>
          <w:szCs w:val="24"/>
        </w:rPr>
        <w:t xml:space="preserve"> </w:t>
      </w:r>
      <w:r w:rsidRPr="008372F6">
        <w:rPr>
          <w:rFonts w:ascii="Arial" w:hAnsi="Arial" w:cs="Arial"/>
          <w:w w:val="105"/>
          <w:sz w:val="24"/>
          <w:szCs w:val="24"/>
        </w:rPr>
        <w:t>presented</w:t>
      </w:r>
      <w:r w:rsidRPr="008372F6">
        <w:rPr>
          <w:rFonts w:ascii="Arial" w:hAnsi="Arial" w:cs="Arial"/>
          <w:spacing w:val="-1"/>
          <w:w w:val="105"/>
          <w:sz w:val="24"/>
          <w:szCs w:val="24"/>
        </w:rPr>
        <w:t xml:space="preserve"> </w:t>
      </w:r>
      <w:r w:rsidRPr="008372F6">
        <w:rPr>
          <w:rFonts w:ascii="Arial" w:hAnsi="Arial" w:cs="Arial"/>
          <w:w w:val="105"/>
          <w:sz w:val="24"/>
          <w:szCs w:val="24"/>
        </w:rPr>
        <w:t>(as</w:t>
      </w:r>
      <w:r w:rsidRPr="008372F6">
        <w:rPr>
          <w:rFonts w:ascii="Arial" w:hAnsi="Arial" w:cs="Arial"/>
          <w:spacing w:val="-1"/>
          <w:w w:val="105"/>
          <w:sz w:val="24"/>
          <w:szCs w:val="24"/>
        </w:rPr>
        <w:t xml:space="preserve"> </w:t>
      </w:r>
      <w:r w:rsidRPr="008372F6">
        <w:rPr>
          <w:rFonts w:ascii="Arial" w:hAnsi="Arial" w:cs="Arial"/>
          <w:w w:val="105"/>
          <w:sz w:val="24"/>
          <w:szCs w:val="24"/>
        </w:rPr>
        <w:t>gains</w:t>
      </w:r>
      <w:r w:rsidRPr="008372F6">
        <w:rPr>
          <w:rFonts w:ascii="Arial" w:hAnsi="Arial" w:cs="Arial"/>
          <w:spacing w:val="-1"/>
          <w:w w:val="105"/>
          <w:sz w:val="24"/>
          <w:szCs w:val="24"/>
        </w:rPr>
        <w:t xml:space="preserve"> </w:t>
      </w:r>
      <w:r w:rsidRPr="008372F6">
        <w:rPr>
          <w:rFonts w:ascii="Arial" w:hAnsi="Arial" w:cs="Arial"/>
          <w:w w:val="105"/>
          <w:sz w:val="24"/>
          <w:szCs w:val="24"/>
        </w:rPr>
        <w:t>or</w:t>
      </w:r>
      <w:r w:rsidRPr="008372F6">
        <w:rPr>
          <w:rFonts w:ascii="Arial" w:hAnsi="Arial" w:cs="Arial"/>
          <w:spacing w:val="-1"/>
          <w:w w:val="105"/>
          <w:sz w:val="24"/>
          <w:szCs w:val="24"/>
        </w:rPr>
        <w:t xml:space="preserve"> </w:t>
      </w:r>
      <w:r w:rsidRPr="008372F6">
        <w:rPr>
          <w:rFonts w:ascii="Arial" w:hAnsi="Arial" w:cs="Arial"/>
          <w:w w:val="105"/>
          <w:sz w:val="24"/>
          <w:szCs w:val="24"/>
        </w:rPr>
        <w:t>losses).</w:t>
      </w:r>
      <w:r w:rsidRPr="008372F6">
        <w:rPr>
          <w:rFonts w:ascii="Arial" w:hAnsi="Arial" w:cs="Arial"/>
          <w:spacing w:val="26"/>
          <w:w w:val="105"/>
          <w:sz w:val="24"/>
          <w:szCs w:val="24"/>
        </w:rPr>
        <w:t xml:space="preserve"> </w:t>
      </w:r>
      <w:ins w:id="162" w:author="Héctor Bahamonde" w:date="2026-09-18T15:33:00Z" w16du:dateUtc="2026-09-18T13:33:00Z">
        <w:r w:rsidR="00DC462E" w:rsidRPr="00DC462E">
          <w:rPr>
            <w:rFonts w:ascii="Arial" w:hAnsi="Arial" w:cs="Arial"/>
            <w:w w:val="105"/>
            <w:sz w:val="24"/>
            <w:szCs w:val="24"/>
          </w:rPr>
          <w:t xml:space="preserve">We test whether varying the justification attached to an otherwise identical reimbursement </w:t>
        </w:r>
        <w:r w:rsidR="00DC462E" w:rsidRPr="00DC462E">
          <w:rPr>
            <w:rFonts w:ascii="Arial" w:hAnsi="Arial" w:cs="Arial"/>
            <w:w w:val="105"/>
            <w:sz w:val="24"/>
            <w:szCs w:val="24"/>
          </w:rPr>
          <w:lastRenderedPageBreak/>
          <w:t>decision shifts stated preferences within this delegated setting</w:t>
        </w:r>
      </w:ins>
      <w:del w:id="163" w:author="Héctor Bahamonde" w:date="2026-09-18T15:33:00Z" w16du:dateUtc="2026-09-18T13:33:00Z">
        <w:r w:rsidRPr="008372F6" w:rsidDel="00DC462E">
          <w:rPr>
            <w:rFonts w:ascii="Arial" w:hAnsi="Arial" w:cs="Arial"/>
            <w:w w:val="105"/>
            <w:sz w:val="24"/>
            <w:szCs w:val="24"/>
          </w:rPr>
          <w:delText>We examine whether these reference-dependent framing effects persist when citizens evaluate healthcare rationing decisions through delegated expert institutions. Specifically, we test whether varying the interpretive frame of an otherwise identical reimbursement decision produces framing effects</w:delText>
        </w:r>
      </w:del>
      <w:ins w:id="164" w:author="Katri Aaltonen" w:date="2026-08-23T11:34:00Z">
        <w:r w:rsidR="00F3033A" w:rsidRPr="008372F6">
          <w:rPr>
            <w:rFonts w:ascii="Arial" w:hAnsi="Arial" w:cs="Arial"/>
            <w:w w:val="105"/>
            <w:sz w:val="24"/>
            <w:szCs w:val="24"/>
          </w:rPr>
          <w:t>.</w:t>
        </w:r>
      </w:ins>
      <w:del w:id="165" w:author="Katri Aaltonen" w:date="2026-08-23T11:01:00Z">
        <w:r w:rsidRPr="008372F6" w:rsidDel="003D7409">
          <w:rPr>
            <w:rFonts w:ascii="Arial" w:hAnsi="Arial" w:cs="Arial"/>
            <w:w w:val="105"/>
            <w:sz w:val="24"/>
            <w:szCs w:val="24"/>
          </w:rPr>
          <w:delText xml:space="preserve"> even in institutional contexts designed to depoliticize decision-making</w:delText>
        </w:r>
      </w:del>
      <w:del w:id="166" w:author="Katri Aaltonen" w:date="2026-08-23T11:34:00Z">
        <w:r w:rsidRPr="008372F6" w:rsidDel="00F3033A">
          <w:rPr>
            <w:rFonts w:ascii="Arial" w:hAnsi="Arial" w:cs="Arial"/>
            <w:w w:val="105"/>
            <w:sz w:val="24"/>
            <w:szCs w:val="24"/>
          </w:rPr>
          <w:delText>.</w:delText>
        </w:r>
        <w:r w:rsidRPr="008372F6" w:rsidDel="00F3033A">
          <w:rPr>
            <w:rFonts w:ascii="Arial" w:hAnsi="Arial" w:cs="Arial"/>
            <w:spacing w:val="40"/>
            <w:w w:val="105"/>
            <w:sz w:val="24"/>
            <w:szCs w:val="24"/>
          </w:rPr>
          <w:delText xml:space="preserve"> </w:delText>
        </w:r>
        <w:r w:rsidRPr="008372F6" w:rsidDel="00F3033A">
          <w:rPr>
            <w:rFonts w:ascii="Arial" w:hAnsi="Arial" w:cs="Arial"/>
            <w:w w:val="105"/>
            <w:sz w:val="24"/>
            <w:szCs w:val="24"/>
          </w:rPr>
          <w:delText>This allows us to assess whether public interpretation remains consequential for preference formation and policy legitimacy even in expert-driven settings.</w:delText>
        </w:r>
      </w:del>
    </w:p>
    <w:p w14:paraId="170E3084" w14:textId="278F2407" w:rsidR="005D491A" w:rsidRPr="008372F6" w:rsidRDefault="00380282" w:rsidP="008372F6">
      <w:pPr>
        <w:pStyle w:val="BodyText"/>
        <w:spacing w:before="120" w:after="120" w:line="360" w:lineRule="auto"/>
        <w:jc w:val="both"/>
        <w:rPr>
          <w:rFonts w:ascii="Arial" w:hAnsi="Arial" w:cs="Arial"/>
          <w:sz w:val="24"/>
          <w:szCs w:val="24"/>
        </w:rPr>
      </w:pPr>
      <w:ins w:id="167" w:author="Héctor Bahamonde" w:date="2026-08-10T19:36:00Z">
        <w:r w:rsidRPr="008372F6">
          <w:rPr>
            <w:rFonts w:ascii="Arial" w:hAnsi="Arial" w:cs="Arial"/>
            <w:w w:val="110"/>
            <w:sz w:val="24"/>
            <w:szCs w:val="24"/>
          </w:rPr>
          <w:t>We argue that institutional insulation need not neutrali</w:t>
        </w:r>
      </w:ins>
      <w:ins w:id="168" w:author="Microsoft Office User" w:date="2026-09-11T09:34:00Z">
        <w:r w:rsidR="005F2A68" w:rsidRPr="008372F6">
          <w:rPr>
            <w:rFonts w:ascii="Arial" w:hAnsi="Arial" w:cs="Arial"/>
            <w:w w:val="110"/>
            <w:sz w:val="24"/>
            <w:szCs w:val="24"/>
          </w:rPr>
          <w:t>z</w:t>
        </w:r>
      </w:ins>
      <w:ins w:id="169" w:author="Héctor Bahamonde" w:date="2026-08-10T19:36:00Z">
        <w:del w:id="170" w:author="Microsoft Office User" w:date="2026-09-11T09:34:00Z">
          <w:r w:rsidRPr="008372F6" w:rsidDel="005F2A68">
            <w:rPr>
              <w:rFonts w:ascii="Arial" w:hAnsi="Arial" w:cs="Arial"/>
              <w:w w:val="110"/>
              <w:sz w:val="24"/>
              <w:szCs w:val="24"/>
            </w:rPr>
            <w:delText>s</w:delText>
          </w:r>
        </w:del>
        <w:r w:rsidRPr="008372F6">
          <w:rPr>
            <w:rFonts w:ascii="Arial" w:hAnsi="Arial" w:cs="Arial"/>
            <w:w w:val="110"/>
            <w:sz w:val="24"/>
            <w:szCs w:val="24"/>
          </w:rPr>
          <w:t>e framing effects in mass preferences because citizens may still interpret distributive trade-offs through competing reference points.</w:t>
        </w:r>
      </w:ins>
      <w:del w:id="171" w:author="Héctor Bahamonde" w:date="2026-08-10T19:36:00Z">
        <w:r w:rsidRPr="008372F6" w:rsidDel="00380282">
          <w:rPr>
            <w:rFonts w:ascii="Arial" w:hAnsi="Arial" w:cs="Arial"/>
            <w:w w:val="110"/>
            <w:sz w:val="24"/>
            <w:szCs w:val="24"/>
          </w:rPr>
          <w:delText xml:space="preserve">We argue that institutional insulation does not neutralise framing effects in mass preferences because it does not alter the cognitive mechanisms through which citizens evaluate distributive </w:delText>
        </w:r>
        <w:r w:rsidRPr="008372F6" w:rsidDel="00380282">
          <w:rPr>
            <w:rFonts w:ascii="Arial" w:hAnsi="Arial" w:cs="Arial"/>
            <w:spacing w:val="-2"/>
            <w:w w:val="110"/>
            <w:sz w:val="24"/>
            <w:szCs w:val="24"/>
          </w:rPr>
          <w:delText>trade-offs.</w:delText>
        </w:r>
      </w:del>
      <w:r w:rsidRPr="008372F6">
        <w:rPr>
          <w:rFonts w:ascii="Arial" w:hAnsi="Arial" w:cs="Arial"/>
          <w:spacing w:val="12"/>
          <w:w w:val="110"/>
          <w:sz w:val="24"/>
          <w:szCs w:val="24"/>
        </w:rPr>
        <w:t xml:space="preserve"> </w:t>
      </w:r>
      <w:r w:rsidRPr="008372F6">
        <w:rPr>
          <w:rFonts w:ascii="Arial" w:hAnsi="Arial" w:cs="Arial"/>
          <w:spacing w:val="-2"/>
          <w:w w:val="110"/>
          <w:sz w:val="24"/>
          <w:szCs w:val="24"/>
        </w:rPr>
        <w:t>Instead,</w:t>
      </w:r>
      <w:r w:rsidRPr="008372F6">
        <w:rPr>
          <w:rFonts w:ascii="Arial" w:hAnsi="Arial" w:cs="Arial"/>
          <w:spacing w:val="-7"/>
          <w:w w:val="110"/>
          <w:sz w:val="24"/>
          <w:szCs w:val="24"/>
        </w:rPr>
        <w:t xml:space="preserve"> </w:t>
      </w:r>
      <w:r w:rsidRPr="008372F6">
        <w:rPr>
          <w:rFonts w:ascii="Arial" w:hAnsi="Arial" w:cs="Arial"/>
          <w:spacing w:val="-2"/>
          <w:w w:val="110"/>
          <w:sz w:val="24"/>
          <w:szCs w:val="24"/>
        </w:rPr>
        <w:t>delegation</w:t>
      </w:r>
      <w:r w:rsidRPr="008372F6">
        <w:rPr>
          <w:rFonts w:ascii="Arial" w:hAnsi="Arial" w:cs="Arial"/>
          <w:spacing w:val="-7"/>
          <w:w w:val="110"/>
          <w:sz w:val="24"/>
          <w:szCs w:val="24"/>
        </w:rPr>
        <w:t xml:space="preserve"> </w:t>
      </w:r>
      <w:r w:rsidRPr="008372F6">
        <w:rPr>
          <w:rFonts w:ascii="Arial" w:hAnsi="Arial" w:cs="Arial"/>
          <w:spacing w:val="-2"/>
          <w:w w:val="110"/>
          <w:sz w:val="24"/>
          <w:szCs w:val="24"/>
        </w:rPr>
        <w:t>shifts</w:t>
      </w:r>
      <w:r w:rsidRPr="008372F6">
        <w:rPr>
          <w:rFonts w:ascii="Arial" w:hAnsi="Arial" w:cs="Arial"/>
          <w:spacing w:val="-7"/>
          <w:w w:val="110"/>
          <w:sz w:val="24"/>
          <w:szCs w:val="24"/>
        </w:rPr>
        <w:t xml:space="preserve"> </w:t>
      </w:r>
      <w:r w:rsidRPr="008372F6">
        <w:rPr>
          <w:rFonts w:ascii="Arial" w:hAnsi="Arial" w:cs="Arial"/>
          <w:spacing w:val="-2"/>
          <w:w w:val="110"/>
          <w:sz w:val="24"/>
          <w:szCs w:val="24"/>
        </w:rPr>
        <w:t>political</w:t>
      </w:r>
      <w:r w:rsidRPr="008372F6">
        <w:rPr>
          <w:rFonts w:ascii="Arial" w:hAnsi="Arial" w:cs="Arial"/>
          <w:spacing w:val="-7"/>
          <w:w w:val="110"/>
          <w:sz w:val="24"/>
          <w:szCs w:val="24"/>
        </w:rPr>
        <w:t xml:space="preserve"> </w:t>
      </w:r>
      <w:r w:rsidRPr="008372F6">
        <w:rPr>
          <w:rFonts w:ascii="Arial" w:hAnsi="Arial" w:cs="Arial"/>
          <w:spacing w:val="-2"/>
          <w:w w:val="110"/>
          <w:sz w:val="24"/>
          <w:szCs w:val="24"/>
        </w:rPr>
        <w:t>contestation</w:t>
      </w:r>
      <w:r w:rsidRPr="008372F6">
        <w:rPr>
          <w:rFonts w:ascii="Arial" w:hAnsi="Arial" w:cs="Arial"/>
          <w:spacing w:val="-7"/>
          <w:w w:val="110"/>
          <w:sz w:val="24"/>
          <w:szCs w:val="24"/>
        </w:rPr>
        <w:t xml:space="preserve"> </w:t>
      </w:r>
      <w:r w:rsidRPr="008372F6">
        <w:rPr>
          <w:rFonts w:ascii="Arial" w:hAnsi="Arial" w:cs="Arial"/>
          <w:spacing w:val="-2"/>
          <w:w w:val="110"/>
          <w:sz w:val="24"/>
          <w:szCs w:val="24"/>
        </w:rPr>
        <w:t>toward</w:t>
      </w:r>
      <w:r w:rsidRPr="008372F6">
        <w:rPr>
          <w:rFonts w:ascii="Arial" w:hAnsi="Arial" w:cs="Arial"/>
          <w:spacing w:val="-7"/>
          <w:w w:val="110"/>
          <w:sz w:val="24"/>
          <w:szCs w:val="24"/>
        </w:rPr>
        <w:t xml:space="preserve"> </w:t>
      </w:r>
      <w:r w:rsidRPr="008372F6">
        <w:rPr>
          <w:rFonts w:ascii="Arial" w:hAnsi="Arial" w:cs="Arial"/>
          <w:spacing w:val="-2"/>
          <w:w w:val="110"/>
          <w:sz w:val="24"/>
          <w:szCs w:val="24"/>
        </w:rPr>
        <w:t>the</w:t>
      </w:r>
      <w:r w:rsidRPr="008372F6">
        <w:rPr>
          <w:rFonts w:ascii="Arial" w:hAnsi="Arial" w:cs="Arial"/>
          <w:spacing w:val="-6"/>
          <w:w w:val="110"/>
          <w:sz w:val="24"/>
          <w:szCs w:val="24"/>
        </w:rPr>
        <w:t xml:space="preserve"> </w:t>
      </w:r>
      <w:r w:rsidRPr="008372F6">
        <w:rPr>
          <w:rFonts w:ascii="Arial" w:hAnsi="Arial" w:cs="Arial"/>
          <w:spacing w:val="-2"/>
          <w:w w:val="110"/>
          <w:sz w:val="24"/>
          <w:szCs w:val="24"/>
        </w:rPr>
        <w:t>realm</w:t>
      </w:r>
      <w:r w:rsidRPr="008372F6">
        <w:rPr>
          <w:rFonts w:ascii="Arial" w:hAnsi="Arial" w:cs="Arial"/>
          <w:spacing w:val="-7"/>
          <w:w w:val="110"/>
          <w:sz w:val="24"/>
          <w:szCs w:val="24"/>
        </w:rPr>
        <w:t xml:space="preserve"> </w:t>
      </w:r>
      <w:r w:rsidRPr="008372F6">
        <w:rPr>
          <w:rFonts w:ascii="Arial" w:hAnsi="Arial" w:cs="Arial"/>
          <w:spacing w:val="-2"/>
          <w:w w:val="110"/>
          <w:sz w:val="24"/>
          <w:szCs w:val="24"/>
        </w:rPr>
        <w:t>of</w:t>
      </w:r>
      <w:r w:rsidRPr="008372F6">
        <w:rPr>
          <w:rFonts w:ascii="Arial" w:hAnsi="Arial" w:cs="Arial"/>
          <w:spacing w:val="-7"/>
          <w:w w:val="110"/>
          <w:sz w:val="24"/>
          <w:szCs w:val="24"/>
        </w:rPr>
        <w:t xml:space="preserve"> </w:t>
      </w:r>
      <w:r w:rsidRPr="008372F6">
        <w:rPr>
          <w:rFonts w:ascii="Arial" w:hAnsi="Arial" w:cs="Arial"/>
          <w:spacing w:val="-2"/>
          <w:w w:val="110"/>
          <w:sz w:val="24"/>
          <w:szCs w:val="24"/>
        </w:rPr>
        <w:t>public</w:t>
      </w:r>
      <w:r w:rsidRPr="008372F6">
        <w:rPr>
          <w:rFonts w:ascii="Arial" w:hAnsi="Arial" w:cs="Arial"/>
          <w:spacing w:val="-7"/>
          <w:w w:val="110"/>
          <w:sz w:val="24"/>
          <w:szCs w:val="24"/>
        </w:rPr>
        <w:t xml:space="preserve"> </w:t>
      </w:r>
      <w:r w:rsidRPr="008372F6">
        <w:rPr>
          <w:rFonts w:ascii="Arial" w:hAnsi="Arial" w:cs="Arial"/>
          <w:spacing w:val="-2"/>
          <w:w w:val="110"/>
          <w:sz w:val="24"/>
          <w:szCs w:val="24"/>
        </w:rPr>
        <w:t xml:space="preserve">interpretation. </w:t>
      </w:r>
      <w:ins w:id="172" w:author="Héctor Bahamonde" w:date="2026-08-10T19:36:00Z">
        <w:r w:rsidRPr="008372F6">
          <w:rPr>
            <w:rFonts w:ascii="Arial" w:hAnsi="Arial" w:cs="Arial"/>
            <w:sz w:val="24"/>
            <w:szCs w:val="24"/>
          </w:rPr>
          <w:t>When citizens encounter decisions justified on technical or clinical grounds, the communicated frame may make different reference points salient, shaping whether distributive restraint is understood as prudent health maximi</w:t>
        </w:r>
      </w:ins>
      <w:ins w:id="173" w:author="Microsoft Office User" w:date="2026-09-11T14:45:00Z">
        <w:r w:rsidR="000E7832" w:rsidRPr="008372F6">
          <w:rPr>
            <w:rFonts w:ascii="Arial" w:hAnsi="Arial" w:cs="Arial"/>
            <w:sz w:val="24"/>
            <w:szCs w:val="24"/>
          </w:rPr>
          <w:t>z</w:t>
        </w:r>
      </w:ins>
      <w:ins w:id="174" w:author="Héctor Bahamonde" w:date="2026-08-10T19:36:00Z">
        <w:del w:id="175" w:author="Microsoft Office User" w:date="2026-09-11T14:45:00Z">
          <w:r w:rsidRPr="008372F6" w:rsidDel="000E7832">
            <w:rPr>
              <w:rFonts w:ascii="Arial" w:hAnsi="Arial" w:cs="Arial"/>
              <w:sz w:val="24"/>
              <w:szCs w:val="24"/>
            </w:rPr>
            <w:delText>s</w:delText>
          </w:r>
        </w:del>
        <w:r w:rsidRPr="008372F6">
          <w:rPr>
            <w:rFonts w:ascii="Arial" w:hAnsi="Arial" w:cs="Arial"/>
            <w:sz w:val="24"/>
            <w:szCs w:val="24"/>
          </w:rPr>
          <w:t>ation or as an avoidable loss.</w:t>
        </w:r>
      </w:ins>
      <w:del w:id="176" w:author="Héctor Bahamonde" w:date="2026-08-10T19:36:00Z">
        <w:r w:rsidRPr="008372F6" w:rsidDel="00380282">
          <w:rPr>
            <w:rFonts w:ascii="Arial" w:hAnsi="Arial" w:cs="Arial"/>
            <w:sz w:val="24"/>
            <w:szCs w:val="24"/>
          </w:rPr>
          <w:delText>When citizens encounter decisions justified on technical or clinical grounds,</w:delText>
        </w:r>
        <w:r w:rsidRPr="008372F6" w:rsidDel="00380282">
          <w:rPr>
            <w:rFonts w:ascii="Arial" w:hAnsi="Arial" w:cs="Arial"/>
            <w:spacing w:val="30"/>
            <w:sz w:val="24"/>
            <w:szCs w:val="24"/>
          </w:rPr>
          <w:delText xml:space="preserve"> </w:delText>
        </w:r>
        <w:r w:rsidRPr="008372F6" w:rsidDel="00380282">
          <w:rPr>
            <w:rFonts w:ascii="Arial" w:hAnsi="Arial" w:cs="Arial"/>
            <w:sz w:val="24"/>
            <w:szCs w:val="24"/>
          </w:rPr>
          <w:delText>the interpretive frame sets</w:delText>
        </w:r>
        <w:r w:rsidRPr="008372F6" w:rsidDel="00380282">
          <w:rPr>
            <w:rFonts w:ascii="Arial" w:hAnsi="Arial" w:cs="Arial"/>
            <w:spacing w:val="40"/>
            <w:w w:val="110"/>
            <w:sz w:val="24"/>
            <w:szCs w:val="24"/>
          </w:rPr>
          <w:delText xml:space="preserve"> </w:delText>
        </w:r>
        <w:r w:rsidRPr="008372F6" w:rsidDel="00380282">
          <w:rPr>
            <w:rFonts w:ascii="Arial" w:hAnsi="Arial" w:cs="Arial"/>
            <w:w w:val="110"/>
            <w:sz w:val="24"/>
            <w:szCs w:val="24"/>
          </w:rPr>
          <w:delText>the</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reference</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point</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against</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which</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outcomes</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are</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judged—in</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this</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case,</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shaping</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whether</w:delText>
        </w:r>
        <w:r w:rsidRPr="008372F6" w:rsidDel="00380282">
          <w:rPr>
            <w:rFonts w:ascii="Arial" w:hAnsi="Arial" w:cs="Arial"/>
            <w:spacing w:val="-8"/>
            <w:w w:val="110"/>
            <w:sz w:val="24"/>
            <w:szCs w:val="24"/>
          </w:rPr>
          <w:delText xml:space="preserve"> </w:delText>
        </w:r>
        <w:r w:rsidRPr="008372F6" w:rsidDel="00380282">
          <w:rPr>
            <w:rFonts w:ascii="Arial" w:hAnsi="Arial" w:cs="Arial"/>
            <w:w w:val="110"/>
            <w:sz w:val="24"/>
            <w:szCs w:val="24"/>
          </w:rPr>
          <w:delText>distributive restraint is understood as prudent health maximisation or as an avoidable loss.</w:delText>
        </w:r>
      </w:del>
    </w:p>
    <w:p w14:paraId="624B2A2C" w14:textId="0F85A474" w:rsidR="00B30E2A" w:rsidRPr="008372F6" w:rsidDel="00A565E6" w:rsidRDefault="00A565E6" w:rsidP="008372F6">
      <w:pPr>
        <w:pStyle w:val="BodyText"/>
        <w:spacing w:before="120" w:after="120" w:line="360" w:lineRule="auto"/>
        <w:jc w:val="both"/>
        <w:rPr>
          <w:del w:id="177" w:author="Héctor Bahamonde" w:date="2026-09-16T12:13:00Z" w16du:dateUtc="2026-09-16T10:13:00Z"/>
          <w:rFonts w:ascii="Arial" w:hAnsi="Arial" w:cs="Arial"/>
          <w:w w:val="105"/>
          <w:sz w:val="24"/>
          <w:szCs w:val="24"/>
        </w:rPr>
      </w:pPr>
      <w:ins w:id="178" w:author="Héctor Bahamonde" w:date="2026-09-16T12:13:00Z" w16du:dateUtc="2026-09-16T10:13:00Z">
        <w:r w:rsidRPr="008372F6">
          <w:rPr>
            <w:rFonts w:ascii="Arial" w:hAnsi="Arial" w:cs="Arial"/>
            <w:w w:val="105"/>
            <w:sz w:val="24"/>
            <w:szCs w:val="24"/>
          </w:rPr>
          <w:t xml:space="preserve">Funding decisions for high-cost cancer medicines often must be made despite limited evidence of health gains and safety but considerable certainty about costs </w:t>
        </w:r>
      </w:ins>
      <w:ins w:id="179" w:author="Héctor Bahamonde" w:date="2026-09-18T11:01:00Z" w16du:dateUtc="2026-09-18T09:01:00Z">
        <w:r w:rsidR="00EC2983" w:rsidRPr="00EC2983">
          <w:rPr>
            <w:rFonts w:ascii="Arial" w:hAnsi="Arial" w:cs="Arial"/>
            <w:w w:val="105"/>
            <w:sz w:val="24"/>
            <w:szCs w:val="24"/>
          </w:rPr>
          <w:t>(Cohen 2017; Davis et al. 2017; Vella Bonanno et al. 2017; Hwang et al. 2020; Brinkhuis et al. 2024)</w:t>
        </w:r>
        <w:r w:rsidR="00EC2983">
          <w:rPr>
            <w:rFonts w:ascii="Arial" w:hAnsi="Arial" w:cs="Arial"/>
            <w:w w:val="105"/>
            <w:sz w:val="24"/>
            <w:szCs w:val="24"/>
          </w:rPr>
          <w:t xml:space="preserve">. </w:t>
        </w:r>
      </w:ins>
      <w:ins w:id="180" w:author="Héctor Bahamonde" w:date="2026-09-16T12:13:00Z" w16du:dateUtc="2026-09-16T10:13:00Z">
        <w:r w:rsidRPr="008372F6">
          <w:rPr>
            <w:rFonts w:ascii="Arial" w:hAnsi="Arial" w:cs="Arial"/>
            <w:w w:val="105"/>
            <w:sz w:val="24"/>
            <w:szCs w:val="24"/>
          </w:rPr>
          <w:t>Prior studies show that framing, opportunity-cost salience, and competing priority-setting principles can shape public preferences (Desser et al. 2013; Kangas et al. 2014; Maguire et al. 2023). Our narrower contribution is to estimate how rescue-oriented and resource-preservation justifications redistribute stated support among rejection, conditional funding, unconditional funding, and uncertainty in Finland. Institutional delegation defines the policy context rather than an experimentally varied condition. The findings therefore inform the communication of difficult funding decisions without establishing effects on political trust, system legitimacy, or stakeholder behaviour.</w:t>
        </w:r>
      </w:ins>
      <w:del w:id="181" w:author="Héctor Bahamonde" w:date="2026-09-16T12:13:00Z" w16du:dateUtc="2026-09-16T10:13:00Z">
        <w:r w:rsidR="00000000" w:rsidRPr="008372F6" w:rsidDel="00A565E6">
          <w:rPr>
            <w:rFonts w:ascii="Arial" w:hAnsi="Arial" w:cs="Arial"/>
            <w:w w:val="105"/>
            <w:sz w:val="24"/>
            <w:szCs w:val="24"/>
          </w:rPr>
          <w:delText>Our</w:delText>
        </w:r>
        <w:r w:rsidR="00000000" w:rsidRPr="008372F6" w:rsidDel="00A565E6">
          <w:rPr>
            <w:rFonts w:ascii="Arial" w:hAnsi="Arial" w:cs="Arial"/>
            <w:spacing w:val="-3"/>
            <w:w w:val="105"/>
            <w:sz w:val="24"/>
            <w:szCs w:val="24"/>
          </w:rPr>
          <w:delText xml:space="preserve"> </w:delText>
        </w:r>
        <w:r w:rsidR="00000000" w:rsidRPr="008372F6" w:rsidDel="00A565E6">
          <w:rPr>
            <w:rFonts w:ascii="Arial" w:hAnsi="Arial" w:cs="Arial"/>
            <w:w w:val="105"/>
            <w:sz w:val="24"/>
            <w:szCs w:val="24"/>
          </w:rPr>
          <w:delText>findings</w:delText>
        </w:r>
        <w:r w:rsidR="00000000" w:rsidRPr="008372F6" w:rsidDel="00A565E6">
          <w:rPr>
            <w:rFonts w:ascii="Arial" w:hAnsi="Arial" w:cs="Arial"/>
            <w:spacing w:val="-3"/>
            <w:w w:val="105"/>
            <w:sz w:val="24"/>
            <w:szCs w:val="24"/>
          </w:rPr>
          <w:delText xml:space="preserve"> </w:delText>
        </w:r>
        <w:r w:rsidR="00000000" w:rsidRPr="008372F6" w:rsidDel="00A565E6">
          <w:rPr>
            <w:rFonts w:ascii="Arial" w:hAnsi="Arial" w:cs="Arial"/>
            <w:w w:val="105"/>
            <w:sz w:val="24"/>
            <w:szCs w:val="24"/>
          </w:rPr>
          <w:delText>have</w:delText>
        </w:r>
        <w:r w:rsidR="00000000" w:rsidRPr="008372F6" w:rsidDel="00A565E6">
          <w:rPr>
            <w:rFonts w:ascii="Arial" w:hAnsi="Arial" w:cs="Arial"/>
            <w:spacing w:val="-3"/>
            <w:w w:val="105"/>
            <w:sz w:val="24"/>
            <w:szCs w:val="24"/>
          </w:rPr>
          <w:delText xml:space="preserve"> </w:delText>
        </w:r>
        <w:r w:rsidR="00000000" w:rsidRPr="008372F6" w:rsidDel="00A565E6">
          <w:rPr>
            <w:rFonts w:ascii="Arial" w:hAnsi="Arial" w:cs="Arial"/>
            <w:w w:val="105"/>
            <w:sz w:val="24"/>
            <w:szCs w:val="24"/>
          </w:rPr>
          <w:delText>important</w:delText>
        </w:r>
        <w:r w:rsidR="00000000" w:rsidRPr="008372F6" w:rsidDel="00A565E6">
          <w:rPr>
            <w:rFonts w:ascii="Arial" w:hAnsi="Arial" w:cs="Arial"/>
            <w:spacing w:val="-3"/>
            <w:w w:val="105"/>
            <w:sz w:val="24"/>
            <w:szCs w:val="24"/>
          </w:rPr>
          <w:delText xml:space="preserve"> </w:delText>
        </w:r>
        <w:r w:rsidR="00000000" w:rsidRPr="008372F6" w:rsidDel="00A565E6">
          <w:rPr>
            <w:rFonts w:ascii="Arial" w:hAnsi="Arial" w:cs="Arial"/>
            <w:w w:val="105"/>
            <w:sz w:val="24"/>
            <w:szCs w:val="24"/>
          </w:rPr>
          <w:delText>implications</w:delText>
        </w:r>
        <w:r w:rsidR="00000000" w:rsidRPr="008372F6" w:rsidDel="00A565E6">
          <w:rPr>
            <w:rFonts w:ascii="Arial" w:hAnsi="Arial" w:cs="Arial"/>
            <w:spacing w:val="-3"/>
            <w:w w:val="105"/>
            <w:sz w:val="24"/>
            <w:szCs w:val="24"/>
          </w:rPr>
          <w:delText xml:space="preserve"> </w:delText>
        </w:r>
        <w:r w:rsidR="00000000" w:rsidRPr="008372F6" w:rsidDel="00A565E6">
          <w:rPr>
            <w:rFonts w:ascii="Arial" w:hAnsi="Arial" w:cs="Arial"/>
            <w:w w:val="105"/>
            <w:sz w:val="24"/>
            <w:szCs w:val="24"/>
          </w:rPr>
          <w:delText>for</w:delText>
        </w:r>
        <w:r w:rsidR="00000000" w:rsidRPr="008372F6" w:rsidDel="00A565E6">
          <w:rPr>
            <w:rFonts w:ascii="Arial" w:hAnsi="Arial" w:cs="Arial"/>
            <w:spacing w:val="-3"/>
            <w:w w:val="105"/>
            <w:sz w:val="24"/>
            <w:szCs w:val="24"/>
          </w:rPr>
          <w:delText xml:space="preserve"> </w:delText>
        </w:r>
        <w:r w:rsidR="00000000" w:rsidRPr="008372F6" w:rsidDel="00A565E6">
          <w:rPr>
            <w:rFonts w:ascii="Arial" w:hAnsi="Arial" w:cs="Arial"/>
            <w:w w:val="105"/>
            <w:sz w:val="24"/>
            <w:szCs w:val="24"/>
          </w:rPr>
          <w:delText>policy.</w:delText>
        </w:r>
        <w:r w:rsidR="00000000" w:rsidRPr="008372F6" w:rsidDel="00A565E6">
          <w:rPr>
            <w:rFonts w:ascii="Arial" w:hAnsi="Arial" w:cs="Arial"/>
            <w:spacing w:val="22"/>
            <w:w w:val="105"/>
            <w:sz w:val="24"/>
            <w:szCs w:val="24"/>
          </w:rPr>
          <w:delText xml:space="preserve"> </w:delText>
        </w:r>
        <w:r w:rsidR="00000000" w:rsidRPr="008372F6" w:rsidDel="00A565E6">
          <w:rPr>
            <w:rFonts w:ascii="Arial" w:hAnsi="Arial" w:cs="Arial"/>
            <w:w w:val="105"/>
            <w:sz w:val="24"/>
            <w:szCs w:val="24"/>
          </w:rPr>
          <w:delText>First,</w:delText>
        </w:r>
        <w:r w:rsidR="00000000" w:rsidRPr="008372F6" w:rsidDel="00A565E6">
          <w:rPr>
            <w:rFonts w:ascii="Arial" w:hAnsi="Arial" w:cs="Arial"/>
            <w:spacing w:val="-1"/>
            <w:w w:val="105"/>
            <w:sz w:val="24"/>
            <w:szCs w:val="24"/>
          </w:rPr>
          <w:delText xml:space="preserve"> </w:delText>
        </w:r>
        <w:r w:rsidR="00000000" w:rsidRPr="008372F6" w:rsidDel="00A565E6">
          <w:rPr>
            <w:rFonts w:ascii="Arial" w:hAnsi="Arial" w:cs="Arial"/>
            <w:w w:val="105"/>
            <w:sz w:val="24"/>
            <w:szCs w:val="24"/>
          </w:rPr>
          <w:delText>decisions</w:delText>
        </w:r>
        <w:r w:rsidR="00000000" w:rsidRPr="008372F6" w:rsidDel="00A565E6">
          <w:rPr>
            <w:rFonts w:ascii="Arial" w:hAnsi="Arial" w:cs="Arial"/>
            <w:spacing w:val="-3"/>
            <w:w w:val="105"/>
            <w:sz w:val="24"/>
            <w:szCs w:val="24"/>
          </w:rPr>
          <w:delText xml:space="preserve"> </w:delText>
        </w:r>
        <w:r w:rsidR="00000000" w:rsidRPr="008372F6" w:rsidDel="00A565E6">
          <w:rPr>
            <w:rFonts w:ascii="Arial" w:hAnsi="Arial" w:cs="Arial"/>
            <w:w w:val="105"/>
            <w:sz w:val="24"/>
            <w:szCs w:val="24"/>
          </w:rPr>
          <w:delText>on</w:delText>
        </w:r>
        <w:r w:rsidR="00000000" w:rsidRPr="008372F6" w:rsidDel="00A565E6">
          <w:rPr>
            <w:rFonts w:ascii="Arial" w:hAnsi="Arial" w:cs="Arial"/>
            <w:spacing w:val="-3"/>
            <w:w w:val="105"/>
            <w:sz w:val="24"/>
            <w:szCs w:val="24"/>
          </w:rPr>
          <w:delText xml:space="preserve"> </w:delText>
        </w:r>
        <w:r w:rsidR="00000000" w:rsidRPr="008372F6" w:rsidDel="00A565E6">
          <w:rPr>
            <w:rFonts w:ascii="Arial" w:hAnsi="Arial" w:cs="Arial"/>
            <w:w w:val="105"/>
            <w:sz w:val="24"/>
            <w:szCs w:val="24"/>
          </w:rPr>
          <w:delText>funding</w:delText>
        </w:r>
        <w:r w:rsidR="00000000" w:rsidRPr="008372F6" w:rsidDel="00A565E6">
          <w:rPr>
            <w:rFonts w:ascii="Arial" w:hAnsi="Arial" w:cs="Arial"/>
            <w:spacing w:val="-3"/>
            <w:w w:val="105"/>
            <w:sz w:val="24"/>
            <w:szCs w:val="24"/>
          </w:rPr>
          <w:delText xml:space="preserve"> </w:delText>
        </w:r>
        <w:r w:rsidR="00000000" w:rsidRPr="008372F6" w:rsidDel="00A565E6">
          <w:rPr>
            <w:rFonts w:ascii="Arial" w:hAnsi="Arial" w:cs="Arial"/>
            <w:w w:val="105"/>
            <w:sz w:val="24"/>
            <w:szCs w:val="24"/>
          </w:rPr>
          <w:delText>cancer</w:delText>
        </w:r>
        <w:r w:rsidR="00000000" w:rsidRPr="008372F6" w:rsidDel="00A565E6">
          <w:rPr>
            <w:rFonts w:ascii="Arial" w:hAnsi="Arial" w:cs="Arial"/>
            <w:spacing w:val="-3"/>
            <w:w w:val="105"/>
            <w:sz w:val="24"/>
            <w:szCs w:val="24"/>
          </w:rPr>
          <w:delText xml:space="preserve"> </w:delText>
        </w:r>
        <w:r w:rsidR="00000000" w:rsidRPr="008372F6" w:rsidDel="00A565E6">
          <w:rPr>
            <w:rFonts w:ascii="Arial" w:hAnsi="Arial" w:cs="Arial"/>
            <w:w w:val="105"/>
            <w:sz w:val="24"/>
            <w:szCs w:val="24"/>
          </w:rPr>
          <w:delText>medicines are increasingly challenged by the lack of robust clinical evidence, a consequence of policies that prioriti</w:delText>
        </w:r>
      </w:del>
      <w:ins w:id="182" w:author="Microsoft Office User" w:date="2026-09-11T09:35:00Z">
        <w:del w:id="183" w:author="Héctor Bahamonde" w:date="2026-09-16T12:13:00Z" w16du:dateUtc="2026-09-16T10:13:00Z">
          <w:r w:rsidR="005F2A68" w:rsidRPr="008372F6" w:rsidDel="00A565E6">
            <w:rPr>
              <w:rFonts w:ascii="Arial" w:hAnsi="Arial" w:cs="Arial"/>
              <w:w w:val="105"/>
              <w:sz w:val="24"/>
              <w:szCs w:val="24"/>
            </w:rPr>
            <w:delText>z</w:delText>
          </w:r>
        </w:del>
      </w:ins>
      <w:del w:id="184" w:author="Héctor Bahamonde" w:date="2026-09-16T12:13:00Z" w16du:dateUtc="2026-09-16T10:13:00Z">
        <w:r w:rsidR="00000000" w:rsidRPr="008372F6" w:rsidDel="00A565E6">
          <w:rPr>
            <w:rFonts w:ascii="Arial" w:hAnsi="Arial" w:cs="Arial"/>
            <w:w w:val="105"/>
            <w:sz w:val="24"/>
            <w:szCs w:val="24"/>
          </w:rPr>
          <w:delText>se</w:delText>
        </w:r>
        <w:r w:rsidR="00000000" w:rsidRPr="008372F6" w:rsidDel="00A565E6">
          <w:rPr>
            <w:rFonts w:ascii="Arial" w:hAnsi="Arial" w:cs="Arial"/>
            <w:spacing w:val="-11"/>
            <w:w w:val="105"/>
            <w:sz w:val="24"/>
            <w:szCs w:val="24"/>
          </w:rPr>
          <w:delText xml:space="preserve"> </w:delText>
        </w:r>
        <w:r w:rsidR="00000000" w:rsidRPr="008372F6" w:rsidDel="00A565E6">
          <w:rPr>
            <w:rFonts w:ascii="Arial" w:hAnsi="Arial" w:cs="Arial"/>
            <w:w w:val="105"/>
            <w:sz w:val="24"/>
            <w:szCs w:val="24"/>
          </w:rPr>
          <w:delText>accelerated</w:delText>
        </w:r>
        <w:r w:rsidR="00000000" w:rsidRPr="008372F6" w:rsidDel="00A565E6">
          <w:rPr>
            <w:rFonts w:ascii="Arial" w:hAnsi="Arial" w:cs="Arial"/>
            <w:spacing w:val="-11"/>
            <w:w w:val="105"/>
            <w:sz w:val="24"/>
            <w:szCs w:val="24"/>
          </w:rPr>
          <w:delText xml:space="preserve"> </w:delText>
        </w:r>
        <w:r w:rsidR="00000000" w:rsidRPr="008372F6" w:rsidDel="00A565E6">
          <w:rPr>
            <w:rFonts w:ascii="Arial" w:hAnsi="Arial" w:cs="Arial"/>
            <w:w w:val="105"/>
            <w:sz w:val="24"/>
            <w:szCs w:val="24"/>
          </w:rPr>
          <w:delText>access</w:delText>
        </w:r>
        <w:r w:rsidR="00000000" w:rsidRPr="008372F6" w:rsidDel="00A565E6">
          <w:rPr>
            <w:rFonts w:ascii="Arial" w:hAnsi="Arial" w:cs="Arial"/>
            <w:spacing w:val="-11"/>
            <w:w w:val="105"/>
            <w:sz w:val="24"/>
            <w:szCs w:val="24"/>
          </w:rPr>
          <w:delText xml:space="preserve"> </w:delText>
        </w:r>
        <w:r w:rsidR="00000000" w:rsidRPr="008372F6" w:rsidDel="00A565E6">
          <w:rPr>
            <w:rFonts w:ascii="Arial" w:hAnsi="Arial" w:cs="Arial"/>
            <w:w w:val="105"/>
            <w:sz w:val="24"/>
            <w:szCs w:val="24"/>
          </w:rPr>
          <w:delText>of</w:delText>
        </w:r>
        <w:r w:rsidR="00000000" w:rsidRPr="008372F6" w:rsidDel="00A565E6">
          <w:rPr>
            <w:rFonts w:ascii="Arial" w:hAnsi="Arial" w:cs="Arial"/>
            <w:spacing w:val="-11"/>
            <w:w w:val="105"/>
            <w:sz w:val="24"/>
            <w:szCs w:val="24"/>
          </w:rPr>
          <w:delText xml:space="preserve"> </w:delText>
        </w:r>
        <w:r w:rsidR="00000000" w:rsidRPr="008372F6" w:rsidDel="00A565E6">
          <w:rPr>
            <w:rFonts w:ascii="Arial" w:hAnsi="Arial" w:cs="Arial"/>
            <w:w w:val="105"/>
            <w:sz w:val="24"/>
            <w:szCs w:val="24"/>
          </w:rPr>
          <w:delText>novel</w:delText>
        </w:r>
        <w:r w:rsidR="00000000" w:rsidRPr="008372F6" w:rsidDel="00A565E6">
          <w:rPr>
            <w:rFonts w:ascii="Arial" w:hAnsi="Arial" w:cs="Arial"/>
            <w:spacing w:val="-11"/>
            <w:w w:val="105"/>
            <w:sz w:val="24"/>
            <w:szCs w:val="24"/>
          </w:rPr>
          <w:delText xml:space="preserve"> </w:delText>
        </w:r>
        <w:r w:rsidR="00000000" w:rsidRPr="008372F6" w:rsidDel="00A565E6">
          <w:rPr>
            <w:rFonts w:ascii="Arial" w:hAnsi="Arial" w:cs="Arial"/>
            <w:w w:val="105"/>
            <w:sz w:val="24"/>
            <w:szCs w:val="24"/>
          </w:rPr>
          <w:delText>therapies</w:delText>
        </w:r>
        <w:r w:rsidR="00000000" w:rsidRPr="008372F6" w:rsidDel="00A565E6">
          <w:rPr>
            <w:rFonts w:ascii="Arial" w:hAnsi="Arial" w:cs="Arial"/>
            <w:spacing w:val="-11"/>
            <w:w w:val="105"/>
            <w:sz w:val="24"/>
            <w:szCs w:val="24"/>
          </w:rPr>
          <w:delText xml:space="preserve"> </w:delText>
        </w:r>
        <w:r w:rsidR="00000000" w:rsidRPr="008372F6" w:rsidDel="00A565E6">
          <w:rPr>
            <w:rFonts w:ascii="Arial" w:hAnsi="Arial" w:cs="Arial"/>
            <w:w w:val="105"/>
            <w:sz w:val="24"/>
            <w:szCs w:val="24"/>
          </w:rPr>
          <w:delText>(Hwang</w:delText>
        </w:r>
        <w:r w:rsidR="00000000" w:rsidRPr="008372F6" w:rsidDel="00A565E6">
          <w:rPr>
            <w:rFonts w:ascii="Arial" w:hAnsi="Arial" w:cs="Arial"/>
            <w:spacing w:val="-11"/>
            <w:w w:val="105"/>
            <w:sz w:val="24"/>
            <w:szCs w:val="24"/>
          </w:rPr>
          <w:delText xml:space="preserve"> </w:delText>
        </w:r>
        <w:r w:rsidR="00000000" w:rsidRPr="008372F6" w:rsidDel="00A565E6">
          <w:rPr>
            <w:rFonts w:ascii="Arial" w:hAnsi="Arial" w:cs="Arial"/>
            <w:w w:val="105"/>
            <w:sz w:val="24"/>
            <w:szCs w:val="24"/>
          </w:rPr>
          <w:delText>et</w:delText>
        </w:r>
        <w:r w:rsidR="00000000" w:rsidRPr="008372F6" w:rsidDel="00A565E6">
          <w:rPr>
            <w:rFonts w:ascii="Arial" w:hAnsi="Arial" w:cs="Arial"/>
            <w:spacing w:val="-11"/>
            <w:w w:val="105"/>
            <w:sz w:val="24"/>
            <w:szCs w:val="24"/>
          </w:rPr>
          <w:delText xml:space="preserve"> </w:delText>
        </w:r>
        <w:r w:rsidR="00000000" w:rsidRPr="008372F6" w:rsidDel="00A565E6">
          <w:rPr>
            <w:rFonts w:ascii="Arial" w:hAnsi="Arial" w:cs="Arial"/>
            <w:w w:val="105"/>
            <w:sz w:val="24"/>
            <w:szCs w:val="24"/>
          </w:rPr>
          <w:delText>al.</w:delText>
        </w:r>
        <w:r w:rsidR="00000000" w:rsidRPr="008372F6" w:rsidDel="00A565E6">
          <w:rPr>
            <w:rFonts w:ascii="Arial" w:hAnsi="Arial" w:cs="Arial"/>
            <w:spacing w:val="-11"/>
            <w:w w:val="105"/>
            <w:sz w:val="24"/>
            <w:szCs w:val="24"/>
          </w:rPr>
          <w:delText xml:space="preserve"> </w:delText>
        </w:r>
        <w:r w:rsidR="005D491A" w:rsidRPr="008372F6" w:rsidDel="00A565E6">
          <w:rPr>
            <w:rFonts w:ascii="Arial" w:hAnsi="Arial" w:cs="Arial"/>
            <w:sz w:val="24"/>
            <w:szCs w:val="24"/>
          </w:rPr>
          <w:fldChar w:fldCharType="begin"/>
        </w:r>
        <w:r w:rsidR="005D491A" w:rsidRPr="008372F6" w:rsidDel="00A565E6">
          <w:rPr>
            <w:rFonts w:ascii="Arial" w:hAnsi="Arial" w:cs="Arial"/>
            <w:sz w:val="24"/>
            <w:szCs w:val="24"/>
          </w:rPr>
          <w:delInstrText>HYPERLINK \l "_bookmark57"</w:delInstrText>
        </w:r>
        <w:r w:rsidR="005D491A" w:rsidRPr="008372F6" w:rsidDel="00A565E6">
          <w:rPr>
            <w:rFonts w:ascii="Arial" w:hAnsi="Arial" w:cs="Arial"/>
            <w:sz w:val="24"/>
            <w:szCs w:val="24"/>
          </w:rPr>
        </w:r>
        <w:r w:rsidR="005D491A" w:rsidRPr="008372F6" w:rsidDel="00A565E6">
          <w:rPr>
            <w:rFonts w:ascii="Arial" w:hAnsi="Arial" w:cs="Arial"/>
            <w:sz w:val="24"/>
            <w:szCs w:val="24"/>
          </w:rPr>
          <w:fldChar w:fldCharType="separate"/>
        </w:r>
        <w:r w:rsidR="005D491A" w:rsidRPr="008372F6" w:rsidDel="00A565E6">
          <w:rPr>
            <w:rFonts w:ascii="Arial" w:hAnsi="Arial" w:cs="Arial"/>
            <w:w w:val="105"/>
            <w:sz w:val="24"/>
            <w:szCs w:val="24"/>
            <w:lang w:val="fi-FI"/>
          </w:rPr>
          <w:delText>2020;</w:delText>
        </w:r>
        <w:r w:rsidR="005D491A" w:rsidRPr="008372F6" w:rsidDel="00A565E6">
          <w:rPr>
            <w:rFonts w:ascii="Arial" w:hAnsi="Arial" w:cs="Arial"/>
            <w:sz w:val="24"/>
            <w:szCs w:val="24"/>
          </w:rPr>
          <w:fldChar w:fldCharType="end"/>
        </w:r>
        <w:r w:rsidR="00000000" w:rsidRPr="008372F6" w:rsidDel="00A565E6">
          <w:rPr>
            <w:rFonts w:ascii="Arial" w:hAnsi="Arial" w:cs="Arial"/>
            <w:spacing w:val="-9"/>
            <w:w w:val="105"/>
            <w:sz w:val="24"/>
            <w:szCs w:val="24"/>
            <w:lang w:val="fi-FI"/>
          </w:rPr>
          <w:delText xml:space="preserve"> </w:delText>
        </w:r>
        <w:r w:rsidR="00000000" w:rsidRPr="008372F6" w:rsidDel="00A565E6">
          <w:rPr>
            <w:rFonts w:ascii="Arial" w:hAnsi="Arial" w:cs="Arial"/>
            <w:w w:val="105"/>
            <w:sz w:val="24"/>
            <w:szCs w:val="24"/>
            <w:lang w:val="fi-FI"/>
          </w:rPr>
          <w:delText>Vella</w:delText>
        </w:r>
        <w:r w:rsidR="00000000" w:rsidRPr="008372F6" w:rsidDel="00A565E6">
          <w:rPr>
            <w:rFonts w:ascii="Arial" w:hAnsi="Arial" w:cs="Arial"/>
            <w:spacing w:val="-11"/>
            <w:w w:val="105"/>
            <w:sz w:val="24"/>
            <w:szCs w:val="24"/>
            <w:lang w:val="fi-FI"/>
          </w:rPr>
          <w:delText xml:space="preserve"> </w:delText>
        </w:r>
        <w:r w:rsidR="00000000" w:rsidRPr="008372F6" w:rsidDel="00A565E6">
          <w:rPr>
            <w:rFonts w:ascii="Arial" w:hAnsi="Arial" w:cs="Arial"/>
            <w:w w:val="105"/>
            <w:sz w:val="24"/>
            <w:szCs w:val="24"/>
            <w:lang w:val="fi-FI"/>
          </w:rPr>
          <w:delText>Bonanno,</w:delText>
        </w:r>
        <w:r w:rsidR="00000000" w:rsidRPr="008372F6" w:rsidDel="00A565E6">
          <w:rPr>
            <w:rFonts w:ascii="Arial" w:hAnsi="Arial" w:cs="Arial"/>
            <w:spacing w:val="-10"/>
            <w:w w:val="105"/>
            <w:sz w:val="24"/>
            <w:szCs w:val="24"/>
            <w:lang w:val="fi-FI"/>
          </w:rPr>
          <w:delText xml:space="preserve"> </w:delText>
        </w:r>
        <w:r w:rsidR="00000000" w:rsidRPr="008372F6" w:rsidDel="00A565E6">
          <w:rPr>
            <w:rFonts w:ascii="Arial" w:hAnsi="Arial" w:cs="Arial"/>
            <w:w w:val="105"/>
            <w:sz w:val="24"/>
            <w:szCs w:val="24"/>
            <w:lang w:val="fi-FI"/>
          </w:rPr>
          <w:delText>Ermisch,</w:delText>
        </w:r>
        <w:r w:rsidR="00000000" w:rsidRPr="008372F6" w:rsidDel="00A565E6">
          <w:rPr>
            <w:rFonts w:ascii="Arial" w:hAnsi="Arial" w:cs="Arial"/>
            <w:spacing w:val="-10"/>
            <w:w w:val="105"/>
            <w:sz w:val="24"/>
            <w:szCs w:val="24"/>
            <w:lang w:val="fi-FI"/>
          </w:rPr>
          <w:delText xml:space="preserve"> </w:delText>
        </w:r>
        <w:r w:rsidR="00000000" w:rsidRPr="008372F6" w:rsidDel="00A565E6">
          <w:rPr>
            <w:rFonts w:ascii="Arial" w:hAnsi="Arial" w:cs="Arial"/>
            <w:w w:val="105"/>
            <w:sz w:val="24"/>
            <w:szCs w:val="24"/>
            <w:lang w:val="fi-FI"/>
          </w:rPr>
          <w:delText>Godman, et</w:delText>
        </w:r>
        <w:r w:rsidR="00000000" w:rsidRPr="008372F6" w:rsidDel="00A565E6">
          <w:rPr>
            <w:rFonts w:ascii="Arial" w:hAnsi="Arial" w:cs="Arial"/>
            <w:spacing w:val="-2"/>
            <w:w w:val="105"/>
            <w:sz w:val="24"/>
            <w:szCs w:val="24"/>
            <w:lang w:val="fi-FI"/>
          </w:rPr>
          <w:delText xml:space="preserve"> </w:delText>
        </w:r>
        <w:r w:rsidR="00000000" w:rsidRPr="008372F6" w:rsidDel="00A565E6">
          <w:rPr>
            <w:rFonts w:ascii="Arial" w:hAnsi="Arial" w:cs="Arial"/>
            <w:w w:val="105"/>
            <w:sz w:val="24"/>
            <w:szCs w:val="24"/>
            <w:lang w:val="fi-FI"/>
          </w:rPr>
          <w:delText>al.</w:delText>
        </w:r>
        <w:r w:rsidR="00000000" w:rsidRPr="008372F6" w:rsidDel="00A565E6">
          <w:rPr>
            <w:rFonts w:ascii="Arial" w:hAnsi="Arial" w:cs="Arial"/>
            <w:spacing w:val="-2"/>
            <w:w w:val="105"/>
            <w:sz w:val="24"/>
            <w:szCs w:val="24"/>
            <w:lang w:val="fi-FI"/>
          </w:rPr>
          <w:delText xml:space="preserve"> </w:delText>
        </w:r>
        <w:r w:rsidR="00000000" w:rsidRPr="008372F6" w:rsidDel="00A565E6">
          <w:rPr>
            <w:rFonts w:ascii="Arial" w:hAnsi="Arial" w:cs="Arial"/>
            <w:sz w:val="24"/>
            <w:szCs w:val="24"/>
          </w:rPr>
          <w:fldChar w:fldCharType="begin"/>
        </w:r>
        <w:r w:rsidR="00000000" w:rsidRPr="008372F6" w:rsidDel="00A565E6">
          <w:rPr>
            <w:rFonts w:ascii="Arial" w:hAnsi="Arial" w:cs="Arial"/>
            <w:sz w:val="24"/>
            <w:szCs w:val="24"/>
            <w:lang w:val="fi-FI"/>
            <w:rPrChange w:id="185" w:author="Microsoft Office User" w:date="2026-09-11T10:20:00Z">
              <w:rPr/>
            </w:rPrChange>
          </w:rPr>
          <w:delInstrText>HYPERLINK \l "_bookmark102"</w:delInstrText>
        </w:r>
        <w:r w:rsidR="00000000" w:rsidRPr="008372F6" w:rsidDel="00A565E6">
          <w:rPr>
            <w:rFonts w:ascii="Arial" w:hAnsi="Arial" w:cs="Arial"/>
            <w:sz w:val="24"/>
            <w:szCs w:val="24"/>
          </w:rPr>
        </w:r>
        <w:r w:rsidR="00000000" w:rsidRPr="008372F6" w:rsidDel="00A565E6">
          <w:rPr>
            <w:rFonts w:ascii="Arial" w:hAnsi="Arial" w:cs="Arial"/>
            <w:sz w:val="24"/>
            <w:szCs w:val="24"/>
          </w:rPr>
          <w:fldChar w:fldCharType="separate"/>
        </w:r>
        <w:r w:rsidR="005D491A" w:rsidRPr="008372F6" w:rsidDel="00A565E6">
          <w:rPr>
            <w:rFonts w:ascii="Arial" w:hAnsi="Arial" w:cs="Arial"/>
            <w:w w:val="105"/>
            <w:sz w:val="24"/>
            <w:szCs w:val="24"/>
            <w:lang w:val="fi-FI"/>
          </w:rPr>
          <w:delText>2017;</w:delText>
        </w:r>
        <w:r w:rsidR="00000000" w:rsidRPr="008372F6" w:rsidDel="00A565E6">
          <w:rPr>
            <w:rFonts w:ascii="Arial" w:hAnsi="Arial" w:cs="Arial"/>
            <w:w w:val="105"/>
            <w:sz w:val="24"/>
            <w:szCs w:val="24"/>
            <w:lang w:val="fi-FI"/>
          </w:rPr>
          <w:fldChar w:fldCharType="end"/>
        </w:r>
        <w:r w:rsidR="00000000" w:rsidRPr="008372F6" w:rsidDel="00A565E6">
          <w:rPr>
            <w:rFonts w:ascii="Arial" w:hAnsi="Arial" w:cs="Arial"/>
            <w:w w:val="105"/>
            <w:sz w:val="24"/>
            <w:szCs w:val="24"/>
            <w:lang w:val="fi-FI"/>
          </w:rPr>
          <w:delText xml:space="preserve"> Cohen</w:delText>
        </w:r>
        <w:r w:rsidR="00000000" w:rsidRPr="008372F6" w:rsidDel="00A565E6">
          <w:rPr>
            <w:rFonts w:ascii="Arial" w:hAnsi="Arial" w:cs="Arial"/>
            <w:spacing w:val="-2"/>
            <w:w w:val="105"/>
            <w:sz w:val="24"/>
            <w:szCs w:val="24"/>
            <w:lang w:val="fi-FI"/>
          </w:rPr>
          <w:delText xml:space="preserve"> </w:delText>
        </w:r>
        <w:r w:rsidR="00000000" w:rsidRPr="008372F6" w:rsidDel="00A565E6">
          <w:rPr>
            <w:rFonts w:ascii="Arial" w:hAnsi="Arial" w:cs="Arial"/>
            <w:sz w:val="24"/>
            <w:szCs w:val="24"/>
          </w:rPr>
          <w:fldChar w:fldCharType="begin"/>
        </w:r>
        <w:r w:rsidR="00000000" w:rsidRPr="008372F6" w:rsidDel="00A565E6">
          <w:rPr>
            <w:rFonts w:ascii="Arial" w:hAnsi="Arial" w:cs="Arial"/>
            <w:sz w:val="24"/>
            <w:szCs w:val="24"/>
            <w:lang w:val="fi-FI"/>
            <w:rPrChange w:id="186" w:author="Microsoft Office User" w:date="2026-09-11T10:20:00Z">
              <w:rPr/>
            </w:rPrChange>
          </w:rPr>
          <w:delInstrText>HYPERLINK \l "_bookmark27"</w:delInstrText>
        </w:r>
        <w:r w:rsidR="00000000" w:rsidRPr="008372F6" w:rsidDel="00A565E6">
          <w:rPr>
            <w:rFonts w:ascii="Arial" w:hAnsi="Arial" w:cs="Arial"/>
            <w:sz w:val="24"/>
            <w:szCs w:val="24"/>
          </w:rPr>
        </w:r>
        <w:r w:rsidR="00000000" w:rsidRPr="008372F6" w:rsidDel="00A565E6">
          <w:rPr>
            <w:rFonts w:ascii="Arial" w:hAnsi="Arial" w:cs="Arial"/>
            <w:sz w:val="24"/>
            <w:szCs w:val="24"/>
          </w:rPr>
          <w:fldChar w:fldCharType="separate"/>
        </w:r>
        <w:r w:rsidR="005D491A" w:rsidRPr="008372F6" w:rsidDel="00A565E6">
          <w:rPr>
            <w:rFonts w:ascii="Arial" w:hAnsi="Arial" w:cs="Arial"/>
            <w:w w:val="105"/>
            <w:sz w:val="24"/>
            <w:szCs w:val="24"/>
            <w:lang w:val="fi-FI"/>
          </w:rPr>
          <w:delText>2017;</w:delText>
        </w:r>
        <w:r w:rsidR="00000000" w:rsidRPr="008372F6" w:rsidDel="00A565E6">
          <w:rPr>
            <w:rFonts w:ascii="Arial" w:hAnsi="Arial" w:cs="Arial"/>
            <w:w w:val="105"/>
            <w:sz w:val="24"/>
            <w:szCs w:val="24"/>
            <w:lang w:val="fi-FI"/>
          </w:rPr>
          <w:fldChar w:fldCharType="end"/>
        </w:r>
        <w:r w:rsidR="00000000" w:rsidRPr="008372F6" w:rsidDel="00A565E6">
          <w:rPr>
            <w:rFonts w:ascii="Arial" w:hAnsi="Arial" w:cs="Arial"/>
            <w:w w:val="105"/>
            <w:sz w:val="24"/>
            <w:szCs w:val="24"/>
            <w:lang w:val="fi-FI"/>
          </w:rPr>
          <w:delText xml:space="preserve"> Davis</w:delText>
        </w:r>
        <w:r w:rsidR="00000000" w:rsidRPr="008372F6" w:rsidDel="00A565E6">
          <w:rPr>
            <w:rFonts w:ascii="Arial" w:hAnsi="Arial" w:cs="Arial"/>
            <w:spacing w:val="-2"/>
            <w:w w:val="105"/>
            <w:sz w:val="24"/>
            <w:szCs w:val="24"/>
            <w:lang w:val="fi-FI"/>
          </w:rPr>
          <w:delText xml:space="preserve"> </w:delText>
        </w:r>
        <w:r w:rsidR="00000000" w:rsidRPr="008372F6" w:rsidDel="00A565E6">
          <w:rPr>
            <w:rFonts w:ascii="Arial" w:hAnsi="Arial" w:cs="Arial"/>
            <w:w w:val="105"/>
            <w:sz w:val="24"/>
            <w:szCs w:val="24"/>
            <w:lang w:val="fi-FI"/>
          </w:rPr>
          <w:delText>et</w:delText>
        </w:r>
        <w:r w:rsidR="00000000" w:rsidRPr="008372F6" w:rsidDel="00A565E6">
          <w:rPr>
            <w:rFonts w:ascii="Arial" w:hAnsi="Arial" w:cs="Arial"/>
            <w:spacing w:val="-2"/>
            <w:w w:val="105"/>
            <w:sz w:val="24"/>
            <w:szCs w:val="24"/>
            <w:lang w:val="fi-FI"/>
          </w:rPr>
          <w:delText xml:space="preserve"> </w:delText>
        </w:r>
        <w:r w:rsidR="00000000" w:rsidRPr="008372F6" w:rsidDel="00A565E6">
          <w:rPr>
            <w:rFonts w:ascii="Arial" w:hAnsi="Arial" w:cs="Arial"/>
            <w:w w:val="105"/>
            <w:sz w:val="24"/>
            <w:szCs w:val="24"/>
            <w:lang w:val="fi-FI"/>
          </w:rPr>
          <w:delText>al.</w:delText>
        </w:r>
        <w:r w:rsidR="00000000" w:rsidRPr="008372F6" w:rsidDel="00A565E6">
          <w:rPr>
            <w:rFonts w:ascii="Arial" w:hAnsi="Arial" w:cs="Arial"/>
            <w:spacing w:val="-2"/>
            <w:w w:val="105"/>
            <w:sz w:val="24"/>
            <w:szCs w:val="24"/>
            <w:lang w:val="fi-FI"/>
          </w:rPr>
          <w:delText xml:space="preserve"> </w:delText>
        </w:r>
        <w:r w:rsidR="00000000" w:rsidRPr="008372F6" w:rsidDel="00A565E6">
          <w:rPr>
            <w:rFonts w:ascii="Arial" w:hAnsi="Arial" w:cs="Arial"/>
            <w:sz w:val="24"/>
            <w:szCs w:val="24"/>
          </w:rPr>
          <w:fldChar w:fldCharType="begin"/>
        </w:r>
        <w:r w:rsidR="00000000" w:rsidRPr="008372F6" w:rsidDel="00A565E6">
          <w:rPr>
            <w:rFonts w:ascii="Arial" w:hAnsi="Arial" w:cs="Arial"/>
            <w:sz w:val="24"/>
            <w:szCs w:val="24"/>
            <w:lang w:val="fi-FI"/>
            <w:rPrChange w:id="187" w:author="Microsoft Office User" w:date="2026-09-11T10:20:00Z">
              <w:rPr/>
            </w:rPrChange>
          </w:rPr>
          <w:delInstrText>HYPERLINK \l "_bookmark34"</w:delInstrText>
        </w:r>
        <w:r w:rsidR="00000000" w:rsidRPr="008372F6" w:rsidDel="00A565E6">
          <w:rPr>
            <w:rFonts w:ascii="Arial" w:hAnsi="Arial" w:cs="Arial"/>
            <w:sz w:val="24"/>
            <w:szCs w:val="24"/>
          </w:rPr>
        </w:r>
        <w:r w:rsidR="00000000" w:rsidRPr="008372F6" w:rsidDel="00A565E6">
          <w:rPr>
            <w:rFonts w:ascii="Arial" w:hAnsi="Arial" w:cs="Arial"/>
            <w:sz w:val="24"/>
            <w:szCs w:val="24"/>
          </w:rPr>
          <w:fldChar w:fldCharType="separate"/>
        </w:r>
        <w:r w:rsidR="005D491A" w:rsidRPr="008372F6" w:rsidDel="00A565E6">
          <w:rPr>
            <w:rFonts w:ascii="Arial" w:hAnsi="Arial" w:cs="Arial"/>
            <w:w w:val="105"/>
            <w:sz w:val="24"/>
            <w:szCs w:val="24"/>
            <w:lang w:val="fi-FI"/>
          </w:rPr>
          <w:delText>2017;</w:delText>
        </w:r>
        <w:r w:rsidR="00000000" w:rsidRPr="008372F6" w:rsidDel="00A565E6">
          <w:rPr>
            <w:rFonts w:ascii="Arial" w:hAnsi="Arial" w:cs="Arial"/>
            <w:w w:val="105"/>
            <w:sz w:val="24"/>
            <w:szCs w:val="24"/>
            <w:lang w:val="fi-FI"/>
          </w:rPr>
          <w:fldChar w:fldCharType="end"/>
        </w:r>
        <w:r w:rsidR="00000000" w:rsidRPr="008372F6" w:rsidDel="00A565E6">
          <w:rPr>
            <w:rFonts w:ascii="Arial" w:hAnsi="Arial" w:cs="Arial"/>
            <w:w w:val="105"/>
            <w:sz w:val="24"/>
            <w:szCs w:val="24"/>
            <w:lang w:val="fi-FI"/>
          </w:rPr>
          <w:delText xml:space="preserve"> Brinkhuis</w:delText>
        </w:r>
        <w:r w:rsidR="00000000" w:rsidRPr="008372F6" w:rsidDel="00A565E6">
          <w:rPr>
            <w:rFonts w:ascii="Arial" w:hAnsi="Arial" w:cs="Arial"/>
            <w:spacing w:val="-2"/>
            <w:w w:val="105"/>
            <w:sz w:val="24"/>
            <w:szCs w:val="24"/>
            <w:lang w:val="fi-FI"/>
          </w:rPr>
          <w:delText xml:space="preserve"> </w:delText>
        </w:r>
        <w:r w:rsidR="00000000" w:rsidRPr="008372F6" w:rsidDel="00A565E6">
          <w:rPr>
            <w:rFonts w:ascii="Arial" w:hAnsi="Arial" w:cs="Arial"/>
            <w:w w:val="105"/>
            <w:sz w:val="24"/>
            <w:szCs w:val="24"/>
            <w:lang w:val="fi-FI"/>
          </w:rPr>
          <w:delText>et</w:delText>
        </w:r>
        <w:r w:rsidR="00000000" w:rsidRPr="008372F6" w:rsidDel="00A565E6">
          <w:rPr>
            <w:rFonts w:ascii="Arial" w:hAnsi="Arial" w:cs="Arial"/>
            <w:spacing w:val="-2"/>
            <w:w w:val="105"/>
            <w:sz w:val="24"/>
            <w:szCs w:val="24"/>
            <w:lang w:val="fi-FI"/>
          </w:rPr>
          <w:delText xml:space="preserve"> </w:delText>
        </w:r>
        <w:r w:rsidR="00000000" w:rsidRPr="008372F6" w:rsidDel="00A565E6">
          <w:rPr>
            <w:rFonts w:ascii="Arial" w:hAnsi="Arial" w:cs="Arial"/>
            <w:w w:val="105"/>
            <w:sz w:val="24"/>
            <w:szCs w:val="24"/>
            <w:lang w:val="fi-FI"/>
          </w:rPr>
          <w:delText>al.</w:delText>
        </w:r>
        <w:r w:rsidR="00000000" w:rsidRPr="008372F6" w:rsidDel="00A565E6">
          <w:rPr>
            <w:rFonts w:ascii="Arial" w:hAnsi="Arial" w:cs="Arial"/>
            <w:spacing w:val="-2"/>
            <w:w w:val="105"/>
            <w:sz w:val="24"/>
            <w:szCs w:val="24"/>
            <w:lang w:val="fi-FI"/>
          </w:rPr>
          <w:delText xml:space="preserve"> </w:delText>
        </w:r>
        <w:r w:rsidR="00000000" w:rsidRPr="008372F6" w:rsidDel="00A565E6">
          <w:rPr>
            <w:rFonts w:ascii="Arial" w:hAnsi="Arial" w:cs="Arial"/>
            <w:sz w:val="24"/>
            <w:szCs w:val="24"/>
          </w:rPr>
          <w:fldChar w:fldCharType="begin"/>
        </w:r>
        <w:r w:rsidR="00000000" w:rsidRPr="008372F6" w:rsidDel="00A565E6">
          <w:rPr>
            <w:rFonts w:ascii="Arial" w:hAnsi="Arial" w:cs="Arial"/>
            <w:sz w:val="24"/>
            <w:szCs w:val="24"/>
            <w:lang w:val="fi-FI"/>
            <w:rPrChange w:id="188" w:author="Microsoft Office User" w:date="2026-09-11T10:20:00Z">
              <w:rPr/>
            </w:rPrChange>
          </w:rPr>
          <w:delInstrText>HYPERLINK \l "_bookmark24"</w:delInstrText>
        </w:r>
        <w:r w:rsidR="00000000" w:rsidRPr="008372F6" w:rsidDel="00A565E6">
          <w:rPr>
            <w:rFonts w:ascii="Arial" w:hAnsi="Arial" w:cs="Arial"/>
            <w:sz w:val="24"/>
            <w:szCs w:val="24"/>
          </w:rPr>
        </w:r>
        <w:r w:rsidR="00000000" w:rsidRPr="008372F6" w:rsidDel="00A565E6">
          <w:rPr>
            <w:rFonts w:ascii="Arial" w:hAnsi="Arial" w:cs="Arial"/>
            <w:sz w:val="24"/>
            <w:szCs w:val="24"/>
          </w:rPr>
          <w:fldChar w:fldCharType="separate"/>
        </w:r>
        <w:r w:rsidR="005D491A" w:rsidRPr="008372F6" w:rsidDel="00A565E6">
          <w:rPr>
            <w:rFonts w:ascii="Arial" w:hAnsi="Arial" w:cs="Arial"/>
            <w:w w:val="105"/>
            <w:sz w:val="24"/>
            <w:szCs w:val="24"/>
          </w:rPr>
          <w:delText>2024).</w:delText>
        </w:r>
        <w:r w:rsidR="00000000" w:rsidRPr="008372F6" w:rsidDel="00A565E6">
          <w:rPr>
            <w:rFonts w:ascii="Arial" w:hAnsi="Arial" w:cs="Arial"/>
            <w:w w:val="105"/>
            <w:sz w:val="24"/>
            <w:szCs w:val="24"/>
          </w:rPr>
          <w:fldChar w:fldCharType="end"/>
        </w:r>
        <w:r w:rsidR="00000000" w:rsidRPr="008372F6" w:rsidDel="00A565E6">
          <w:rPr>
            <w:rFonts w:ascii="Arial" w:hAnsi="Arial" w:cs="Arial"/>
            <w:spacing w:val="26"/>
            <w:w w:val="105"/>
            <w:sz w:val="24"/>
            <w:szCs w:val="24"/>
          </w:rPr>
          <w:delText xml:space="preserve"> </w:delText>
        </w:r>
        <w:r w:rsidR="00000000" w:rsidRPr="008372F6" w:rsidDel="00A565E6">
          <w:rPr>
            <w:rFonts w:ascii="Arial" w:hAnsi="Arial" w:cs="Arial"/>
            <w:w w:val="105"/>
            <w:sz w:val="24"/>
            <w:szCs w:val="24"/>
          </w:rPr>
          <w:delText>Public</w:delText>
        </w:r>
        <w:r w:rsidR="00000000" w:rsidRPr="008372F6" w:rsidDel="00A565E6">
          <w:rPr>
            <w:rFonts w:ascii="Arial" w:hAnsi="Arial" w:cs="Arial"/>
            <w:spacing w:val="-2"/>
            <w:w w:val="105"/>
            <w:sz w:val="24"/>
            <w:szCs w:val="24"/>
          </w:rPr>
          <w:delText xml:space="preserve"> </w:delText>
        </w:r>
        <w:r w:rsidR="00000000" w:rsidRPr="008372F6" w:rsidDel="00A565E6">
          <w:rPr>
            <w:rFonts w:ascii="Arial" w:hAnsi="Arial" w:cs="Arial"/>
            <w:w w:val="105"/>
            <w:sz w:val="24"/>
            <w:szCs w:val="24"/>
          </w:rPr>
          <w:delText>and</w:delText>
        </w:r>
        <w:r w:rsidR="00000000" w:rsidRPr="008372F6" w:rsidDel="00A565E6">
          <w:rPr>
            <w:rFonts w:ascii="Arial" w:hAnsi="Arial" w:cs="Arial"/>
            <w:spacing w:val="-2"/>
            <w:w w:val="105"/>
            <w:sz w:val="24"/>
            <w:szCs w:val="24"/>
          </w:rPr>
          <w:delText xml:space="preserve"> </w:delText>
        </w:r>
        <w:r w:rsidR="00000000" w:rsidRPr="008372F6" w:rsidDel="00A565E6">
          <w:rPr>
            <w:rFonts w:ascii="Arial" w:hAnsi="Arial" w:cs="Arial"/>
            <w:w w:val="105"/>
            <w:sz w:val="24"/>
            <w:szCs w:val="24"/>
          </w:rPr>
          <w:delText>third-party</w:delText>
        </w:r>
        <w:r w:rsidR="00000000" w:rsidRPr="008372F6" w:rsidDel="00A565E6">
          <w:rPr>
            <w:rFonts w:ascii="Arial" w:hAnsi="Arial" w:cs="Arial"/>
            <w:spacing w:val="-2"/>
            <w:w w:val="105"/>
            <w:sz w:val="24"/>
            <w:szCs w:val="24"/>
          </w:rPr>
          <w:delText xml:space="preserve"> </w:delText>
        </w:r>
        <w:r w:rsidR="00000000" w:rsidRPr="008372F6" w:rsidDel="00A565E6">
          <w:rPr>
            <w:rFonts w:ascii="Arial" w:hAnsi="Arial" w:cs="Arial"/>
            <w:w w:val="105"/>
            <w:sz w:val="24"/>
            <w:szCs w:val="24"/>
          </w:rPr>
          <w:delText>payers</w:delText>
        </w:r>
        <w:r w:rsidR="00000000" w:rsidRPr="008372F6" w:rsidDel="00A565E6">
          <w:rPr>
            <w:rFonts w:ascii="Arial" w:hAnsi="Arial" w:cs="Arial"/>
            <w:spacing w:val="-2"/>
            <w:w w:val="105"/>
            <w:sz w:val="24"/>
            <w:szCs w:val="24"/>
          </w:rPr>
          <w:delText xml:space="preserve"> </w:delText>
        </w:r>
        <w:r w:rsidR="00000000" w:rsidRPr="008372F6" w:rsidDel="00A565E6">
          <w:rPr>
            <w:rFonts w:ascii="Arial" w:hAnsi="Arial" w:cs="Arial"/>
            <w:w w:val="105"/>
            <w:sz w:val="24"/>
            <w:szCs w:val="24"/>
          </w:rPr>
          <w:delText>must therefore decide on coverage despite limited data on health gains and safety, yet with full certainty</w:delText>
        </w:r>
        <w:r w:rsidR="00000000" w:rsidRPr="008372F6" w:rsidDel="00A565E6">
          <w:rPr>
            <w:rFonts w:ascii="Arial" w:hAnsi="Arial" w:cs="Arial"/>
            <w:spacing w:val="80"/>
            <w:w w:val="105"/>
            <w:sz w:val="24"/>
            <w:szCs w:val="24"/>
          </w:rPr>
          <w:delText xml:space="preserve"> </w:delText>
        </w:r>
        <w:r w:rsidR="00000000" w:rsidRPr="008372F6" w:rsidDel="00A565E6">
          <w:rPr>
            <w:rFonts w:ascii="Arial" w:hAnsi="Arial" w:cs="Arial"/>
            <w:w w:val="105"/>
            <w:sz w:val="24"/>
            <w:szCs w:val="24"/>
          </w:rPr>
          <w:delText xml:space="preserve">of extraordinary costs (Cohen </w:delText>
        </w:r>
        <w:r w:rsidR="005D491A" w:rsidRPr="008372F6" w:rsidDel="00A565E6">
          <w:rPr>
            <w:rFonts w:ascii="Arial" w:hAnsi="Arial" w:cs="Arial"/>
            <w:sz w:val="24"/>
            <w:szCs w:val="24"/>
          </w:rPr>
          <w:fldChar w:fldCharType="begin"/>
        </w:r>
        <w:r w:rsidR="005D491A" w:rsidRPr="008372F6" w:rsidDel="00A565E6">
          <w:rPr>
            <w:rFonts w:ascii="Arial" w:hAnsi="Arial" w:cs="Arial"/>
            <w:sz w:val="24"/>
            <w:szCs w:val="24"/>
          </w:rPr>
          <w:delInstrText>HYPERLINK \l "_bookmark27"</w:delInstrText>
        </w:r>
        <w:r w:rsidR="005D491A" w:rsidRPr="008372F6" w:rsidDel="00A565E6">
          <w:rPr>
            <w:rFonts w:ascii="Arial" w:hAnsi="Arial" w:cs="Arial"/>
            <w:sz w:val="24"/>
            <w:szCs w:val="24"/>
          </w:rPr>
        </w:r>
        <w:r w:rsidR="005D491A" w:rsidRPr="008372F6" w:rsidDel="00A565E6">
          <w:rPr>
            <w:rFonts w:ascii="Arial" w:hAnsi="Arial" w:cs="Arial"/>
            <w:sz w:val="24"/>
            <w:szCs w:val="24"/>
          </w:rPr>
          <w:fldChar w:fldCharType="separate"/>
        </w:r>
        <w:r w:rsidR="005D491A" w:rsidRPr="008372F6" w:rsidDel="00A565E6">
          <w:rPr>
            <w:rFonts w:ascii="Arial" w:hAnsi="Arial" w:cs="Arial"/>
            <w:w w:val="105"/>
            <w:sz w:val="24"/>
            <w:szCs w:val="24"/>
          </w:rPr>
          <w:delText>2017).</w:delText>
        </w:r>
        <w:r w:rsidR="005D491A" w:rsidRPr="008372F6" w:rsidDel="00A565E6">
          <w:rPr>
            <w:rFonts w:ascii="Arial" w:hAnsi="Arial" w:cs="Arial"/>
            <w:sz w:val="24"/>
            <w:szCs w:val="24"/>
          </w:rPr>
          <w:fldChar w:fldCharType="end"/>
        </w:r>
        <w:r w:rsidR="00000000" w:rsidRPr="008372F6" w:rsidDel="00A565E6">
          <w:rPr>
            <w:rFonts w:ascii="Arial" w:hAnsi="Arial" w:cs="Arial"/>
            <w:spacing w:val="40"/>
            <w:w w:val="105"/>
            <w:sz w:val="24"/>
            <w:szCs w:val="24"/>
          </w:rPr>
          <w:delText xml:space="preserve"> </w:delText>
        </w:r>
        <w:r w:rsidR="00000000" w:rsidRPr="008372F6" w:rsidDel="00A565E6">
          <w:rPr>
            <w:rFonts w:ascii="Arial" w:hAnsi="Arial" w:cs="Arial"/>
            <w:w w:val="105"/>
            <w:sz w:val="24"/>
            <w:szCs w:val="24"/>
          </w:rPr>
          <w:delText>Second, mass preferences play a key role in welfare state legitimacy.</w:delText>
        </w:r>
        <w:r w:rsidR="00000000" w:rsidRPr="008372F6" w:rsidDel="00A565E6">
          <w:rPr>
            <w:rFonts w:ascii="Arial" w:hAnsi="Arial" w:cs="Arial"/>
            <w:spacing w:val="40"/>
            <w:w w:val="105"/>
            <w:sz w:val="24"/>
            <w:szCs w:val="24"/>
          </w:rPr>
          <w:delText xml:space="preserve"> </w:delText>
        </w:r>
        <w:r w:rsidR="00000000" w:rsidRPr="008372F6" w:rsidDel="00A565E6">
          <w:rPr>
            <w:rFonts w:ascii="Arial" w:hAnsi="Arial" w:cs="Arial"/>
            <w:w w:val="105"/>
            <w:sz w:val="24"/>
            <w:szCs w:val="24"/>
          </w:rPr>
          <w:delText>Public perceptions of acceptability or fairness, and influence political trust, willingness</w:delText>
        </w:r>
        <w:r w:rsidR="00000000" w:rsidRPr="008372F6" w:rsidDel="00A565E6">
          <w:rPr>
            <w:rFonts w:ascii="Arial" w:hAnsi="Arial" w:cs="Arial"/>
            <w:spacing w:val="40"/>
            <w:w w:val="105"/>
            <w:sz w:val="24"/>
            <w:szCs w:val="24"/>
          </w:rPr>
          <w:delText xml:space="preserve"> </w:delText>
        </w:r>
        <w:r w:rsidR="00000000" w:rsidRPr="008372F6" w:rsidDel="00A565E6">
          <w:rPr>
            <w:rFonts w:ascii="Arial" w:hAnsi="Arial" w:cs="Arial"/>
            <w:w w:val="105"/>
            <w:sz w:val="24"/>
            <w:szCs w:val="24"/>
          </w:rPr>
          <w:delText>to</w:delText>
        </w:r>
        <w:r w:rsidR="00000000" w:rsidRPr="008372F6" w:rsidDel="00A565E6">
          <w:rPr>
            <w:rFonts w:ascii="Arial" w:hAnsi="Arial" w:cs="Arial"/>
            <w:spacing w:val="13"/>
            <w:w w:val="105"/>
            <w:sz w:val="24"/>
            <w:szCs w:val="24"/>
          </w:rPr>
          <w:delText xml:space="preserve"> </w:delText>
        </w:r>
        <w:r w:rsidR="00000000" w:rsidRPr="008372F6" w:rsidDel="00A565E6">
          <w:rPr>
            <w:rFonts w:ascii="Arial" w:hAnsi="Arial" w:cs="Arial"/>
            <w:w w:val="105"/>
            <w:sz w:val="24"/>
            <w:szCs w:val="24"/>
          </w:rPr>
          <w:delText>pay</w:delText>
        </w:r>
        <w:r w:rsidR="00000000" w:rsidRPr="008372F6" w:rsidDel="00A565E6">
          <w:rPr>
            <w:rFonts w:ascii="Arial" w:hAnsi="Arial" w:cs="Arial"/>
            <w:spacing w:val="13"/>
            <w:w w:val="105"/>
            <w:sz w:val="24"/>
            <w:szCs w:val="24"/>
          </w:rPr>
          <w:delText xml:space="preserve"> </w:delText>
        </w:r>
        <w:r w:rsidR="00000000" w:rsidRPr="008372F6" w:rsidDel="00A565E6">
          <w:rPr>
            <w:rFonts w:ascii="Arial" w:hAnsi="Arial" w:cs="Arial"/>
            <w:w w:val="105"/>
            <w:sz w:val="24"/>
            <w:szCs w:val="24"/>
          </w:rPr>
          <w:delText>taxes,</w:delText>
        </w:r>
        <w:r w:rsidR="00000000" w:rsidRPr="008372F6" w:rsidDel="00A565E6">
          <w:rPr>
            <w:rFonts w:ascii="Arial" w:hAnsi="Arial" w:cs="Arial"/>
            <w:spacing w:val="14"/>
            <w:w w:val="105"/>
            <w:sz w:val="24"/>
            <w:szCs w:val="24"/>
          </w:rPr>
          <w:delText xml:space="preserve"> </w:delText>
        </w:r>
        <w:r w:rsidR="00000000" w:rsidRPr="008372F6" w:rsidDel="00A565E6">
          <w:rPr>
            <w:rFonts w:ascii="Arial" w:hAnsi="Arial" w:cs="Arial"/>
            <w:w w:val="105"/>
            <w:sz w:val="24"/>
            <w:szCs w:val="24"/>
          </w:rPr>
          <w:delText>confidence</w:delText>
        </w:r>
        <w:r w:rsidR="00000000" w:rsidRPr="008372F6" w:rsidDel="00A565E6">
          <w:rPr>
            <w:rFonts w:ascii="Arial" w:hAnsi="Arial" w:cs="Arial"/>
            <w:spacing w:val="13"/>
            <w:w w:val="105"/>
            <w:sz w:val="24"/>
            <w:szCs w:val="24"/>
          </w:rPr>
          <w:delText xml:space="preserve"> </w:delText>
        </w:r>
        <w:r w:rsidR="00000000" w:rsidRPr="008372F6" w:rsidDel="00A565E6">
          <w:rPr>
            <w:rFonts w:ascii="Arial" w:hAnsi="Arial" w:cs="Arial"/>
            <w:w w:val="105"/>
            <w:sz w:val="24"/>
            <w:szCs w:val="24"/>
          </w:rPr>
          <w:delText>in</w:delText>
        </w:r>
        <w:r w:rsidR="00000000" w:rsidRPr="008372F6" w:rsidDel="00A565E6">
          <w:rPr>
            <w:rFonts w:ascii="Arial" w:hAnsi="Arial" w:cs="Arial"/>
            <w:spacing w:val="13"/>
            <w:w w:val="105"/>
            <w:sz w:val="24"/>
            <w:szCs w:val="24"/>
          </w:rPr>
          <w:delText xml:space="preserve"> </w:delText>
        </w:r>
        <w:r w:rsidR="00000000" w:rsidRPr="008372F6" w:rsidDel="00A565E6">
          <w:rPr>
            <w:rFonts w:ascii="Arial" w:hAnsi="Arial" w:cs="Arial"/>
            <w:w w:val="105"/>
            <w:sz w:val="24"/>
            <w:szCs w:val="24"/>
          </w:rPr>
          <w:delText>the</w:delText>
        </w:r>
        <w:r w:rsidR="00000000" w:rsidRPr="008372F6" w:rsidDel="00A565E6">
          <w:rPr>
            <w:rFonts w:ascii="Arial" w:hAnsi="Arial" w:cs="Arial"/>
            <w:spacing w:val="14"/>
            <w:w w:val="105"/>
            <w:sz w:val="24"/>
            <w:szCs w:val="24"/>
          </w:rPr>
          <w:delText xml:space="preserve"> </w:delText>
        </w:r>
        <w:r w:rsidR="00000000" w:rsidRPr="008372F6" w:rsidDel="00A565E6">
          <w:rPr>
            <w:rFonts w:ascii="Arial" w:hAnsi="Arial" w:cs="Arial"/>
            <w:w w:val="105"/>
            <w:sz w:val="24"/>
            <w:szCs w:val="24"/>
          </w:rPr>
          <w:delText>health</w:delText>
        </w:r>
        <w:r w:rsidR="00000000" w:rsidRPr="008372F6" w:rsidDel="00A565E6">
          <w:rPr>
            <w:rFonts w:ascii="Arial" w:hAnsi="Arial" w:cs="Arial"/>
            <w:spacing w:val="13"/>
            <w:w w:val="105"/>
            <w:sz w:val="24"/>
            <w:szCs w:val="24"/>
          </w:rPr>
          <w:delText xml:space="preserve"> </w:delText>
        </w:r>
        <w:r w:rsidR="00000000" w:rsidRPr="008372F6" w:rsidDel="00A565E6">
          <w:rPr>
            <w:rFonts w:ascii="Arial" w:hAnsi="Arial" w:cs="Arial"/>
            <w:w w:val="105"/>
            <w:sz w:val="24"/>
            <w:szCs w:val="24"/>
          </w:rPr>
          <w:delText>system,</w:delText>
        </w:r>
        <w:r w:rsidR="00000000" w:rsidRPr="008372F6" w:rsidDel="00A565E6">
          <w:rPr>
            <w:rFonts w:ascii="Arial" w:hAnsi="Arial" w:cs="Arial"/>
            <w:spacing w:val="14"/>
            <w:w w:val="105"/>
            <w:sz w:val="24"/>
            <w:szCs w:val="24"/>
          </w:rPr>
          <w:delText xml:space="preserve"> </w:delText>
        </w:r>
        <w:r w:rsidR="00000000" w:rsidRPr="008372F6" w:rsidDel="00A565E6">
          <w:rPr>
            <w:rFonts w:ascii="Arial" w:hAnsi="Arial" w:cs="Arial"/>
            <w:w w:val="105"/>
            <w:sz w:val="24"/>
            <w:szCs w:val="24"/>
          </w:rPr>
          <w:delText>and</w:delText>
        </w:r>
        <w:r w:rsidR="00000000" w:rsidRPr="008372F6" w:rsidDel="00A565E6">
          <w:rPr>
            <w:rFonts w:ascii="Arial" w:hAnsi="Arial" w:cs="Arial"/>
            <w:spacing w:val="13"/>
            <w:w w:val="105"/>
            <w:sz w:val="24"/>
            <w:szCs w:val="24"/>
          </w:rPr>
          <w:delText xml:space="preserve"> </w:delText>
        </w:r>
        <w:r w:rsidR="00000000" w:rsidRPr="008372F6" w:rsidDel="00A565E6">
          <w:rPr>
            <w:rFonts w:ascii="Arial" w:hAnsi="Arial" w:cs="Arial"/>
            <w:w w:val="105"/>
            <w:sz w:val="24"/>
            <w:szCs w:val="24"/>
          </w:rPr>
          <w:delText>the</w:delText>
        </w:r>
        <w:r w:rsidR="00000000" w:rsidRPr="008372F6" w:rsidDel="00A565E6">
          <w:rPr>
            <w:rFonts w:ascii="Arial" w:hAnsi="Arial" w:cs="Arial"/>
            <w:spacing w:val="14"/>
            <w:w w:val="105"/>
            <w:sz w:val="24"/>
            <w:szCs w:val="24"/>
          </w:rPr>
          <w:delText xml:space="preserve"> </w:delText>
        </w:r>
        <w:r w:rsidR="00000000" w:rsidRPr="008372F6" w:rsidDel="00A565E6">
          <w:rPr>
            <w:rFonts w:ascii="Arial" w:hAnsi="Arial" w:cs="Arial"/>
            <w:w w:val="105"/>
            <w:sz w:val="24"/>
            <w:szCs w:val="24"/>
          </w:rPr>
          <w:delText>uptake</w:delText>
        </w:r>
        <w:r w:rsidR="00000000" w:rsidRPr="008372F6" w:rsidDel="00A565E6">
          <w:rPr>
            <w:rFonts w:ascii="Arial" w:hAnsi="Arial" w:cs="Arial"/>
            <w:spacing w:val="14"/>
            <w:w w:val="105"/>
            <w:sz w:val="24"/>
            <w:szCs w:val="24"/>
          </w:rPr>
          <w:delText xml:space="preserve"> </w:delText>
        </w:r>
        <w:r w:rsidR="00000000" w:rsidRPr="008372F6" w:rsidDel="00A565E6">
          <w:rPr>
            <w:rFonts w:ascii="Arial" w:hAnsi="Arial" w:cs="Arial"/>
            <w:w w:val="105"/>
            <w:sz w:val="24"/>
            <w:szCs w:val="24"/>
          </w:rPr>
          <w:delText>of</w:delText>
        </w:r>
        <w:r w:rsidR="00000000" w:rsidRPr="008372F6" w:rsidDel="00A565E6">
          <w:rPr>
            <w:rFonts w:ascii="Arial" w:hAnsi="Arial" w:cs="Arial"/>
            <w:spacing w:val="13"/>
            <w:w w:val="105"/>
            <w:sz w:val="24"/>
            <w:szCs w:val="24"/>
          </w:rPr>
          <w:delText xml:space="preserve"> </w:delText>
        </w:r>
        <w:r w:rsidR="00000000" w:rsidRPr="008372F6" w:rsidDel="00A565E6">
          <w:rPr>
            <w:rFonts w:ascii="Arial" w:hAnsi="Arial" w:cs="Arial"/>
            <w:w w:val="105"/>
            <w:sz w:val="24"/>
            <w:szCs w:val="24"/>
          </w:rPr>
          <w:delText>supplementary</w:delText>
        </w:r>
        <w:r w:rsidR="00000000" w:rsidRPr="008372F6" w:rsidDel="00A565E6">
          <w:rPr>
            <w:rFonts w:ascii="Arial" w:hAnsi="Arial" w:cs="Arial"/>
            <w:spacing w:val="13"/>
            <w:w w:val="105"/>
            <w:sz w:val="24"/>
            <w:szCs w:val="24"/>
          </w:rPr>
          <w:delText xml:space="preserve"> </w:delText>
        </w:r>
        <w:r w:rsidR="00000000" w:rsidRPr="008372F6" w:rsidDel="00A565E6">
          <w:rPr>
            <w:rFonts w:ascii="Arial" w:hAnsi="Arial" w:cs="Arial"/>
            <w:w w:val="105"/>
            <w:sz w:val="24"/>
            <w:szCs w:val="24"/>
          </w:rPr>
          <w:delText>private</w:delText>
        </w:r>
        <w:r w:rsidR="00000000" w:rsidRPr="008372F6" w:rsidDel="00A565E6">
          <w:rPr>
            <w:rFonts w:ascii="Arial" w:hAnsi="Arial" w:cs="Arial"/>
            <w:spacing w:val="13"/>
            <w:w w:val="105"/>
            <w:sz w:val="24"/>
            <w:szCs w:val="24"/>
          </w:rPr>
          <w:delText xml:space="preserve"> </w:delText>
        </w:r>
        <w:r w:rsidR="00000000" w:rsidRPr="008372F6" w:rsidDel="00A565E6">
          <w:rPr>
            <w:rFonts w:ascii="Arial" w:hAnsi="Arial" w:cs="Arial"/>
            <w:w w:val="105"/>
            <w:sz w:val="24"/>
            <w:szCs w:val="24"/>
          </w:rPr>
          <w:delText>insurance</w:delText>
        </w:r>
        <w:r w:rsidR="00000000" w:rsidRPr="008372F6" w:rsidDel="00A565E6">
          <w:rPr>
            <w:rFonts w:ascii="Arial" w:hAnsi="Arial" w:cs="Arial"/>
            <w:spacing w:val="14"/>
            <w:w w:val="105"/>
            <w:sz w:val="24"/>
            <w:szCs w:val="24"/>
          </w:rPr>
          <w:delText xml:space="preserve"> </w:delText>
        </w:r>
        <w:r w:rsidR="00000000" w:rsidRPr="008372F6" w:rsidDel="00A565E6">
          <w:rPr>
            <w:rFonts w:ascii="Arial" w:hAnsi="Arial" w:cs="Arial"/>
            <w:w w:val="105"/>
            <w:sz w:val="24"/>
            <w:szCs w:val="24"/>
          </w:rPr>
          <w:delText>as a response to perceived access failures.</w:delText>
        </w:r>
        <w:r w:rsidR="00000000" w:rsidRPr="008372F6" w:rsidDel="00A565E6">
          <w:rPr>
            <w:rFonts w:ascii="Arial" w:hAnsi="Arial" w:cs="Arial"/>
            <w:spacing w:val="29"/>
            <w:w w:val="105"/>
            <w:sz w:val="24"/>
            <w:szCs w:val="24"/>
          </w:rPr>
          <w:delText xml:space="preserve"> </w:delText>
        </w:r>
        <w:r w:rsidR="00000000" w:rsidRPr="008372F6" w:rsidDel="00A565E6">
          <w:rPr>
            <w:rFonts w:ascii="Arial" w:hAnsi="Arial" w:cs="Arial"/>
            <w:w w:val="105"/>
            <w:sz w:val="24"/>
            <w:szCs w:val="24"/>
          </w:rPr>
          <w:delText>Finally, the framing approach offers us important insights t</w:delText>
        </w:r>
        <w:r w:rsidR="00B30E2A" w:rsidRPr="008372F6" w:rsidDel="00A565E6">
          <w:rPr>
            <w:rFonts w:ascii="Arial" w:hAnsi="Arial" w:cs="Arial"/>
            <w:w w:val="105"/>
            <w:sz w:val="24"/>
            <w:szCs w:val="24"/>
          </w:rPr>
          <w:delText>o institutional feedback mechanisms and democratic decision-making. It both helps decision-makers to communicate more clearly about the reasoning behind difficult choices and provide insight into how different stakeholders, including commercial actors, advocacy groups, and policymakers, may use framing to advance their positions (Greer</w:delText>
        </w:r>
      </w:del>
      <w:ins w:id="189" w:author="Microsoft Office User" w:date="2026-09-11T15:19:00Z">
        <w:del w:id="190" w:author="Héctor Bahamonde" w:date="2026-09-16T12:13:00Z" w16du:dateUtc="2026-09-16T10:13:00Z">
          <w:r w:rsidR="00596CF9" w:rsidRPr="008372F6" w:rsidDel="00A565E6">
            <w:rPr>
              <w:rFonts w:ascii="Arial" w:hAnsi="Arial" w:cs="Arial"/>
              <w:w w:val="105"/>
              <w:sz w:val="24"/>
              <w:szCs w:val="24"/>
            </w:rPr>
            <w:delText xml:space="preserve"> et al.</w:delText>
          </w:r>
        </w:del>
      </w:ins>
      <w:del w:id="191" w:author="Héctor Bahamonde" w:date="2026-09-16T12:13:00Z" w16du:dateUtc="2026-09-16T10:13:00Z">
        <w:r w:rsidR="00B30E2A" w:rsidRPr="008372F6" w:rsidDel="00A565E6">
          <w:rPr>
            <w:rFonts w:ascii="Arial" w:hAnsi="Arial" w:cs="Arial"/>
            <w:w w:val="105"/>
            <w:sz w:val="24"/>
            <w:szCs w:val="24"/>
          </w:rPr>
          <w:delText>, Wismar, and Figueras 2016; Pinho and Dias Costa 2020; Béland and Cox 2016).</w:delText>
        </w:r>
      </w:del>
    </w:p>
    <w:p w14:paraId="66010771" w14:textId="77777777" w:rsidR="00A565E6" w:rsidRPr="008372F6" w:rsidRDefault="00A565E6" w:rsidP="008372F6">
      <w:pPr>
        <w:pStyle w:val="BodyText"/>
        <w:spacing w:before="120" w:after="120" w:line="360" w:lineRule="auto"/>
        <w:jc w:val="both"/>
        <w:rPr>
          <w:ins w:id="192" w:author="Héctor Bahamonde" w:date="2026-09-16T12:07:00Z" w16du:dateUtc="2026-09-16T10:07:00Z"/>
          <w:rFonts w:ascii="Arial" w:hAnsi="Arial" w:cs="Arial"/>
          <w:w w:val="105"/>
          <w:sz w:val="24"/>
          <w:szCs w:val="24"/>
        </w:rPr>
      </w:pPr>
    </w:p>
    <w:p w14:paraId="2E68EDFC" w14:textId="11C2C80A" w:rsidR="00B30E2A" w:rsidRPr="008372F6" w:rsidDel="00133F1C" w:rsidRDefault="00B30E2A" w:rsidP="008372F6">
      <w:pPr>
        <w:pStyle w:val="BodyText"/>
        <w:spacing w:before="120" w:after="120" w:line="360" w:lineRule="auto"/>
        <w:jc w:val="both"/>
        <w:rPr>
          <w:del w:id="193" w:author="Héctor Bahamonde" w:date="2026-09-16T12:07:00Z" w16du:dateUtc="2026-09-16T10:07:00Z"/>
          <w:rFonts w:ascii="Arial" w:hAnsi="Arial" w:cs="Arial"/>
          <w:sz w:val="24"/>
          <w:szCs w:val="24"/>
        </w:rPr>
        <w:sectPr w:rsidR="00B30E2A" w:rsidRPr="008372F6" w:rsidDel="00133F1C">
          <w:footerReference w:type="default" r:id="rId12"/>
          <w:pgSz w:w="12240" w:h="15840"/>
          <w:pgMar w:top="1260" w:right="1080" w:bottom="1080" w:left="1080" w:header="0" w:footer="888" w:gutter="0"/>
          <w:pgNumType w:start="1"/>
          <w:cols w:space="720"/>
        </w:sectPr>
        <w:pPrChange w:id="194" w:author="Microsoft Office User" w:date="2026-09-11T15:19:00Z">
          <w:pPr>
            <w:pStyle w:val="BodyText"/>
            <w:ind w:right="15"/>
          </w:pPr>
        </w:pPrChange>
      </w:pPr>
    </w:p>
    <w:p w14:paraId="377304CE" w14:textId="1833A813" w:rsidR="005D491A" w:rsidRPr="008372F6" w:rsidDel="007C0CFF" w:rsidRDefault="00000000" w:rsidP="008372F6">
      <w:pPr>
        <w:pStyle w:val="BodyText"/>
        <w:spacing w:before="120" w:after="120" w:line="360" w:lineRule="auto"/>
        <w:ind w:right="327" w:firstLine="338"/>
        <w:jc w:val="both"/>
        <w:rPr>
          <w:del w:id="195" w:author="Microsoft Office User" w:date="2026-09-11T08:51:00Z"/>
          <w:rFonts w:ascii="Arial" w:hAnsi="Arial" w:cs="Arial"/>
          <w:sz w:val="24"/>
          <w:szCs w:val="24"/>
        </w:rPr>
      </w:pPr>
      <w:commentRangeStart w:id="196"/>
      <w:del w:id="197" w:author="Microsoft Office User" w:date="2026-09-11T08:51:00Z">
        <w:r w:rsidRPr="008372F6" w:rsidDel="007C0CFF">
          <w:rPr>
            <w:rFonts w:ascii="Arial" w:hAnsi="Arial" w:cs="Arial"/>
            <w:w w:val="105"/>
            <w:sz w:val="24"/>
            <w:szCs w:val="24"/>
          </w:rPr>
          <w:delText xml:space="preserve">This paper proceeds as follows. In Section </w:delText>
        </w:r>
        <w:r w:rsidRPr="008372F6" w:rsidDel="007C0CFF">
          <w:rPr>
            <w:rFonts w:ascii="Arial" w:hAnsi="Arial" w:cs="Arial"/>
            <w:sz w:val="24"/>
            <w:szCs w:val="24"/>
          </w:rPr>
          <w:fldChar w:fldCharType="begin"/>
        </w:r>
        <w:r w:rsidRPr="008372F6" w:rsidDel="007C0CFF">
          <w:rPr>
            <w:rFonts w:ascii="Arial" w:hAnsi="Arial" w:cs="Arial"/>
            <w:sz w:val="24"/>
            <w:szCs w:val="24"/>
          </w:rPr>
          <w:delInstrText>HYPERLINK \l "_bookmark0"</w:delInstrText>
        </w:r>
        <w:r w:rsidRPr="008372F6" w:rsidDel="007C0CFF">
          <w:rPr>
            <w:rFonts w:ascii="Arial" w:hAnsi="Arial" w:cs="Arial"/>
            <w:sz w:val="24"/>
            <w:szCs w:val="24"/>
          </w:rPr>
        </w:r>
        <w:r w:rsidRPr="008372F6" w:rsidDel="007C0CFF">
          <w:rPr>
            <w:rFonts w:ascii="Arial" w:hAnsi="Arial" w:cs="Arial"/>
            <w:sz w:val="24"/>
            <w:szCs w:val="24"/>
          </w:rPr>
          <w:fldChar w:fldCharType="separate"/>
        </w:r>
        <w:r w:rsidR="005D491A" w:rsidRPr="008372F6" w:rsidDel="007C0CFF">
          <w:rPr>
            <w:rFonts w:ascii="Arial" w:hAnsi="Arial" w:cs="Arial"/>
            <w:w w:val="105"/>
            <w:sz w:val="24"/>
            <w:szCs w:val="24"/>
          </w:rPr>
          <w:delText>1.1</w:delText>
        </w:r>
        <w:r w:rsidRPr="008372F6" w:rsidDel="007C0CFF">
          <w:rPr>
            <w:rFonts w:ascii="Arial" w:hAnsi="Arial" w:cs="Arial"/>
            <w:w w:val="105"/>
            <w:sz w:val="24"/>
            <w:szCs w:val="24"/>
          </w:rPr>
          <w:fldChar w:fldCharType="end"/>
        </w:r>
        <w:r w:rsidRPr="008372F6" w:rsidDel="007C0CFF">
          <w:rPr>
            <w:rFonts w:ascii="Arial" w:hAnsi="Arial" w:cs="Arial"/>
            <w:w w:val="105"/>
            <w:sz w:val="24"/>
            <w:szCs w:val="24"/>
          </w:rPr>
          <w:delText xml:space="preserve"> we review the core principles and contested value trade-offs that structure healthcare priority setting and, in turn, supply the normative content for competing justifications of rationing decisions. In Section </w:delText>
        </w:r>
        <w:r w:rsidRPr="008372F6" w:rsidDel="007C0CFF">
          <w:rPr>
            <w:rFonts w:ascii="Arial" w:hAnsi="Arial" w:cs="Arial"/>
            <w:sz w:val="24"/>
            <w:szCs w:val="24"/>
          </w:rPr>
          <w:fldChar w:fldCharType="begin"/>
        </w:r>
        <w:r w:rsidRPr="008372F6" w:rsidDel="007C0CFF">
          <w:rPr>
            <w:rFonts w:ascii="Arial" w:hAnsi="Arial" w:cs="Arial"/>
            <w:sz w:val="24"/>
            <w:szCs w:val="24"/>
          </w:rPr>
          <w:delInstrText>HYPERLINK \l "_bookmark1"</w:delInstrText>
        </w:r>
        <w:r w:rsidRPr="008372F6" w:rsidDel="007C0CFF">
          <w:rPr>
            <w:rFonts w:ascii="Arial" w:hAnsi="Arial" w:cs="Arial"/>
            <w:sz w:val="24"/>
            <w:szCs w:val="24"/>
          </w:rPr>
        </w:r>
        <w:r w:rsidRPr="008372F6" w:rsidDel="007C0CFF">
          <w:rPr>
            <w:rFonts w:ascii="Arial" w:hAnsi="Arial" w:cs="Arial"/>
            <w:sz w:val="24"/>
            <w:szCs w:val="24"/>
          </w:rPr>
          <w:fldChar w:fldCharType="separate"/>
        </w:r>
        <w:r w:rsidR="005D491A" w:rsidRPr="008372F6" w:rsidDel="007C0CFF">
          <w:rPr>
            <w:rFonts w:ascii="Arial" w:hAnsi="Arial" w:cs="Arial"/>
            <w:w w:val="105"/>
            <w:sz w:val="24"/>
            <w:szCs w:val="24"/>
          </w:rPr>
          <w:delText>2</w:delText>
        </w:r>
        <w:r w:rsidRPr="008372F6" w:rsidDel="007C0CFF">
          <w:rPr>
            <w:rFonts w:ascii="Arial" w:hAnsi="Arial" w:cs="Arial"/>
            <w:w w:val="105"/>
            <w:sz w:val="24"/>
            <w:szCs w:val="24"/>
          </w:rPr>
          <w:fldChar w:fldCharType="end"/>
        </w:r>
        <w:r w:rsidRPr="008372F6" w:rsidDel="007C0CFF">
          <w:rPr>
            <w:rFonts w:ascii="Arial" w:hAnsi="Arial" w:cs="Arial"/>
            <w:w w:val="105"/>
            <w:sz w:val="24"/>
            <w:szCs w:val="24"/>
          </w:rPr>
          <w:delText xml:space="preserve"> we develop the theoretical argument, specifying</w:delText>
        </w:r>
        <w:r w:rsidRPr="008372F6" w:rsidDel="007C0CFF">
          <w:rPr>
            <w:rFonts w:ascii="Arial" w:hAnsi="Arial" w:cs="Arial"/>
            <w:spacing w:val="-4"/>
            <w:w w:val="105"/>
            <w:sz w:val="24"/>
            <w:szCs w:val="24"/>
          </w:rPr>
          <w:delText xml:space="preserve"> </w:delText>
        </w:r>
        <w:r w:rsidRPr="008372F6" w:rsidDel="007C0CFF">
          <w:rPr>
            <w:rFonts w:ascii="Arial" w:hAnsi="Arial" w:cs="Arial"/>
            <w:w w:val="105"/>
            <w:sz w:val="24"/>
            <w:szCs w:val="24"/>
          </w:rPr>
          <w:delText>how</w:delText>
        </w:r>
        <w:r w:rsidRPr="008372F6" w:rsidDel="007C0CFF">
          <w:rPr>
            <w:rFonts w:ascii="Arial" w:hAnsi="Arial" w:cs="Arial"/>
            <w:spacing w:val="-4"/>
            <w:w w:val="105"/>
            <w:sz w:val="24"/>
            <w:szCs w:val="24"/>
          </w:rPr>
          <w:delText xml:space="preserve"> </w:delText>
        </w:r>
        <w:r w:rsidRPr="008372F6" w:rsidDel="007C0CFF">
          <w:rPr>
            <w:rFonts w:ascii="Arial" w:hAnsi="Arial" w:cs="Arial"/>
            <w:w w:val="105"/>
            <w:sz w:val="24"/>
            <w:szCs w:val="24"/>
          </w:rPr>
          <w:delText>prospect</w:delText>
        </w:r>
        <w:r w:rsidRPr="008372F6" w:rsidDel="007C0CFF">
          <w:rPr>
            <w:rFonts w:ascii="Arial" w:hAnsi="Arial" w:cs="Arial"/>
            <w:spacing w:val="-4"/>
            <w:w w:val="105"/>
            <w:sz w:val="24"/>
            <w:szCs w:val="24"/>
          </w:rPr>
          <w:delText xml:space="preserve"> </w:delText>
        </w:r>
        <w:r w:rsidRPr="008372F6" w:rsidDel="007C0CFF">
          <w:rPr>
            <w:rFonts w:ascii="Arial" w:hAnsi="Arial" w:cs="Arial"/>
            <w:w w:val="105"/>
            <w:sz w:val="24"/>
            <w:szCs w:val="24"/>
          </w:rPr>
          <w:delText>theory</w:delText>
        </w:r>
        <w:r w:rsidRPr="008372F6" w:rsidDel="007C0CFF">
          <w:rPr>
            <w:rFonts w:ascii="Arial" w:hAnsi="Arial" w:cs="Arial"/>
            <w:spacing w:val="-4"/>
            <w:w w:val="105"/>
            <w:sz w:val="24"/>
            <w:szCs w:val="24"/>
          </w:rPr>
          <w:delText xml:space="preserve"> </w:delText>
        </w:r>
        <w:r w:rsidRPr="008372F6" w:rsidDel="007C0CFF">
          <w:rPr>
            <w:rFonts w:ascii="Arial" w:hAnsi="Arial" w:cs="Arial"/>
            <w:w w:val="105"/>
            <w:sz w:val="24"/>
            <w:szCs w:val="24"/>
          </w:rPr>
          <w:delText>and</w:delText>
        </w:r>
        <w:r w:rsidRPr="008372F6" w:rsidDel="007C0CFF">
          <w:rPr>
            <w:rFonts w:ascii="Arial" w:hAnsi="Arial" w:cs="Arial"/>
            <w:spacing w:val="-4"/>
            <w:w w:val="105"/>
            <w:sz w:val="24"/>
            <w:szCs w:val="24"/>
          </w:rPr>
          <w:delText xml:space="preserve"> </w:delText>
        </w:r>
        <w:r w:rsidRPr="008372F6" w:rsidDel="007C0CFF">
          <w:rPr>
            <w:rFonts w:ascii="Arial" w:hAnsi="Arial" w:cs="Arial"/>
            <w:w w:val="105"/>
            <w:sz w:val="24"/>
            <w:szCs w:val="24"/>
          </w:rPr>
          <w:delText>the</w:delText>
        </w:r>
        <w:r w:rsidRPr="008372F6" w:rsidDel="007C0CFF">
          <w:rPr>
            <w:rFonts w:ascii="Arial" w:hAnsi="Arial" w:cs="Arial"/>
            <w:spacing w:val="-4"/>
            <w:w w:val="105"/>
            <w:sz w:val="24"/>
            <w:szCs w:val="24"/>
          </w:rPr>
          <w:delText xml:space="preserve"> </w:delText>
        </w:r>
        <w:r w:rsidRPr="008372F6" w:rsidDel="007C0CFF">
          <w:rPr>
            <w:rFonts w:ascii="Arial" w:hAnsi="Arial" w:cs="Arial"/>
            <w:w w:val="105"/>
            <w:sz w:val="24"/>
            <w:szCs w:val="24"/>
          </w:rPr>
          <w:delText>rule</w:delText>
        </w:r>
        <w:r w:rsidRPr="008372F6" w:rsidDel="007C0CFF">
          <w:rPr>
            <w:rFonts w:ascii="Arial" w:hAnsi="Arial" w:cs="Arial"/>
            <w:spacing w:val="-4"/>
            <w:w w:val="105"/>
            <w:sz w:val="24"/>
            <w:szCs w:val="24"/>
          </w:rPr>
          <w:delText xml:space="preserve"> </w:delText>
        </w:r>
        <w:r w:rsidRPr="008372F6" w:rsidDel="007C0CFF">
          <w:rPr>
            <w:rFonts w:ascii="Arial" w:hAnsi="Arial" w:cs="Arial"/>
            <w:w w:val="105"/>
            <w:sz w:val="24"/>
            <w:szCs w:val="24"/>
          </w:rPr>
          <w:delText>of</w:delText>
        </w:r>
        <w:r w:rsidRPr="008372F6" w:rsidDel="007C0CFF">
          <w:rPr>
            <w:rFonts w:ascii="Arial" w:hAnsi="Arial" w:cs="Arial"/>
            <w:spacing w:val="-4"/>
            <w:w w:val="105"/>
            <w:sz w:val="24"/>
            <w:szCs w:val="24"/>
          </w:rPr>
          <w:delText xml:space="preserve"> </w:delText>
        </w:r>
        <w:r w:rsidRPr="008372F6" w:rsidDel="007C0CFF">
          <w:rPr>
            <w:rFonts w:ascii="Arial" w:hAnsi="Arial" w:cs="Arial"/>
            <w:w w:val="105"/>
            <w:sz w:val="24"/>
            <w:szCs w:val="24"/>
          </w:rPr>
          <w:delText>rescue</w:delText>
        </w:r>
        <w:r w:rsidRPr="008372F6" w:rsidDel="007C0CFF">
          <w:rPr>
            <w:rFonts w:ascii="Arial" w:hAnsi="Arial" w:cs="Arial"/>
            <w:spacing w:val="-4"/>
            <w:w w:val="105"/>
            <w:sz w:val="24"/>
            <w:szCs w:val="24"/>
          </w:rPr>
          <w:delText xml:space="preserve"> </w:delText>
        </w:r>
        <w:r w:rsidRPr="008372F6" w:rsidDel="007C0CFF">
          <w:rPr>
            <w:rFonts w:ascii="Arial" w:hAnsi="Arial" w:cs="Arial"/>
            <w:w w:val="105"/>
            <w:sz w:val="24"/>
            <w:szCs w:val="24"/>
          </w:rPr>
          <w:delText>generate</w:delText>
        </w:r>
        <w:r w:rsidRPr="008372F6" w:rsidDel="007C0CFF">
          <w:rPr>
            <w:rFonts w:ascii="Arial" w:hAnsi="Arial" w:cs="Arial"/>
            <w:spacing w:val="-4"/>
            <w:w w:val="105"/>
            <w:sz w:val="24"/>
            <w:szCs w:val="24"/>
          </w:rPr>
          <w:delText xml:space="preserve"> </w:delText>
        </w:r>
        <w:r w:rsidRPr="008372F6" w:rsidDel="007C0CFF">
          <w:rPr>
            <w:rFonts w:ascii="Arial" w:hAnsi="Arial" w:cs="Arial"/>
            <w:w w:val="105"/>
            <w:sz w:val="24"/>
            <w:szCs w:val="24"/>
          </w:rPr>
          <w:delText>reference-point-dependent</w:delText>
        </w:r>
        <w:r w:rsidRPr="008372F6" w:rsidDel="007C0CFF">
          <w:rPr>
            <w:rFonts w:ascii="Arial" w:hAnsi="Arial" w:cs="Arial"/>
            <w:spacing w:val="-4"/>
            <w:w w:val="105"/>
            <w:sz w:val="24"/>
            <w:szCs w:val="24"/>
          </w:rPr>
          <w:delText xml:space="preserve"> </w:delText>
        </w:r>
        <w:r w:rsidRPr="008372F6" w:rsidDel="007C0CFF">
          <w:rPr>
            <w:rFonts w:ascii="Arial" w:hAnsi="Arial" w:cs="Arial"/>
            <w:w w:val="105"/>
            <w:sz w:val="24"/>
            <w:szCs w:val="24"/>
          </w:rPr>
          <w:delText xml:space="preserve">evaluations of high-cost reimbursement decisions under technocratic delegation. Next, Section </w:delText>
        </w:r>
        <w:r w:rsidRPr="008372F6" w:rsidDel="007C0CFF">
          <w:rPr>
            <w:rFonts w:ascii="Arial" w:hAnsi="Arial" w:cs="Arial"/>
            <w:sz w:val="24"/>
            <w:szCs w:val="24"/>
          </w:rPr>
          <w:fldChar w:fldCharType="begin"/>
        </w:r>
        <w:r w:rsidRPr="008372F6" w:rsidDel="007C0CFF">
          <w:rPr>
            <w:rFonts w:ascii="Arial" w:hAnsi="Arial" w:cs="Arial"/>
            <w:sz w:val="24"/>
            <w:szCs w:val="24"/>
          </w:rPr>
          <w:delInstrText>HYPERLINK \l "_bookmark2"</w:delInstrText>
        </w:r>
        <w:r w:rsidRPr="008372F6" w:rsidDel="007C0CFF">
          <w:rPr>
            <w:rFonts w:ascii="Arial" w:hAnsi="Arial" w:cs="Arial"/>
            <w:sz w:val="24"/>
            <w:szCs w:val="24"/>
          </w:rPr>
        </w:r>
        <w:r w:rsidRPr="008372F6" w:rsidDel="007C0CFF">
          <w:rPr>
            <w:rFonts w:ascii="Arial" w:hAnsi="Arial" w:cs="Arial"/>
            <w:sz w:val="24"/>
            <w:szCs w:val="24"/>
          </w:rPr>
          <w:fldChar w:fldCharType="separate"/>
        </w:r>
        <w:r w:rsidR="005D491A" w:rsidRPr="008372F6" w:rsidDel="007C0CFF">
          <w:rPr>
            <w:rFonts w:ascii="Arial" w:hAnsi="Arial" w:cs="Arial"/>
            <w:w w:val="105"/>
            <w:sz w:val="24"/>
            <w:szCs w:val="24"/>
          </w:rPr>
          <w:delText>3</w:delText>
        </w:r>
        <w:r w:rsidRPr="008372F6" w:rsidDel="007C0CFF">
          <w:rPr>
            <w:rFonts w:ascii="Arial" w:hAnsi="Arial" w:cs="Arial"/>
            <w:w w:val="105"/>
            <w:sz w:val="24"/>
            <w:szCs w:val="24"/>
          </w:rPr>
          <w:fldChar w:fldCharType="end"/>
        </w:r>
        <w:r w:rsidRPr="008372F6" w:rsidDel="007C0CFF">
          <w:rPr>
            <w:rFonts w:ascii="Arial" w:hAnsi="Arial" w:cs="Arial"/>
            <w:w w:val="105"/>
            <w:sz w:val="24"/>
            <w:szCs w:val="24"/>
          </w:rPr>
          <w:delText xml:space="preserve"> describes the survey experiment embedded in the 2021 Finnish Medicines Barometer, including the framing manipulation and the empirical strategy used to estimate framing effects (Equation </w:delText>
        </w:r>
        <w:r w:rsidRPr="008372F6" w:rsidDel="007C0CFF">
          <w:rPr>
            <w:rFonts w:ascii="Arial" w:hAnsi="Arial" w:cs="Arial"/>
            <w:sz w:val="24"/>
            <w:szCs w:val="24"/>
          </w:rPr>
          <w:fldChar w:fldCharType="begin"/>
        </w:r>
        <w:r w:rsidRPr="008372F6" w:rsidDel="007C0CFF">
          <w:rPr>
            <w:rFonts w:ascii="Arial" w:hAnsi="Arial" w:cs="Arial"/>
            <w:sz w:val="24"/>
            <w:szCs w:val="24"/>
          </w:rPr>
          <w:delInstrText>HYPERLINK \l "_bookmark4"</w:delInstrText>
        </w:r>
        <w:r w:rsidRPr="008372F6" w:rsidDel="007C0CFF">
          <w:rPr>
            <w:rFonts w:ascii="Arial" w:hAnsi="Arial" w:cs="Arial"/>
            <w:sz w:val="24"/>
            <w:szCs w:val="24"/>
          </w:rPr>
        </w:r>
        <w:r w:rsidRPr="008372F6" w:rsidDel="007C0CFF">
          <w:rPr>
            <w:rFonts w:ascii="Arial" w:hAnsi="Arial" w:cs="Arial"/>
            <w:sz w:val="24"/>
            <w:szCs w:val="24"/>
          </w:rPr>
          <w:fldChar w:fldCharType="separate"/>
        </w:r>
        <w:r w:rsidR="005D491A" w:rsidRPr="008372F6" w:rsidDel="007C0CFF">
          <w:rPr>
            <w:rFonts w:ascii="Arial" w:hAnsi="Arial" w:cs="Arial"/>
            <w:w w:val="105"/>
            <w:sz w:val="24"/>
            <w:szCs w:val="24"/>
          </w:rPr>
          <w:delText>(1)).</w:delText>
        </w:r>
        <w:r w:rsidRPr="008372F6" w:rsidDel="007C0CFF">
          <w:rPr>
            <w:rFonts w:ascii="Arial" w:hAnsi="Arial" w:cs="Arial"/>
            <w:w w:val="105"/>
            <w:sz w:val="24"/>
            <w:szCs w:val="24"/>
          </w:rPr>
          <w:fldChar w:fldCharType="end"/>
        </w:r>
        <w:r w:rsidRPr="008372F6" w:rsidDel="007C0CFF">
          <w:rPr>
            <w:rFonts w:ascii="Arial" w:hAnsi="Arial" w:cs="Arial"/>
            <w:w w:val="105"/>
            <w:sz w:val="24"/>
            <w:szCs w:val="24"/>
          </w:rPr>
          <w:delText xml:space="preserve"> We then present the results, reporting covariate balance (Figure </w:delText>
        </w:r>
        <w:r w:rsidRPr="008372F6" w:rsidDel="007C0CFF">
          <w:rPr>
            <w:rFonts w:ascii="Arial" w:hAnsi="Arial" w:cs="Arial"/>
            <w:sz w:val="24"/>
            <w:szCs w:val="24"/>
          </w:rPr>
          <w:fldChar w:fldCharType="begin"/>
        </w:r>
        <w:r w:rsidRPr="008372F6" w:rsidDel="007C0CFF">
          <w:rPr>
            <w:rFonts w:ascii="Arial" w:hAnsi="Arial" w:cs="Arial"/>
            <w:sz w:val="24"/>
            <w:szCs w:val="24"/>
          </w:rPr>
          <w:delInstrText>HYPERLINK \l "_bookmark6"</w:delInstrText>
        </w:r>
        <w:r w:rsidRPr="008372F6" w:rsidDel="007C0CFF">
          <w:rPr>
            <w:rFonts w:ascii="Arial" w:hAnsi="Arial" w:cs="Arial"/>
            <w:sz w:val="24"/>
            <w:szCs w:val="24"/>
          </w:rPr>
        </w:r>
        <w:r w:rsidRPr="008372F6" w:rsidDel="007C0CFF">
          <w:rPr>
            <w:rFonts w:ascii="Arial" w:hAnsi="Arial" w:cs="Arial"/>
            <w:sz w:val="24"/>
            <w:szCs w:val="24"/>
          </w:rPr>
          <w:fldChar w:fldCharType="separate"/>
        </w:r>
        <w:r w:rsidR="005D491A" w:rsidRPr="008372F6" w:rsidDel="007C0CFF">
          <w:rPr>
            <w:rFonts w:ascii="Arial" w:hAnsi="Arial" w:cs="Arial"/>
            <w:w w:val="105"/>
            <w:sz w:val="24"/>
            <w:szCs w:val="24"/>
          </w:rPr>
          <w:delText>1)</w:delText>
        </w:r>
        <w:r w:rsidRPr="008372F6" w:rsidDel="007C0CFF">
          <w:rPr>
            <w:rFonts w:ascii="Arial" w:hAnsi="Arial" w:cs="Arial"/>
            <w:w w:val="105"/>
            <w:sz w:val="24"/>
            <w:szCs w:val="24"/>
          </w:rPr>
          <w:fldChar w:fldCharType="end"/>
        </w:r>
        <w:r w:rsidRPr="008372F6" w:rsidDel="007C0CFF">
          <w:rPr>
            <w:rFonts w:ascii="Arial" w:hAnsi="Arial" w:cs="Arial"/>
            <w:w w:val="105"/>
            <w:sz w:val="24"/>
            <w:szCs w:val="24"/>
          </w:rPr>
          <w:delText xml:space="preserve"> and model-based predicted probabilities across</w:delText>
        </w:r>
        <w:r w:rsidRPr="008372F6" w:rsidDel="007C0CFF">
          <w:rPr>
            <w:rFonts w:ascii="Arial" w:hAnsi="Arial" w:cs="Arial"/>
            <w:spacing w:val="-3"/>
            <w:w w:val="105"/>
            <w:sz w:val="24"/>
            <w:szCs w:val="24"/>
          </w:rPr>
          <w:delText xml:space="preserve"> </w:delText>
        </w:r>
        <w:r w:rsidRPr="008372F6" w:rsidDel="007C0CFF">
          <w:rPr>
            <w:rFonts w:ascii="Arial" w:hAnsi="Arial" w:cs="Arial"/>
            <w:w w:val="105"/>
            <w:sz w:val="24"/>
            <w:szCs w:val="24"/>
          </w:rPr>
          <w:delText>experimental</w:delText>
        </w:r>
        <w:r w:rsidRPr="008372F6" w:rsidDel="007C0CFF">
          <w:rPr>
            <w:rFonts w:ascii="Arial" w:hAnsi="Arial" w:cs="Arial"/>
            <w:spacing w:val="-3"/>
            <w:w w:val="105"/>
            <w:sz w:val="24"/>
            <w:szCs w:val="24"/>
          </w:rPr>
          <w:delText xml:space="preserve"> </w:delText>
        </w:r>
        <w:r w:rsidRPr="008372F6" w:rsidDel="007C0CFF">
          <w:rPr>
            <w:rFonts w:ascii="Arial" w:hAnsi="Arial" w:cs="Arial"/>
            <w:w w:val="105"/>
            <w:sz w:val="24"/>
            <w:szCs w:val="24"/>
          </w:rPr>
          <w:delText>conditions</w:delText>
        </w:r>
        <w:r w:rsidRPr="008372F6" w:rsidDel="007C0CFF">
          <w:rPr>
            <w:rFonts w:ascii="Arial" w:hAnsi="Arial" w:cs="Arial"/>
            <w:spacing w:val="-3"/>
            <w:w w:val="105"/>
            <w:sz w:val="24"/>
            <w:szCs w:val="24"/>
          </w:rPr>
          <w:delText xml:space="preserve"> </w:delText>
        </w:r>
        <w:r w:rsidRPr="008372F6" w:rsidDel="007C0CFF">
          <w:rPr>
            <w:rFonts w:ascii="Arial" w:hAnsi="Arial" w:cs="Arial"/>
            <w:w w:val="105"/>
            <w:sz w:val="24"/>
            <w:szCs w:val="24"/>
          </w:rPr>
          <w:delText>(Figure</w:delText>
        </w:r>
        <w:r w:rsidRPr="008372F6" w:rsidDel="007C0CFF">
          <w:rPr>
            <w:rFonts w:ascii="Arial" w:hAnsi="Arial" w:cs="Arial"/>
            <w:spacing w:val="-3"/>
            <w:w w:val="105"/>
            <w:sz w:val="24"/>
            <w:szCs w:val="24"/>
          </w:rPr>
          <w:delText xml:space="preserve"> </w:delText>
        </w:r>
        <w:r w:rsidRPr="008372F6" w:rsidDel="007C0CFF">
          <w:rPr>
            <w:rFonts w:ascii="Arial" w:hAnsi="Arial" w:cs="Arial"/>
            <w:sz w:val="24"/>
            <w:szCs w:val="24"/>
          </w:rPr>
          <w:fldChar w:fldCharType="begin"/>
        </w:r>
        <w:r w:rsidRPr="008372F6" w:rsidDel="007C0CFF">
          <w:rPr>
            <w:rFonts w:ascii="Arial" w:hAnsi="Arial" w:cs="Arial"/>
            <w:sz w:val="24"/>
            <w:szCs w:val="24"/>
          </w:rPr>
          <w:delInstrText>HYPERLINK \l "_bookmark7"</w:delInstrText>
        </w:r>
        <w:r w:rsidRPr="008372F6" w:rsidDel="007C0CFF">
          <w:rPr>
            <w:rFonts w:ascii="Arial" w:hAnsi="Arial" w:cs="Arial"/>
            <w:sz w:val="24"/>
            <w:szCs w:val="24"/>
          </w:rPr>
        </w:r>
        <w:r w:rsidRPr="008372F6" w:rsidDel="007C0CFF">
          <w:rPr>
            <w:rFonts w:ascii="Arial" w:hAnsi="Arial" w:cs="Arial"/>
            <w:sz w:val="24"/>
            <w:szCs w:val="24"/>
          </w:rPr>
          <w:fldChar w:fldCharType="separate"/>
        </w:r>
        <w:r w:rsidR="005D491A" w:rsidRPr="008372F6" w:rsidDel="007C0CFF">
          <w:rPr>
            <w:rFonts w:ascii="Arial" w:hAnsi="Arial" w:cs="Arial"/>
            <w:w w:val="105"/>
            <w:sz w:val="24"/>
            <w:szCs w:val="24"/>
          </w:rPr>
          <w:delText>2).</w:delText>
        </w:r>
        <w:r w:rsidRPr="008372F6" w:rsidDel="007C0CFF">
          <w:rPr>
            <w:rFonts w:ascii="Arial" w:hAnsi="Arial" w:cs="Arial"/>
            <w:w w:val="105"/>
            <w:sz w:val="24"/>
            <w:szCs w:val="24"/>
          </w:rPr>
          <w:fldChar w:fldCharType="end"/>
        </w:r>
        <w:r w:rsidRPr="008372F6" w:rsidDel="007C0CFF">
          <w:rPr>
            <w:rFonts w:ascii="Arial" w:hAnsi="Arial" w:cs="Arial"/>
            <w:spacing w:val="21"/>
            <w:w w:val="105"/>
            <w:sz w:val="24"/>
            <w:szCs w:val="24"/>
          </w:rPr>
          <w:delText xml:space="preserve"> </w:delText>
        </w:r>
        <w:r w:rsidRPr="008372F6" w:rsidDel="007C0CFF">
          <w:rPr>
            <w:rFonts w:ascii="Arial" w:hAnsi="Arial" w:cs="Arial"/>
            <w:w w:val="105"/>
            <w:sz w:val="24"/>
            <w:szCs w:val="24"/>
          </w:rPr>
          <w:delText>In</w:delText>
        </w:r>
        <w:r w:rsidRPr="008372F6" w:rsidDel="007C0CFF">
          <w:rPr>
            <w:rFonts w:ascii="Arial" w:hAnsi="Arial" w:cs="Arial"/>
            <w:spacing w:val="-3"/>
            <w:w w:val="105"/>
            <w:sz w:val="24"/>
            <w:szCs w:val="24"/>
          </w:rPr>
          <w:delText xml:space="preserve"> </w:delText>
        </w:r>
        <w:r w:rsidRPr="008372F6" w:rsidDel="007C0CFF">
          <w:rPr>
            <w:rFonts w:ascii="Arial" w:hAnsi="Arial" w:cs="Arial"/>
            <w:w w:val="105"/>
            <w:sz w:val="24"/>
            <w:szCs w:val="24"/>
          </w:rPr>
          <w:delText>Section</w:delText>
        </w:r>
        <w:r w:rsidRPr="008372F6" w:rsidDel="007C0CFF">
          <w:rPr>
            <w:rFonts w:ascii="Arial" w:hAnsi="Arial" w:cs="Arial"/>
            <w:spacing w:val="-3"/>
            <w:w w:val="105"/>
            <w:sz w:val="24"/>
            <w:szCs w:val="24"/>
          </w:rPr>
          <w:delText xml:space="preserve"> </w:delText>
        </w:r>
        <w:r w:rsidRPr="008372F6" w:rsidDel="007C0CFF">
          <w:rPr>
            <w:rFonts w:ascii="Arial" w:hAnsi="Arial" w:cs="Arial"/>
            <w:sz w:val="24"/>
            <w:szCs w:val="24"/>
          </w:rPr>
          <w:fldChar w:fldCharType="begin"/>
        </w:r>
        <w:r w:rsidRPr="008372F6" w:rsidDel="007C0CFF">
          <w:rPr>
            <w:rFonts w:ascii="Arial" w:hAnsi="Arial" w:cs="Arial"/>
            <w:sz w:val="24"/>
            <w:szCs w:val="24"/>
          </w:rPr>
          <w:delInstrText>HYPERLINK \l "_bookmark10"</w:delInstrText>
        </w:r>
        <w:r w:rsidRPr="008372F6" w:rsidDel="007C0CFF">
          <w:rPr>
            <w:rFonts w:ascii="Arial" w:hAnsi="Arial" w:cs="Arial"/>
            <w:sz w:val="24"/>
            <w:szCs w:val="24"/>
          </w:rPr>
        </w:r>
        <w:r w:rsidRPr="008372F6" w:rsidDel="007C0CFF">
          <w:rPr>
            <w:rFonts w:ascii="Arial" w:hAnsi="Arial" w:cs="Arial"/>
            <w:sz w:val="24"/>
            <w:szCs w:val="24"/>
          </w:rPr>
          <w:fldChar w:fldCharType="separate"/>
        </w:r>
        <w:r w:rsidR="005D491A" w:rsidRPr="008372F6" w:rsidDel="007C0CFF">
          <w:rPr>
            <w:rFonts w:ascii="Arial" w:hAnsi="Arial" w:cs="Arial"/>
            <w:w w:val="105"/>
            <w:sz w:val="24"/>
            <w:szCs w:val="24"/>
          </w:rPr>
          <w:delText>5</w:delText>
        </w:r>
        <w:r w:rsidRPr="008372F6" w:rsidDel="007C0CFF">
          <w:rPr>
            <w:rFonts w:ascii="Arial" w:hAnsi="Arial" w:cs="Arial"/>
            <w:w w:val="105"/>
            <w:sz w:val="24"/>
            <w:szCs w:val="24"/>
          </w:rPr>
          <w:fldChar w:fldCharType="end"/>
        </w:r>
        <w:r w:rsidRPr="008372F6" w:rsidDel="007C0CFF">
          <w:rPr>
            <w:rFonts w:ascii="Arial" w:hAnsi="Arial" w:cs="Arial"/>
            <w:spacing w:val="-3"/>
            <w:w w:val="105"/>
            <w:sz w:val="24"/>
            <w:szCs w:val="24"/>
          </w:rPr>
          <w:delText xml:space="preserve"> </w:delText>
        </w:r>
        <w:r w:rsidRPr="008372F6" w:rsidDel="007C0CFF">
          <w:rPr>
            <w:rFonts w:ascii="Arial" w:hAnsi="Arial" w:cs="Arial"/>
            <w:w w:val="105"/>
            <w:sz w:val="24"/>
            <w:szCs w:val="24"/>
          </w:rPr>
          <w:delText>we</w:delText>
        </w:r>
        <w:r w:rsidRPr="008372F6" w:rsidDel="007C0CFF">
          <w:rPr>
            <w:rFonts w:ascii="Arial" w:hAnsi="Arial" w:cs="Arial"/>
            <w:spacing w:val="-3"/>
            <w:w w:val="105"/>
            <w:sz w:val="24"/>
            <w:szCs w:val="24"/>
          </w:rPr>
          <w:delText xml:space="preserve"> </w:delText>
        </w:r>
        <w:r w:rsidRPr="008372F6" w:rsidDel="007C0CFF">
          <w:rPr>
            <w:rFonts w:ascii="Arial" w:hAnsi="Arial" w:cs="Arial"/>
            <w:w w:val="105"/>
            <w:sz w:val="24"/>
            <w:szCs w:val="24"/>
          </w:rPr>
          <w:delText>offer</w:delText>
        </w:r>
        <w:r w:rsidRPr="008372F6" w:rsidDel="007C0CFF">
          <w:rPr>
            <w:rFonts w:ascii="Arial" w:hAnsi="Arial" w:cs="Arial"/>
            <w:spacing w:val="-3"/>
            <w:w w:val="105"/>
            <w:sz w:val="24"/>
            <w:szCs w:val="24"/>
          </w:rPr>
          <w:delText xml:space="preserve"> </w:delText>
        </w:r>
        <w:r w:rsidRPr="008372F6" w:rsidDel="007C0CFF">
          <w:rPr>
            <w:rFonts w:ascii="Arial" w:hAnsi="Arial" w:cs="Arial"/>
            <w:w w:val="105"/>
            <w:sz w:val="24"/>
            <w:szCs w:val="24"/>
          </w:rPr>
          <w:delText>some</w:delText>
        </w:r>
        <w:r w:rsidRPr="008372F6" w:rsidDel="007C0CFF">
          <w:rPr>
            <w:rFonts w:ascii="Arial" w:hAnsi="Arial" w:cs="Arial"/>
            <w:spacing w:val="-3"/>
            <w:w w:val="105"/>
            <w:sz w:val="24"/>
            <w:szCs w:val="24"/>
          </w:rPr>
          <w:delText xml:space="preserve"> </w:delText>
        </w:r>
        <w:r w:rsidRPr="008372F6" w:rsidDel="007C0CFF">
          <w:rPr>
            <w:rFonts w:ascii="Arial" w:hAnsi="Arial" w:cs="Arial"/>
            <w:w w:val="105"/>
            <w:sz w:val="24"/>
            <w:szCs w:val="24"/>
          </w:rPr>
          <w:delText>implications</w:delText>
        </w:r>
        <w:r w:rsidRPr="008372F6" w:rsidDel="007C0CFF">
          <w:rPr>
            <w:rFonts w:ascii="Arial" w:hAnsi="Arial" w:cs="Arial"/>
            <w:spacing w:val="-3"/>
            <w:w w:val="105"/>
            <w:sz w:val="24"/>
            <w:szCs w:val="24"/>
          </w:rPr>
          <w:delText xml:space="preserve"> </w:delText>
        </w:r>
        <w:r w:rsidRPr="008372F6" w:rsidDel="007C0CFF">
          <w:rPr>
            <w:rFonts w:ascii="Arial" w:hAnsi="Arial" w:cs="Arial"/>
            <w:w w:val="105"/>
            <w:sz w:val="24"/>
            <w:szCs w:val="24"/>
          </w:rPr>
          <w:delText>for</w:delText>
        </w:r>
        <w:r w:rsidRPr="008372F6" w:rsidDel="007C0CFF">
          <w:rPr>
            <w:rFonts w:ascii="Arial" w:hAnsi="Arial" w:cs="Arial"/>
            <w:spacing w:val="-3"/>
            <w:w w:val="105"/>
            <w:sz w:val="24"/>
            <w:szCs w:val="24"/>
          </w:rPr>
          <w:delText xml:space="preserve"> </w:delText>
        </w:r>
        <w:r w:rsidRPr="008372F6" w:rsidDel="007C0CFF">
          <w:rPr>
            <w:rFonts w:ascii="Arial" w:hAnsi="Arial" w:cs="Arial"/>
            <w:w w:val="105"/>
            <w:sz w:val="24"/>
            <w:szCs w:val="24"/>
          </w:rPr>
          <w:delText>the</w:delText>
        </w:r>
        <w:r w:rsidRPr="008372F6" w:rsidDel="007C0CFF">
          <w:rPr>
            <w:rFonts w:ascii="Arial" w:hAnsi="Arial" w:cs="Arial"/>
            <w:spacing w:val="-3"/>
            <w:w w:val="105"/>
            <w:sz w:val="24"/>
            <w:szCs w:val="24"/>
          </w:rPr>
          <w:delText xml:space="preserve"> </w:delText>
        </w:r>
        <w:r w:rsidRPr="008372F6" w:rsidDel="007C0CFF">
          <w:rPr>
            <w:rFonts w:ascii="Arial" w:hAnsi="Arial" w:cs="Arial"/>
            <w:w w:val="105"/>
            <w:sz w:val="24"/>
            <w:szCs w:val="24"/>
          </w:rPr>
          <w:delText>legitimacy and</w:delText>
        </w:r>
        <w:r w:rsidRPr="008372F6" w:rsidDel="007C0CFF">
          <w:rPr>
            <w:rFonts w:ascii="Arial" w:hAnsi="Arial" w:cs="Arial"/>
            <w:spacing w:val="37"/>
            <w:w w:val="105"/>
            <w:sz w:val="24"/>
            <w:szCs w:val="24"/>
          </w:rPr>
          <w:delText xml:space="preserve"> </w:delText>
        </w:r>
        <w:r w:rsidRPr="008372F6" w:rsidDel="007C0CFF">
          <w:rPr>
            <w:rFonts w:ascii="Arial" w:hAnsi="Arial" w:cs="Arial"/>
            <w:w w:val="105"/>
            <w:sz w:val="24"/>
            <w:szCs w:val="24"/>
          </w:rPr>
          <w:delText>contestability</w:delText>
        </w:r>
        <w:r w:rsidRPr="008372F6" w:rsidDel="007C0CFF">
          <w:rPr>
            <w:rFonts w:ascii="Arial" w:hAnsi="Arial" w:cs="Arial"/>
            <w:spacing w:val="37"/>
            <w:w w:val="105"/>
            <w:sz w:val="24"/>
            <w:szCs w:val="24"/>
          </w:rPr>
          <w:delText xml:space="preserve"> </w:delText>
        </w:r>
        <w:r w:rsidRPr="008372F6" w:rsidDel="007C0CFF">
          <w:rPr>
            <w:rFonts w:ascii="Arial" w:hAnsi="Arial" w:cs="Arial"/>
            <w:w w:val="105"/>
            <w:sz w:val="24"/>
            <w:szCs w:val="24"/>
          </w:rPr>
          <w:delText>of</w:delText>
        </w:r>
        <w:r w:rsidRPr="008372F6" w:rsidDel="007C0CFF">
          <w:rPr>
            <w:rFonts w:ascii="Arial" w:hAnsi="Arial" w:cs="Arial"/>
            <w:spacing w:val="37"/>
            <w:w w:val="105"/>
            <w:sz w:val="24"/>
            <w:szCs w:val="24"/>
          </w:rPr>
          <w:delText xml:space="preserve"> </w:delText>
        </w:r>
        <w:r w:rsidRPr="008372F6" w:rsidDel="007C0CFF">
          <w:rPr>
            <w:rFonts w:ascii="Arial" w:hAnsi="Arial" w:cs="Arial"/>
            <w:w w:val="105"/>
            <w:sz w:val="24"/>
            <w:szCs w:val="24"/>
          </w:rPr>
          <w:delText>expert-justified</w:delText>
        </w:r>
        <w:r w:rsidRPr="008372F6" w:rsidDel="007C0CFF">
          <w:rPr>
            <w:rFonts w:ascii="Arial" w:hAnsi="Arial" w:cs="Arial"/>
            <w:spacing w:val="37"/>
            <w:w w:val="105"/>
            <w:sz w:val="24"/>
            <w:szCs w:val="24"/>
          </w:rPr>
          <w:delText xml:space="preserve"> </w:delText>
        </w:r>
        <w:r w:rsidRPr="008372F6" w:rsidDel="007C0CFF">
          <w:rPr>
            <w:rFonts w:ascii="Arial" w:hAnsi="Arial" w:cs="Arial"/>
            <w:w w:val="105"/>
            <w:sz w:val="24"/>
            <w:szCs w:val="24"/>
          </w:rPr>
          <w:delText>rationing</w:delText>
        </w:r>
        <w:r w:rsidRPr="008372F6" w:rsidDel="007C0CFF">
          <w:rPr>
            <w:rFonts w:ascii="Arial" w:hAnsi="Arial" w:cs="Arial"/>
            <w:spacing w:val="37"/>
            <w:w w:val="105"/>
            <w:sz w:val="24"/>
            <w:szCs w:val="24"/>
          </w:rPr>
          <w:delText xml:space="preserve"> </w:delText>
        </w:r>
        <w:r w:rsidRPr="008372F6" w:rsidDel="007C0CFF">
          <w:rPr>
            <w:rFonts w:ascii="Arial" w:hAnsi="Arial" w:cs="Arial"/>
            <w:w w:val="105"/>
            <w:sz w:val="24"/>
            <w:szCs w:val="24"/>
          </w:rPr>
          <w:delText>decisions</w:delText>
        </w:r>
        <w:r w:rsidRPr="008372F6" w:rsidDel="007C0CFF">
          <w:rPr>
            <w:rFonts w:ascii="Arial" w:hAnsi="Arial" w:cs="Arial"/>
            <w:spacing w:val="37"/>
            <w:w w:val="105"/>
            <w:sz w:val="24"/>
            <w:szCs w:val="24"/>
          </w:rPr>
          <w:delText xml:space="preserve"> </w:delText>
        </w:r>
        <w:r w:rsidRPr="008372F6" w:rsidDel="007C0CFF">
          <w:rPr>
            <w:rFonts w:ascii="Arial" w:hAnsi="Arial" w:cs="Arial"/>
            <w:w w:val="105"/>
            <w:sz w:val="24"/>
            <w:szCs w:val="24"/>
          </w:rPr>
          <w:delText>in</w:delText>
        </w:r>
        <w:r w:rsidRPr="008372F6" w:rsidDel="007C0CFF">
          <w:rPr>
            <w:rFonts w:ascii="Arial" w:hAnsi="Arial" w:cs="Arial"/>
            <w:spacing w:val="37"/>
            <w:w w:val="105"/>
            <w:sz w:val="24"/>
            <w:szCs w:val="24"/>
          </w:rPr>
          <w:delText xml:space="preserve"> </w:delText>
        </w:r>
        <w:r w:rsidRPr="008372F6" w:rsidDel="007C0CFF">
          <w:rPr>
            <w:rFonts w:ascii="Arial" w:hAnsi="Arial" w:cs="Arial"/>
            <w:w w:val="105"/>
            <w:sz w:val="24"/>
            <w:szCs w:val="24"/>
          </w:rPr>
          <w:delText>publicly</w:delText>
        </w:r>
        <w:r w:rsidRPr="008372F6" w:rsidDel="007C0CFF">
          <w:rPr>
            <w:rFonts w:ascii="Arial" w:hAnsi="Arial" w:cs="Arial"/>
            <w:spacing w:val="37"/>
            <w:w w:val="105"/>
            <w:sz w:val="24"/>
            <w:szCs w:val="24"/>
          </w:rPr>
          <w:delText xml:space="preserve"> </w:delText>
        </w:r>
        <w:r w:rsidRPr="008372F6" w:rsidDel="007C0CFF">
          <w:rPr>
            <w:rFonts w:ascii="Arial" w:hAnsi="Arial" w:cs="Arial"/>
            <w:w w:val="105"/>
            <w:sz w:val="24"/>
            <w:szCs w:val="24"/>
          </w:rPr>
          <w:delText>funded</w:delText>
        </w:r>
        <w:r w:rsidRPr="008372F6" w:rsidDel="007C0CFF">
          <w:rPr>
            <w:rFonts w:ascii="Arial" w:hAnsi="Arial" w:cs="Arial"/>
            <w:spacing w:val="37"/>
            <w:w w:val="105"/>
            <w:sz w:val="24"/>
            <w:szCs w:val="24"/>
          </w:rPr>
          <w:delText xml:space="preserve"> </w:delText>
        </w:r>
        <w:r w:rsidRPr="008372F6" w:rsidDel="007C0CFF">
          <w:rPr>
            <w:rFonts w:ascii="Arial" w:hAnsi="Arial" w:cs="Arial"/>
            <w:w w:val="105"/>
            <w:sz w:val="24"/>
            <w:szCs w:val="24"/>
          </w:rPr>
          <w:delText>healthcare</w:delText>
        </w:r>
        <w:r w:rsidRPr="008372F6" w:rsidDel="007C0CFF">
          <w:rPr>
            <w:rFonts w:ascii="Arial" w:hAnsi="Arial" w:cs="Arial"/>
            <w:spacing w:val="37"/>
            <w:w w:val="105"/>
            <w:sz w:val="24"/>
            <w:szCs w:val="24"/>
          </w:rPr>
          <w:delText xml:space="preserve"> </w:delText>
        </w:r>
        <w:r w:rsidRPr="008372F6" w:rsidDel="007C0CFF">
          <w:rPr>
            <w:rFonts w:ascii="Arial" w:hAnsi="Arial" w:cs="Arial"/>
            <w:w w:val="105"/>
            <w:sz w:val="24"/>
            <w:szCs w:val="24"/>
          </w:rPr>
          <w:delText>systems.</w:delText>
        </w:r>
        <w:commentRangeEnd w:id="196"/>
        <w:r w:rsidR="00BC7F05" w:rsidRPr="008372F6" w:rsidDel="007C0CFF">
          <w:rPr>
            <w:rStyle w:val="CommentReference"/>
            <w:rFonts w:ascii="Arial" w:hAnsi="Arial" w:cs="Arial"/>
            <w:sz w:val="24"/>
            <w:szCs w:val="24"/>
          </w:rPr>
          <w:commentReference w:id="196"/>
        </w:r>
      </w:del>
    </w:p>
    <w:p w14:paraId="65E5A2AA" w14:textId="77777777" w:rsidR="005D491A" w:rsidRPr="008372F6" w:rsidRDefault="00000000" w:rsidP="008372F6">
      <w:pPr>
        <w:pStyle w:val="Heading2"/>
        <w:numPr>
          <w:ilvl w:val="1"/>
          <w:numId w:val="2"/>
        </w:numPr>
        <w:tabs>
          <w:tab w:val="left" w:pos="972"/>
        </w:tabs>
        <w:spacing w:before="120" w:after="120" w:line="360" w:lineRule="auto"/>
        <w:ind w:left="0" w:hanging="567"/>
        <w:jc w:val="both"/>
        <w:rPr>
          <w:rFonts w:ascii="Arial" w:hAnsi="Arial" w:cs="Arial"/>
        </w:rPr>
      </w:pPr>
      <w:bookmarkStart w:id="198" w:name="Values_underpinning_priority_setting_in_"/>
      <w:bookmarkStart w:id="199" w:name="_bookmark0"/>
      <w:bookmarkEnd w:id="198"/>
      <w:bookmarkEnd w:id="199"/>
      <w:r w:rsidRPr="008372F6">
        <w:rPr>
          <w:rFonts w:ascii="Arial" w:hAnsi="Arial" w:cs="Arial"/>
          <w:spacing w:val="-8"/>
        </w:rPr>
        <w:t>Values</w:t>
      </w:r>
      <w:r w:rsidRPr="008372F6">
        <w:rPr>
          <w:rFonts w:ascii="Arial" w:hAnsi="Arial" w:cs="Arial"/>
          <w:spacing w:val="2"/>
        </w:rPr>
        <w:t xml:space="preserve"> </w:t>
      </w:r>
      <w:r w:rsidRPr="008372F6">
        <w:rPr>
          <w:rFonts w:ascii="Arial" w:hAnsi="Arial" w:cs="Arial"/>
          <w:spacing w:val="-8"/>
        </w:rPr>
        <w:t>underpinning</w:t>
      </w:r>
      <w:r w:rsidRPr="008372F6">
        <w:rPr>
          <w:rFonts w:ascii="Arial" w:hAnsi="Arial" w:cs="Arial"/>
          <w:spacing w:val="3"/>
        </w:rPr>
        <w:t xml:space="preserve"> </w:t>
      </w:r>
      <w:r w:rsidRPr="008372F6">
        <w:rPr>
          <w:rFonts w:ascii="Arial" w:hAnsi="Arial" w:cs="Arial"/>
          <w:spacing w:val="-8"/>
        </w:rPr>
        <w:t>priority</w:t>
      </w:r>
      <w:r w:rsidRPr="008372F6">
        <w:rPr>
          <w:rFonts w:ascii="Arial" w:hAnsi="Arial" w:cs="Arial"/>
          <w:spacing w:val="3"/>
        </w:rPr>
        <w:t xml:space="preserve"> </w:t>
      </w:r>
      <w:r w:rsidRPr="008372F6">
        <w:rPr>
          <w:rFonts w:ascii="Arial" w:hAnsi="Arial" w:cs="Arial"/>
          <w:spacing w:val="-8"/>
        </w:rPr>
        <w:t>setting</w:t>
      </w:r>
      <w:r w:rsidRPr="008372F6">
        <w:rPr>
          <w:rFonts w:ascii="Arial" w:hAnsi="Arial" w:cs="Arial"/>
          <w:spacing w:val="3"/>
        </w:rPr>
        <w:t xml:space="preserve"> </w:t>
      </w:r>
      <w:r w:rsidRPr="008372F6">
        <w:rPr>
          <w:rFonts w:ascii="Arial" w:hAnsi="Arial" w:cs="Arial"/>
          <w:spacing w:val="-8"/>
        </w:rPr>
        <w:t>in</w:t>
      </w:r>
      <w:r w:rsidRPr="008372F6">
        <w:rPr>
          <w:rFonts w:ascii="Arial" w:hAnsi="Arial" w:cs="Arial"/>
          <w:spacing w:val="3"/>
        </w:rPr>
        <w:t xml:space="preserve"> </w:t>
      </w:r>
      <w:r w:rsidRPr="008372F6">
        <w:rPr>
          <w:rFonts w:ascii="Arial" w:hAnsi="Arial" w:cs="Arial"/>
          <w:spacing w:val="-8"/>
        </w:rPr>
        <w:t>healthcare</w:t>
      </w:r>
    </w:p>
    <w:p w14:paraId="04B0E3B1" w14:textId="299BBDA4" w:rsidR="00B30E2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10"/>
          <w:sz w:val="24"/>
          <w:szCs w:val="24"/>
        </w:rPr>
        <w:t>Rationing inevitably involves value judgements, which may be explicit or implicit, either stated directly</w:t>
      </w:r>
      <w:r w:rsidRPr="008372F6">
        <w:rPr>
          <w:rFonts w:ascii="Arial" w:hAnsi="Arial" w:cs="Arial"/>
          <w:spacing w:val="-3"/>
          <w:w w:val="110"/>
          <w:sz w:val="24"/>
          <w:szCs w:val="24"/>
        </w:rPr>
        <w:t xml:space="preserve"> </w:t>
      </w:r>
      <w:r w:rsidRPr="008372F6">
        <w:rPr>
          <w:rFonts w:ascii="Arial" w:hAnsi="Arial" w:cs="Arial"/>
          <w:w w:val="110"/>
          <w:sz w:val="24"/>
          <w:szCs w:val="24"/>
        </w:rPr>
        <w:t>or</w:t>
      </w:r>
      <w:r w:rsidRPr="008372F6">
        <w:rPr>
          <w:rFonts w:ascii="Arial" w:hAnsi="Arial" w:cs="Arial"/>
          <w:spacing w:val="-3"/>
          <w:w w:val="110"/>
          <w:sz w:val="24"/>
          <w:szCs w:val="24"/>
        </w:rPr>
        <w:t xml:space="preserve"> </w:t>
      </w:r>
      <w:r w:rsidRPr="008372F6">
        <w:rPr>
          <w:rFonts w:ascii="Arial" w:hAnsi="Arial" w:cs="Arial"/>
          <w:w w:val="110"/>
          <w:sz w:val="24"/>
          <w:szCs w:val="24"/>
        </w:rPr>
        <w:t>embedded</w:t>
      </w:r>
      <w:r w:rsidRPr="008372F6">
        <w:rPr>
          <w:rFonts w:ascii="Arial" w:hAnsi="Arial" w:cs="Arial"/>
          <w:spacing w:val="-3"/>
          <w:w w:val="110"/>
          <w:sz w:val="24"/>
          <w:szCs w:val="24"/>
        </w:rPr>
        <w:t xml:space="preserve"> </w:t>
      </w:r>
      <w:r w:rsidRPr="008372F6">
        <w:rPr>
          <w:rFonts w:ascii="Arial" w:hAnsi="Arial" w:cs="Arial"/>
          <w:w w:val="110"/>
          <w:sz w:val="24"/>
          <w:szCs w:val="24"/>
        </w:rPr>
        <w:t>within</w:t>
      </w:r>
      <w:r w:rsidRPr="008372F6">
        <w:rPr>
          <w:rFonts w:ascii="Arial" w:hAnsi="Arial" w:cs="Arial"/>
          <w:spacing w:val="-3"/>
          <w:w w:val="110"/>
          <w:sz w:val="24"/>
          <w:szCs w:val="24"/>
        </w:rPr>
        <w:t xml:space="preserve"> </w:t>
      </w:r>
      <w:r w:rsidRPr="008372F6">
        <w:rPr>
          <w:rFonts w:ascii="Arial" w:hAnsi="Arial" w:cs="Arial"/>
          <w:w w:val="110"/>
          <w:sz w:val="24"/>
          <w:szCs w:val="24"/>
        </w:rPr>
        <w:t>assessment</w:t>
      </w:r>
      <w:r w:rsidRPr="008372F6">
        <w:rPr>
          <w:rFonts w:ascii="Arial" w:hAnsi="Arial" w:cs="Arial"/>
          <w:spacing w:val="-3"/>
          <w:w w:val="110"/>
          <w:sz w:val="24"/>
          <w:szCs w:val="24"/>
        </w:rPr>
        <w:t xml:space="preserve"> </w:t>
      </w:r>
      <w:r w:rsidRPr="008372F6">
        <w:rPr>
          <w:rFonts w:ascii="Arial" w:hAnsi="Arial" w:cs="Arial"/>
          <w:w w:val="110"/>
          <w:sz w:val="24"/>
          <w:szCs w:val="24"/>
        </w:rPr>
        <w:t>procedures</w:t>
      </w:r>
      <w:r w:rsidRPr="008372F6">
        <w:rPr>
          <w:rFonts w:ascii="Arial" w:hAnsi="Arial" w:cs="Arial"/>
          <w:spacing w:val="-3"/>
          <w:w w:val="110"/>
          <w:sz w:val="24"/>
          <w:szCs w:val="24"/>
        </w:rPr>
        <w:t xml:space="preserve"> </w:t>
      </w:r>
      <w:r w:rsidRPr="008372F6">
        <w:rPr>
          <w:rFonts w:ascii="Arial" w:hAnsi="Arial" w:cs="Arial"/>
          <w:w w:val="110"/>
          <w:sz w:val="24"/>
          <w:szCs w:val="24"/>
        </w:rPr>
        <w:t>(Clark</w:t>
      </w:r>
      <w:r w:rsidRPr="008372F6">
        <w:rPr>
          <w:rFonts w:ascii="Arial" w:hAnsi="Arial" w:cs="Arial"/>
          <w:spacing w:val="-3"/>
          <w:w w:val="110"/>
          <w:sz w:val="24"/>
          <w:szCs w:val="24"/>
        </w:rPr>
        <w:t xml:space="preserve"> </w:t>
      </w:r>
      <w:r w:rsidRPr="008372F6">
        <w:rPr>
          <w:rFonts w:ascii="Arial" w:hAnsi="Arial" w:cs="Arial"/>
          <w:w w:val="110"/>
          <w:sz w:val="24"/>
          <w:szCs w:val="24"/>
        </w:rPr>
        <w:t>and</w:t>
      </w:r>
      <w:r w:rsidRPr="008372F6">
        <w:rPr>
          <w:rFonts w:ascii="Arial" w:hAnsi="Arial" w:cs="Arial"/>
          <w:spacing w:val="-3"/>
          <w:w w:val="110"/>
          <w:sz w:val="24"/>
          <w:szCs w:val="24"/>
        </w:rPr>
        <w:t xml:space="preserve"> </w:t>
      </w:r>
      <w:r w:rsidRPr="008372F6">
        <w:rPr>
          <w:rFonts w:ascii="Arial" w:hAnsi="Arial" w:cs="Arial"/>
          <w:w w:val="110"/>
          <w:sz w:val="24"/>
          <w:szCs w:val="24"/>
        </w:rPr>
        <w:t>Weale</w:t>
      </w:r>
      <w:r w:rsidRPr="008372F6">
        <w:rPr>
          <w:rFonts w:ascii="Arial" w:hAnsi="Arial" w:cs="Arial"/>
          <w:spacing w:val="-3"/>
          <w:w w:val="110"/>
          <w:sz w:val="24"/>
          <w:szCs w:val="24"/>
        </w:rPr>
        <w:t xml:space="preserve"> </w:t>
      </w:r>
      <w:hyperlink w:anchor="_bookmark26" w:history="1">
        <w:r w:rsidR="005D491A" w:rsidRPr="008372F6">
          <w:rPr>
            <w:rFonts w:ascii="Arial" w:hAnsi="Arial" w:cs="Arial"/>
            <w:w w:val="110"/>
            <w:sz w:val="24"/>
            <w:szCs w:val="24"/>
          </w:rPr>
          <w:t>2012).</w:t>
        </w:r>
      </w:hyperlink>
      <w:r w:rsidRPr="008372F6">
        <w:rPr>
          <w:rFonts w:ascii="Arial" w:hAnsi="Arial" w:cs="Arial"/>
          <w:spacing w:val="18"/>
          <w:w w:val="110"/>
          <w:sz w:val="24"/>
          <w:szCs w:val="24"/>
        </w:rPr>
        <w:t xml:space="preserve"> </w:t>
      </w:r>
      <w:r w:rsidRPr="008372F6">
        <w:rPr>
          <w:rFonts w:ascii="Arial" w:hAnsi="Arial" w:cs="Arial"/>
          <w:w w:val="110"/>
          <w:sz w:val="24"/>
          <w:szCs w:val="24"/>
        </w:rPr>
        <w:t>For</w:t>
      </w:r>
      <w:r w:rsidRPr="008372F6">
        <w:rPr>
          <w:rFonts w:ascii="Arial" w:hAnsi="Arial" w:cs="Arial"/>
          <w:spacing w:val="-3"/>
          <w:w w:val="110"/>
          <w:sz w:val="24"/>
          <w:szCs w:val="24"/>
        </w:rPr>
        <w:t xml:space="preserve"> </w:t>
      </w:r>
      <w:r w:rsidRPr="008372F6">
        <w:rPr>
          <w:rFonts w:ascii="Arial" w:hAnsi="Arial" w:cs="Arial"/>
          <w:w w:val="110"/>
          <w:sz w:val="24"/>
          <w:szCs w:val="24"/>
        </w:rPr>
        <w:t>example,</w:t>
      </w:r>
      <w:r w:rsidRPr="008372F6">
        <w:rPr>
          <w:rFonts w:ascii="Arial" w:hAnsi="Arial" w:cs="Arial"/>
          <w:spacing w:val="-3"/>
          <w:w w:val="110"/>
          <w:sz w:val="24"/>
          <w:szCs w:val="24"/>
        </w:rPr>
        <w:t xml:space="preserve"> </w:t>
      </w:r>
      <w:r w:rsidRPr="008372F6">
        <w:rPr>
          <w:rFonts w:ascii="Arial" w:hAnsi="Arial" w:cs="Arial"/>
          <w:w w:val="110"/>
          <w:sz w:val="24"/>
          <w:szCs w:val="24"/>
        </w:rPr>
        <w:t>HTA frequently</w:t>
      </w:r>
      <w:r w:rsidRPr="008372F6">
        <w:rPr>
          <w:rFonts w:ascii="Arial" w:hAnsi="Arial" w:cs="Arial"/>
          <w:spacing w:val="-14"/>
          <w:w w:val="110"/>
          <w:sz w:val="24"/>
          <w:szCs w:val="24"/>
        </w:rPr>
        <w:t xml:space="preserve"> </w:t>
      </w:r>
      <w:r w:rsidRPr="008372F6">
        <w:rPr>
          <w:rFonts w:ascii="Arial" w:hAnsi="Arial" w:cs="Arial"/>
          <w:w w:val="110"/>
          <w:sz w:val="24"/>
          <w:szCs w:val="24"/>
        </w:rPr>
        <w:t>includes</w:t>
      </w:r>
      <w:r w:rsidRPr="008372F6">
        <w:rPr>
          <w:rFonts w:ascii="Arial" w:hAnsi="Arial" w:cs="Arial"/>
          <w:spacing w:val="-14"/>
          <w:w w:val="110"/>
          <w:sz w:val="24"/>
          <w:szCs w:val="24"/>
        </w:rPr>
        <w:t xml:space="preserve"> </w:t>
      </w:r>
      <w:r w:rsidRPr="008372F6">
        <w:rPr>
          <w:rFonts w:ascii="Arial" w:hAnsi="Arial" w:cs="Arial"/>
          <w:w w:val="110"/>
          <w:sz w:val="24"/>
          <w:szCs w:val="24"/>
        </w:rPr>
        <w:t>cost-effectiveness</w:t>
      </w:r>
      <w:r w:rsidRPr="008372F6">
        <w:rPr>
          <w:rFonts w:ascii="Arial" w:hAnsi="Arial" w:cs="Arial"/>
          <w:spacing w:val="-14"/>
          <w:w w:val="110"/>
          <w:sz w:val="24"/>
          <w:szCs w:val="24"/>
        </w:rPr>
        <w:t xml:space="preserve"> </w:t>
      </w:r>
      <w:r w:rsidRPr="008372F6">
        <w:rPr>
          <w:rFonts w:ascii="Arial" w:hAnsi="Arial" w:cs="Arial"/>
          <w:sz w:val="24"/>
          <w:szCs w:val="24"/>
        </w:rPr>
        <w:t>or cost-utility analysis as an evaluation method. The choice of such methods already reflects a normative commitment</w:t>
      </w:r>
      <w:r w:rsidRPr="008372F6">
        <w:rPr>
          <w:rFonts w:ascii="Arial" w:hAnsi="Arial" w:cs="Arial"/>
          <w:w w:val="110"/>
          <w:sz w:val="24"/>
          <w:szCs w:val="24"/>
        </w:rPr>
        <w:t xml:space="preserve"> to health maximi</w:t>
      </w:r>
      <w:ins w:id="200" w:author="Microsoft Office User" w:date="2026-09-11T15:20:00Z">
        <w:r w:rsidR="00596CF9" w:rsidRPr="008372F6">
          <w:rPr>
            <w:rFonts w:ascii="Arial" w:hAnsi="Arial" w:cs="Arial"/>
            <w:w w:val="110"/>
            <w:sz w:val="24"/>
            <w:szCs w:val="24"/>
          </w:rPr>
          <w:t>z</w:t>
        </w:r>
      </w:ins>
      <w:del w:id="201" w:author="Microsoft Office User" w:date="2026-09-11T15:20:00Z">
        <w:r w:rsidRPr="008372F6" w:rsidDel="00596CF9">
          <w:rPr>
            <w:rFonts w:ascii="Arial" w:hAnsi="Arial" w:cs="Arial"/>
            <w:w w:val="110"/>
            <w:sz w:val="24"/>
            <w:szCs w:val="24"/>
          </w:rPr>
          <w:delText>s</w:delText>
        </w:r>
      </w:del>
      <w:r w:rsidRPr="008372F6">
        <w:rPr>
          <w:rFonts w:ascii="Arial" w:hAnsi="Arial" w:cs="Arial"/>
          <w:w w:val="110"/>
          <w:sz w:val="24"/>
          <w:szCs w:val="24"/>
        </w:rPr>
        <w:t>ation as the guiding prioriti</w:t>
      </w:r>
      <w:ins w:id="202" w:author="Microsoft Office User" w:date="2026-09-11T15:20:00Z">
        <w:r w:rsidR="00596CF9" w:rsidRPr="008372F6">
          <w:rPr>
            <w:rFonts w:ascii="Arial" w:hAnsi="Arial" w:cs="Arial"/>
            <w:w w:val="110"/>
            <w:sz w:val="24"/>
            <w:szCs w:val="24"/>
          </w:rPr>
          <w:t>z</w:t>
        </w:r>
      </w:ins>
      <w:del w:id="203" w:author="Microsoft Office User" w:date="2026-09-11T15:20:00Z">
        <w:r w:rsidRPr="008372F6" w:rsidDel="00596CF9">
          <w:rPr>
            <w:rFonts w:ascii="Arial" w:hAnsi="Arial" w:cs="Arial"/>
            <w:w w:val="110"/>
            <w:sz w:val="24"/>
            <w:szCs w:val="24"/>
          </w:rPr>
          <w:delText>s</w:delText>
        </w:r>
      </w:del>
      <w:r w:rsidRPr="008372F6">
        <w:rPr>
          <w:rFonts w:ascii="Arial" w:hAnsi="Arial" w:cs="Arial"/>
          <w:w w:val="110"/>
          <w:sz w:val="24"/>
          <w:szCs w:val="24"/>
        </w:rPr>
        <w:t xml:space="preserve">ation principle (Jansen et al. </w:t>
      </w:r>
      <w:hyperlink w:anchor="_bookmark58" w:history="1">
        <w:r w:rsidR="005D491A" w:rsidRPr="008372F6">
          <w:rPr>
            <w:rFonts w:ascii="Arial" w:hAnsi="Arial" w:cs="Arial"/>
            <w:w w:val="110"/>
            <w:sz w:val="24"/>
            <w:szCs w:val="24"/>
          </w:rPr>
          <w:t>2016;</w:t>
        </w:r>
      </w:hyperlink>
      <w:r w:rsidRPr="008372F6">
        <w:rPr>
          <w:rFonts w:ascii="Arial" w:hAnsi="Arial" w:cs="Arial"/>
          <w:w w:val="110"/>
          <w:sz w:val="24"/>
          <w:szCs w:val="24"/>
        </w:rPr>
        <w:t xml:space="preserve"> Daniels and</w:t>
      </w:r>
      <w:ins w:id="204" w:author="Héctor Bahamonde" w:date="2026-09-19T11:46:00Z" w16du:dateUtc="2026-09-19T09:46:00Z">
        <w:r w:rsidR="00586FAE">
          <w:rPr>
            <w:rFonts w:ascii="Arial" w:hAnsi="Arial" w:cs="Arial"/>
            <w:w w:val="110"/>
            <w:sz w:val="24"/>
            <w:szCs w:val="24"/>
          </w:rPr>
          <w:t xml:space="preserve"> </w:t>
        </w:r>
        <w:r w:rsidR="00586FAE" w:rsidRPr="00586FAE">
          <w:rPr>
            <w:rFonts w:ascii="Arial" w:hAnsi="Arial" w:cs="Arial"/>
            <w:w w:val="110"/>
            <w:sz w:val="24"/>
            <w:szCs w:val="24"/>
          </w:rPr>
          <w:t>van der</w:t>
        </w:r>
      </w:ins>
      <w:r w:rsidRPr="008372F6">
        <w:rPr>
          <w:rFonts w:ascii="Arial" w:hAnsi="Arial" w:cs="Arial"/>
          <w:w w:val="110"/>
          <w:sz w:val="24"/>
          <w:szCs w:val="24"/>
        </w:rPr>
        <w:t xml:space="preserve"> Wilt </w:t>
      </w:r>
      <w:hyperlink w:anchor="_bookmark33" w:history="1">
        <w:r w:rsidR="005D491A" w:rsidRPr="008372F6">
          <w:rPr>
            <w:rFonts w:ascii="Arial" w:hAnsi="Arial" w:cs="Arial"/>
            <w:w w:val="110"/>
            <w:sz w:val="24"/>
            <w:szCs w:val="24"/>
          </w:rPr>
          <w:t>2016).</w:t>
        </w:r>
      </w:hyperlink>
    </w:p>
    <w:p w14:paraId="14A08635" w14:textId="37EA0E81" w:rsidR="005D491A" w:rsidRPr="008372F6" w:rsidRDefault="00000000" w:rsidP="008372F6">
      <w:pPr>
        <w:pStyle w:val="BodyText"/>
        <w:spacing w:before="120" w:after="120" w:line="360" w:lineRule="auto"/>
        <w:jc w:val="both"/>
        <w:rPr>
          <w:rFonts w:ascii="Arial" w:hAnsi="Arial" w:cs="Arial"/>
          <w:spacing w:val="-2"/>
          <w:w w:val="105"/>
          <w:sz w:val="24"/>
          <w:szCs w:val="24"/>
        </w:rPr>
      </w:pPr>
      <w:r w:rsidRPr="008372F6">
        <w:rPr>
          <w:rFonts w:ascii="Arial" w:hAnsi="Arial" w:cs="Arial"/>
          <w:w w:val="105"/>
          <w:sz w:val="24"/>
          <w:szCs w:val="24"/>
        </w:rPr>
        <w:t>Prioriti</w:t>
      </w:r>
      <w:ins w:id="205" w:author="Microsoft Office User" w:date="2026-09-11T14:41:00Z">
        <w:r w:rsidR="00F157A9" w:rsidRPr="008372F6">
          <w:rPr>
            <w:rFonts w:ascii="Arial" w:hAnsi="Arial" w:cs="Arial"/>
            <w:w w:val="105"/>
            <w:sz w:val="24"/>
            <w:szCs w:val="24"/>
          </w:rPr>
          <w:t>z</w:t>
        </w:r>
      </w:ins>
      <w:del w:id="206" w:author="Microsoft Office User" w:date="2026-09-11T14:41:00Z">
        <w:r w:rsidRPr="008372F6" w:rsidDel="00F157A9">
          <w:rPr>
            <w:rFonts w:ascii="Arial" w:hAnsi="Arial" w:cs="Arial"/>
            <w:w w:val="105"/>
            <w:sz w:val="24"/>
            <w:szCs w:val="24"/>
          </w:rPr>
          <w:delText>s</w:delText>
        </w:r>
      </w:del>
      <w:r w:rsidRPr="008372F6">
        <w:rPr>
          <w:rFonts w:ascii="Arial" w:hAnsi="Arial" w:cs="Arial"/>
          <w:w w:val="105"/>
          <w:sz w:val="24"/>
          <w:szCs w:val="24"/>
        </w:rPr>
        <w:t>ation principles refer to judgements that reflect societal values, that is, moral or ethical values</w:t>
      </w:r>
      <w:r w:rsidRPr="008372F6">
        <w:rPr>
          <w:rFonts w:ascii="Arial" w:hAnsi="Arial" w:cs="Arial"/>
          <w:spacing w:val="55"/>
          <w:w w:val="105"/>
          <w:sz w:val="24"/>
          <w:szCs w:val="24"/>
        </w:rPr>
        <w:t xml:space="preserve"> </w:t>
      </w:r>
      <w:r w:rsidRPr="008372F6">
        <w:rPr>
          <w:rFonts w:ascii="Arial" w:hAnsi="Arial" w:cs="Arial"/>
          <w:w w:val="105"/>
          <w:sz w:val="24"/>
          <w:szCs w:val="24"/>
        </w:rPr>
        <w:t>of</w:t>
      </w:r>
      <w:r w:rsidRPr="008372F6">
        <w:rPr>
          <w:rFonts w:ascii="Arial" w:hAnsi="Arial" w:cs="Arial"/>
          <w:spacing w:val="55"/>
          <w:w w:val="105"/>
          <w:sz w:val="24"/>
          <w:szCs w:val="24"/>
        </w:rPr>
        <w:t xml:space="preserve"> </w:t>
      </w:r>
      <w:r w:rsidRPr="008372F6">
        <w:rPr>
          <w:rFonts w:ascii="Arial" w:hAnsi="Arial" w:cs="Arial"/>
          <w:w w:val="105"/>
          <w:sz w:val="24"/>
          <w:szCs w:val="24"/>
        </w:rPr>
        <w:t>the</w:t>
      </w:r>
      <w:r w:rsidRPr="008372F6">
        <w:rPr>
          <w:rFonts w:ascii="Arial" w:hAnsi="Arial" w:cs="Arial"/>
          <w:spacing w:val="55"/>
          <w:w w:val="105"/>
          <w:sz w:val="24"/>
          <w:szCs w:val="24"/>
        </w:rPr>
        <w:t xml:space="preserve"> </w:t>
      </w:r>
      <w:r w:rsidRPr="008372F6">
        <w:rPr>
          <w:rFonts w:ascii="Arial" w:hAnsi="Arial" w:cs="Arial"/>
          <w:w w:val="105"/>
          <w:sz w:val="24"/>
          <w:szCs w:val="24"/>
        </w:rPr>
        <w:t>society</w:t>
      </w:r>
      <w:r w:rsidRPr="008372F6">
        <w:rPr>
          <w:rFonts w:ascii="Arial" w:hAnsi="Arial" w:cs="Arial"/>
          <w:spacing w:val="55"/>
          <w:w w:val="105"/>
          <w:sz w:val="24"/>
          <w:szCs w:val="24"/>
        </w:rPr>
        <w:t xml:space="preserve"> </w:t>
      </w:r>
      <w:r w:rsidRPr="008372F6">
        <w:rPr>
          <w:rFonts w:ascii="Arial" w:hAnsi="Arial" w:cs="Arial"/>
          <w:w w:val="105"/>
          <w:sz w:val="24"/>
          <w:szCs w:val="24"/>
        </w:rPr>
        <w:t>in</w:t>
      </w:r>
      <w:r w:rsidRPr="008372F6">
        <w:rPr>
          <w:rFonts w:ascii="Arial" w:hAnsi="Arial" w:cs="Arial"/>
          <w:spacing w:val="55"/>
          <w:w w:val="105"/>
          <w:sz w:val="24"/>
          <w:szCs w:val="24"/>
        </w:rPr>
        <w:t xml:space="preserve"> </w:t>
      </w:r>
      <w:r w:rsidRPr="008372F6">
        <w:rPr>
          <w:rFonts w:ascii="Arial" w:hAnsi="Arial" w:cs="Arial"/>
          <w:w w:val="105"/>
          <w:sz w:val="24"/>
          <w:szCs w:val="24"/>
        </w:rPr>
        <w:t>question</w:t>
      </w:r>
      <w:r w:rsidRPr="008372F6">
        <w:rPr>
          <w:rFonts w:ascii="Arial" w:hAnsi="Arial" w:cs="Arial"/>
          <w:spacing w:val="55"/>
          <w:w w:val="105"/>
          <w:sz w:val="24"/>
          <w:szCs w:val="24"/>
        </w:rPr>
        <w:t xml:space="preserve"> </w:t>
      </w:r>
      <w:r w:rsidRPr="008372F6">
        <w:rPr>
          <w:rFonts w:ascii="Arial" w:hAnsi="Arial" w:cs="Arial"/>
          <w:w w:val="105"/>
          <w:sz w:val="24"/>
          <w:szCs w:val="24"/>
        </w:rPr>
        <w:t>(Clark</w:t>
      </w:r>
      <w:r w:rsidRPr="008372F6">
        <w:rPr>
          <w:rFonts w:ascii="Arial" w:hAnsi="Arial" w:cs="Arial"/>
          <w:spacing w:val="55"/>
          <w:w w:val="105"/>
          <w:sz w:val="24"/>
          <w:szCs w:val="24"/>
        </w:rPr>
        <w:t xml:space="preserve"> </w:t>
      </w:r>
      <w:r w:rsidRPr="008372F6">
        <w:rPr>
          <w:rFonts w:ascii="Arial" w:hAnsi="Arial" w:cs="Arial"/>
          <w:w w:val="105"/>
          <w:sz w:val="24"/>
          <w:szCs w:val="24"/>
        </w:rPr>
        <w:t>and</w:t>
      </w:r>
      <w:r w:rsidRPr="008372F6">
        <w:rPr>
          <w:rFonts w:ascii="Arial" w:hAnsi="Arial" w:cs="Arial"/>
          <w:spacing w:val="55"/>
          <w:w w:val="105"/>
          <w:sz w:val="24"/>
          <w:szCs w:val="24"/>
        </w:rPr>
        <w:t xml:space="preserve"> </w:t>
      </w:r>
      <w:r w:rsidRPr="008372F6">
        <w:rPr>
          <w:rFonts w:ascii="Arial" w:hAnsi="Arial" w:cs="Arial"/>
          <w:w w:val="105"/>
          <w:sz w:val="24"/>
          <w:szCs w:val="24"/>
        </w:rPr>
        <w:t>Weale</w:t>
      </w:r>
      <w:r w:rsidRPr="008372F6">
        <w:rPr>
          <w:rFonts w:ascii="Arial" w:hAnsi="Arial" w:cs="Arial"/>
          <w:spacing w:val="55"/>
          <w:w w:val="105"/>
          <w:sz w:val="24"/>
          <w:szCs w:val="24"/>
        </w:rPr>
        <w:t xml:space="preserve"> </w:t>
      </w:r>
      <w:hyperlink w:anchor="_bookmark26" w:history="1">
        <w:r w:rsidR="005D491A" w:rsidRPr="008372F6">
          <w:rPr>
            <w:rFonts w:ascii="Arial" w:hAnsi="Arial" w:cs="Arial"/>
            <w:w w:val="105"/>
            <w:sz w:val="24"/>
            <w:szCs w:val="24"/>
          </w:rPr>
          <w:t>2012).</w:t>
        </w:r>
      </w:hyperlink>
      <w:r w:rsidRPr="008372F6">
        <w:rPr>
          <w:rFonts w:ascii="Arial" w:hAnsi="Arial" w:cs="Arial"/>
          <w:spacing w:val="40"/>
          <w:w w:val="105"/>
          <w:sz w:val="24"/>
          <w:szCs w:val="24"/>
        </w:rPr>
        <w:t xml:space="preserve"> </w:t>
      </w:r>
      <w:del w:id="207" w:author="Microsoft Office User" w:date="2026-09-11T09:17:00Z">
        <w:r w:rsidRPr="008372F6" w:rsidDel="005F2A68">
          <w:rPr>
            <w:rFonts w:ascii="Arial" w:hAnsi="Arial" w:cs="Arial"/>
            <w:spacing w:val="40"/>
            <w:w w:val="105"/>
            <w:sz w:val="24"/>
            <w:szCs w:val="24"/>
          </w:rPr>
          <w:delText xml:space="preserve"> </w:delText>
        </w:r>
      </w:del>
      <w:r w:rsidRPr="008372F6">
        <w:rPr>
          <w:rFonts w:ascii="Arial" w:hAnsi="Arial" w:cs="Arial"/>
          <w:w w:val="105"/>
          <w:sz w:val="24"/>
          <w:szCs w:val="24"/>
        </w:rPr>
        <w:t>For</w:t>
      </w:r>
      <w:r w:rsidRPr="008372F6">
        <w:rPr>
          <w:rFonts w:ascii="Arial" w:hAnsi="Arial" w:cs="Arial"/>
          <w:spacing w:val="55"/>
          <w:w w:val="105"/>
          <w:sz w:val="24"/>
          <w:szCs w:val="24"/>
        </w:rPr>
        <w:t xml:space="preserve"> </w:t>
      </w:r>
      <w:r w:rsidRPr="008372F6">
        <w:rPr>
          <w:rFonts w:ascii="Arial" w:hAnsi="Arial" w:cs="Arial"/>
          <w:w w:val="105"/>
          <w:sz w:val="24"/>
          <w:szCs w:val="24"/>
        </w:rPr>
        <w:t>prioriti</w:t>
      </w:r>
      <w:ins w:id="208" w:author="Microsoft Office User" w:date="2026-09-11T15:26:00Z">
        <w:r w:rsidR="00596CF9" w:rsidRPr="008372F6">
          <w:rPr>
            <w:rFonts w:ascii="Arial" w:hAnsi="Arial" w:cs="Arial"/>
            <w:w w:val="105"/>
            <w:sz w:val="24"/>
            <w:szCs w:val="24"/>
          </w:rPr>
          <w:t>z</w:t>
        </w:r>
      </w:ins>
      <w:del w:id="209" w:author="Microsoft Office User" w:date="2026-09-11T15:26:00Z">
        <w:r w:rsidRPr="008372F6" w:rsidDel="00596CF9">
          <w:rPr>
            <w:rFonts w:ascii="Arial" w:hAnsi="Arial" w:cs="Arial"/>
            <w:w w:val="105"/>
            <w:sz w:val="24"/>
            <w:szCs w:val="24"/>
          </w:rPr>
          <w:delText>s</w:delText>
        </w:r>
      </w:del>
      <w:r w:rsidRPr="008372F6">
        <w:rPr>
          <w:rFonts w:ascii="Arial" w:hAnsi="Arial" w:cs="Arial"/>
          <w:w w:val="105"/>
          <w:sz w:val="24"/>
          <w:szCs w:val="24"/>
        </w:rPr>
        <w:t>ation</w:t>
      </w:r>
      <w:r w:rsidRPr="008372F6">
        <w:rPr>
          <w:rFonts w:ascii="Arial" w:hAnsi="Arial" w:cs="Arial"/>
          <w:spacing w:val="55"/>
          <w:w w:val="105"/>
          <w:sz w:val="24"/>
          <w:szCs w:val="24"/>
        </w:rPr>
        <w:t xml:space="preserve"> </w:t>
      </w:r>
      <w:r w:rsidRPr="008372F6">
        <w:rPr>
          <w:rFonts w:ascii="Arial" w:hAnsi="Arial" w:cs="Arial"/>
          <w:w w:val="105"/>
          <w:sz w:val="24"/>
          <w:szCs w:val="24"/>
        </w:rPr>
        <w:t>to</w:t>
      </w:r>
      <w:r w:rsidRPr="008372F6">
        <w:rPr>
          <w:rFonts w:ascii="Arial" w:hAnsi="Arial" w:cs="Arial"/>
          <w:spacing w:val="55"/>
          <w:w w:val="105"/>
          <w:sz w:val="24"/>
          <w:szCs w:val="24"/>
        </w:rPr>
        <w:t xml:space="preserve"> </w:t>
      </w:r>
      <w:r w:rsidRPr="008372F6">
        <w:rPr>
          <w:rFonts w:ascii="Arial" w:hAnsi="Arial" w:cs="Arial"/>
          <w:w w:val="105"/>
          <w:sz w:val="24"/>
          <w:szCs w:val="24"/>
        </w:rPr>
        <w:t>be</w:t>
      </w:r>
      <w:r w:rsidRPr="008372F6">
        <w:rPr>
          <w:rFonts w:ascii="Arial" w:hAnsi="Arial" w:cs="Arial"/>
          <w:spacing w:val="55"/>
          <w:w w:val="105"/>
          <w:sz w:val="24"/>
          <w:szCs w:val="24"/>
        </w:rPr>
        <w:t xml:space="preserve"> </w:t>
      </w:r>
      <w:r w:rsidRPr="008372F6">
        <w:rPr>
          <w:rFonts w:ascii="Arial" w:hAnsi="Arial" w:cs="Arial"/>
          <w:w w:val="105"/>
          <w:sz w:val="24"/>
          <w:szCs w:val="24"/>
        </w:rPr>
        <w:t>legitimate, it must embody the values held by the population affected.</w:t>
      </w:r>
      <w:r w:rsidRPr="008372F6">
        <w:rPr>
          <w:rFonts w:ascii="Arial" w:hAnsi="Arial" w:cs="Arial"/>
          <w:spacing w:val="40"/>
          <w:w w:val="105"/>
          <w:sz w:val="24"/>
          <w:szCs w:val="24"/>
        </w:rPr>
        <w:t xml:space="preserve"> </w:t>
      </w:r>
      <w:r w:rsidRPr="008372F6">
        <w:rPr>
          <w:rFonts w:ascii="Arial" w:hAnsi="Arial" w:cs="Arial"/>
          <w:w w:val="105"/>
          <w:sz w:val="24"/>
          <w:szCs w:val="24"/>
        </w:rPr>
        <w:t>Both the processes through which rationing decisions are made and the content of those decisions involve value judgements.</w:t>
      </w:r>
      <w:r w:rsidRPr="008372F6">
        <w:rPr>
          <w:rFonts w:ascii="Arial" w:hAnsi="Arial" w:cs="Arial"/>
          <w:spacing w:val="40"/>
          <w:w w:val="105"/>
          <w:sz w:val="24"/>
          <w:szCs w:val="24"/>
        </w:rPr>
        <w:t xml:space="preserve"> </w:t>
      </w:r>
      <w:r w:rsidRPr="008372F6">
        <w:rPr>
          <w:rFonts w:ascii="Arial" w:hAnsi="Arial" w:cs="Arial"/>
          <w:w w:val="105"/>
          <w:sz w:val="24"/>
          <w:szCs w:val="24"/>
        </w:rPr>
        <w:t xml:space="preserve">The principles applied—whether economic, clinical, or related to </w:t>
      </w:r>
      <w:r w:rsidRPr="008372F6">
        <w:rPr>
          <w:rFonts w:ascii="Arial" w:hAnsi="Arial" w:cs="Arial"/>
          <w:w w:val="105"/>
          <w:sz w:val="24"/>
          <w:szCs w:val="24"/>
        </w:rPr>
        <w:lastRenderedPageBreak/>
        <w:t xml:space="preserve">personal characteristics, deservingness, or merit—remain widely contested and context dependent, making it difficult, if not impossible, to identify a single, overarching rule that would be accepted by all stakeholders (Oliver </w:t>
      </w:r>
      <w:hyperlink w:anchor="_bookmark81" w:history="1">
        <w:r w:rsidR="005D491A" w:rsidRPr="008372F6">
          <w:rPr>
            <w:rFonts w:ascii="Arial" w:hAnsi="Arial" w:cs="Arial"/>
            <w:w w:val="105"/>
            <w:sz w:val="24"/>
            <w:szCs w:val="24"/>
          </w:rPr>
          <w:t>2009;</w:t>
        </w:r>
      </w:hyperlink>
      <w:r w:rsidRPr="008372F6">
        <w:rPr>
          <w:rFonts w:ascii="Arial" w:hAnsi="Arial" w:cs="Arial"/>
          <w:w w:val="105"/>
          <w:sz w:val="24"/>
          <w:szCs w:val="24"/>
        </w:rPr>
        <w:t xml:space="preserve"> Watters </w:t>
      </w:r>
      <w:hyperlink w:anchor="_bookmark104" w:history="1">
        <w:r w:rsidR="005D491A" w:rsidRPr="008372F6">
          <w:rPr>
            <w:rFonts w:ascii="Arial" w:hAnsi="Arial" w:cs="Arial"/>
            <w:spacing w:val="-2"/>
            <w:w w:val="105"/>
            <w:sz w:val="24"/>
            <w:szCs w:val="24"/>
          </w:rPr>
          <w:t>2016).</w:t>
        </w:r>
      </w:hyperlink>
    </w:p>
    <w:p w14:paraId="6D4962B0" w14:textId="7606AC08" w:rsidR="005D491A" w:rsidRPr="008372F6" w:rsidDel="00F3033A" w:rsidRDefault="00000000" w:rsidP="008372F6">
      <w:pPr>
        <w:pStyle w:val="BodyText"/>
        <w:spacing w:before="120" w:after="120" w:line="360" w:lineRule="auto"/>
        <w:jc w:val="both"/>
        <w:rPr>
          <w:del w:id="210" w:author="Katri Aaltonen" w:date="2026-08-23T11:38:00Z"/>
          <w:rFonts w:ascii="Arial" w:hAnsi="Arial" w:cs="Arial"/>
          <w:sz w:val="24"/>
          <w:szCs w:val="24"/>
        </w:rPr>
      </w:pPr>
      <w:del w:id="211" w:author="Katri Aaltonen" w:date="2026-08-23T11:38:00Z">
        <w:r w:rsidRPr="008372F6" w:rsidDel="00F3033A">
          <w:rPr>
            <w:rFonts w:ascii="Arial" w:hAnsi="Arial" w:cs="Arial"/>
            <w:sz w:val="24"/>
            <w:szCs w:val="24"/>
          </w:rPr>
          <w:delText>The</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overall</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value</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base</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of</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the</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European</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health</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systems,</w:delText>
        </w:r>
        <w:r w:rsidRPr="008372F6" w:rsidDel="00F3033A">
          <w:rPr>
            <w:rFonts w:ascii="Arial" w:hAnsi="Arial" w:cs="Arial"/>
            <w:spacing w:val="32"/>
            <w:sz w:val="24"/>
            <w:szCs w:val="24"/>
          </w:rPr>
          <w:delText xml:space="preserve"> </w:delText>
        </w:r>
        <w:r w:rsidRPr="008372F6" w:rsidDel="00F3033A">
          <w:rPr>
            <w:rFonts w:ascii="Arial" w:hAnsi="Arial" w:cs="Arial"/>
            <w:sz w:val="24"/>
            <w:szCs w:val="24"/>
          </w:rPr>
          <w:delText>and</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the</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welfare</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states</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they</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are</w:delText>
        </w:r>
        <w:r w:rsidRPr="008372F6" w:rsidDel="00F3033A">
          <w:rPr>
            <w:rFonts w:ascii="Arial" w:hAnsi="Arial" w:cs="Arial"/>
            <w:spacing w:val="30"/>
            <w:sz w:val="24"/>
            <w:szCs w:val="24"/>
          </w:rPr>
          <w:delText xml:space="preserve"> </w:delText>
        </w:r>
        <w:r w:rsidRPr="008372F6" w:rsidDel="00F3033A">
          <w:rPr>
            <w:rFonts w:ascii="Arial" w:hAnsi="Arial" w:cs="Arial"/>
            <w:sz w:val="24"/>
            <w:szCs w:val="24"/>
          </w:rPr>
          <w:delText xml:space="preserve">embedded, </w:delText>
        </w:r>
        <w:r w:rsidRPr="008372F6" w:rsidDel="00F3033A">
          <w:rPr>
            <w:rFonts w:ascii="Arial" w:hAnsi="Arial" w:cs="Arial"/>
            <w:w w:val="110"/>
            <w:sz w:val="24"/>
            <w:szCs w:val="24"/>
          </w:rPr>
          <w:delText>is grounded in solidarity and institutionalised as charters and legislation that ensure social rights. In</w:delText>
        </w:r>
        <w:r w:rsidRPr="008372F6" w:rsidDel="00F3033A">
          <w:rPr>
            <w:rFonts w:ascii="Arial" w:hAnsi="Arial" w:cs="Arial"/>
            <w:spacing w:val="-1"/>
            <w:w w:val="110"/>
            <w:sz w:val="24"/>
            <w:szCs w:val="24"/>
          </w:rPr>
          <w:delText xml:space="preserve"> </w:delText>
        </w:r>
        <w:r w:rsidRPr="008372F6" w:rsidDel="00F3033A">
          <w:rPr>
            <w:rFonts w:ascii="Arial" w:hAnsi="Arial" w:cs="Arial"/>
            <w:w w:val="110"/>
            <w:sz w:val="24"/>
            <w:szCs w:val="24"/>
          </w:rPr>
          <w:delText>healthcare, access, equity, quality, performance and</w:delText>
        </w:r>
        <w:r w:rsidRPr="008372F6" w:rsidDel="00F3033A">
          <w:rPr>
            <w:rFonts w:ascii="Arial" w:hAnsi="Arial" w:cs="Arial"/>
            <w:spacing w:val="-1"/>
            <w:w w:val="110"/>
            <w:sz w:val="24"/>
            <w:szCs w:val="24"/>
          </w:rPr>
          <w:delText xml:space="preserve"> </w:delText>
        </w:r>
        <w:r w:rsidRPr="008372F6" w:rsidDel="00F3033A">
          <w:rPr>
            <w:rFonts w:ascii="Arial" w:hAnsi="Arial" w:cs="Arial"/>
            <w:w w:val="110"/>
            <w:sz w:val="24"/>
            <w:szCs w:val="24"/>
          </w:rPr>
          <w:delText>efficiency</w:delText>
        </w:r>
        <w:r w:rsidRPr="008372F6" w:rsidDel="00F3033A">
          <w:rPr>
            <w:rFonts w:ascii="Arial" w:hAnsi="Arial" w:cs="Arial"/>
            <w:spacing w:val="-1"/>
            <w:w w:val="110"/>
            <w:sz w:val="24"/>
            <w:szCs w:val="24"/>
          </w:rPr>
          <w:delText xml:space="preserve"> </w:delText>
        </w:r>
        <w:r w:rsidRPr="008372F6" w:rsidDel="00F3033A">
          <w:rPr>
            <w:rFonts w:ascii="Arial" w:hAnsi="Arial" w:cs="Arial"/>
            <w:w w:val="110"/>
            <w:sz w:val="24"/>
            <w:szCs w:val="24"/>
          </w:rPr>
          <w:delText>have</w:delText>
        </w:r>
        <w:r w:rsidRPr="008372F6" w:rsidDel="00F3033A">
          <w:rPr>
            <w:rFonts w:ascii="Arial" w:hAnsi="Arial" w:cs="Arial"/>
            <w:spacing w:val="-1"/>
            <w:w w:val="110"/>
            <w:sz w:val="24"/>
            <w:szCs w:val="24"/>
          </w:rPr>
          <w:delText xml:space="preserve"> </w:delText>
        </w:r>
        <w:r w:rsidRPr="008372F6" w:rsidDel="00F3033A">
          <w:rPr>
            <w:rFonts w:ascii="Arial" w:hAnsi="Arial" w:cs="Arial"/>
            <w:w w:val="110"/>
            <w:sz w:val="24"/>
            <w:szCs w:val="24"/>
          </w:rPr>
          <w:delText>been</w:delText>
        </w:r>
        <w:r w:rsidRPr="008372F6" w:rsidDel="00F3033A">
          <w:rPr>
            <w:rFonts w:ascii="Arial" w:hAnsi="Arial" w:cs="Arial"/>
            <w:spacing w:val="-1"/>
            <w:w w:val="110"/>
            <w:sz w:val="24"/>
            <w:szCs w:val="24"/>
          </w:rPr>
          <w:delText xml:space="preserve"> </w:delText>
        </w:r>
        <w:r w:rsidRPr="008372F6" w:rsidDel="00F3033A">
          <w:rPr>
            <w:rFonts w:ascii="Arial" w:hAnsi="Arial" w:cs="Arial"/>
            <w:w w:val="110"/>
            <w:sz w:val="24"/>
            <w:szCs w:val="24"/>
          </w:rPr>
          <w:delText>proposed</w:delText>
        </w:r>
        <w:r w:rsidRPr="008372F6" w:rsidDel="00F3033A">
          <w:rPr>
            <w:rFonts w:ascii="Arial" w:hAnsi="Arial" w:cs="Arial"/>
            <w:spacing w:val="-1"/>
            <w:w w:val="110"/>
            <w:sz w:val="24"/>
            <w:szCs w:val="24"/>
          </w:rPr>
          <w:delText xml:space="preserve"> </w:delText>
        </w:r>
        <w:r w:rsidRPr="008372F6" w:rsidDel="00F3033A">
          <w:rPr>
            <w:rFonts w:ascii="Arial" w:hAnsi="Arial" w:cs="Arial"/>
            <w:w w:val="110"/>
            <w:sz w:val="24"/>
            <w:szCs w:val="24"/>
          </w:rPr>
          <w:delText>as</w:delText>
        </w:r>
        <w:r w:rsidRPr="008372F6" w:rsidDel="00F3033A">
          <w:rPr>
            <w:rFonts w:ascii="Arial" w:hAnsi="Arial" w:cs="Arial"/>
            <w:spacing w:val="-1"/>
            <w:w w:val="110"/>
            <w:sz w:val="24"/>
            <w:szCs w:val="24"/>
          </w:rPr>
          <w:delText xml:space="preserve"> </w:delText>
        </w:r>
        <w:r w:rsidRPr="008372F6" w:rsidDel="00F3033A">
          <w:rPr>
            <w:rFonts w:ascii="Arial" w:hAnsi="Arial" w:cs="Arial"/>
            <w:w w:val="110"/>
            <w:sz w:val="24"/>
            <w:szCs w:val="24"/>
          </w:rPr>
          <w:delText>the</w:delText>
        </w:r>
        <w:r w:rsidRPr="008372F6" w:rsidDel="00F3033A">
          <w:rPr>
            <w:rFonts w:ascii="Arial" w:hAnsi="Arial" w:cs="Arial"/>
            <w:spacing w:val="-1"/>
            <w:w w:val="110"/>
            <w:sz w:val="24"/>
            <w:szCs w:val="24"/>
          </w:rPr>
          <w:delText xml:space="preserve"> </w:delText>
        </w:r>
        <w:r w:rsidRPr="008372F6" w:rsidDel="00F3033A">
          <w:rPr>
            <w:rFonts w:ascii="Arial" w:hAnsi="Arial" w:cs="Arial"/>
            <w:w w:val="110"/>
            <w:sz w:val="24"/>
            <w:szCs w:val="24"/>
          </w:rPr>
          <w:delText xml:space="preserve">core </w:delText>
        </w:r>
        <w:r w:rsidRPr="008372F6" w:rsidDel="00F3033A">
          <w:rPr>
            <w:rFonts w:ascii="Arial" w:hAnsi="Arial" w:cs="Arial"/>
            <w:sz w:val="24"/>
            <w:szCs w:val="24"/>
          </w:rPr>
          <w:delText xml:space="preserve">principles through which European health systems pursue a fair distribution of resources (European </w:delText>
        </w:r>
        <w:r w:rsidRPr="008372F6" w:rsidDel="00F3033A">
          <w:rPr>
            <w:rFonts w:ascii="Arial" w:hAnsi="Arial" w:cs="Arial"/>
            <w:w w:val="110"/>
            <w:sz w:val="24"/>
            <w:szCs w:val="24"/>
          </w:rPr>
          <w:delText>Commission</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Expert</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Panel</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on</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Effective</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Ways</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of</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Investing</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in</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Health</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(EXPH)</w:delText>
        </w:r>
        <w:r w:rsidRPr="008372F6" w:rsidDel="00F3033A">
          <w:rPr>
            <w:rFonts w:ascii="Arial" w:hAnsi="Arial" w:cs="Arial"/>
            <w:spacing w:val="-12"/>
            <w:w w:val="110"/>
            <w:sz w:val="24"/>
            <w:szCs w:val="24"/>
          </w:rPr>
          <w:delText xml:space="preserve"> </w:delText>
        </w:r>
        <w:r w:rsidRPr="008372F6" w:rsidDel="00F3033A">
          <w:rPr>
            <w:rFonts w:ascii="Arial" w:hAnsi="Arial" w:cs="Arial"/>
            <w:sz w:val="24"/>
            <w:szCs w:val="24"/>
          </w:rPr>
          <w:fldChar w:fldCharType="begin"/>
        </w:r>
        <w:r w:rsidRPr="008372F6" w:rsidDel="00F3033A">
          <w:rPr>
            <w:rFonts w:ascii="Arial" w:hAnsi="Arial" w:cs="Arial"/>
            <w:sz w:val="24"/>
            <w:szCs w:val="24"/>
          </w:rPr>
          <w:delInstrText>HYPERLINK \l "_bookmark39"</w:delInstrText>
        </w:r>
        <w:r w:rsidRPr="008372F6" w:rsidDel="00F3033A">
          <w:rPr>
            <w:rFonts w:ascii="Arial" w:hAnsi="Arial" w:cs="Arial"/>
            <w:sz w:val="24"/>
            <w:szCs w:val="24"/>
          </w:rPr>
        </w:r>
        <w:r w:rsidRPr="008372F6" w:rsidDel="00F3033A">
          <w:rPr>
            <w:rFonts w:ascii="Arial" w:hAnsi="Arial" w:cs="Arial"/>
            <w:sz w:val="24"/>
            <w:szCs w:val="24"/>
          </w:rPr>
          <w:fldChar w:fldCharType="separate"/>
        </w:r>
        <w:r w:rsidR="005D491A" w:rsidRPr="008372F6" w:rsidDel="00F3033A">
          <w:rPr>
            <w:rFonts w:ascii="Arial" w:hAnsi="Arial" w:cs="Arial"/>
            <w:w w:val="110"/>
            <w:sz w:val="24"/>
            <w:szCs w:val="24"/>
          </w:rPr>
          <w:delText>2019).</w:delText>
        </w:r>
        <w:r w:rsidRPr="008372F6" w:rsidDel="00F3033A">
          <w:rPr>
            <w:rFonts w:ascii="Arial" w:hAnsi="Arial" w:cs="Arial"/>
            <w:w w:val="110"/>
            <w:sz w:val="24"/>
            <w:szCs w:val="24"/>
          </w:rPr>
          <w:fldChar w:fldCharType="end"/>
        </w:r>
        <w:r w:rsidRPr="008372F6" w:rsidDel="00F3033A">
          <w:rPr>
            <w:rFonts w:ascii="Arial" w:hAnsi="Arial" w:cs="Arial"/>
            <w:w w:val="110"/>
            <w:sz w:val="24"/>
            <w:szCs w:val="24"/>
          </w:rPr>
          <w:delText xml:space="preserve"> Values</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 xml:space="preserve">linked </w:delText>
        </w:r>
        <w:r w:rsidRPr="008372F6" w:rsidDel="00F3033A">
          <w:rPr>
            <w:rFonts w:ascii="Arial" w:hAnsi="Arial" w:cs="Arial"/>
            <w:sz w:val="24"/>
            <w:szCs w:val="24"/>
          </w:rPr>
          <w:delText xml:space="preserve">with legitimate decision-making processes include, for example, publicity, relevance, revisability, and </w:delText>
        </w:r>
        <w:r w:rsidRPr="008372F6" w:rsidDel="00F3033A">
          <w:rPr>
            <w:rFonts w:ascii="Arial" w:hAnsi="Arial" w:cs="Arial"/>
            <w:w w:val="110"/>
            <w:sz w:val="24"/>
            <w:szCs w:val="24"/>
          </w:rPr>
          <w:delText>enforceability</w:delText>
        </w:r>
        <w:r w:rsidRPr="008372F6" w:rsidDel="00F3033A">
          <w:rPr>
            <w:rFonts w:ascii="Arial" w:hAnsi="Arial" w:cs="Arial"/>
            <w:spacing w:val="-5"/>
            <w:w w:val="110"/>
            <w:sz w:val="24"/>
            <w:szCs w:val="24"/>
          </w:rPr>
          <w:delText xml:space="preserve"> </w:delText>
        </w:r>
        <w:r w:rsidRPr="008372F6" w:rsidDel="00F3033A">
          <w:rPr>
            <w:rFonts w:ascii="Arial" w:hAnsi="Arial" w:cs="Arial"/>
            <w:w w:val="110"/>
            <w:sz w:val="24"/>
            <w:szCs w:val="24"/>
          </w:rPr>
          <w:delText>(Daniels</w:delText>
        </w:r>
        <w:r w:rsidRPr="008372F6" w:rsidDel="00F3033A">
          <w:rPr>
            <w:rFonts w:ascii="Arial" w:hAnsi="Arial" w:cs="Arial"/>
            <w:spacing w:val="-5"/>
            <w:w w:val="110"/>
            <w:sz w:val="24"/>
            <w:szCs w:val="24"/>
          </w:rPr>
          <w:delText xml:space="preserve"> </w:delText>
        </w:r>
        <w:r w:rsidRPr="008372F6" w:rsidDel="00F3033A">
          <w:rPr>
            <w:rFonts w:ascii="Arial" w:hAnsi="Arial" w:cs="Arial"/>
            <w:sz w:val="24"/>
            <w:szCs w:val="24"/>
          </w:rPr>
          <w:fldChar w:fldCharType="begin"/>
        </w:r>
        <w:r w:rsidRPr="008372F6" w:rsidDel="00F3033A">
          <w:rPr>
            <w:rFonts w:ascii="Arial" w:hAnsi="Arial" w:cs="Arial"/>
            <w:sz w:val="24"/>
            <w:szCs w:val="24"/>
          </w:rPr>
          <w:delInstrText>HYPERLINK \l "_bookmark32"</w:delInstrText>
        </w:r>
        <w:r w:rsidRPr="008372F6" w:rsidDel="00F3033A">
          <w:rPr>
            <w:rFonts w:ascii="Arial" w:hAnsi="Arial" w:cs="Arial"/>
            <w:sz w:val="24"/>
            <w:szCs w:val="24"/>
          </w:rPr>
        </w:r>
        <w:r w:rsidRPr="008372F6" w:rsidDel="00F3033A">
          <w:rPr>
            <w:rFonts w:ascii="Arial" w:hAnsi="Arial" w:cs="Arial"/>
            <w:sz w:val="24"/>
            <w:szCs w:val="24"/>
          </w:rPr>
          <w:fldChar w:fldCharType="separate"/>
        </w:r>
        <w:r w:rsidR="005D491A" w:rsidRPr="008372F6" w:rsidDel="00F3033A">
          <w:rPr>
            <w:rFonts w:ascii="Arial" w:hAnsi="Arial" w:cs="Arial"/>
            <w:w w:val="110"/>
            <w:sz w:val="24"/>
            <w:szCs w:val="24"/>
          </w:rPr>
          <w:delText>2000;</w:delText>
        </w:r>
        <w:r w:rsidRPr="008372F6" w:rsidDel="00F3033A">
          <w:rPr>
            <w:rFonts w:ascii="Arial" w:hAnsi="Arial" w:cs="Arial"/>
            <w:w w:val="110"/>
            <w:sz w:val="24"/>
            <w:szCs w:val="24"/>
          </w:rPr>
          <w:fldChar w:fldCharType="end"/>
        </w:r>
        <w:r w:rsidRPr="008372F6" w:rsidDel="00F3033A">
          <w:rPr>
            <w:rFonts w:ascii="Arial" w:hAnsi="Arial" w:cs="Arial"/>
            <w:spacing w:val="-5"/>
            <w:w w:val="110"/>
            <w:sz w:val="24"/>
            <w:szCs w:val="24"/>
          </w:rPr>
          <w:delText xml:space="preserve"> </w:delText>
        </w:r>
        <w:r w:rsidRPr="008372F6" w:rsidDel="00F3033A">
          <w:rPr>
            <w:rFonts w:ascii="Arial" w:hAnsi="Arial" w:cs="Arial"/>
            <w:w w:val="110"/>
            <w:sz w:val="24"/>
            <w:szCs w:val="24"/>
          </w:rPr>
          <w:delText>Daniels</w:delText>
        </w:r>
        <w:r w:rsidRPr="008372F6" w:rsidDel="00F3033A">
          <w:rPr>
            <w:rFonts w:ascii="Arial" w:hAnsi="Arial" w:cs="Arial"/>
            <w:spacing w:val="-5"/>
            <w:w w:val="110"/>
            <w:sz w:val="24"/>
            <w:szCs w:val="24"/>
          </w:rPr>
          <w:delText xml:space="preserve"> </w:delText>
        </w:r>
        <w:r w:rsidRPr="008372F6" w:rsidDel="00F3033A">
          <w:rPr>
            <w:rFonts w:ascii="Arial" w:hAnsi="Arial" w:cs="Arial"/>
            <w:w w:val="110"/>
            <w:sz w:val="24"/>
            <w:szCs w:val="24"/>
          </w:rPr>
          <w:delText>and</w:delText>
        </w:r>
        <w:r w:rsidRPr="008372F6" w:rsidDel="00F3033A">
          <w:rPr>
            <w:rFonts w:ascii="Arial" w:hAnsi="Arial" w:cs="Arial"/>
            <w:spacing w:val="-5"/>
            <w:w w:val="110"/>
            <w:sz w:val="24"/>
            <w:szCs w:val="24"/>
          </w:rPr>
          <w:delText xml:space="preserve"> </w:delText>
        </w:r>
        <w:r w:rsidRPr="008372F6" w:rsidDel="00F3033A">
          <w:rPr>
            <w:rFonts w:ascii="Arial" w:hAnsi="Arial" w:cs="Arial"/>
            <w:w w:val="110"/>
            <w:sz w:val="24"/>
            <w:szCs w:val="24"/>
          </w:rPr>
          <w:delText>Wilt</w:delText>
        </w:r>
        <w:r w:rsidRPr="008372F6" w:rsidDel="00F3033A">
          <w:rPr>
            <w:rFonts w:ascii="Arial" w:hAnsi="Arial" w:cs="Arial"/>
            <w:spacing w:val="-5"/>
            <w:w w:val="110"/>
            <w:sz w:val="24"/>
            <w:szCs w:val="24"/>
          </w:rPr>
          <w:delText xml:space="preserve"> </w:delText>
        </w:r>
        <w:r w:rsidRPr="008372F6" w:rsidDel="00F3033A">
          <w:rPr>
            <w:rFonts w:ascii="Arial" w:hAnsi="Arial" w:cs="Arial"/>
            <w:sz w:val="24"/>
            <w:szCs w:val="24"/>
          </w:rPr>
          <w:fldChar w:fldCharType="begin"/>
        </w:r>
        <w:r w:rsidRPr="008372F6" w:rsidDel="00F3033A">
          <w:rPr>
            <w:rFonts w:ascii="Arial" w:hAnsi="Arial" w:cs="Arial"/>
            <w:sz w:val="24"/>
            <w:szCs w:val="24"/>
          </w:rPr>
          <w:delInstrText>HYPERLINK \l "_bookmark33"</w:delInstrText>
        </w:r>
        <w:r w:rsidRPr="008372F6" w:rsidDel="00F3033A">
          <w:rPr>
            <w:rFonts w:ascii="Arial" w:hAnsi="Arial" w:cs="Arial"/>
            <w:sz w:val="24"/>
            <w:szCs w:val="24"/>
          </w:rPr>
        </w:r>
        <w:r w:rsidRPr="008372F6" w:rsidDel="00F3033A">
          <w:rPr>
            <w:rFonts w:ascii="Arial" w:hAnsi="Arial" w:cs="Arial"/>
            <w:sz w:val="24"/>
            <w:szCs w:val="24"/>
          </w:rPr>
          <w:fldChar w:fldCharType="separate"/>
        </w:r>
        <w:r w:rsidR="005D491A" w:rsidRPr="008372F6" w:rsidDel="00F3033A">
          <w:rPr>
            <w:rFonts w:ascii="Arial" w:hAnsi="Arial" w:cs="Arial"/>
            <w:w w:val="110"/>
            <w:sz w:val="24"/>
            <w:szCs w:val="24"/>
          </w:rPr>
          <w:delText>2016).</w:delText>
        </w:r>
        <w:r w:rsidRPr="008372F6" w:rsidDel="00F3033A">
          <w:rPr>
            <w:rFonts w:ascii="Arial" w:hAnsi="Arial" w:cs="Arial"/>
            <w:w w:val="110"/>
            <w:sz w:val="24"/>
            <w:szCs w:val="24"/>
          </w:rPr>
          <w:fldChar w:fldCharType="end"/>
        </w:r>
      </w:del>
    </w:p>
    <w:p w14:paraId="73E08C4F" w14:textId="46D56A1F"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10"/>
          <w:sz w:val="24"/>
          <w:szCs w:val="24"/>
        </w:rPr>
        <w:t>The</w:t>
      </w:r>
      <w:r w:rsidRPr="008372F6">
        <w:rPr>
          <w:rFonts w:ascii="Arial" w:hAnsi="Arial" w:cs="Arial"/>
          <w:spacing w:val="-12"/>
          <w:w w:val="110"/>
          <w:sz w:val="24"/>
          <w:szCs w:val="24"/>
        </w:rPr>
        <w:t xml:space="preserve"> </w:t>
      </w:r>
      <w:r w:rsidRPr="008372F6">
        <w:rPr>
          <w:rFonts w:ascii="Arial" w:hAnsi="Arial" w:cs="Arial"/>
          <w:w w:val="110"/>
          <w:sz w:val="24"/>
          <w:szCs w:val="24"/>
        </w:rPr>
        <w:t>focus</w:t>
      </w:r>
      <w:r w:rsidRPr="008372F6">
        <w:rPr>
          <w:rFonts w:ascii="Arial" w:hAnsi="Arial" w:cs="Arial"/>
          <w:spacing w:val="-12"/>
          <w:w w:val="110"/>
          <w:sz w:val="24"/>
          <w:szCs w:val="24"/>
        </w:rPr>
        <w:t xml:space="preserve"> </w:t>
      </w:r>
      <w:r w:rsidRPr="008372F6">
        <w:rPr>
          <w:rFonts w:ascii="Arial" w:hAnsi="Arial" w:cs="Arial"/>
          <w:w w:val="110"/>
          <w:sz w:val="24"/>
          <w:szCs w:val="24"/>
        </w:rPr>
        <w:t>of</w:t>
      </w:r>
      <w:r w:rsidRPr="008372F6">
        <w:rPr>
          <w:rFonts w:ascii="Arial" w:hAnsi="Arial" w:cs="Arial"/>
          <w:spacing w:val="-12"/>
          <w:w w:val="110"/>
          <w:sz w:val="24"/>
          <w:szCs w:val="24"/>
        </w:rPr>
        <w:t xml:space="preserve"> </w:t>
      </w:r>
      <w:r w:rsidRPr="008372F6">
        <w:rPr>
          <w:rFonts w:ascii="Arial" w:hAnsi="Arial" w:cs="Arial"/>
          <w:w w:val="110"/>
          <w:sz w:val="24"/>
          <w:szCs w:val="24"/>
        </w:rPr>
        <w:t>this</w:t>
      </w:r>
      <w:r w:rsidRPr="008372F6">
        <w:rPr>
          <w:rFonts w:ascii="Arial" w:hAnsi="Arial" w:cs="Arial"/>
          <w:spacing w:val="-12"/>
          <w:w w:val="110"/>
          <w:sz w:val="24"/>
          <w:szCs w:val="24"/>
        </w:rPr>
        <w:t xml:space="preserve"> </w:t>
      </w:r>
      <w:r w:rsidRPr="008372F6">
        <w:rPr>
          <w:rFonts w:ascii="Arial" w:hAnsi="Arial" w:cs="Arial"/>
          <w:w w:val="110"/>
          <w:sz w:val="24"/>
          <w:szCs w:val="24"/>
        </w:rPr>
        <w:t>article</w:t>
      </w:r>
      <w:r w:rsidRPr="008372F6">
        <w:rPr>
          <w:rFonts w:ascii="Arial" w:hAnsi="Arial" w:cs="Arial"/>
          <w:spacing w:val="-12"/>
          <w:w w:val="110"/>
          <w:sz w:val="24"/>
          <w:szCs w:val="24"/>
        </w:rPr>
        <w:t xml:space="preserve"> </w:t>
      </w:r>
      <w:r w:rsidRPr="008372F6">
        <w:rPr>
          <w:rFonts w:ascii="Arial" w:hAnsi="Arial" w:cs="Arial"/>
          <w:w w:val="110"/>
          <w:sz w:val="24"/>
          <w:szCs w:val="24"/>
        </w:rPr>
        <w:t>is</w:t>
      </w:r>
      <w:del w:id="212" w:author="Katri Aaltonen" w:date="2026-08-23T11:38:00Z">
        <w:r w:rsidRPr="008372F6" w:rsidDel="00F3033A">
          <w:rPr>
            <w:rFonts w:ascii="Arial" w:hAnsi="Arial" w:cs="Arial"/>
            <w:w w:val="110"/>
            <w:sz w:val="24"/>
            <w:szCs w:val="24"/>
          </w:rPr>
          <w:delText>,</w:delText>
        </w:r>
        <w:r w:rsidRPr="008372F6" w:rsidDel="00F3033A">
          <w:rPr>
            <w:rFonts w:ascii="Arial" w:hAnsi="Arial" w:cs="Arial"/>
            <w:spacing w:val="-12"/>
            <w:w w:val="110"/>
            <w:sz w:val="24"/>
            <w:szCs w:val="24"/>
          </w:rPr>
          <w:delText xml:space="preserve"> </w:delText>
        </w:r>
        <w:r w:rsidRPr="008372F6" w:rsidDel="00F3033A">
          <w:rPr>
            <w:rFonts w:ascii="Arial" w:hAnsi="Arial" w:cs="Arial"/>
            <w:w w:val="110"/>
            <w:sz w:val="24"/>
            <w:szCs w:val="24"/>
          </w:rPr>
          <w:delText>however,</w:delText>
        </w:r>
        <w:r w:rsidRPr="008372F6" w:rsidDel="00F3033A">
          <w:rPr>
            <w:rFonts w:ascii="Arial" w:hAnsi="Arial" w:cs="Arial"/>
            <w:spacing w:val="-12"/>
            <w:w w:val="110"/>
            <w:sz w:val="24"/>
            <w:szCs w:val="24"/>
          </w:rPr>
          <w:delText xml:space="preserve"> </w:delText>
        </w:r>
      </w:del>
      <w:ins w:id="213" w:author="Katri Aaltonen" w:date="2026-08-23T11:38:00Z">
        <w:r w:rsidR="00F3033A" w:rsidRPr="008372F6">
          <w:rPr>
            <w:rFonts w:ascii="Arial" w:hAnsi="Arial" w:cs="Arial"/>
            <w:spacing w:val="-12"/>
            <w:w w:val="110"/>
            <w:sz w:val="24"/>
            <w:szCs w:val="24"/>
          </w:rPr>
          <w:t xml:space="preserve"> </w:t>
        </w:r>
      </w:ins>
      <w:r w:rsidRPr="008372F6">
        <w:rPr>
          <w:rFonts w:ascii="Arial" w:hAnsi="Arial" w:cs="Arial"/>
          <w:w w:val="110"/>
          <w:sz w:val="24"/>
          <w:szCs w:val="24"/>
        </w:rPr>
        <w:t>on</w:t>
      </w:r>
      <w:r w:rsidRPr="008372F6">
        <w:rPr>
          <w:rFonts w:ascii="Arial" w:hAnsi="Arial" w:cs="Arial"/>
          <w:spacing w:val="-12"/>
          <w:w w:val="110"/>
          <w:sz w:val="24"/>
          <w:szCs w:val="24"/>
        </w:rPr>
        <w:t xml:space="preserve"> </w:t>
      </w:r>
      <w:ins w:id="214" w:author="Katri Aaltonen" w:date="2026-08-23T11:38:00Z">
        <w:r w:rsidR="00F3033A" w:rsidRPr="008372F6">
          <w:rPr>
            <w:rFonts w:ascii="Arial" w:hAnsi="Arial" w:cs="Arial"/>
            <w:spacing w:val="-12"/>
            <w:w w:val="110"/>
            <w:sz w:val="24"/>
            <w:szCs w:val="24"/>
          </w:rPr>
          <w:t xml:space="preserve">the </w:t>
        </w:r>
      </w:ins>
      <w:r w:rsidRPr="008372F6">
        <w:rPr>
          <w:rFonts w:ascii="Arial" w:hAnsi="Arial" w:cs="Arial"/>
          <w:w w:val="110"/>
          <w:sz w:val="24"/>
          <w:szCs w:val="24"/>
        </w:rPr>
        <w:t>values</w:t>
      </w:r>
      <w:r w:rsidRPr="008372F6">
        <w:rPr>
          <w:rFonts w:ascii="Arial" w:hAnsi="Arial" w:cs="Arial"/>
          <w:spacing w:val="-12"/>
          <w:w w:val="110"/>
          <w:sz w:val="24"/>
          <w:szCs w:val="24"/>
        </w:rPr>
        <w:t xml:space="preserve"> </w:t>
      </w:r>
      <w:r w:rsidRPr="008372F6">
        <w:rPr>
          <w:rFonts w:ascii="Arial" w:hAnsi="Arial" w:cs="Arial"/>
          <w:w w:val="110"/>
          <w:sz w:val="24"/>
          <w:szCs w:val="24"/>
        </w:rPr>
        <w:t>related</w:t>
      </w:r>
      <w:r w:rsidRPr="008372F6">
        <w:rPr>
          <w:rFonts w:ascii="Arial" w:hAnsi="Arial" w:cs="Arial"/>
          <w:spacing w:val="-12"/>
          <w:w w:val="110"/>
          <w:sz w:val="24"/>
          <w:szCs w:val="24"/>
        </w:rPr>
        <w:t xml:space="preserve"> </w:t>
      </w:r>
      <w:r w:rsidRPr="008372F6">
        <w:rPr>
          <w:rFonts w:ascii="Arial" w:hAnsi="Arial" w:cs="Arial"/>
          <w:w w:val="110"/>
          <w:sz w:val="24"/>
          <w:szCs w:val="24"/>
        </w:rPr>
        <w:t>to</w:t>
      </w:r>
      <w:r w:rsidRPr="008372F6">
        <w:rPr>
          <w:rFonts w:ascii="Arial" w:hAnsi="Arial" w:cs="Arial"/>
          <w:spacing w:val="-12"/>
          <w:w w:val="110"/>
          <w:sz w:val="24"/>
          <w:szCs w:val="24"/>
        </w:rPr>
        <w:t xml:space="preserve"> </w:t>
      </w:r>
      <w:r w:rsidRPr="008372F6">
        <w:rPr>
          <w:rFonts w:ascii="Arial" w:hAnsi="Arial" w:cs="Arial"/>
          <w:w w:val="110"/>
          <w:sz w:val="24"/>
          <w:szCs w:val="24"/>
        </w:rPr>
        <w:t>the</w:t>
      </w:r>
      <w:r w:rsidRPr="008372F6">
        <w:rPr>
          <w:rFonts w:ascii="Arial" w:hAnsi="Arial" w:cs="Arial"/>
          <w:spacing w:val="-12"/>
          <w:w w:val="110"/>
          <w:sz w:val="24"/>
          <w:szCs w:val="24"/>
        </w:rPr>
        <w:t xml:space="preserve"> </w:t>
      </w:r>
      <w:r w:rsidRPr="008372F6">
        <w:rPr>
          <w:rFonts w:ascii="Arial" w:hAnsi="Arial" w:cs="Arial"/>
          <w:w w:val="110"/>
          <w:sz w:val="24"/>
          <w:szCs w:val="24"/>
        </w:rPr>
        <w:t>content</w:t>
      </w:r>
      <w:r w:rsidRPr="008372F6">
        <w:rPr>
          <w:rFonts w:ascii="Arial" w:hAnsi="Arial" w:cs="Arial"/>
          <w:spacing w:val="-12"/>
          <w:w w:val="110"/>
          <w:sz w:val="24"/>
          <w:szCs w:val="24"/>
        </w:rPr>
        <w:t xml:space="preserve"> </w:t>
      </w:r>
      <w:r w:rsidRPr="008372F6">
        <w:rPr>
          <w:rFonts w:ascii="Arial" w:hAnsi="Arial" w:cs="Arial"/>
          <w:w w:val="110"/>
          <w:sz w:val="24"/>
          <w:szCs w:val="24"/>
        </w:rPr>
        <w:t>of</w:t>
      </w:r>
      <w:r w:rsidRPr="008372F6">
        <w:rPr>
          <w:rFonts w:ascii="Arial" w:hAnsi="Arial" w:cs="Arial"/>
          <w:spacing w:val="-12"/>
          <w:w w:val="110"/>
          <w:sz w:val="24"/>
          <w:szCs w:val="24"/>
        </w:rPr>
        <w:t xml:space="preserve"> </w:t>
      </w:r>
      <w:r w:rsidRPr="008372F6">
        <w:rPr>
          <w:rFonts w:ascii="Arial" w:hAnsi="Arial" w:cs="Arial"/>
          <w:w w:val="110"/>
          <w:sz w:val="24"/>
          <w:szCs w:val="24"/>
        </w:rPr>
        <w:t>decision-making</w:t>
      </w:r>
      <w:r w:rsidRPr="008372F6">
        <w:rPr>
          <w:rFonts w:ascii="Arial" w:hAnsi="Arial" w:cs="Arial"/>
          <w:spacing w:val="-12"/>
          <w:w w:val="110"/>
          <w:sz w:val="24"/>
          <w:szCs w:val="24"/>
        </w:rPr>
        <w:t xml:space="preserve"> </w:t>
      </w:r>
      <w:r w:rsidRPr="008372F6">
        <w:rPr>
          <w:rFonts w:ascii="Arial" w:hAnsi="Arial" w:cs="Arial"/>
          <w:w w:val="110"/>
          <w:sz w:val="24"/>
          <w:szCs w:val="24"/>
        </w:rPr>
        <w:t xml:space="preserve">(what </w:t>
      </w:r>
      <w:r w:rsidRPr="008372F6">
        <w:rPr>
          <w:rFonts w:ascii="Arial" w:hAnsi="Arial" w:cs="Arial"/>
          <w:sz w:val="24"/>
          <w:szCs w:val="24"/>
        </w:rPr>
        <w:t>decisions are made and why). Commonly applied values in healthcare prioriti</w:t>
      </w:r>
      <w:ins w:id="215" w:author="Microsoft Office User" w:date="2026-09-11T15:27:00Z">
        <w:r w:rsidR="000B052A" w:rsidRPr="008372F6">
          <w:rPr>
            <w:rFonts w:ascii="Arial" w:hAnsi="Arial" w:cs="Arial"/>
            <w:sz w:val="24"/>
            <w:szCs w:val="24"/>
          </w:rPr>
          <w:t>z</w:t>
        </w:r>
      </w:ins>
      <w:del w:id="216" w:author="Microsoft Office User" w:date="2026-09-11T15:27:00Z">
        <w:r w:rsidRPr="008372F6" w:rsidDel="000B052A">
          <w:rPr>
            <w:rFonts w:ascii="Arial" w:hAnsi="Arial" w:cs="Arial"/>
            <w:sz w:val="24"/>
            <w:szCs w:val="24"/>
          </w:rPr>
          <w:delText>s</w:delText>
        </w:r>
      </w:del>
      <w:r w:rsidRPr="008372F6">
        <w:rPr>
          <w:rFonts w:ascii="Arial" w:hAnsi="Arial" w:cs="Arial"/>
          <w:sz w:val="24"/>
          <w:szCs w:val="24"/>
        </w:rPr>
        <w:t xml:space="preserve">ation include clinical </w:t>
      </w:r>
      <w:r w:rsidRPr="008372F6">
        <w:rPr>
          <w:rFonts w:ascii="Arial" w:hAnsi="Arial" w:cs="Arial"/>
          <w:w w:val="110"/>
          <w:sz w:val="24"/>
          <w:szCs w:val="24"/>
        </w:rPr>
        <w:t>effectiveness</w:t>
      </w:r>
      <w:r w:rsidRPr="008372F6">
        <w:rPr>
          <w:rFonts w:ascii="Arial" w:hAnsi="Arial" w:cs="Arial"/>
          <w:spacing w:val="-11"/>
          <w:w w:val="110"/>
          <w:sz w:val="24"/>
          <w:szCs w:val="24"/>
        </w:rPr>
        <w:t xml:space="preserve"> </w:t>
      </w:r>
      <w:r w:rsidRPr="008372F6">
        <w:rPr>
          <w:rFonts w:ascii="Arial" w:hAnsi="Arial" w:cs="Arial"/>
          <w:w w:val="110"/>
          <w:sz w:val="24"/>
          <w:szCs w:val="24"/>
        </w:rPr>
        <w:t>and</w:t>
      </w:r>
      <w:r w:rsidRPr="008372F6">
        <w:rPr>
          <w:rFonts w:ascii="Arial" w:hAnsi="Arial" w:cs="Arial"/>
          <w:spacing w:val="-11"/>
          <w:w w:val="110"/>
          <w:sz w:val="24"/>
          <w:szCs w:val="24"/>
        </w:rPr>
        <w:t xml:space="preserve"> </w:t>
      </w:r>
      <w:r w:rsidRPr="008372F6">
        <w:rPr>
          <w:rFonts w:ascii="Arial" w:hAnsi="Arial" w:cs="Arial"/>
          <w:w w:val="110"/>
          <w:sz w:val="24"/>
          <w:szCs w:val="24"/>
        </w:rPr>
        <w:t>cost</w:t>
      </w:r>
      <w:r w:rsidRPr="008372F6">
        <w:rPr>
          <w:rFonts w:ascii="Arial" w:hAnsi="Arial" w:cs="Arial"/>
          <w:spacing w:val="-11"/>
          <w:w w:val="110"/>
          <w:sz w:val="24"/>
          <w:szCs w:val="24"/>
        </w:rPr>
        <w:t xml:space="preserve"> </w:t>
      </w:r>
      <w:r w:rsidRPr="008372F6">
        <w:rPr>
          <w:rFonts w:ascii="Arial" w:hAnsi="Arial" w:cs="Arial"/>
          <w:w w:val="110"/>
          <w:sz w:val="24"/>
          <w:szCs w:val="24"/>
        </w:rPr>
        <w:t>effectiveness</w:t>
      </w:r>
      <w:r w:rsidRPr="008372F6">
        <w:rPr>
          <w:rFonts w:ascii="Arial" w:hAnsi="Arial" w:cs="Arial"/>
          <w:spacing w:val="-11"/>
          <w:w w:val="110"/>
          <w:sz w:val="24"/>
          <w:szCs w:val="24"/>
        </w:rPr>
        <w:t xml:space="preserve"> </w:t>
      </w:r>
      <w:r w:rsidRPr="008372F6">
        <w:rPr>
          <w:rFonts w:ascii="Arial" w:hAnsi="Arial" w:cs="Arial"/>
          <w:w w:val="110"/>
          <w:sz w:val="24"/>
          <w:szCs w:val="24"/>
        </w:rPr>
        <w:t>(Clark</w:t>
      </w:r>
      <w:r w:rsidRPr="008372F6">
        <w:rPr>
          <w:rFonts w:ascii="Arial" w:hAnsi="Arial" w:cs="Arial"/>
          <w:spacing w:val="-11"/>
          <w:w w:val="110"/>
          <w:sz w:val="24"/>
          <w:szCs w:val="24"/>
        </w:rPr>
        <w:t xml:space="preserve"> </w:t>
      </w:r>
      <w:r w:rsidRPr="008372F6">
        <w:rPr>
          <w:rFonts w:ascii="Arial" w:hAnsi="Arial" w:cs="Arial"/>
          <w:w w:val="110"/>
          <w:sz w:val="24"/>
          <w:szCs w:val="24"/>
        </w:rPr>
        <w:t>and</w:t>
      </w:r>
      <w:r w:rsidRPr="008372F6">
        <w:rPr>
          <w:rFonts w:ascii="Arial" w:hAnsi="Arial" w:cs="Arial"/>
          <w:spacing w:val="-11"/>
          <w:w w:val="110"/>
          <w:sz w:val="24"/>
          <w:szCs w:val="24"/>
        </w:rPr>
        <w:t xml:space="preserve"> </w:t>
      </w:r>
      <w:r w:rsidRPr="008372F6">
        <w:rPr>
          <w:rFonts w:ascii="Arial" w:hAnsi="Arial" w:cs="Arial"/>
          <w:w w:val="110"/>
          <w:sz w:val="24"/>
          <w:szCs w:val="24"/>
        </w:rPr>
        <w:t>Weale</w:t>
      </w:r>
      <w:r w:rsidRPr="008372F6">
        <w:rPr>
          <w:rFonts w:ascii="Arial" w:hAnsi="Arial" w:cs="Arial"/>
          <w:spacing w:val="-11"/>
          <w:w w:val="110"/>
          <w:sz w:val="24"/>
          <w:szCs w:val="24"/>
        </w:rPr>
        <w:t xml:space="preserve"> </w:t>
      </w:r>
      <w:hyperlink w:anchor="_bookmark26" w:history="1">
        <w:r w:rsidR="005D491A" w:rsidRPr="008372F6">
          <w:rPr>
            <w:rFonts w:ascii="Arial" w:hAnsi="Arial" w:cs="Arial"/>
            <w:w w:val="110"/>
            <w:sz w:val="24"/>
            <w:szCs w:val="24"/>
          </w:rPr>
          <w:t>2012).</w:t>
        </w:r>
      </w:hyperlink>
      <w:r w:rsidRPr="008372F6">
        <w:rPr>
          <w:rFonts w:ascii="Arial" w:hAnsi="Arial" w:cs="Arial"/>
          <w:w w:val="110"/>
          <w:sz w:val="24"/>
          <w:szCs w:val="24"/>
        </w:rPr>
        <w:t xml:space="preserve"> These</w:t>
      </w:r>
      <w:r w:rsidRPr="008372F6">
        <w:rPr>
          <w:rFonts w:ascii="Arial" w:hAnsi="Arial" w:cs="Arial"/>
          <w:spacing w:val="-11"/>
          <w:w w:val="110"/>
          <w:sz w:val="24"/>
          <w:szCs w:val="24"/>
        </w:rPr>
        <w:t xml:space="preserve"> </w:t>
      </w:r>
      <w:r w:rsidRPr="008372F6">
        <w:rPr>
          <w:rFonts w:ascii="Arial" w:hAnsi="Arial" w:cs="Arial"/>
          <w:w w:val="110"/>
          <w:sz w:val="24"/>
          <w:szCs w:val="24"/>
        </w:rPr>
        <w:t>aim</w:t>
      </w:r>
      <w:r w:rsidRPr="008372F6">
        <w:rPr>
          <w:rFonts w:ascii="Arial" w:hAnsi="Arial" w:cs="Arial"/>
          <w:spacing w:val="-11"/>
          <w:w w:val="110"/>
          <w:sz w:val="24"/>
          <w:szCs w:val="24"/>
        </w:rPr>
        <w:t xml:space="preserve"> </w:t>
      </w:r>
      <w:r w:rsidRPr="008372F6">
        <w:rPr>
          <w:rFonts w:ascii="Arial" w:hAnsi="Arial" w:cs="Arial"/>
          <w:w w:val="110"/>
          <w:sz w:val="24"/>
          <w:szCs w:val="24"/>
        </w:rPr>
        <w:t>to</w:t>
      </w:r>
      <w:r w:rsidRPr="008372F6">
        <w:rPr>
          <w:rFonts w:ascii="Arial" w:hAnsi="Arial" w:cs="Arial"/>
          <w:spacing w:val="-11"/>
          <w:w w:val="110"/>
          <w:sz w:val="24"/>
          <w:szCs w:val="24"/>
        </w:rPr>
        <w:t xml:space="preserve"> </w:t>
      </w:r>
      <w:r w:rsidRPr="008372F6">
        <w:rPr>
          <w:rFonts w:ascii="Arial" w:hAnsi="Arial" w:cs="Arial"/>
          <w:w w:val="110"/>
          <w:sz w:val="24"/>
          <w:szCs w:val="24"/>
        </w:rPr>
        <w:t>direct</w:t>
      </w:r>
      <w:r w:rsidRPr="008372F6">
        <w:rPr>
          <w:rFonts w:ascii="Arial" w:hAnsi="Arial" w:cs="Arial"/>
          <w:spacing w:val="-11"/>
          <w:w w:val="110"/>
          <w:sz w:val="24"/>
          <w:szCs w:val="24"/>
        </w:rPr>
        <w:t xml:space="preserve"> </w:t>
      </w:r>
      <w:r w:rsidRPr="008372F6">
        <w:rPr>
          <w:rFonts w:ascii="Arial" w:hAnsi="Arial" w:cs="Arial"/>
          <w:w w:val="110"/>
          <w:sz w:val="24"/>
          <w:szCs w:val="24"/>
        </w:rPr>
        <w:t>scarce</w:t>
      </w:r>
      <w:r w:rsidRPr="008372F6">
        <w:rPr>
          <w:rFonts w:ascii="Arial" w:hAnsi="Arial" w:cs="Arial"/>
          <w:spacing w:val="-11"/>
          <w:w w:val="110"/>
          <w:sz w:val="24"/>
          <w:szCs w:val="24"/>
        </w:rPr>
        <w:t xml:space="preserve"> </w:t>
      </w:r>
      <w:r w:rsidRPr="008372F6">
        <w:rPr>
          <w:rFonts w:ascii="Arial" w:hAnsi="Arial" w:cs="Arial"/>
          <w:w w:val="110"/>
          <w:sz w:val="24"/>
          <w:szCs w:val="24"/>
        </w:rPr>
        <w:t>resources to interventions most likely to generate health gains, thereby producing the greatest possible health for the population (health maximi</w:t>
      </w:r>
      <w:ins w:id="217" w:author="Microsoft Office User" w:date="2026-09-11T15:27:00Z">
        <w:r w:rsidR="000B052A" w:rsidRPr="008372F6">
          <w:rPr>
            <w:rFonts w:ascii="Arial" w:hAnsi="Arial" w:cs="Arial"/>
            <w:w w:val="110"/>
            <w:sz w:val="24"/>
            <w:szCs w:val="24"/>
          </w:rPr>
          <w:t>z</w:t>
        </w:r>
      </w:ins>
      <w:del w:id="218" w:author="Microsoft Office User" w:date="2026-09-11T15:27:00Z">
        <w:r w:rsidRPr="008372F6" w:rsidDel="000B052A">
          <w:rPr>
            <w:rFonts w:ascii="Arial" w:hAnsi="Arial" w:cs="Arial"/>
            <w:w w:val="110"/>
            <w:sz w:val="24"/>
            <w:szCs w:val="24"/>
          </w:rPr>
          <w:delText>s</w:delText>
        </w:r>
      </w:del>
      <w:r w:rsidRPr="008372F6">
        <w:rPr>
          <w:rFonts w:ascii="Arial" w:hAnsi="Arial" w:cs="Arial"/>
          <w:w w:val="110"/>
          <w:sz w:val="24"/>
          <w:szCs w:val="24"/>
        </w:rPr>
        <w:t>ation).</w:t>
      </w:r>
      <w:r w:rsidRPr="008372F6">
        <w:rPr>
          <w:rFonts w:ascii="Arial" w:hAnsi="Arial" w:cs="Arial"/>
          <w:spacing w:val="40"/>
          <w:w w:val="110"/>
          <w:sz w:val="24"/>
          <w:szCs w:val="24"/>
        </w:rPr>
        <w:t xml:space="preserve"> </w:t>
      </w:r>
      <w:r w:rsidRPr="008372F6">
        <w:rPr>
          <w:rFonts w:ascii="Arial" w:hAnsi="Arial" w:cs="Arial"/>
          <w:w w:val="110"/>
          <w:sz w:val="24"/>
          <w:szCs w:val="24"/>
        </w:rPr>
        <w:t>The concept of opportunity cost refers to the foregone</w:t>
      </w:r>
      <w:r w:rsidRPr="008372F6">
        <w:rPr>
          <w:rFonts w:ascii="Arial" w:hAnsi="Arial" w:cs="Arial"/>
          <w:spacing w:val="-16"/>
          <w:w w:val="110"/>
          <w:sz w:val="24"/>
          <w:szCs w:val="24"/>
        </w:rPr>
        <w:t xml:space="preserve"> </w:t>
      </w:r>
      <w:r w:rsidRPr="008372F6">
        <w:rPr>
          <w:rFonts w:ascii="Arial" w:hAnsi="Arial" w:cs="Arial"/>
          <w:w w:val="110"/>
          <w:sz w:val="24"/>
          <w:szCs w:val="24"/>
        </w:rPr>
        <w:t>benefits</w:t>
      </w:r>
      <w:r w:rsidRPr="008372F6">
        <w:rPr>
          <w:rFonts w:ascii="Arial" w:hAnsi="Arial" w:cs="Arial"/>
          <w:spacing w:val="-15"/>
          <w:w w:val="110"/>
          <w:sz w:val="24"/>
          <w:szCs w:val="24"/>
        </w:rPr>
        <w:t xml:space="preserve"> </w:t>
      </w:r>
      <w:r w:rsidRPr="008372F6">
        <w:rPr>
          <w:rFonts w:ascii="Arial" w:hAnsi="Arial" w:cs="Arial"/>
          <w:w w:val="110"/>
          <w:sz w:val="24"/>
          <w:szCs w:val="24"/>
        </w:rPr>
        <w:t>associated</w:t>
      </w:r>
      <w:r w:rsidRPr="008372F6">
        <w:rPr>
          <w:rFonts w:ascii="Arial" w:hAnsi="Arial" w:cs="Arial"/>
          <w:spacing w:val="-15"/>
          <w:w w:val="110"/>
          <w:sz w:val="24"/>
          <w:szCs w:val="24"/>
        </w:rPr>
        <w:t xml:space="preserve"> </w:t>
      </w:r>
      <w:r w:rsidRPr="008372F6">
        <w:rPr>
          <w:rFonts w:ascii="Arial" w:hAnsi="Arial" w:cs="Arial"/>
          <w:w w:val="110"/>
          <w:sz w:val="24"/>
          <w:szCs w:val="24"/>
        </w:rPr>
        <w:t>with</w:t>
      </w:r>
      <w:r w:rsidRPr="008372F6">
        <w:rPr>
          <w:rFonts w:ascii="Arial" w:hAnsi="Arial" w:cs="Arial"/>
          <w:spacing w:val="-15"/>
          <w:w w:val="110"/>
          <w:sz w:val="24"/>
          <w:szCs w:val="24"/>
        </w:rPr>
        <w:t xml:space="preserve"> </w:t>
      </w:r>
      <w:r w:rsidRPr="008372F6">
        <w:rPr>
          <w:rFonts w:ascii="Arial" w:hAnsi="Arial" w:cs="Arial"/>
          <w:w w:val="110"/>
          <w:sz w:val="24"/>
          <w:szCs w:val="24"/>
        </w:rPr>
        <w:t>the</w:t>
      </w:r>
      <w:r w:rsidRPr="008372F6">
        <w:rPr>
          <w:rFonts w:ascii="Arial" w:hAnsi="Arial" w:cs="Arial"/>
          <w:spacing w:val="-15"/>
          <w:w w:val="110"/>
          <w:sz w:val="24"/>
          <w:szCs w:val="24"/>
        </w:rPr>
        <w:t xml:space="preserve"> </w:t>
      </w:r>
      <w:r w:rsidRPr="008372F6">
        <w:rPr>
          <w:rFonts w:ascii="Arial" w:hAnsi="Arial" w:cs="Arial"/>
          <w:w w:val="110"/>
          <w:sz w:val="24"/>
          <w:szCs w:val="24"/>
        </w:rPr>
        <w:t>next-best</w:t>
      </w:r>
      <w:r w:rsidRPr="008372F6">
        <w:rPr>
          <w:rFonts w:ascii="Arial" w:hAnsi="Arial" w:cs="Arial"/>
          <w:spacing w:val="-15"/>
          <w:w w:val="110"/>
          <w:sz w:val="24"/>
          <w:szCs w:val="24"/>
        </w:rPr>
        <w:t xml:space="preserve"> </w:t>
      </w:r>
      <w:r w:rsidRPr="008372F6">
        <w:rPr>
          <w:rFonts w:ascii="Arial" w:hAnsi="Arial" w:cs="Arial"/>
          <w:w w:val="110"/>
          <w:sz w:val="24"/>
          <w:szCs w:val="24"/>
        </w:rPr>
        <w:t>alternative,</w:t>
      </w:r>
      <w:r w:rsidRPr="008372F6">
        <w:rPr>
          <w:rFonts w:ascii="Arial" w:hAnsi="Arial" w:cs="Arial"/>
          <w:spacing w:val="-15"/>
          <w:w w:val="110"/>
          <w:sz w:val="24"/>
          <w:szCs w:val="24"/>
        </w:rPr>
        <w:t xml:space="preserve"> </w:t>
      </w:r>
      <w:r w:rsidRPr="008372F6">
        <w:rPr>
          <w:rFonts w:ascii="Arial" w:hAnsi="Arial" w:cs="Arial"/>
          <w:w w:val="110"/>
          <w:sz w:val="24"/>
          <w:szCs w:val="24"/>
        </w:rPr>
        <w:t>implying</w:t>
      </w:r>
      <w:r w:rsidRPr="008372F6">
        <w:rPr>
          <w:rFonts w:ascii="Arial" w:hAnsi="Arial" w:cs="Arial"/>
          <w:spacing w:val="-15"/>
          <w:w w:val="110"/>
          <w:sz w:val="24"/>
          <w:szCs w:val="24"/>
        </w:rPr>
        <w:t xml:space="preserve"> </w:t>
      </w:r>
      <w:r w:rsidRPr="008372F6">
        <w:rPr>
          <w:rFonts w:ascii="Arial" w:hAnsi="Arial" w:cs="Arial"/>
          <w:w w:val="110"/>
          <w:sz w:val="24"/>
          <w:szCs w:val="24"/>
        </w:rPr>
        <w:t>that</w:t>
      </w:r>
      <w:r w:rsidRPr="008372F6">
        <w:rPr>
          <w:rFonts w:ascii="Arial" w:hAnsi="Arial" w:cs="Arial"/>
          <w:spacing w:val="-16"/>
          <w:w w:val="110"/>
          <w:sz w:val="24"/>
          <w:szCs w:val="24"/>
        </w:rPr>
        <w:t xml:space="preserve"> </w:t>
      </w:r>
      <w:r w:rsidRPr="008372F6">
        <w:rPr>
          <w:rFonts w:ascii="Arial" w:hAnsi="Arial" w:cs="Arial"/>
          <w:w w:val="110"/>
          <w:sz w:val="24"/>
          <w:szCs w:val="24"/>
        </w:rPr>
        <w:t>resources</w:t>
      </w:r>
      <w:r w:rsidRPr="008372F6">
        <w:rPr>
          <w:rFonts w:ascii="Arial" w:hAnsi="Arial" w:cs="Arial"/>
          <w:spacing w:val="-15"/>
          <w:w w:val="110"/>
          <w:sz w:val="24"/>
          <w:szCs w:val="24"/>
        </w:rPr>
        <w:t xml:space="preserve"> </w:t>
      </w:r>
      <w:r w:rsidRPr="008372F6">
        <w:rPr>
          <w:rFonts w:ascii="Arial" w:hAnsi="Arial" w:cs="Arial"/>
          <w:w w:val="110"/>
          <w:sz w:val="24"/>
          <w:szCs w:val="24"/>
        </w:rPr>
        <w:t>invested</w:t>
      </w:r>
      <w:r w:rsidRPr="008372F6">
        <w:rPr>
          <w:rFonts w:ascii="Arial" w:hAnsi="Arial" w:cs="Arial"/>
          <w:spacing w:val="-15"/>
          <w:w w:val="110"/>
          <w:sz w:val="24"/>
          <w:szCs w:val="24"/>
        </w:rPr>
        <w:t xml:space="preserve"> </w:t>
      </w:r>
      <w:r w:rsidRPr="008372F6">
        <w:rPr>
          <w:rFonts w:ascii="Arial" w:hAnsi="Arial" w:cs="Arial"/>
          <w:w w:val="110"/>
          <w:sz w:val="24"/>
          <w:szCs w:val="24"/>
        </w:rPr>
        <w:t>in</w:t>
      </w:r>
      <w:r w:rsidRPr="008372F6">
        <w:rPr>
          <w:rFonts w:ascii="Arial" w:hAnsi="Arial" w:cs="Arial"/>
          <w:spacing w:val="-15"/>
          <w:w w:val="110"/>
          <w:sz w:val="24"/>
          <w:szCs w:val="24"/>
        </w:rPr>
        <w:t xml:space="preserve"> </w:t>
      </w:r>
      <w:r w:rsidRPr="008372F6">
        <w:rPr>
          <w:rFonts w:ascii="Arial" w:hAnsi="Arial" w:cs="Arial"/>
          <w:w w:val="110"/>
          <w:sz w:val="24"/>
          <w:szCs w:val="24"/>
        </w:rPr>
        <w:t>one intervention</w:t>
      </w:r>
      <w:r w:rsidRPr="008372F6">
        <w:rPr>
          <w:rFonts w:ascii="Arial" w:hAnsi="Arial" w:cs="Arial"/>
          <w:spacing w:val="-3"/>
          <w:w w:val="110"/>
          <w:sz w:val="24"/>
          <w:szCs w:val="24"/>
        </w:rPr>
        <w:t xml:space="preserve"> </w:t>
      </w:r>
      <w:r w:rsidRPr="008372F6">
        <w:rPr>
          <w:rFonts w:ascii="Arial" w:hAnsi="Arial" w:cs="Arial"/>
          <w:w w:val="110"/>
          <w:sz w:val="24"/>
          <w:szCs w:val="24"/>
        </w:rPr>
        <w:t>necessarily</w:t>
      </w:r>
      <w:r w:rsidRPr="008372F6">
        <w:rPr>
          <w:rFonts w:ascii="Arial" w:hAnsi="Arial" w:cs="Arial"/>
          <w:spacing w:val="-3"/>
          <w:w w:val="110"/>
          <w:sz w:val="24"/>
          <w:szCs w:val="24"/>
        </w:rPr>
        <w:t xml:space="preserve"> </w:t>
      </w:r>
      <w:r w:rsidRPr="008372F6">
        <w:rPr>
          <w:rFonts w:ascii="Arial" w:hAnsi="Arial" w:cs="Arial"/>
          <w:w w:val="110"/>
          <w:sz w:val="24"/>
          <w:szCs w:val="24"/>
        </w:rPr>
        <w:t>reduce</w:t>
      </w:r>
      <w:r w:rsidRPr="008372F6">
        <w:rPr>
          <w:rFonts w:ascii="Arial" w:hAnsi="Arial" w:cs="Arial"/>
          <w:spacing w:val="-3"/>
          <w:w w:val="110"/>
          <w:sz w:val="24"/>
          <w:szCs w:val="24"/>
        </w:rPr>
        <w:t xml:space="preserve"> </w:t>
      </w:r>
      <w:r w:rsidRPr="008372F6">
        <w:rPr>
          <w:rFonts w:ascii="Arial" w:hAnsi="Arial" w:cs="Arial"/>
          <w:w w:val="110"/>
          <w:sz w:val="24"/>
          <w:szCs w:val="24"/>
        </w:rPr>
        <w:t>what</w:t>
      </w:r>
      <w:r w:rsidRPr="008372F6">
        <w:rPr>
          <w:rFonts w:ascii="Arial" w:hAnsi="Arial" w:cs="Arial"/>
          <w:spacing w:val="-3"/>
          <w:w w:val="110"/>
          <w:sz w:val="24"/>
          <w:szCs w:val="24"/>
        </w:rPr>
        <w:t xml:space="preserve"> </w:t>
      </w:r>
      <w:r w:rsidRPr="008372F6">
        <w:rPr>
          <w:rFonts w:ascii="Arial" w:hAnsi="Arial" w:cs="Arial"/>
          <w:w w:val="110"/>
          <w:sz w:val="24"/>
          <w:szCs w:val="24"/>
        </w:rPr>
        <w:t>can</w:t>
      </w:r>
      <w:r w:rsidRPr="008372F6">
        <w:rPr>
          <w:rFonts w:ascii="Arial" w:hAnsi="Arial" w:cs="Arial"/>
          <w:spacing w:val="-3"/>
          <w:w w:val="110"/>
          <w:sz w:val="24"/>
          <w:szCs w:val="24"/>
        </w:rPr>
        <w:t xml:space="preserve"> </w:t>
      </w:r>
      <w:r w:rsidRPr="008372F6">
        <w:rPr>
          <w:rFonts w:ascii="Arial" w:hAnsi="Arial" w:cs="Arial"/>
          <w:w w:val="110"/>
          <w:sz w:val="24"/>
          <w:szCs w:val="24"/>
        </w:rPr>
        <w:t>be</w:t>
      </w:r>
      <w:r w:rsidRPr="008372F6">
        <w:rPr>
          <w:rFonts w:ascii="Arial" w:hAnsi="Arial" w:cs="Arial"/>
          <w:spacing w:val="-3"/>
          <w:w w:val="110"/>
          <w:sz w:val="24"/>
          <w:szCs w:val="24"/>
        </w:rPr>
        <w:t xml:space="preserve"> </w:t>
      </w:r>
      <w:r w:rsidRPr="008372F6">
        <w:rPr>
          <w:rFonts w:ascii="Arial" w:hAnsi="Arial" w:cs="Arial"/>
          <w:w w:val="110"/>
          <w:sz w:val="24"/>
          <w:szCs w:val="24"/>
        </w:rPr>
        <w:t>achieved</w:t>
      </w:r>
      <w:r w:rsidRPr="008372F6">
        <w:rPr>
          <w:rFonts w:ascii="Arial" w:hAnsi="Arial" w:cs="Arial"/>
          <w:spacing w:val="-3"/>
          <w:w w:val="110"/>
          <w:sz w:val="24"/>
          <w:szCs w:val="24"/>
        </w:rPr>
        <w:t xml:space="preserve"> </w:t>
      </w:r>
      <w:r w:rsidRPr="008372F6">
        <w:rPr>
          <w:rFonts w:ascii="Arial" w:hAnsi="Arial" w:cs="Arial"/>
          <w:w w:val="110"/>
          <w:sz w:val="24"/>
          <w:szCs w:val="24"/>
        </w:rPr>
        <w:t>elsewhere</w:t>
      </w:r>
      <w:r w:rsidRPr="008372F6">
        <w:rPr>
          <w:rFonts w:ascii="Arial" w:hAnsi="Arial" w:cs="Arial"/>
          <w:spacing w:val="-3"/>
          <w:w w:val="110"/>
          <w:sz w:val="24"/>
          <w:szCs w:val="24"/>
        </w:rPr>
        <w:t xml:space="preserve"> </w:t>
      </w:r>
      <w:r w:rsidRPr="008372F6">
        <w:rPr>
          <w:rFonts w:ascii="Arial" w:hAnsi="Arial" w:cs="Arial"/>
          <w:w w:val="110"/>
          <w:sz w:val="24"/>
          <w:szCs w:val="24"/>
        </w:rPr>
        <w:t>(Maguire</w:t>
      </w:r>
      <w:ins w:id="219" w:author="Microsoft Office User" w:date="2026-09-11T15:28:00Z">
        <w:r w:rsidR="000B052A" w:rsidRPr="008372F6">
          <w:rPr>
            <w:rFonts w:ascii="Arial" w:hAnsi="Arial" w:cs="Arial"/>
            <w:w w:val="110"/>
            <w:sz w:val="24"/>
            <w:szCs w:val="24"/>
          </w:rPr>
          <w:t xml:space="preserve"> et al.</w:t>
        </w:r>
      </w:ins>
      <w:del w:id="220" w:author="Microsoft Office User" w:date="2026-09-11T15:28:00Z">
        <w:r w:rsidRPr="008372F6" w:rsidDel="000B052A">
          <w:rPr>
            <w:rFonts w:ascii="Arial" w:hAnsi="Arial" w:cs="Arial"/>
            <w:w w:val="110"/>
            <w:sz w:val="24"/>
            <w:szCs w:val="24"/>
          </w:rPr>
          <w:delText>,</w:delText>
        </w:r>
        <w:r w:rsidRPr="008372F6" w:rsidDel="000B052A">
          <w:rPr>
            <w:rFonts w:ascii="Arial" w:hAnsi="Arial" w:cs="Arial"/>
            <w:spacing w:val="-2"/>
            <w:w w:val="110"/>
            <w:sz w:val="24"/>
            <w:szCs w:val="24"/>
          </w:rPr>
          <w:delText xml:space="preserve"> </w:delText>
        </w:r>
        <w:r w:rsidRPr="008372F6" w:rsidDel="000B052A">
          <w:rPr>
            <w:rFonts w:ascii="Arial" w:hAnsi="Arial" w:cs="Arial"/>
            <w:w w:val="110"/>
            <w:sz w:val="24"/>
            <w:szCs w:val="24"/>
          </w:rPr>
          <w:delText>Persson,</w:delText>
        </w:r>
        <w:r w:rsidRPr="008372F6" w:rsidDel="000B052A">
          <w:rPr>
            <w:rFonts w:ascii="Arial" w:hAnsi="Arial" w:cs="Arial"/>
            <w:spacing w:val="-2"/>
            <w:w w:val="110"/>
            <w:sz w:val="24"/>
            <w:szCs w:val="24"/>
          </w:rPr>
          <w:delText xml:space="preserve"> </w:delText>
        </w:r>
        <w:r w:rsidRPr="008372F6" w:rsidDel="000B052A">
          <w:rPr>
            <w:rFonts w:ascii="Arial" w:hAnsi="Arial" w:cs="Arial"/>
            <w:w w:val="110"/>
            <w:sz w:val="24"/>
            <w:szCs w:val="24"/>
          </w:rPr>
          <w:delText>and</w:delText>
        </w:r>
        <w:r w:rsidRPr="008372F6" w:rsidDel="000B052A">
          <w:rPr>
            <w:rFonts w:ascii="Arial" w:hAnsi="Arial" w:cs="Arial"/>
            <w:spacing w:val="-3"/>
            <w:w w:val="110"/>
            <w:sz w:val="24"/>
            <w:szCs w:val="24"/>
          </w:rPr>
          <w:delText xml:space="preserve"> </w:delText>
        </w:r>
        <w:r w:rsidRPr="008372F6" w:rsidDel="000B052A">
          <w:rPr>
            <w:rFonts w:ascii="Arial" w:hAnsi="Arial" w:cs="Arial"/>
            <w:w w:val="110"/>
            <w:sz w:val="24"/>
            <w:szCs w:val="24"/>
          </w:rPr>
          <w:delText>Tinghög</w:delText>
        </w:r>
      </w:del>
      <w:r w:rsidRPr="008372F6">
        <w:rPr>
          <w:rFonts w:ascii="Arial" w:hAnsi="Arial" w:cs="Arial"/>
          <w:w w:val="110"/>
          <w:sz w:val="24"/>
          <w:szCs w:val="24"/>
        </w:rPr>
        <w:t xml:space="preserve"> </w:t>
      </w:r>
      <w:hyperlink w:anchor="_bookmark72" w:history="1">
        <w:r w:rsidR="005D491A" w:rsidRPr="008372F6">
          <w:rPr>
            <w:rFonts w:ascii="Arial" w:hAnsi="Arial" w:cs="Arial"/>
            <w:w w:val="110"/>
            <w:sz w:val="24"/>
            <w:szCs w:val="24"/>
          </w:rPr>
          <w:t>2023).</w:t>
        </w:r>
      </w:hyperlink>
      <w:r w:rsidRPr="008372F6">
        <w:rPr>
          <w:rFonts w:ascii="Arial" w:hAnsi="Arial" w:cs="Arial"/>
          <w:spacing w:val="40"/>
          <w:w w:val="110"/>
          <w:sz w:val="24"/>
          <w:szCs w:val="24"/>
        </w:rPr>
        <w:t xml:space="preserve"> </w:t>
      </w:r>
      <w:r w:rsidRPr="008372F6">
        <w:rPr>
          <w:rFonts w:ascii="Arial" w:hAnsi="Arial" w:cs="Arial"/>
          <w:w w:val="110"/>
          <w:sz w:val="24"/>
          <w:szCs w:val="24"/>
        </w:rPr>
        <w:t>The application of these criteria depends on the availability of high</w:t>
      </w:r>
      <w:ins w:id="221" w:author="Microsoft Office User" w:date="2026-09-11T09:20:00Z">
        <w:r w:rsidR="005F2A68" w:rsidRPr="008372F6">
          <w:rPr>
            <w:rFonts w:ascii="Arial" w:hAnsi="Arial" w:cs="Arial"/>
            <w:w w:val="110"/>
            <w:sz w:val="24"/>
            <w:szCs w:val="24"/>
          </w:rPr>
          <w:t>-</w:t>
        </w:r>
      </w:ins>
      <w:del w:id="222" w:author="Microsoft Office User" w:date="2026-09-11T09:20:00Z">
        <w:r w:rsidRPr="008372F6" w:rsidDel="005F2A68">
          <w:rPr>
            <w:rFonts w:ascii="Arial" w:hAnsi="Arial" w:cs="Arial"/>
            <w:w w:val="110"/>
            <w:sz w:val="24"/>
            <w:szCs w:val="24"/>
          </w:rPr>
          <w:delText xml:space="preserve"> </w:delText>
        </w:r>
      </w:del>
      <w:r w:rsidRPr="008372F6">
        <w:rPr>
          <w:rFonts w:ascii="Arial" w:hAnsi="Arial" w:cs="Arial"/>
          <w:w w:val="110"/>
          <w:sz w:val="24"/>
          <w:szCs w:val="24"/>
        </w:rPr>
        <w:t>quality evidence of clinical</w:t>
      </w:r>
      <w:r w:rsidRPr="008372F6">
        <w:rPr>
          <w:rFonts w:ascii="Arial" w:hAnsi="Arial" w:cs="Arial"/>
          <w:spacing w:val="-16"/>
          <w:w w:val="110"/>
          <w:sz w:val="24"/>
          <w:szCs w:val="24"/>
        </w:rPr>
        <w:t xml:space="preserve"> </w:t>
      </w:r>
      <w:r w:rsidRPr="008372F6">
        <w:rPr>
          <w:rFonts w:ascii="Arial" w:hAnsi="Arial" w:cs="Arial"/>
          <w:w w:val="110"/>
          <w:sz w:val="24"/>
          <w:szCs w:val="24"/>
        </w:rPr>
        <w:t>value.</w:t>
      </w:r>
      <w:r w:rsidRPr="008372F6">
        <w:rPr>
          <w:rFonts w:ascii="Arial" w:hAnsi="Arial" w:cs="Arial"/>
          <w:spacing w:val="-15"/>
          <w:w w:val="110"/>
          <w:sz w:val="24"/>
          <w:szCs w:val="24"/>
        </w:rPr>
        <w:t xml:space="preserve"> </w:t>
      </w:r>
      <w:r w:rsidRPr="008372F6">
        <w:rPr>
          <w:rFonts w:ascii="Arial" w:hAnsi="Arial" w:cs="Arial"/>
          <w:w w:val="110"/>
          <w:sz w:val="24"/>
          <w:szCs w:val="24"/>
        </w:rPr>
        <w:t>Furthermore,</w:t>
      </w:r>
      <w:r w:rsidRPr="008372F6">
        <w:rPr>
          <w:rFonts w:ascii="Arial" w:hAnsi="Arial" w:cs="Arial"/>
          <w:spacing w:val="-15"/>
          <w:w w:val="110"/>
          <w:sz w:val="24"/>
          <w:szCs w:val="24"/>
        </w:rPr>
        <w:t xml:space="preserve"> </w:t>
      </w:r>
      <w:r w:rsidRPr="008372F6">
        <w:rPr>
          <w:rFonts w:ascii="Arial" w:hAnsi="Arial" w:cs="Arial"/>
          <w:w w:val="110"/>
          <w:sz w:val="24"/>
          <w:szCs w:val="24"/>
        </w:rPr>
        <w:t>cost</w:t>
      </w:r>
      <w:r w:rsidRPr="008372F6">
        <w:rPr>
          <w:rFonts w:ascii="Arial" w:hAnsi="Arial" w:cs="Arial"/>
          <w:spacing w:val="-15"/>
          <w:w w:val="110"/>
          <w:sz w:val="24"/>
          <w:szCs w:val="24"/>
        </w:rPr>
        <w:t xml:space="preserve"> </w:t>
      </w:r>
      <w:r w:rsidRPr="008372F6">
        <w:rPr>
          <w:rFonts w:ascii="Arial" w:hAnsi="Arial" w:cs="Arial"/>
          <w:w w:val="110"/>
          <w:sz w:val="24"/>
          <w:szCs w:val="24"/>
        </w:rPr>
        <w:t>effectiveness</w:t>
      </w:r>
      <w:r w:rsidRPr="008372F6">
        <w:rPr>
          <w:rFonts w:ascii="Arial" w:hAnsi="Arial" w:cs="Arial"/>
          <w:spacing w:val="-15"/>
          <w:w w:val="110"/>
          <w:sz w:val="24"/>
          <w:szCs w:val="24"/>
        </w:rPr>
        <w:t xml:space="preserve"> </w:t>
      </w:r>
      <w:r w:rsidRPr="008372F6">
        <w:rPr>
          <w:rFonts w:ascii="Arial" w:hAnsi="Arial" w:cs="Arial"/>
          <w:w w:val="110"/>
          <w:sz w:val="24"/>
          <w:szCs w:val="24"/>
        </w:rPr>
        <w:t>is</w:t>
      </w:r>
      <w:r w:rsidRPr="008372F6">
        <w:rPr>
          <w:rFonts w:ascii="Arial" w:hAnsi="Arial" w:cs="Arial"/>
          <w:spacing w:val="-15"/>
          <w:w w:val="110"/>
          <w:sz w:val="24"/>
          <w:szCs w:val="24"/>
        </w:rPr>
        <w:t xml:space="preserve"> </w:t>
      </w:r>
      <w:r w:rsidRPr="008372F6">
        <w:rPr>
          <w:rFonts w:ascii="Arial" w:hAnsi="Arial" w:cs="Arial"/>
          <w:w w:val="110"/>
          <w:sz w:val="24"/>
          <w:szCs w:val="24"/>
        </w:rPr>
        <w:t>typically</w:t>
      </w:r>
      <w:r w:rsidRPr="008372F6">
        <w:rPr>
          <w:rFonts w:ascii="Arial" w:hAnsi="Arial" w:cs="Arial"/>
          <w:spacing w:val="-15"/>
          <w:w w:val="110"/>
          <w:sz w:val="24"/>
          <w:szCs w:val="24"/>
        </w:rPr>
        <w:t xml:space="preserve"> </w:t>
      </w:r>
      <w:r w:rsidRPr="008372F6">
        <w:rPr>
          <w:rFonts w:ascii="Arial" w:hAnsi="Arial" w:cs="Arial"/>
          <w:w w:val="110"/>
          <w:sz w:val="24"/>
          <w:szCs w:val="24"/>
        </w:rPr>
        <w:t>assessed</w:t>
      </w:r>
      <w:r w:rsidRPr="008372F6">
        <w:rPr>
          <w:rFonts w:ascii="Arial" w:hAnsi="Arial" w:cs="Arial"/>
          <w:spacing w:val="-15"/>
          <w:w w:val="110"/>
          <w:sz w:val="24"/>
          <w:szCs w:val="24"/>
        </w:rPr>
        <w:t xml:space="preserve"> </w:t>
      </w:r>
      <w:r w:rsidRPr="008372F6">
        <w:rPr>
          <w:rFonts w:ascii="Arial" w:hAnsi="Arial" w:cs="Arial"/>
          <w:w w:val="110"/>
          <w:sz w:val="24"/>
          <w:szCs w:val="24"/>
        </w:rPr>
        <w:t>through</w:t>
      </w:r>
      <w:r w:rsidRPr="008372F6">
        <w:rPr>
          <w:rFonts w:ascii="Arial" w:hAnsi="Arial" w:cs="Arial"/>
          <w:spacing w:val="-16"/>
          <w:w w:val="110"/>
          <w:sz w:val="24"/>
          <w:szCs w:val="24"/>
        </w:rPr>
        <w:t xml:space="preserve"> </w:t>
      </w:r>
      <w:r w:rsidRPr="008372F6">
        <w:rPr>
          <w:rFonts w:ascii="Arial" w:hAnsi="Arial" w:cs="Arial"/>
          <w:w w:val="110"/>
          <w:sz w:val="24"/>
          <w:szCs w:val="24"/>
        </w:rPr>
        <w:t>complex</w:t>
      </w:r>
      <w:r w:rsidRPr="008372F6">
        <w:rPr>
          <w:rFonts w:ascii="Arial" w:hAnsi="Arial" w:cs="Arial"/>
          <w:spacing w:val="-15"/>
          <w:w w:val="110"/>
          <w:sz w:val="24"/>
          <w:szCs w:val="24"/>
        </w:rPr>
        <w:t xml:space="preserve"> </w:t>
      </w:r>
      <w:r w:rsidRPr="008372F6">
        <w:rPr>
          <w:rFonts w:ascii="Arial" w:hAnsi="Arial" w:cs="Arial"/>
          <w:w w:val="110"/>
          <w:sz w:val="24"/>
          <w:szCs w:val="24"/>
        </w:rPr>
        <w:t>and</w:t>
      </w:r>
      <w:r w:rsidRPr="008372F6">
        <w:rPr>
          <w:rFonts w:ascii="Arial" w:hAnsi="Arial" w:cs="Arial"/>
          <w:spacing w:val="-15"/>
          <w:w w:val="110"/>
          <w:sz w:val="24"/>
          <w:szCs w:val="24"/>
        </w:rPr>
        <w:t xml:space="preserve"> </w:t>
      </w:r>
      <w:r w:rsidRPr="008372F6">
        <w:rPr>
          <w:rFonts w:ascii="Arial" w:hAnsi="Arial" w:cs="Arial"/>
          <w:w w:val="110"/>
          <w:sz w:val="24"/>
          <w:szCs w:val="24"/>
        </w:rPr>
        <w:t>technical evaluations</w:t>
      </w:r>
      <w:r w:rsidRPr="008372F6">
        <w:rPr>
          <w:rFonts w:ascii="Arial" w:hAnsi="Arial" w:cs="Arial"/>
          <w:spacing w:val="-9"/>
          <w:w w:val="110"/>
          <w:sz w:val="24"/>
          <w:szCs w:val="24"/>
        </w:rPr>
        <w:t xml:space="preserve"> </w:t>
      </w:r>
      <w:r w:rsidRPr="008372F6">
        <w:rPr>
          <w:rFonts w:ascii="Arial" w:hAnsi="Arial" w:cs="Arial"/>
          <w:w w:val="110"/>
          <w:sz w:val="24"/>
          <w:szCs w:val="24"/>
        </w:rPr>
        <w:t>of</w:t>
      </w:r>
      <w:r w:rsidRPr="008372F6">
        <w:rPr>
          <w:rFonts w:ascii="Arial" w:hAnsi="Arial" w:cs="Arial"/>
          <w:spacing w:val="-9"/>
          <w:w w:val="110"/>
          <w:sz w:val="24"/>
          <w:szCs w:val="24"/>
        </w:rPr>
        <w:t xml:space="preserve"> </w:t>
      </w:r>
      <w:r w:rsidRPr="008372F6">
        <w:rPr>
          <w:rFonts w:ascii="Arial" w:hAnsi="Arial" w:cs="Arial"/>
          <w:w w:val="110"/>
          <w:sz w:val="24"/>
          <w:szCs w:val="24"/>
        </w:rPr>
        <w:t>health</w:t>
      </w:r>
      <w:r w:rsidRPr="008372F6">
        <w:rPr>
          <w:rFonts w:ascii="Arial" w:hAnsi="Arial" w:cs="Arial"/>
          <w:spacing w:val="-9"/>
          <w:w w:val="110"/>
          <w:sz w:val="24"/>
          <w:szCs w:val="24"/>
        </w:rPr>
        <w:t xml:space="preserve"> </w:t>
      </w:r>
      <w:r w:rsidRPr="008372F6">
        <w:rPr>
          <w:rFonts w:ascii="Arial" w:hAnsi="Arial" w:cs="Arial"/>
          <w:w w:val="110"/>
          <w:sz w:val="24"/>
          <w:szCs w:val="24"/>
        </w:rPr>
        <w:t>benefits</w:t>
      </w:r>
      <w:r w:rsidRPr="008372F6">
        <w:rPr>
          <w:rFonts w:ascii="Arial" w:hAnsi="Arial" w:cs="Arial"/>
          <w:spacing w:val="-9"/>
          <w:w w:val="110"/>
          <w:sz w:val="24"/>
          <w:szCs w:val="24"/>
        </w:rPr>
        <w:t xml:space="preserve"> </w:t>
      </w:r>
      <w:r w:rsidRPr="008372F6">
        <w:rPr>
          <w:rFonts w:ascii="Arial" w:hAnsi="Arial" w:cs="Arial"/>
          <w:w w:val="110"/>
          <w:sz w:val="24"/>
          <w:szCs w:val="24"/>
        </w:rPr>
        <w:t>(e.g.,</w:t>
      </w:r>
      <w:r w:rsidRPr="008372F6">
        <w:rPr>
          <w:rFonts w:ascii="Arial" w:hAnsi="Arial" w:cs="Arial"/>
          <w:spacing w:val="-9"/>
          <w:w w:val="110"/>
          <w:sz w:val="24"/>
          <w:szCs w:val="24"/>
        </w:rPr>
        <w:t xml:space="preserve"> </w:t>
      </w:r>
      <w:r w:rsidRPr="008372F6">
        <w:rPr>
          <w:rFonts w:ascii="Arial" w:hAnsi="Arial" w:cs="Arial"/>
          <w:w w:val="110"/>
          <w:sz w:val="24"/>
          <w:szCs w:val="24"/>
        </w:rPr>
        <w:t>Quality</w:t>
      </w:r>
      <w:r w:rsidRPr="008372F6">
        <w:rPr>
          <w:rFonts w:ascii="Arial" w:hAnsi="Arial" w:cs="Arial"/>
          <w:spacing w:val="-9"/>
          <w:w w:val="110"/>
          <w:sz w:val="24"/>
          <w:szCs w:val="24"/>
        </w:rPr>
        <w:t xml:space="preserve"> </w:t>
      </w:r>
      <w:r w:rsidRPr="008372F6">
        <w:rPr>
          <w:rFonts w:ascii="Arial" w:hAnsi="Arial" w:cs="Arial"/>
          <w:w w:val="110"/>
          <w:sz w:val="24"/>
          <w:szCs w:val="24"/>
        </w:rPr>
        <w:t>Adjusted</w:t>
      </w:r>
      <w:r w:rsidRPr="008372F6">
        <w:rPr>
          <w:rFonts w:ascii="Arial" w:hAnsi="Arial" w:cs="Arial"/>
          <w:spacing w:val="-9"/>
          <w:w w:val="110"/>
          <w:sz w:val="24"/>
          <w:szCs w:val="24"/>
        </w:rPr>
        <w:t xml:space="preserve"> </w:t>
      </w:r>
      <w:r w:rsidRPr="008372F6">
        <w:rPr>
          <w:rFonts w:ascii="Arial" w:hAnsi="Arial" w:cs="Arial"/>
          <w:w w:val="110"/>
          <w:sz w:val="24"/>
          <w:szCs w:val="24"/>
        </w:rPr>
        <w:t>Life</w:t>
      </w:r>
      <w:r w:rsidRPr="008372F6">
        <w:rPr>
          <w:rFonts w:ascii="Arial" w:hAnsi="Arial" w:cs="Arial"/>
          <w:spacing w:val="-9"/>
          <w:w w:val="110"/>
          <w:sz w:val="24"/>
          <w:szCs w:val="24"/>
        </w:rPr>
        <w:t xml:space="preserve"> </w:t>
      </w:r>
      <w:r w:rsidRPr="008372F6">
        <w:rPr>
          <w:rFonts w:ascii="Arial" w:hAnsi="Arial" w:cs="Arial"/>
          <w:w w:val="110"/>
          <w:sz w:val="24"/>
          <w:szCs w:val="24"/>
        </w:rPr>
        <w:t>Years,</w:t>
      </w:r>
      <w:r w:rsidRPr="008372F6">
        <w:rPr>
          <w:rFonts w:ascii="Arial" w:hAnsi="Arial" w:cs="Arial"/>
          <w:spacing w:val="-9"/>
          <w:w w:val="110"/>
          <w:sz w:val="24"/>
          <w:szCs w:val="24"/>
        </w:rPr>
        <w:t xml:space="preserve"> </w:t>
      </w:r>
      <w:r w:rsidRPr="008372F6">
        <w:rPr>
          <w:rFonts w:ascii="Arial" w:hAnsi="Arial" w:cs="Arial"/>
          <w:w w:val="110"/>
          <w:sz w:val="24"/>
          <w:szCs w:val="24"/>
        </w:rPr>
        <w:t>QALYs)</w:t>
      </w:r>
      <w:r w:rsidRPr="008372F6">
        <w:rPr>
          <w:rFonts w:ascii="Arial" w:hAnsi="Arial" w:cs="Arial"/>
          <w:spacing w:val="-9"/>
          <w:w w:val="110"/>
          <w:sz w:val="24"/>
          <w:szCs w:val="24"/>
        </w:rPr>
        <w:t xml:space="preserve"> </w:t>
      </w:r>
      <w:r w:rsidRPr="008372F6">
        <w:rPr>
          <w:rFonts w:ascii="Arial" w:hAnsi="Arial" w:cs="Arial"/>
          <w:w w:val="110"/>
          <w:sz w:val="24"/>
          <w:szCs w:val="24"/>
        </w:rPr>
        <w:t>and</w:t>
      </w:r>
      <w:r w:rsidRPr="008372F6">
        <w:rPr>
          <w:rFonts w:ascii="Arial" w:hAnsi="Arial" w:cs="Arial"/>
          <w:spacing w:val="-9"/>
          <w:w w:val="110"/>
          <w:sz w:val="24"/>
          <w:szCs w:val="24"/>
        </w:rPr>
        <w:t xml:space="preserve"> </w:t>
      </w:r>
      <w:r w:rsidRPr="008372F6">
        <w:rPr>
          <w:rFonts w:ascii="Arial" w:hAnsi="Arial" w:cs="Arial"/>
          <w:w w:val="110"/>
          <w:sz w:val="24"/>
          <w:szCs w:val="24"/>
        </w:rPr>
        <w:t>costs,</w:t>
      </w:r>
      <w:r w:rsidRPr="008372F6">
        <w:rPr>
          <w:rFonts w:ascii="Arial" w:hAnsi="Arial" w:cs="Arial"/>
          <w:spacing w:val="-9"/>
          <w:w w:val="110"/>
          <w:sz w:val="24"/>
          <w:szCs w:val="24"/>
        </w:rPr>
        <w:t xml:space="preserve"> </w:t>
      </w:r>
      <w:r w:rsidRPr="008372F6">
        <w:rPr>
          <w:rFonts w:ascii="Arial" w:hAnsi="Arial" w:cs="Arial"/>
          <w:w w:val="110"/>
          <w:sz w:val="24"/>
          <w:szCs w:val="24"/>
        </w:rPr>
        <w:t>with</w:t>
      </w:r>
      <w:r w:rsidRPr="008372F6">
        <w:rPr>
          <w:rFonts w:ascii="Arial" w:hAnsi="Arial" w:cs="Arial"/>
          <w:spacing w:val="-9"/>
          <w:w w:val="110"/>
          <w:sz w:val="24"/>
          <w:szCs w:val="24"/>
        </w:rPr>
        <w:t xml:space="preserve"> </w:t>
      </w:r>
      <w:r w:rsidRPr="008372F6">
        <w:rPr>
          <w:rFonts w:ascii="Arial" w:hAnsi="Arial" w:cs="Arial"/>
          <w:w w:val="110"/>
          <w:sz w:val="24"/>
          <w:szCs w:val="24"/>
        </w:rPr>
        <w:t>the</w:t>
      </w:r>
      <w:r w:rsidRPr="008372F6">
        <w:rPr>
          <w:rFonts w:ascii="Arial" w:hAnsi="Arial" w:cs="Arial"/>
          <w:spacing w:val="-9"/>
          <w:w w:val="110"/>
          <w:sz w:val="24"/>
          <w:szCs w:val="24"/>
        </w:rPr>
        <w:t xml:space="preserve"> </w:t>
      </w:r>
      <w:r w:rsidRPr="008372F6">
        <w:rPr>
          <w:rFonts w:ascii="Arial" w:hAnsi="Arial" w:cs="Arial"/>
          <w:w w:val="110"/>
          <w:sz w:val="24"/>
          <w:szCs w:val="24"/>
        </w:rPr>
        <w:t>aim</w:t>
      </w:r>
      <w:r w:rsidR="001671DA" w:rsidRPr="008372F6">
        <w:rPr>
          <w:rFonts w:ascii="Arial" w:hAnsi="Arial" w:cs="Arial"/>
          <w:w w:val="110"/>
          <w:sz w:val="24"/>
          <w:szCs w:val="24"/>
        </w:rPr>
        <w:t xml:space="preserve"> </w:t>
      </w:r>
      <w:r w:rsidRPr="008372F6">
        <w:rPr>
          <w:rFonts w:ascii="Arial" w:hAnsi="Arial" w:cs="Arial"/>
          <w:w w:val="105"/>
          <w:sz w:val="24"/>
          <w:szCs w:val="24"/>
        </w:rPr>
        <w:t xml:space="preserve">of comparing the relative worth of different interventions. Although widely used, </w:t>
      </w:r>
      <w:ins w:id="223" w:author="Héctor Bahamonde" w:date="2026-09-19T11:49:00Z" w16du:dateUtc="2026-09-19T09:49:00Z">
        <w:r w:rsidR="00560602">
          <w:rPr>
            <w:rFonts w:ascii="Arial" w:hAnsi="Arial" w:cs="Arial"/>
            <w:w w:val="105"/>
            <w:sz w:val="24"/>
            <w:szCs w:val="24"/>
          </w:rPr>
          <w:t xml:space="preserve">the </w:t>
        </w:r>
      </w:ins>
      <w:r w:rsidRPr="008372F6">
        <w:rPr>
          <w:rFonts w:ascii="Arial" w:hAnsi="Arial" w:cs="Arial"/>
          <w:w w:val="105"/>
          <w:sz w:val="24"/>
          <w:szCs w:val="24"/>
        </w:rPr>
        <w:t xml:space="preserve">QALY concept involves controversial value judgements (Dukhanin et al. </w:t>
      </w:r>
      <w:hyperlink w:anchor="_bookmark36" w:history="1">
        <w:r w:rsidR="005D491A" w:rsidRPr="008372F6">
          <w:rPr>
            <w:rFonts w:ascii="Arial" w:hAnsi="Arial" w:cs="Arial"/>
            <w:w w:val="105"/>
            <w:sz w:val="24"/>
            <w:szCs w:val="24"/>
          </w:rPr>
          <w:t>2018;</w:t>
        </w:r>
      </w:hyperlink>
      <w:r w:rsidRPr="008372F6">
        <w:rPr>
          <w:rFonts w:ascii="Arial" w:hAnsi="Arial" w:cs="Arial"/>
          <w:w w:val="105"/>
          <w:sz w:val="24"/>
          <w:szCs w:val="24"/>
        </w:rPr>
        <w:t xml:space="preserve"> Mahdiani</w:t>
      </w:r>
      <w:ins w:id="224" w:author="Microsoft Office User" w:date="2026-09-13T14:55:00Z">
        <w:r w:rsidR="00FE5E87" w:rsidRPr="008372F6">
          <w:rPr>
            <w:rFonts w:ascii="Arial" w:hAnsi="Arial" w:cs="Arial"/>
            <w:w w:val="105"/>
            <w:sz w:val="24"/>
            <w:szCs w:val="24"/>
          </w:rPr>
          <w:t xml:space="preserve"> e</w:t>
        </w:r>
      </w:ins>
      <w:ins w:id="225" w:author="Microsoft Office User" w:date="2026-09-13T14:56:00Z">
        <w:r w:rsidR="00FE5E87" w:rsidRPr="008372F6">
          <w:rPr>
            <w:rFonts w:ascii="Arial" w:hAnsi="Arial" w:cs="Arial"/>
            <w:w w:val="105"/>
            <w:sz w:val="24"/>
            <w:szCs w:val="24"/>
          </w:rPr>
          <w:t>t al.</w:t>
        </w:r>
      </w:ins>
      <w:del w:id="226" w:author="Microsoft Office User" w:date="2026-09-13T14:55:00Z">
        <w:r w:rsidRPr="008372F6" w:rsidDel="00FE5E87">
          <w:rPr>
            <w:rFonts w:ascii="Arial" w:hAnsi="Arial" w:cs="Arial"/>
            <w:w w:val="105"/>
            <w:sz w:val="24"/>
            <w:szCs w:val="24"/>
          </w:rPr>
          <w:delText>, Münch, and Paul</w:delText>
        </w:r>
      </w:del>
      <w:r w:rsidRPr="008372F6">
        <w:rPr>
          <w:rFonts w:ascii="Arial" w:hAnsi="Arial" w:cs="Arial"/>
          <w:w w:val="105"/>
          <w:sz w:val="24"/>
          <w:szCs w:val="24"/>
        </w:rPr>
        <w:t xml:space="preserve"> </w:t>
      </w:r>
      <w:hyperlink w:anchor="_bookmark73" w:history="1">
        <w:r w:rsidR="005D491A" w:rsidRPr="008372F6">
          <w:rPr>
            <w:rFonts w:ascii="Arial" w:hAnsi="Arial" w:cs="Arial"/>
            <w:w w:val="105"/>
            <w:sz w:val="24"/>
            <w:szCs w:val="24"/>
          </w:rPr>
          <w:t>2024;</w:t>
        </w:r>
      </w:hyperlink>
      <w:r w:rsidRPr="008372F6">
        <w:rPr>
          <w:rFonts w:ascii="Arial" w:hAnsi="Arial" w:cs="Arial"/>
          <w:w w:val="105"/>
          <w:sz w:val="24"/>
          <w:szCs w:val="24"/>
        </w:rPr>
        <w:t xml:space="preserve"> Andrade </w:t>
      </w:r>
      <w:hyperlink w:anchor="_bookmark14" w:history="1">
        <w:r w:rsidR="005D491A" w:rsidRPr="008372F6">
          <w:rPr>
            <w:rFonts w:ascii="Arial" w:hAnsi="Arial" w:cs="Arial"/>
            <w:w w:val="105"/>
            <w:sz w:val="24"/>
            <w:szCs w:val="24"/>
          </w:rPr>
          <w:t>2025).</w:t>
        </w:r>
      </w:hyperlink>
    </w:p>
    <w:p w14:paraId="0873B1DB" w14:textId="1524466C"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 xml:space="preserve">Social justice and equity considerations include the concepts of horizontal and vertical equity (O’Donnell et al. </w:t>
      </w:r>
      <w:hyperlink w:anchor="_bookmark80" w:history="1">
        <w:r w:rsidR="005D491A" w:rsidRPr="008372F6">
          <w:rPr>
            <w:rFonts w:ascii="Arial" w:hAnsi="Arial" w:cs="Arial"/>
            <w:w w:val="105"/>
            <w:sz w:val="24"/>
            <w:szCs w:val="24"/>
          </w:rPr>
          <w:t>2008).</w:t>
        </w:r>
      </w:hyperlink>
      <w:r w:rsidRPr="008372F6">
        <w:rPr>
          <w:rFonts w:ascii="Arial" w:hAnsi="Arial" w:cs="Arial"/>
          <w:spacing w:val="32"/>
          <w:w w:val="105"/>
          <w:sz w:val="24"/>
          <w:szCs w:val="24"/>
        </w:rPr>
        <w:t xml:space="preserve"> </w:t>
      </w:r>
      <w:r w:rsidRPr="008372F6">
        <w:rPr>
          <w:rFonts w:ascii="Arial" w:hAnsi="Arial" w:cs="Arial"/>
          <w:w w:val="105"/>
          <w:sz w:val="24"/>
          <w:szCs w:val="24"/>
        </w:rPr>
        <w:t>In healthcare, this implies that people with similar conditions, or conditions of similar severity, should be treated in the same way, while people with differing levels of disease severity should receive differential treatment according to their respective needs. Controversy arises when determining which personal characteristics are relevant to assessing those needs (Clark and Weale</w:t>
      </w:r>
      <w:r w:rsidRPr="008372F6">
        <w:rPr>
          <w:rFonts w:ascii="Arial" w:hAnsi="Arial" w:cs="Arial"/>
          <w:spacing w:val="-3"/>
          <w:w w:val="105"/>
          <w:sz w:val="24"/>
          <w:szCs w:val="24"/>
        </w:rPr>
        <w:t xml:space="preserve"> </w:t>
      </w:r>
      <w:hyperlink w:anchor="_bookmark26" w:history="1">
        <w:r w:rsidR="005D491A" w:rsidRPr="008372F6">
          <w:rPr>
            <w:rFonts w:ascii="Arial" w:hAnsi="Arial" w:cs="Arial"/>
            <w:w w:val="105"/>
            <w:sz w:val="24"/>
            <w:szCs w:val="24"/>
          </w:rPr>
          <w:t>2012).</w:t>
        </w:r>
      </w:hyperlink>
      <w:r w:rsidRPr="008372F6">
        <w:rPr>
          <w:rFonts w:ascii="Arial" w:hAnsi="Arial" w:cs="Arial"/>
          <w:w w:val="105"/>
          <w:sz w:val="24"/>
          <w:szCs w:val="24"/>
        </w:rPr>
        <w:t xml:space="preserve"> Are</w:t>
      </w:r>
      <w:r w:rsidRPr="008372F6">
        <w:rPr>
          <w:rFonts w:ascii="Arial" w:hAnsi="Arial" w:cs="Arial"/>
          <w:spacing w:val="-3"/>
          <w:w w:val="105"/>
          <w:sz w:val="24"/>
          <w:szCs w:val="24"/>
        </w:rPr>
        <w:t xml:space="preserve"> </w:t>
      </w:r>
      <w:r w:rsidRPr="008372F6">
        <w:rPr>
          <w:rFonts w:ascii="Arial" w:hAnsi="Arial" w:cs="Arial"/>
          <w:w w:val="105"/>
          <w:sz w:val="24"/>
          <w:szCs w:val="24"/>
        </w:rPr>
        <w:t>people</w:t>
      </w:r>
      <w:r w:rsidRPr="008372F6">
        <w:rPr>
          <w:rFonts w:ascii="Arial" w:hAnsi="Arial" w:cs="Arial"/>
          <w:spacing w:val="-3"/>
          <w:w w:val="105"/>
          <w:sz w:val="24"/>
          <w:szCs w:val="24"/>
        </w:rPr>
        <w:t xml:space="preserve"> </w:t>
      </w:r>
      <w:r w:rsidRPr="008372F6">
        <w:rPr>
          <w:rFonts w:ascii="Arial" w:hAnsi="Arial" w:cs="Arial"/>
          <w:w w:val="105"/>
          <w:sz w:val="24"/>
          <w:szCs w:val="24"/>
        </w:rPr>
        <w:t>of</w:t>
      </w:r>
      <w:r w:rsidRPr="008372F6">
        <w:rPr>
          <w:rFonts w:ascii="Arial" w:hAnsi="Arial" w:cs="Arial"/>
          <w:spacing w:val="-3"/>
          <w:w w:val="105"/>
          <w:sz w:val="24"/>
          <w:szCs w:val="24"/>
        </w:rPr>
        <w:t xml:space="preserve"> </w:t>
      </w:r>
      <w:r w:rsidRPr="008372F6">
        <w:rPr>
          <w:rFonts w:ascii="Arial" w:hAnsi="Arial" w:cs="Arial"/>
          <w:w w:val="105"/>
          <w:sz w:val="24"/>
          <w:szCs w:val="24"/>
        </w:rPr>
        <w:t>different</w:t>
      </w:r>
      <w:r w:rsidRPr="008372F6">
        <w:rPr>
          <w:rFonts w:ascii="Arial" w:hAnsi="Arial" w:cs="Arial"/>
          <w:spacing w:val="-3"/>
          <w:w w:val="105"/>
          <w:sz w:val="24"/>
          <w:szCs w:val="24"/>
        </w:rPr>
        <w:t xml:space="preserve"> </w:t>
      </w:r>
      <w:r w:rsidRPr="008372F6">
        <w:rPr>
          <w:rFonts w:ascii="Arial" w:hAnsi="Arial" w:cs="Arial"/>
          <w:w w:val="105"/>
          <w:sz w:val="24"/>
          <w:szCs w:val="24"/>
        </w:rPr>
        <w:t>ages,</w:t>
      </w:r>
      <w:r w:rsidRPr="008372F6">
        <w:rPr>
          <w:rFonts w:ascii="Arial" w:hAnsi="Arial" w:cs="Arial"/>
          <w:spacing w:val="-3"/>
          <w:w w:val="105"/>
          <w:sz w:val="24"/>
          <w:szCs w:val="24"/>
        </w:rPr>
        <w:t xml:space="preserve"> </w:t>
      </w:r>
      <w:r w:rsidRPr="008372F6">
        <w:rPr>
          <w:rFonts w:ascii="Arial" w:hAnsi="Arial" w:cs="Arial"/>
          <w:w w:val="105"/>
          <w:sz w:val="24"/>
          <w:szCs w:val="24"/>
        </w:rPr>
        <w:t>family</w:t>
      </w:r>
      <w:r w:rsidRPr="008372F6">
        <w:rPr>
          <w:rFonts w:ascii="Arial" w:hAnsi="Arial" w:cs="Arial"/>
          <w:spacing w:val="-3"/>
          <w:w w:val="105"/>
          <w:sz w:val="24"/>
          <w:szCs w:val="24"/>
        </w:rPr>
        <w:t xml:space="preserve"> </w:t>
      </w:r>
      <w:r w:rsidRPr="008372F6">
        <w:rPr>
          <w:rFonts w:ascii="Arial" w:hAnsi="Arial" w:cs="Arial"/>
          <w:w w:val="105"/>
          <w:sz w:val="24"/>
          <w:szCs w:val="24"/>
        </w:rPr>
        <w:t>structures,</w:t>
      </w:r>
      <w:r w:rsidRPr="008372F6">
        <w:rPr>
          <w:rFonts w:ascii="Arial" w:hAnsi="Arial" w:cs="Arial"/>
          <w:spacing w:val="-2"/>
          <w:w w:val="105"/>
          <w:sz w:val="24"/>
          <w:szCs w:val="24"/>
        </w:rPr>
        <w:t xml:space="preserve"> </w:t>
      </w:r>
      <w:r w:rsidRPr="008372F6">
        <w:rPr>
          <w:rFonts w:ascii="Arial" w:hAnsi="Arial" w:cs="Arial"/>
          <w:w w:val="105"/>
          <w:sz w:val="24"/>
          <w:szCs w:val="24"/>
        </w:rPr>
        <w:t>societal</w:t>
      </w:r>
      <w:r w:rsidRPr="008372F6">
        <w:rPr>
          <w:rFonts w:ascii="Arial" w:hAnsi="Arial" w:cs="Arial"/>
          <w:spacing w:val="-3"/>
          <w:w w:val="105"/>
          <w:sz w:val="24"/>
          <w:szCs w:val="24"/>
        </w:rPr>
        <w:t xml:space="preserve"> </w:t>
      </w:r>
      <w:r w:rsidRPr="008372F6">
        <w:rPr>
          <w:rFonts w:ascii="Arial" w:hAnsi="Arial" w:cs="Arial"/>
          <w:w w:val="105"/>
          <w:sz w:val="24"/>
          <w:szCs w:val="24"/>
        </w:rPr>
        <w:t>contributions,</w:t>
      </w:r>
      <w:r w:rsidRPr="008372F6">
        <w:rPr>
          <w:rFonts w:ascii="Arial" w:hAnsi="Arial" w:cs="Arial"/>
          <w:spacing w:val="-3"/>
          <w:w w:val="105"/>
          <w:sz w:val="24"/>
          <w:szCs w:val="24"/>
        </w:rPr>
        <w:t xml:space="preserve"> </w:t>
      </w:r>
      <w:r w:rsidRPr="008372F6">
        <w:rPr>
          <w:rFonts w:ascii="Arial" w:hAnsi="Arial" w:cs="Arial"/>
          <w:w w:val="105"/>
          <w:sz w:val="24"/>
          <w:szCs w:val="24"/>
        </w:rPr>
        <w:t>life</w:t>
      </w:r>
      <w:r w:rsidRPr="008372F6">
        <w:rPr>
          <w:rFonts w:ascii="Arial" w:hAnsi="Arial" w:cs="Arial"/>
          <w:spacing w:val="-3"/>
          <w:w w:val="105"/>
          <w:sz w:val="24"/>
          <w:szCs w:val="24"/>
        </w:rPr>
        <w:t xml:space="preserve"> </w:t>
      </w:r>
      <w:r w:rsidRPr="008372F6">
        <w:rPr>
          <w:rFonts w:ascii="Arial" w:hAnsi="Arial" w:cs="Arial"/>
          <w:w w:val="105"/>
          <w:sz w:val="24"/>
          <w:szCs w:val="24"/>
        </w:rPr>
        <w:t>expectancies, or lifestyle choices treated differently, or are such characteristics deemed irrelevant?</w:t>
      </w:r>
      <w:r w:rsidRPr="008372F6">
        <w:rPr>
          <w:rFonts w:ascii="Arial" w:hAnsi="Arial" w:cs="Arial"/>
          <w:spacing w:val="40"/>
          <w:w w:val="105"/>
          <w:sz w:val="24"/>
          <w:szCs w:val="24"/>
        </w:rPr>
        <w:t xml:space="preserve"> </w:t>
      </w:r>
      <w:r w:rsidRPr="008372F6">
        <w:rPr>
          <w:rFonts w:ascii="Arial" w:hAnsi="Arial" w:cs="Arial"/>
          <w:w w:val="105"/>
          <w:sz w:val="24"/>
          <w:szCs w:val="24"/>
        </w:rPr>
        <w:t>For instance,</w:t>
      </w:r>
      <w:r w:rsidRPr="008372F6">
        <w:rPr>
          <w:rFonts w:ascii="Arial" w:hAnsi="Arial" w:cs="Arial"/>
          <w:spacing w:val="40"/>
          <w:w w:val="105"/>
          <w:sz w:val="24"/>
          <w:szCs w:val="24"/>
        </w:rPr>
        <w:t xml:space="preserve"> </w:t>
      </w:r>
      <w:r w:rsidRPr="008372F6">
        <w:rPr>
          <w:rFonts w:ascii="Arial" w:hAnsi="Arial" w:cs="Arial"/>
          <w:w w:val="105"/>
          <w:sz w:val="24"/>
          <w:szCs w:val="24"/>
        </w:rPr>
        <w:t>the ‘fair innings’ intuition reflects preferences that view older people as already having enjoyed more life years than younger individuals, thereby prioriti</w:t>
      </w:r>
      <w:ins w:id="227" w:author="Microsoft Office User" w:date="2026-09-11T14:41:00Z">
        <w:r w:rsidR="00F157A9" w:rsidRPr="008372F6">
          <w:rPr>
            <w:rFonts w:ascii="Arial" w:hAnsi="Arial" w:cs="Arial"/>
            <w:w w:val="105"/>
            <w:sz w:val="24"/>
            <w:szCs w:val="24"/>
          </w:rPr>
          <w:t>z</w:t>
        </w:r>
      </w:ins>
      <w:del w:id="228" w:author="Microsoft Office User" w:date="2026-09-11T14:41:00Z">
        <w:r w:rsidRPr="008372F6" w:rsidDel="00F157A9">
          <w:rPr>
            <w:rFonts w:ascii="Arial" w:hAnsi="Arial" w:cs="Arial"/>
            <w:w w:val="105"/>
            <w:sz w:val="24"/>
            <w:szCs w:val="24"/>
          </w:rPr>
          <w:delText>s</w:delText>
        </w:r>
      </w:del>
      <w:r w:rsidRPr="008372F6">
        <w:rPr>
          <w:rFonts w:ascii="Arial" w:hAnsi="Arial" w:cs="Arial"/>
          <w:w w:val="105"/>
          <w:sz w:val="24"/>
          <w:szCs w:val="24"/>
        </w:rPr>
        <w:t xml:space="preserve">ing the young so they too may be given the opportunity for a similar lifespan (Oliver </w:t>
      </w:r>
      <w:hyperlink w:anchor="_bookmark81" w:history="1">
        <w:r w:rsidR="005D491A" w:rsidRPr="008372F6">
          <w:rPr>
            <w:rFonts w:ascii="Arial" w:hAnsi="Arial" w:cs="Arial"/>
            <w:w w:val="105"/>
            <w:sz w:val="24"/>
            <w:szCs w:val="24"/>
          </w:rPr>
          <w:t>2009;</w:t>
        </w:r>
      </w:hyperlink>
      <w:r w:rsidRPr="008372F6">
        <w:rPr>
          <w:rFonts w:ascii="Arial" w:hAnsi="Arial" w:cs="Arial"/>
          <w:w w:val="105"/>
          <w:sz w:val="24"/>
          <w:szCs w:val="24"/>
        </w:rPr>
        <w:t xml:space="preserve"> Watters </w:t>
      </w:r>
      <w:hyperlink w:anchor="_bookmark104" w:history="1">
        <w:r w:rsidR="005D491A" w:rsidRPr="008372F6">
          <w:rPr>
            <w:rFonts w:ascii="Arial" w:hAnsi="Arial" w:cs="Arial"/>
            <w:w w:val="105"/>
            <w:sz w:val="24"/>
            <w:szCs w:val="24"/>
          </w:rPr>
          <w:t>2016;</w:t>
        </w:r>
      </w:hyperlink>
      <w:r w:rsidRPr="008372F6">
        <w:rPr>
          <w:rFonts w:ascii="Arial" w:hAnsi="Arial" w:cs="Arial"/>
          <w:w w:val="105"/>
          <w:sz w:val="24"/>
          <w:szCs w:val="24"/>
        </w:rPr>
        <w:t xml:space="preserve"> Adler et al. </w:t>
      </w:r>
      <w:hyperlink w:anchor="_bookmark12" w:history="1">
        <w:r w:rsidR="005D491A" w:rsidRPr="008372F6">
          <w:rPr>
            <w:rFonts w:ascii="Arial" w:hAnsi="Arial" w:cs="Arial"/>
            <w:w w:val="105"/>
            <w:sz w:val="24"/>
            <w:szCs w:val="24"/>
          </w:rPr>
          <w:t>2025).</w:t>
        </w:r>
      </w:hyperlink>
    </w:p>
    <w:p w14:paraId="597ADB79" w14:textId="375699E8" w:rsidR="005D491A" w:rsidRPr="008372F6" w:rsidRDefault="00685F38" w:rsidP="008372F6">
      <w:pPr>
        <w:pStyle w:val="BodyText"/>
        <w:spacing w:before="120" w:after="120" w:line="360" w:lineRule="auto"/>
        <w:jc w:val="both"/>
        <w:rPr>
          <w:rFonts w:ascii="Arial" w:hAnsi="Arial" w:cs="Arial"/>
          <w:w w:val="105"/>
          <w:sz w:val="24"/>
          <w:szCs w:val="24"/>
        </w:rPr>
      </w:pPr>
      <w:ins w:id="229" w:author="Héctor Bahamonde" w:date="2026-09-19T11:49:00Z" w16du:dateUtc="2026-09-19T09:49:00Z">
        <w:r>
          <w:rPr>
            <w:rFonts w:ascii="Arial" w:hAnsi="Arial" w:cs="Arial"/>
            <w:w w:val="105"/>
            <w:sz w:val="24"/>
            <w:szCs w:val="24"/>
          </w:rPr>
          <w:t>The h</w:t>
        </w:r>
      </w:ins>
      <w:del w:id="230" w:author="Héctor Bahamonde" w:date="2026-09-19T11:49:00Z" w16du:dateUtc="2026-09-19T09:49:00Z">
        <w:r w:rsidR="00000000" w:rsidRPr="008372F6" w:rsidDel="00685F38">
          <w:rPr>
            <w:rFonts w:ascii="Arial" w:hAnsi="Arial" w:cs="Arial"/>
            <w:w w:val="105"/>
            <w:sz w:val="24"/>
            <w:szCs w:val="24"/>
          </w:rPr>
          <w:delText>H</w:delText>
        </w:r>
      </w:del>
      <w:r w:rsidR="00000000" w:rsidRPr="008372F6">
        <w:rPr>
          <w:rFonts w:ascii="Arial" w:hAnsi="Arial" w:cs="Arial"/>
          <w:w w:val="105"/>
          <w:sz w:val="24"/>
          <w:szCs w:val="24"/>
        </w:rPr>
        <w:t>ealth</w:t>
      </w:r>
      <w:r w:rsidR="00000000" w:rsidRPr="008372F6">
        <w:rPr>
          <w:rFonts w:ascii="Arial" w:hAnsi="Arial" w:cs="Arial"/>
          <w:spacing w:val="40"/>
          <w:w w:val="105"/>
          <w:sz w:val="24"/>
          <w:szCs w:val="24"/>
        </w:rPr>
        <w:t xml:space="preserve"> </w:t>
      </w:r>
      <w:r w:rsidR="00000000" w:rsidRPr="008372F6">
        <w:rPr>
          <w:rFonts w:ascii="Arial" w:hAnsi="Arial" w:cs="Arial"/>
          <w:w w:val="105"/>
          <w:sz w:val="24"/>
          <w:szCs w:val="24"/>
        </w:rPr>
        <w:t>maximi</w:t>
      </w:r>
      <w:ins w:id="231" w:author="Microsoft Office User" w:date="2026-09-13T14:49:00Z">
        <w:r w:rsidR="00205904" w:rsidRPr="008372F6">
          <w:rPr>
            <w:rFonts w:ascii="Arial" w:hAnsi="Arial" w:cs="Arial"/>
            <w:w w:val="105"/>
            <w:sz w:val="24"/>
            <w:szCs w:val="24"/>
          </w:rPr>
          <w:t>z</w:t>
        </w:r>
      </w:ins>
      <w:del w:id="232" w:author="Microsoft Office User" w:date="2026-09-13T14:49:00Z">
        <w:r w:rsidR="00000000" w:rsidRPr="008372F6" w:rsidDel="00205904">
          <w:rPr>
            <w:rFonts w:ascii="Arial" w:hAnsi="Arial" w:cs="Arial"/>
            <w:w w:val="105"/>
            <w:sz w:val="24"/>
            <w:szCs w:val="24"/>
          </w:rPr>
          <w:delText>s</w:delText>
        </w:r>
      </w:del>
      <w:r w:rsidR="00000000" w:rsidRPr="008372F6">
        <w:rPr>
          <w:rFonts w:ascii="Arial" w:hAnsi="Arial" w:cs="Arial"/>
          <w:w w:val="105"/>
          <w:sz w:val="24"/>
          <w:szCs w:val="24"/>
        </w:rPr>
        <w:t>ation</w:t>
      </w:r>
      <w:r w:rsidR="00000000" w:rsidRPr="008372F6">
        <w:rPr>
          <w:rFonts w:ascii="Arial" w:hAnsi="Arial" w:cs="Arial"/>
          <w:spacing w:val="40"/>
          <w:w w:val="105"/>
          <w:sz w:val="24"/>
          <w:szCs w:val="24"/>
        </w:rPr>
        <w:t xml:space="preserve"> </w:t>
      </w:r>
      <w:r w:rsidR="00000000" w:rsidRPr="008372F6">
        <w:rPr>
          <w:rFonts w:ascii="Arial" w:hAnsi="Arial" w:cs="Arial"/>
          <w:w w:val="105"/>
          <w:sz w:val="24"/>
          <w:szCs w:val="24"/>
        </w:rPr>
        <w:t>criterion</w:t>
      </w:r>
      <w:r w:rsidR="00000000" w:rsidRPr="008372F6">
        <w:rPr>
          <w:rFonts w:ascii="Arial" w:hAnsi="Arial" w:cs="Arial"/>
          <w:spacing w:val="40"/>
          <w:w w:val="105"/>
          <w:sz w:val="24"/>
          <w:szCs w:val="24"/>
        </w:rPr>
        <w:t xml:space="preserve"> </w:t>
      </w:r>
      <w:r w:rsidR="00000000" w:rsidRPr="008372F6">
        <w:rPr>
          <w:rFonts w:ascii="Arial" w:hAnsi="Arial" w:cs="Arial"/>
          <w:w w:val="105"/>
          <w:sz w:val="24"/>
          <w:szCs w:val="24"/>
        </w:rPr>
        <w:t>also</w:t>
      </w:r>
      <w:r w:rsidR="00000000" w:rsidRPr="008372F6">
        <w:rPr>
          <w:rFonts w:ascii="Arial" w:hAnsi="Arial" w:cs="Arial"/>
          <w:spacing w:val="40"/>
          <w:w w:val="105"/>
          <w:sz w:val="24"/>
          <w:szCs w:val="24"/>
        </w:rPr>
        <w:t xml:space="preserve"> </w:t>
      </w:r>
      <w:r w:rsidR="00000000" w:rsidRPr="008372F6">
        <w:rPr>
          <w:rFonts w:ascii="Arial" w:hAnsi="Arial" w:cs="Arial"/>
          <w:w w:val="105"/>
          <w:sz w:val="24"/>
          <w:szCs w:val="24"/>
        </w:rPr>
        <w:t>clashes</w:t>
      </w:r>
      <w:r w:rsidR="00000000" w:rsidRPr="008372F6">
        <w:rPr>
          <w:rFonts w:ascii="Arial" w:hAnsi="Arial" w:cs="Arial"/>
          <w:spacing w:val="40"/>
          <w:w w:val="105"/>
          <w:sz w:val="24"/>
          <w:szCs w:val="24"/>
        </w:rPr>
        <w:t xml:space="preserve"> </w:t>
      </w:r>
      <w:r w:rsidR="00000000" w:rsidRPr="008372F6">
        <w:rPr>
          <w:rFonts w:ascii="Arial" w:hAnsi="Arial" w:cs="Arial"/>
          <w:w w:val="105"/>
          <w:sz w:val="24"/>
          <w:szCs w:val="24"/>
        </w:rPr>
        <w:t>with</w:t>
      </w:r>
      <w:r w:rsidR="00000000" w:rsidRPr="008372F6">
        <w:rPr>
          <w:rFonts w:ascii="Arial" w:hAnsi="Arial" w:cs="Arial"/>
          <w:spacing w:val="40"/>
          <w:w w:val="105"/>
          <w:sz w:val="24"/>
          <w:szCs w:val="24"/>
        </w:rPr>
        <w:t xml:space="preserve"> </w:t>
      </w:r>
      <w:r w:rsidR="00000000" w:rsidRPr="008372F6">
        <w:rPr>
          <w:rFonts w:ascii="Arial" w:hAnsi="Arial" w:cs="Arial"/>
          <w:w w:val="105"/>
          <w:sz w:val="24"/>
          <w:szCs w:val="24"/>
        </w:rPr>
        <w:t>people</w:t>
      </w:r>
      <w:del w:id="233" w:author="Héctor Bahamonde" w:date="2026-09-19T11:50:00Z" w16du:dateUtc="2026-09-19T09:50:00Z">
        <w:r w:rsidR="00000000" w:rsidRPr="008372F6" w:rsidDel="008341EE">
          <w:rPr>
            <w:rFonts w:ascii="Arial" w:hAnsi="Arial" w:cs="Arial"/>
            <w:w w:val="105"/>
            <w:sz w:val="24"/>
            <w:szCs w:val="24"/>
          </w:rPr>
          <w:delText>s</w:delText>
        </w:r>
      </w:del>
      <w:r w:rsidR="00000000" w:rsidRPr="008372F6">
        <w:rPr>
          <w:rFonts w:ascii="Arial" w:hAnsi="Arial" w:cs="Arial"/>
          <w:w w:val="105"/>
          <w:sz w:val="24"/>
          <w:szCs w:val="24"/>
        </w:rPr>
        <w:t>’</w:t>
      </w:r>
      <w:ins w:id="234" w:author="Héctor Bahamonde" w:date="2026-09-19T11:50:00Z" w16du:dateUtc="2026-09-19T09:50:00Z">
        <w:r w:rsidR="002E56EB">
          <w:rPr>
            <w:rFonts w:ascii="Arial" w:hAnsi="Arial" w:cs="Arial"/>
            <w:w w:val="105"/>
            <w:sz w:val="24"/>
            <w:szCs w:val="24"/>
          </w:rPr>
          <w:t>s</w:t>
        </w:r>
      </w:ins>
      <w:r w:rsidR="00000000" w:rsidRPr="008372F6">
        <w:rPr>
          <w:rFonts w:ascii="Arial" w:hAnsi="Arial" w:cs="Arial"/>
          <w:spacing w:val="40"/>
          <w:w w:val="105"/>
          <w:sz w:val="24"/>
          <w:szCs w:val="24"/>
        </w:rPr>
        <w:t xml:space="preserve"> </w:t>
      </w:r>
      <w:r w:rsidR="00000000" w:rsidRPr="008372F6">
        <w:rPr>
          <w:rFonts w:ascii="Arial" w:hAnsi="Arial" w:cs="Arial"/>
          <w:w w:val="105"/>
          <w:sz w:val="24"/>
          <w:szCs w:val="24"/>
        </w:rPr>
        <w:t>intuitive</w:t>
      </w:r>
      <w:r w:rsidR="00000000" w:rsidRPr="008372F6">
        <w:rPr>
          <w:rFonts w:ascii="Arial" w:hAnsi="Arial" w:cs="Arial"/>
          <w:spacing w:val="40"/>
          <w:w w:val="105"/>
          <w:sz w:val="24"/>
          <w:szCs w:val="24"/>
        </w:rPr>
        <w:t xml:space="preserve"> </w:t>
      </w:r>
      <w:r w:rsidR="00000000" w:rsidRPr="008372F6">
        <w:rPr>
          <w:rFonts w:ascii="Arial" w:hAnsi="Arial" w:cs="Arial"/>
          <w:w w:val="105"/>
          <w:sz w:val="24"/>
          <w:szCs w:val="24"/>
        </w:rPr>
        <w:t>‘rule</w:t>
      </w:r>
      <w:r w:rsidR="00000000" w:rsidRPr="008372F6">
        <w:rPr>
          <w:rFonts w:ascii="Arial" w:hAnsi="Arial" w:cs="Arial"/>
          <w:spacing w:val="40"/>
          <w:w w:val="105"/>
          <w:sz w:val="24"/>
          <w:szCs w:val="24"/>
        </w:rPr>
        <w:t xml:space="preserve"> </w:t>
      </w:r>
      <w:r w:rsidR="00000000" w:rsidRPr="008372F6">
        <w:rPr>
          <w:rFonts w:ascii="Arial" w:hAnsi="Arial" w:cs="Arial"/>
          <w:w w:val="105"/>
          <w:sz w:val="24"/>
          <w:szCs w:val="24"/>
        </w:rPr>
        <w:t>of</w:t>
      </w:r>
      <w:r w:rsidR="00000000" w:rsidRPr="008372F6">
        <w:rPr>
          <w:rFonts w:ascii="Arial" w:hAnsi="Arial" w:cs="Arial"/>
          <w:spacing w:val="40"/>
          <w:w w:val="105"/>
          <w:sz w:val="24"/>
          <w:szCs w:val="24"/>
        </w:rPr>
        <w:t xml:space="preserve"> </w:t>
      </w:r>
      <w:r w:rsidR="00000000" w:rsidRPr="008372F6">
        <w:rPr>
          <w:rFonts w:ascii="Arial" w:hAnsi="Arial" w:cs="Arial"/>
          <w:w w:val="105"/>
          <w:sz w:val="24"/>
          <w:szCs w:val="24"/>
        </w:rPr>
        <w:t>rescue’</w:t>
      </w:r>
      <w:r w:rsidR="00000000" w:rsidRPr="008372F6">
        <w:rPr>
          <w:rFonts w:ascii="Arial" w:hAnsi="Arial" w:cs="Arial"/>
          <w:spacing w:val="40"/>
          <w:w w:val="105"/>
          <w:sz w:val="24"/>
          <w:szCs w:val="24"/>
        </w:rPr>
        <w:t xml:space="preserve"> </w:t>
      </w:r>
      <w:r w:rsidR="00000000" w:rsidRPr="008372F6">
        <w:rPr>
          <w:rFonts w:ascii="Arial" w:hAnsi="Arial" w:cs="Arial"/>
          <w:w w:val="105"/>
          <w:sz w:val="24"/>
          <w:szCs w:val="24"/>
        </w:rPr>
        <w:t>obligation to save individuals from imminent death at any cost, even when those costs could be used more efficiently</w:t>
      </w:r>
      <w:r w:rsidR="00000000" w:rsidRPr="008372F6">
        <w:rPr>
          <w:rFonts w:ascii="Arial" w:hAnsi="Arial" w:cs="Arial"/>
          <w:spacing w:val="-15"/>
          <w:w w:val="105"/>
          <w:sz w:val="24"/>
          <w:szCs w:val="24"/>
        </w:rPr>
        <w:t xml:space="preserve"> </w:t>
      </w:r>
      <w:r w:rsidR="00000000" w:rsidRPr="008372F6">
        <w:rPr>
          <w:rFonts w:ascii="Arial" w:hAnsi="Arial" w:cs="Arial"/>
          <w:w w:val="105"/>
          <w:sz w:val="24"/>
          <w:szCs w:val="24"/>
        </w:rPr>
        <w:t>elsewhere</w:t>
      </w:r>
      <w:r w:rsidR="00000000" w:rsidRPr="008372F6">
        <w:rPr>
          <w:rFonts w:ascii="Arial" w:hAnsi="Arial" w:cs="Arial"/>
          <w:spacing w:val="-14"/>
          <w:w w:val="105"/>
          <w:sz w:val="24"/>
          <w:szCs w:val="24"/>
        </w:rPr>
        <w:t xml:space="preserve"> </w:t>
      </w:r>
      <w:r w:rsidR="00000000" w:rsidRPr="008372F6">
        <w:rPr>
          <w:rFonts w:ascii="Arial" w:hAnsi="Arial" w:cs="Arial"/>
          <w:w w:val="105"/>
          <w:sz w:val="24"/>
          <w:szCs w:val="24"/>
        </w:rPr>
        <w:t>(Cookson</w:t>
      </w:r>
      <w:ins w:id="235" w:author="Microsoft Office User" w:date="2026-09-13T14:57:00Z">
        <w:r w:rsidR="00FE5E87" w:rsidRPr="008372F6">
          <w:rPr>
            <w:rFonts w:ascii="Arial" w:hAnsi="Arial" w:cs="Arial"/>
            <w:w w:val="105"/>
            <w:sz w:val="24"/>
            <w:szCs w:val="24"/>
          </w:rPr>
          <w:t xml:space="preserve"> et al.</w:t>
        </w:r>
      </w:ins>
      <w:del w:id="236" w:author="Microsoft Office User" w:date="2026-09-13T14:57:00Z">
        <w:r w:rsidR="00000000" w:rsidRPr="008372F6" w:rsidDel="00FE5E87">
          <w:rPr>
            <w:rFonts w:ascii="Arial" w:hAnsi="Arial" w:cs="Arial"/>
            <w:w w:val="105"/>
            <w:sz w:val="24"/>
            <w:szCs w:val="24"/>
          </w:rPr>
          <w:delText>,</w:delText>
        </w:r>
        <w:r w:rsidR="00000000" w:rsidRPr="008372F6" w:rsidDel="00FE5E87">
          <w:rPr>
            <w:rFonts w:ascii="Arial" w:hAnsi="Arial" w:cs="Arial"/>
            <w:spacing w:val="-15"/>
            <w:w w:val="105"/>
            <w:sz w:val="24"/>
            <w:szCs w:val="24"/>
          </w:rPr>
          <w:delText xml:space="preserve"> </w:delText>
        </w:r>
        <w:r w:rsidR="00000000" w:rsidRPr="008372F6" w:rsidDel="00FE5E87">
          <w:rPr>
            <w:rFonts w:ascii="Arial" w:hAnsi="Arial" w:cs="Arial"/>
            <w:w w:val="105"/>
            <w:sz w:val="24"/>
            <w:szCs w:val="24"/>
          </w:rPr>
          <w:delText>McCabe,</w:delText>
        </w:r>
        <w:r w:rsidR="00000000" w:rsidRPr="008372F6" w:rsidDel="00FE5E87">
          <w:rPr>
            <w:rFonts w:ascii="Arial" w:hAnsi="Arial" w:cs="Arial"/>
            <w:spacing w:val="-14"/>
            <w:w w:val="105"/>
            <w:sz w:val="24"/>
            <w:szCs w:val="24"/>
          </w:rPr>
          <w:delText xml:space="preserve"> </w:delText>
        </w:r>
        <w:r w:rsidR="00000000" w:rsidRPr="008372F6" w:rsidDel="00FE5E87">
          <w:rPr>
            <w:rFonts w:ascii="Arial" w:hAnsi="Arial" w:cs="Arial"/>
            <w:w w:val="105"/>
            <w:sz w:val="24"/>
            <w:szCs w:val="24"/>
          </w:rPr>
          <w:delText>and</w:delText>
        </w:r>
        <w:r w:rsidR="00000000" w:rsidRPr="008372F6" w:rsidDel="00FE5E87">
          <w:rPr>
            <w:rFonts w:ascii="Arial" w:hAnsi="Arial" w:cs="Arial"/>
            <w:spacing w:val="-15"/>
            <w:w w:val="105"/>
            <w:sz w:val="24"/>
            <w:szCs w:val="24"/>
          </w:rPr>
          <w:delText xml:space="preserve"> </w:delText>
        </w:r>
        <w:r w:rsidR="00000000" w:rsidRPr="008372F6" w:rsidDel="00FE5E87">
          <w:rPr>
            <w:rFonts w:ascii="Arial" w:hAnsi="Arial" w:cs="Arial"/>
            <w:w w:val="105"/>
            <w:sz w:val="24"/>
            <w:szCs w:val="24"/>
          </w:rPr>
          <w:delText>Tsuchiya</w:delText>
        </w:r>
      </w:del>
      <w:r w:rsidR="00000000" w:rsidRPr="008372F6">
        <w:rPr>
          <w:rFonts w:ascii="Arial" w:hAnsi="Arial" w:cs="Arial"/>
          <w:spacing w:val="-14"/>
          <w:w w:val="105"/>
          <w:sz w:val="24"/>
          <w:szCs w:val="24"/>
        </w:rPr>
        <w:t xml:space="preserve"> </w:t>
      </w:r>
      <w:hyperlink w:anchor="_bookmark28" w:history="1">
        <w:r w:rsidR="005D491A" w:rsidRPr="008372F6">
          <w:rPr>
            <w:rFonts w:ascii="Arial" w:hAnsi="Arial" w:cs="Arial"/>
            <w:w w:val="105"/>
            <w:sz w:val="24"/>
            <w:szCs w:val="24"/>
          </w:rPr>
          <w:t>2008;</w:t>
        </w:r>
      </w:hyperlink>
      <w:r w:rsidR="00000000" w:rsidRPr="008372F6">
        <w:rPr>
          <w:rFonts w:ascii="Arial" w:hAnsi="Arial" w:cs="Arial"/>
          <w:spacing w:val="-15"/>
          <w:w w:val="105"/>
          <w:sz w:val="24"/>
          <w:szCs w:val="24"/>
        </w:rPr>
        <w:t xml:space="preserve"> </w:t>
      </w:r>
      <w:r w:rsidR="00000000" w:rsidRPr="008372F6">
        <w:rPr>
          <w:rFonts w:ascii="Arial" w:hAnsi="Arial" w:cs="Arial"/>
          <w:w w:val="105"/>
          <w:sz w:val="24"/>
          <w:szCs w:val="24"/>
        </w:rPr>
        <w:t>Sinclair</w:t>
      </w:r>
      <w:r w:rsidR="00000000" w:rsidRPr="008372F6">
        <w:rPr>
          <w:rFonts w:ascii="Arial" w:hAnsi="Arial" w:cs="Arial"/>
          <w:spacing w:val="-14"/>
          <w:w w:val="105"/>
          <w:sz w:val="24"/>
          <w:szCs w:val="24"/>
        </w:rPr>
        <w:t xml:space="preserve"> </w:t>
      </w:r>
      <w:hyperlink w:anchor="_bookmark94" w:history="1">
        <w:r w:rsidR="005D491A" w:rsidRPr="008372F6">
          <w:rPr>
            <w:rFonts w:ascii="Arial" w:hAnsi="Arial" w:cs="Arial"/>
            <w:w w:val="105"/>
            <w:sz w:val="24"/>
            <w:szCs w:val="24"/>
          </w:rPr>
          <w:t>2022;</w:t>
        </w:r>
      </w:hyperlink>
      <w:r w:rsidR="00000000" w:rsidRPr="008372F6">
        <w:rPr>
          <w:rFonts w:ascii="Arial" w:hAnsi="Arial" w:cs="Arial"/>
          <w:spacing w:val="-14"/>
          <w:w w:val="105"/>
          <w:sz w:val="24"/>
          <w:szCs w:val="24"/>
        </w:rPr>
        <w:t xml:space="preserve"> </w:t>
      </w:r>
      <w:r w:rsidR="00000000" w:rsidRPr="008372F6">
        <w:rPr>
          <w:rFonts w:ascii="Arial" w:hAnsi="Arial" w:cs="Arial"/>
          <w:w w:val="105"/>
          <w:sz w:val="24"/>
          <w:szCs w:val="24"/>
        </w:rPr>
        <w:t>Andrade</w:t>
      </w:r>
      <w:r w:rsidR="00000000" w:rsidRPr="008372F6">
        <w:rPr>
          <w:rFonts w:ascii="Arial" w:hAnsi="Arial" w:cs="Arial"/>
          <w:spacing w:val="-15"/>
          <w:w w:val="105"/>
          <w:sz w:val="24"/>
          <w:szCs w:val="24"/>
        </w:rPr>
        <w:t xml:space="preserve"> </w:t>
      </w:r>
      <w:hyperlink w:anchor="_bookmark14" w:history="1">
        <w:r w:rsidR="005D491A" w:rsidRPr="008372F6">
          <w:rPr>
            <w:rFonts w:ascii="Arial" w:hAnsi="Arial" w:cs="Arial"/>
            <w:w w:val="105"/>
            <w:sz w:val="24"/>
            <w:szCs w:val="24"/>
          </w:rPr>
          <w:t>2025).</w:t>
        </w:r>
      </w:hyperlink>
      <w:r w:rsidR="00000000" w:rsidRPr="008372F6">
        <w:rPr>
          <w:rFonts w:ascii="Arial" w:hAnsi="Arial" w:cs="Arial"/>
          <w:spacing w:val="-12"/>
          <w:w w:val="105"/>
          <w:sz w:val="24"/>
          <w:szCs w:val="24"/>
        </w:rPr>
        <w:t xml:space="preserve"> </w:t>
      </w:r>
      <w:r w:rsidR="00000000" w:rsidRPr="008372F6">
        <w:rPr>
          <w:rFonts w:ascii="Arial" w:hAnsi="Arial" w:cs="Arial"/>
          <w:w w:val="105"/>
          <w:sz w:val="24"/>
          <w:szCs w:val="24"/>
        </w:rPr>
        <w:t>The</w:t>
      </w:r>
      <w:r w:rsidR="00000000" w:rsidRPr="008372F6">
        <w:rPr>
          <w:rFonts w:ascii="Arial" w:hAnsi="Arial" w:cs="Arial"/>
          <w:spacing w:val="-14"/>
          <w:w w:val="105"/>
          <w:sz w:val="24"/>
          <w:szCs w:val="24"/>
        </w:rPr>
        <w:t xml:space="preserve"> </w:t>
      </w:r>
      <w:r w:rsidR="00000000" w:rsidRPr="008372F6">
        <w:rPr>
          <w:rFonts w:ascii="Arial" w:hAnsi="Arial" w:cs="Arial"/>
          <w:w w:val="105"/>
          <w:sz w:val="24"/>
          <w:szCs w:val="24"/>
        </w:rPr>
        <w:lastRenderedPageBreak/>
        <w:t xml:space="preserve">‘rule of rescue’ has been attributed to preferences for identifiable patients, although it appears to apply more broadly (McKie and Richardson </w:t>
      </w:r>
      <w:hyperlink w:anchor="_bookmark75" w:history="1">
        <w:r w:rsidR="005D491A" w:rsidRPr="008372F6">
          <w:rPr>
            <w:rFonts w:ascii="Arial" w:hAnsi="Arial" w:cs="Arial"/>
            <w:w w:val="105"/>
            <w:sz w:val="24"/>
            <w:szCs w:val="24"/>
          </w:rPr>
          <w:t>2003;</w:t>
        </w:r>
      </w:hyperlink>
      <w:r w:rsidR="00000000" w:rsidRPr="008372F6">
        <w:rPr>
          <w:rFonts w:ascii="Arial" w:hAnsi="Arial" w:cs="Arial"/>
          <w:w w:val="105"/>
          <w:sz w:val="24"/>
          <w:szCs w:val="24"/>
        </w:rPr>
        <w:t xml:space="preserve"> Sinclair </w:t>
      </w:r>
      <w:hyperlink w:anchor="_bookmark94" w:history="1">
        <w:r w:rsidR="005D491A" w:rsidRPr="008372F6">
          <w:rPr>
            <w:rFonts w:ascii="Arial" w:hAnsi="Arial" w:cs="Arial"/>
            <w:w w:val="105"/>
            <w:sz w:val="24"/>
            <w:szCs w:val="24"/>
          </w:rPr>
          <w:t>2022).</w:t>
        </w:r>
      </w:hyperlink>
      <w:r w:rsidR="00000000" w:rsidRPr="008372F6">
        <w:rPr>
          <w:rFonts w:ascii="Arial" w:hAnsi="Arial" w:cs="Arial"/>
          <w:w w:val="105"/>
          <w:sz w:val="24"/>
          <w:szCs w:val="24"/>
        </w:rPr>
        <w:t xml:space="preserve"> One explanation centers on narrative considerations:</w:t>
      </w:r>
      <w:r w:rsidR="00000000" w:rsidRPr="008372F6">
        <w:rPr>
          <w:rFonts w:ascii="Arial" w:hAnsi="Arial" w:cs="Arial"/>
          <w:spacing w:val="40"/>
          <w:w w:val="105"/>
          <w:sz w:val="24"/>
          <w:szCs w:val="24"/>
        </w:rPr>
        <w:t xml:space="preserve"> </w:t>
      </w:r>
      <w:r w:rsidR="00000000" w:rsidRPr="008372F6">
        <w:rPr>
          <w:rFonts w:ascii="Arial" w:hAnsi="Arial" w:cs="Arial"/>
          <w:w w:val="105"/>
          <w:sz w:val="24"/>
          <w:szCs w:val="24"/>
        </w:rPr>
        <w:t>people</w:t>
      </w:r>
      <w:r w:rsidR="00000000" w:rsidRPr="008372F6">
        <w:rPr>
          <w:rFonts w:ascii="Arial" w:hAnsi="Arial" w:cs="Arial"/>
          <w:spacing w:val="40"/>
          <w:w w:val="105"/>
          <w:sz w:val="24"/>
          <w:szCs w:val="24"/>
        </w:rPr>
        <w:t xml:space="preserve"> </w:t>
      </w:r>
      <w:r w:rsidR="00000000" w:rsidRPr="008372F6">
        <w:rPr>
          <w:rFonts w:ascii="Arial" w:hAnsi="Arial" w:cs="Arial"/>
          <w:w w:val="105"/>
          <w:sz w:val="24"/>
          <w:szCs w:val="24"/>
        </w:rPr>
        <w:t>may</w:t>
      </w:r>
      <w:r w:rsidR="00000000" w:rsidRPr="008372F6">
        <w:rPr>
          <w:rFonts w:ascii="Arial" w:hAnsi="Arial" w:cs="Arial"/>
          <w:spacing w:val="40"/>
          <w:w w:val="105"/>
          <w:sz w:val="24"/>
          <w:szCs w:val="24"/>
        </w:rPr>
        <w:t xml:space="preserve"> </w:t>
      </w:r>
      <w:r w:rsidR="00000000" w:rsidRPr="008372F6">
        <w:rPr>
          <w:rFonts w:ascii="Arial" w:hAnsi="Arial" w:cs="Arial"/>
          <w:w w:val="105"/>
          <w:sz w:val="24"/>
          <w:szCs w:val="24"/>
        </w:rPr>
        <w:t>be</w:t>
      </w:r>
      <w:r w:rsidR="00000000" w:rsidRPr="008372F6">
        <w:rPr>
          <w:rFonts w:ascii="Arial" w:hAnsi="Arial" w:cs="Arial"/>
          <w:spacing w:val="40"/>
          <w:w w:val="105"/>
          <w:sz w:val="24"/>
          <w:szCs w:val="24"/>
        </w:rPr>
        <w:t xml:space="preserve"> </w:t>
      </w:r>
      <w:r w:rsidR="00000000" w:rsidRPr="008372F6">
        <w:rPr>
          <w:rFonts w:ascii="Arial" w:hAnsi="Arial" w:cs="Arial"/>
          <w:w w:val="105"/>
          <w:sz w:val="24"/>
          <w:szCs w:val="24"/>
        </w:rPr>
        <w:t>averse</w:t>
      </w:r>
      <w:r w:rsidR="00000000" w:rsidRPr="008372F6">
        <w:rPr>
          <w:rFonts w:ascii="Arial" w:hAnsi="Arial" w:cs="Arial"/>
          <w:spacing w:val="40"/>
          <w:w w:val="105"/>
          <w:sz w:val="24"/>
          <w:szCs w:val="24"/>
        </w:rPr>
        <w:t xml:space="preserve"> </w:t>
      </w:r>
      <w:r w:rsidR="00000000" w:rsidRPr="008372F6">
        <w:rPr>
          <w:rFonts w:ascii="Arial" w:hAnsi="Arial" w:cs="Arial"/>
          <w:w w:val="105"/>
          <w:sz w:val="24"/>
          <w:szCs w:val="24"/>
        </w:rPr>
        <w:t>to</w:t>
      </w:r>
      <w:r w:rsidR="00000000" w:rsidRPr="008372F6">
        <w:rPr>
          <w:rFonts w:ascii="Arial" w:hAnsi="Arial" w:cs="Arial"/>
          <w:spacing w:val="40"/>
          <w:w w:val="105"/>
          <w:sz w:val="24"/>
          <w:szCs w:val="24"/>
        </w:rPr>
        <w:t xml:space="preserve"> </w:t>
      </w:r>
      <w:r w:rsidR="00000000" w:rsidRPr="008372F6">
        <w:rPr>
          <w:rFonts w:ascii="Arial" w:hAnsi="Arial" w:cs="Arial"/>
          <w:w w:val="105"/>
          <w:sz w:val="24"/>
          <w:szCs w:val="24"/>
        </w:rPr>
        <w:t>letting</w:t>
      </w:r>
      <w:r w:rsidR="00000000" w:rsidRPr="008372F6">
        <w:rPr>
          <w:rFonts w:ascii="Arial" w:hAnsi="Arial" w:cs="Arial"/>
          <w:spacing w:val="40"/>
          <w:w w:val="105"/>
          <w:sz w:val="24"/>
          <w:szCs w:val="24"/>
        </w:rPr>
        <w:t xml:space="preserve"> </w:t>
      </w:r>
      <w:r w:rsidR="00000000" w:rsidRPr="008372F6">
        <w:rPr>
          <w:rFonts w:ascii="Arial" w:hAnsi="Arial" w:cs="Arial"/>
          <w:w w:val="105"/>
          <w:sz w:val="24"/>
          <w:szCs w:val="24"/>
        </w:rPr>
        <w:t>others</w:t>
      </w:r>
      <w:r w:rsidR="00000000" w:rsidRPr="008372F6">
        <w:rPr>
          <w:rFonts w:ascii="Arial" w:hAnsi="Arial" w:cs="Arial"/>
          <w:spacing w:val="40"/>
          <w:w w:val="105"/>
          <w:sz w:val="24"/>
          <w:szCs w:val="24"/>
        </w:rPr>
        <w:t xml:space="preserve"> </w:t>
      </w:r>
      <w:r w:rsidR="00000000" w:rsidRPr="008372F6">
        <w:rPr>
          <w:rFonts w:ascii="Arial" w:hAnsi="Arial" w:cs="Arial"/>
          <w:w w:val="105"/>
          <w:sz w:val="24"/>
          <w:szCs w:val="24"/>
        </w:rPr>
        <w:t>die</w:t>
      </w:r>
      <w:r w:rsidR="00000000" w:rsidRPr="008372F6">
        <w:rPr>
          <w:rFonts w:ascii="Arial" w:hAnsi="Arial" w:cs="Arial"/>
          <w:spacing w:val="40"/>
          <w:w w:val="105"/>
          <w:sz w:val="24"/>
          <w:szCs w:val="24"/>
        </w:rPr>
        <w:t xml:space="preserve"> </w:t>
      </w:r>
      <w:r w:rsidR="00000000" w:rsidRPr="008372F6">
        <w:rPr>
          <w:rFonts w:ascii="Arial" w:hAnsi="Arial" w:cs="Arial"/>
          <w:w w:val="105"/>
          <w:sz w:val="24"/>
          <w:szCs w:val="24"/>
        </w:rPr>
        <w:t>suddenly,</w:t>
      </w:r>
      <w:r w:rsidR="00000000" w:rsidRPr="008372F6">
        <w:rPr>
          <w:rFonts w:ascii="Arial" w:hAnsi="Arial" w:cs="Arial"/>
          <w:spacing w:val="40"/>
          <w:w w:val="105"/>
          <w:sz w:val="24"/>
          <w:szCs w:val="24"/>
        </w:rPr>
        <w:t xml:space="preserve"> </w:t>
      </w:r>
      <w:r w:rsidR="00000000" w:rsidRPr="008372F6">
        <w:rPr>
          <w:rFonts w:ascii="Arial" w:hAnsi="Arial" w:cs="Arial"/>
          <w:w w:val="105"/>
          <w:sz w:val="24"/>
          <w:szCs w:val="24"/>
        </w:rPr>
        <w:t>without</w:t>
      </w:r>
      <w:r w:rsidR="00000000" w:rsidRPr="008372F6">
        <w:rPr>
          <w:rFonts w:ascii="Arial" w:hAnsi="Arial" w:cs="Arial"/>
          <w:spacing w:val="40"/>
          <w:w w:val="105"/>
          <w:sz w:val="24"/>
          <w:szCs w:val="24"/>
        </w:rPr>
        <w:t xml:space="preserve"> </w:t>
      </w:r>
      <w:r w:rsidR="00000000" w:rsidRPr="008372F6">
        <w:rPr>
          <w:rFonts w:ascii="Arial" w:hAnsi="Arial" w:cs="Arial"/>
          <w:w w:val="105"/>
          <w:sz w:val="24"/>
          <w:szCs w:val="24"/>
        </w:rPr>
        <w:t>the</w:t>
      </w:r>
      <w:r w:rsidR="00000000" w:rsidRPr="008372F6">
        <w:rPr>
          <w:rFonts w:ascii="Arial" w:hAnsi="Arial" w:cs="Arial"/>
          <w:spacing w:val="40"/>
          <w:w w:val="105"/>
          <w:sz w:val="24"/>
          <w:szCs w:val="24"/>
        </w:rPr>
        <w:t xml:space="preserve"> </w:t>
      </w:r>
      <w:r w:rsidR="00000000" w:rsidRPr="008372F6">
        <w:rPr>
          <w:rFonts w:ascii="Arial" w:hAnsi="Arial" w:cs="Arial"/>
          <w:w w:val="105"/>
          <w:sz w:val="24"/>
          <w:szCs w:val="24"/>
        </w:rPr>
        <w:t>opportunity</w:t>
      </w:r>
      <w:r w:rsidR="00000000" w:rsidRPr="008372F6">
        <w:rPr>
          <w:rFonts w:ascii="Arial" w:hAnsi="Arial" w:cs="Arial"/>
          <w:spacing w:val="40"/>
          <w:w w:val="105"/>
          <w:sz w:val="24"/>
          <w:szCs w:val="24"/>
        </w:rPr>
        <w:t xml:space="preserve"> </w:t>
      </w:r>
      <w:r w:rsidR="00000000" w:rsidRPr="008372F6">
        <w:rPr>
          <w:rFonts w:ascii="Arial" w:hAnsi="Arial" w:cs="Arial"/>
          <w:w w:val="105"/>
          <w:sz w:val="24"/>
          <w:szCs w:val="24"/>
        </w:rPr>
        <w:t>to settle</w:t>
      </w:r>
      <w:r w:rsidR="00000000" w:rsidRPr="008372F6">
        <w:rPr>
          <w:rFonts w:ascii="Arial" w:hAnsi="Arial" w:cs="Arial"/>
          <w:spacing w:val="32"/>
          <w:w w:val="105"/>
          <w:sz w:val="24"/>
          <w:szCs w:val="24"/>
        </w:rPr>
        <w:t xml:space="preserve"> </w:t>
      </w:r>
      <w:r w:rsidR="00000000" w:rsidRPr="008372F6">
        <w:rPr>
          <w:rFonts w:ascii="Arial" w:hAnsi="Arial" w:cs="Arial"/>
          <w:w w:val="105"/>
          <w:sz w:val="24"/>
          <w:szCs w:val="24"/>
        </w:rPr>
        <w:t>their</w:t>
      </w:r>
      <w:r w:rsidR="00000000" w:rsidRPr="008372F6">
        <w:rPr>
          <w:rFonts w:ascii="Arial" w:hAnsi="Arial" w:cs="Arial"/>
          <w:spacing w:val="32"/>
          <w:w w:val="105"/>
          <w:sz w:val="24"/>
          <w:szCs w:val="24"/>
        </w:rPr>
        <w:t xml:space="preserve"> </w:t>
      </w:r>
      <w:r w:rsidR="00000000" w:rsidRPr="008372F6">
        <w:rPr>
          <w:rFonts w:ascii="Arial" w:hAnsi="Arial" w:cs="Arial"/>
          <w:w w:val="105"/>
          <w:sz w:val="24"/>
          <w:szCs w:val="24"/>
        </w:rPr>
        <w:t>affairs,</w:t>
      </w:r>
      <w:r w:rsidR="00000000" w:rsidRPr="008372F6">
        <w:rPr>
          <w:rFonts w:ascii="Arial" w:hAnsi="Arial" w:cs="Arial"/>
          <w:spacing w:val="32"/>
          <w:w w:val="105"/>
          <w:sz w:val="24"/>
          <w:szCs w:val="24"/>
        </w:rPr>
        <w:t xml:space="preserve"> </w:t>
      </w:r>
      <w:r w:rsidR="00000000" w:rsidRPr="008372F6">
        <w:rPr>
          <w:rFonts w:ascii="Arial" w:hAnsi="Arial" w:cs="Arial"/>
          <w:w w:val="105"/>
          <w:sz w:val="24"/>
          <w:szCs w:val="24"/>
        </w:rPr>
        <w:t>say</w:t>
      </w:r>
      <w:r w:rsidR="00000000" w:rsidRPr="008372F6">
        <w:rPr>
          <w:rFonts w:ascii="Arial" w:hAnsi="Arial" w:cs="Arial"/>
          <w:spacing w:val="32"/>
          <w:w w:val="105"/>
          <w:sz w:val="24"/>
          <w:szCs w:val="24"/>
        </w:rPr>
        <w:t xml:space="preserve"> </w:t>
      </w:r>
      <w:r w:rsidR="00000000" w:rsidRPr="008372F6">
        <w:rPr>
          <w:rFonts w:ascii="Arial" w:hAnsi="Arial" w:cs="Arial"/>
          <w:w w:val="105"/>
          <w:sz w:val="24"/>
          <w:szCs w:val="24"/>
        </w:rPr>
        <w:t>goodbye,</w:t>
      </w:r>
      <w:r w:rsidR="00000000" w:rsidRPr="008372F6">
        <w:rPr>
          <w:rFonts w:ascii="Arial" w:hAnsi="Arial" w:cs="Arial"/>
          <w:spacing w:val="32"/>
          <w:w w:val="105"/>
          <w:sz w:val="24"/>
          <w:szCs w:val="24"/>
        </w:rPr>
        <w:t xml:space="preserve"> </w:t>
      </w:r>
      <w:r w:rsidR="00000000" w:rsidRPr="008372F6">
        <w:rPr>
          <w:rFonts w:ascii="Arial" w:hAnsi="Arial" w:cs="Arial"/>
          <w:w w:val="105"/>
          <w:sz w:val="24"/>
          <w:szCs w:val="24"/>
        </w:rPr>
        <w:t>and</w:t>
      </w:r>
      <w:r w:rsidR="00000000" w:rsidRPr="008372F6">
        <w:rPr>
          <w:rFonts w:ascii="Arial" w:hAnsi="Arial" w:cs="Arial"/>
          <w:spacing w:val="32"/>
          <w:w w:val="105"/>
          <w:sz w:val="24"/>
          <w:szCs w:val="24"/>
        </w:rPr>
        <w:t xml:space="preserve"> </w:t>
      </w:r>
      <w:r w:rsidR="00000000" w:rsidRPr="008372F6">
        <w:rPr>
          <w:rFonts w:ascii="Arial" w:hAnsi="Arial" w:cs="Arial"/>
          <w:w w:val="105"/>
          <w:sz w:val="24"/>
          <w:szCs w:val="24"/>
        </w:rPr>
        <w:t>come</w:t>
      </w:r>
      <w:r w:rsidR="00000000" w:rsidRPr="008372F6">
        <w:rPr>
          <w:rFonts w:ascii="Arial" w:hAnsi="Arial" w:cs="Arial"/>
          <w:spacing w:val="32"/>
          <w:w w:val="105"/>
          <w:sz w:val="24"/>
          <w:szCs w:val="24"/>
        </w:rPr>
        <w:t xml:space="preserve"> </w:t>
      </w:r>
      <w:r w:rsidR="00000000" w:rsidRPr="008372F6">
        <w:rPr>
          <w:rFonts w:ascii="Arial" w:hAnsi="Arial" w:cs="Arial"/>
          <w:w w:val="105"/>
          <w:sz w:val="24"/>
          <w:szCs w:val="24"/>
        </w:rPr>
        <w:t>to</w:t>
      </w:r>
      <w:r w:rsidR="00000000" w:rsidRPr="008372F6">
        <w:rPr>
          <w:rFonts w:ascii="Arial" w:hAnsi="Arial" w:cs="Arial"/>
          <w:spacing w:val="32"/>
          <w:w w:val="105"/>
          <w:sz w:val="24"/>
          <w:szCs w:val="24"/>
        </w:rPr>
        <w:t xml:space="preserve"> </w:t>
      </w:r>
      <w:r w:rsidR="00000000" w:rsidRPr="008372F6">
        <w:rPr>
          <w:rFonts w:ascii="Arial" w:hAnsi="Arial" w:cs="Arial"/>
          <w:w w:val="105"/>
          <w:sz w:val="24"/>
          <w:szCs w:val="24"/>
        </w:rPr>
        <w:t>terms</w:t>
      </w:r>
      <w:r w:rsidR="00000000" w:rsidRPr="008372F6">
        <w:rPr>
          <w:rFonts w:ascii="Arial" w:hAnsi="Arial" w:cs="Arial"/>
          <w:spacing w:val="32"/>
          <w:w w:val="105"/>
          <w:sz w:val="24"/>
          <w:szCs w:val="24"/>
        </w:rPr>
        <w:t xml:space="preserve"> </w:t>
      </w:r>
      <w:r w:rsidR="00000000" w:rsidRPr="008372F6">
        <w:rPr>
          <w:rFonts w:ascii="Arial" w:hAnsi="Arial" w:cs="Arial"/>
          <w:w w:val="105"/>
          <w:sz w:val="24"/>
          <w:szCs w:val="24"/>
        </w:rPr>
        <w:t>with</w:t>
      </w:r>
      <w:r w:rsidR="00000000" w:rsidRPr="008372F6">
        <w:rPr>
          <w:rFonts w:ascii="Arial" w:hAnsi="Arial" w:cs="Arial"/>
          <w:spacing w:val="32"/>
          <w:w w:val="105"/>
          <w:sz w:val="24"/>
          <w:szCs w:val="24"/>
        </w:rPr>
        <w:t xml:space="preserve"> </w:t>
      </w:r>
      <w:r w:rsidR="00000000" w:rsidRPr="008372F6">
        <w:rPr>
          <w:rFonts w:ascii="Arial" w:hAnsi="Arial" w:cs="Arial"/>
          <w:w w:val="105"/>
          <w:sz w:val="24"/>
          <w:szCs w:val="24"/>
        </w:rPr>
        <w:t>death</w:t>
      </w:r>
      <w:r w:rsidR="00000000" w:rsidRPr="008372F6">
        <w:rPr>
          <w:rFonts w:ascii="Arial" w:hAnsi="Arial" w:cs="Arial"/>
          <w:spacing w:val="32"/>
          <w:w w:val="105"/>
          <w:sz w:val="24"/>
          <w:szCs w:val="24"/>
        </w:rPr>
        <w:t xml:space="preserve"> </w:t>
      </w:r>
      <w:r w:rsidR="00000000" w:rsidRPr="008372F6">
        <w:rPr>
          <w:rFonts w:ascii="Arial" w:hAnsi="Arial" w:cs="Arial"/>
          <w:w w:val="105"/>
          <w:sz w:val="24"/>
          <w:szCs w:val="24"/>
        </w:rPr>
        <w:t>(Sinclair</w:t>
      </w:r>
      <w:r w:rsidR="00000000" w:rsidRPr="008372F6">
        <w:rPr>
          <w:rFonts w:ascii="Arial" w:hAnsi="Arial" w:cs="Arial"/>
          <w:spacing w:val="32"/>
          <w:w w:val="105"/>
          <w:sz w:val="24"/>
          <w:szCs w:val="24"/>
        </w:rPr>
        <w:t xml:space="preserve"> </w:t>
      </w:r>
      <w:hyperlink w:anchor="_bookmark94" w:history="1">
        <w:r w:rsidR="005D491A" w:rsidRPr="008372F6">
          <w:rPr>
            <w:rFonts w:ascii="Arial" w:hAnsi="Arial" w:cs="Arial"/>
            <w:w w:val="105"/>
            <w:sz w:val="24"/>
            <w:szCs w:val="24"/>
          </w:rPr>
          <w:t>2022).</w:t>
        </w:r>
      </w:hyperlink>
    </w:p>
    <w:p w14:paraId="5942A4A5" w14:textId="47351A6F"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Payers have attempted to incorporate social justice and ‘rule of rescue’ considerations into the assessment</w:t>
      </w:r>
      <w:r w:rsidRPr="008372F6">
        <w:rPr>
          <w:rFonts w:ascii="Arial" w:hAnsi="Arial" w:cs="Arial"/>
          <w:spacing w:val="40"/>
          <w:w w:val="105"/>
          <w:sz w:val="24"/>
          <w:szCs w:val="24"/>
        </w:rPr>
        <w:t xml:space="preserve"> </w:t>
      </w:r>
      <w:r w:rsidRPr="008372F6">
        <w:rPr>
          <w:rFonts w:ascii="Arial" w:hAnsi="Arial" w:cs="Arial"/>
          <w:w w:val="105"/>
          <w:sz w:val="24"/>
          <w:szCs w:val="24"/>
        </w:rPr>
        <w:t>criteria</w:t>
      </w:r>
      <w:r w:rsidRPr="008372F6">
        <w:rPr>
          <w:rFonts w:ascii="Arial" w:hAnsi="Arial" w:cs="Arial"/>
          <w:spacing w:val="40"/>
          <w:w w:val="105"/>
          <w:sz w:val="24"/>
          <w:szCs w:val="24"/>
        </w:rPr>
        <w:t xml:space="preserve"> </w:t>
      </w:r>
      <w:r w:rsidRPr="008372F6">
        <w:rPr>
          <w:rFonts w:ascii="Arial" w:hAnsi="Arial" w:cs="Arial"/>
          <w:w w:val="105"/>
          <w:sz w:val="24"/>
          <w:szCs w:val="24"/>
        </w:rPr>
        <w:t>through</w:t>
      </w:r>
      <w:r w:rsidRPr="008372F6">
        <w:rPr>
          <w:rFonts w:ascii="Arial" w:hAnsi="Arial" w:cs="Arial"/>
          <w:spacing w:val="40"/>
          <w:w w:val="105"/>
          <w:sz w:val="24"/>
          <w:szCs w:val="24"/>
        </w:rPr>
        <w:t xml:space="preserve"> </w:t>
      </w:r>
      <w:r w:rsidRPr="008372F6">
        <w:rPr>
          <w:rFonts w:ascii="Arial" w:hAnsi="Arial" w:cs="Arial"/>
          <w:w w:val="105"/>
          <w:sz w:val="24"/>
          <w:szCs w:val="24"/>
        </w:rPr>
        <w:t>various</w:t>
      </w:r>
      <w:r w:rsidRPr="008372F6">
        <w:rPr>
          <w:rFonts w:ascii="Arial" w:hAnsi="Arial" w:cs="Arial"/>
          <w:spacing w:val="40"/>
          <w:w w:val="105"/>
          <w:sz w:val="24"/>
          <w:szCs w:val="24"/>
        </w:rPr>
        <w:t xml:space="preserve"> </w:t>
      </w:r>
      <w:r w:rsidRPr="008372F6">
        <w:rPr>
          <w:rFonts w:ascii="Arial" w:hAnsi="Arial" w:cs="Arial"/>
          <w:w w:val="105"/>
          <w:sz w:val="24"/>
          <w:szCs w:val="24"/>
        </w:rPr>
        <w:t>methods</w:t>
      </w:r>
      <w:r w:rsidRPr="008372F6">
        <w:rPr>
          <w:rFonts w:ascii="Arial" w:hAnsi="Arial" w:cs="Arial"/>
          <w:spacing w:val="40"/>
          <w:w w:val="105"/>
          <w:sz w:val="24"/>
          <w:szCs w:val="24"/>
        </w:rPr>
        <w:t xml:space="preserve"> </w:t>
      </w:r>
      <w:r w:rsidRPr="008372F6">
        <w:rPr>
          <w:rFonts w:ascii="Arial" w:hAnsi="Arial" w:cs="Arial"/>
          <w:w w:val="105"/>
          <w:sz w:val="24"/>
          <w:szCs w:val="24"/>
        </w:rPr>
        <w:t>(Cookson</w:t>
      </w:r>
      <w:ins w:id="237" w:author="Microsoft Office User" w:date="2026-09-13T14:57:00Z">
        <w:r w:rsidR="00FE5E87" w:rsidRPr="008372F6">
          <w:rPr>
            <w:rFonts w:ascii="Arial" w:hAnsi="Arial" w:cs="Arial"/>
            <w:w w:val="105"/>
            <w:sz w:val="24"/>
            <w:szCs w:val="24"/>
          </w:rPr>
          <w:t xml:space="preserve"> et al.</w:t>
        </w:r>
      </w:ins>
      <w:del w:id="238" w:author="Microsoft Office User" w:date="2026-09-13T14:57:00Z">
        <w:r w:rsidRPr="008372F6" w:rsidDel="00FE5E87">
          <w:rPr>
            <w:rFonts w:ascii="Arial" w:hAnsi="Arial" w:cs="Arial"/>
            <w:w w:val="105"/>
            <w:sz w:val="24"/>
            <w:szCs w:val="24"/>
          </w:rPr>
          <w:delText>,</w:delText>
        </w:r>
        <w:r w:rsidRPr="008372F6" w:rsidDel="00FE5E87">
          <w:rPr>
            <w:rFonts w:ascii="Arial" w:hAnsi="Arial" w:cs="Arial"/>
            <w:spacing w:val="40"/>
            <w:w w:val="105"/>
            <w:sz w:val="24"/>
            <w:szCs w:val="24"/>
          </w:rPr>
          <w:delText xml:space="preserve"> </w:delText>
        </w:r>
        <w:r w:rsidRPr="008372F6" w:rsidDel="00FE5E87">
          <w:rPr>
            <w:rFonts w:ascii="Arial" w:hAnsi="Arial" w:cs="Arial"/>
            <w:w w:val="105"/>
            <w:sz w:val="24"/>
            <w:szCs w:val="24"/>
          </w:rPr>
          <w:delText>McCabe,</w:delText>
        </w:r>
        <w:r w:rsidRPr="008372F6" w:rsidDel="00FE5E87">
          <w:rPr>
            <w:rFonts w:ascii="Arial" w:hAnsi="Arial" w:cs="Arial"/>
            <w:spacing w:val="40"/>
            <w:w w:val="105"/>
            <w:sz w:val="24"/>
            <w:szCs w:val="24"/>
          </w:rPr>
          <w:delText xml:space="preserve"> </w:delText>
        </w:r>
        <w:r w:rsidRPr="008372F6" w:rsidDel="00FE5E87">
          <w:rPr>
            <w:rFonts w:ascii="Arial" w:hAnsi="Arial" w:cs="Arial"/>
            <w:w w:val="105"/>
            <w:sz w:val="24"/>
            <w:szCs w:val="24"/>
          </w:rPr>
          <w:delText>and</w:delText>
        </w:r>
        <w:r w:rsidRPr="008372F6" w:rsidDel="00FE5E87">
          <w:rPr>
            <w:rFonts w:ascii="Arial" w:hAnsi="Arial" w:cs="Arial"/>
            <w:spacing w:val="40"/>
            <w:w w:val="105"/>
            <w:sz w:val="24"/>
            <w:szCs w:val="24"/>
          </w:rPr>
          <w:delText xml:space="preserve"> </w:delText>
        </w:r>
        <w:r w:rsidRPr="008372F6" w:rsidDel="00FE5E87">
          <w:rPr>
            <w:rFonts w:ascii="Arial" w:hAnsi="Arial" w:cs="Arial"/>
            <w:w w:val="105"/>
            <w:sz w:val="24"/>
            <w:szCs w:val="24"/>
          </w:rPr>
          <w:delText>Tsuchiya</w:delText>
        </w:r>
      </w:del>
      <w:r w:rsidRPr="008372F6">
        <w:rPr>
          <w:rFonts w:ascii="Arial" w:hAnsi="Arial" w:cs="Arial"/>
          <w:spacing w:val="40"/>
          <w:w w:val="105"/>
          <w:sz w:val="24"/>
          <w:szCs w:val="24"/>
        </w:rPr>
        <w:t xml:space="preserve"> </w:t>
      </w:r>
      <w:hyperlink w:anchor="_bookmark28" w:history="1">
        <w:r w:rsidR="005D491A" w:rsidRPr="008372F6">
          <w:rPr>
            <w:rFonts w:ascii="Arial" w:hAnsi="Arial" w:cs="Arial"/>
            <w:w w:val="105"/>
            <w:sz w:val="24"/>
            <w:szCs w:val="24"/>
          </w:rPr>
          <w:t>2008;</w:t>
        </w:r>
      </w:hyperlink>
      <w:r w:rsidRPr="008372F6">
        <w:rPr>
          <w:rFonts w:ascii="Arial" w:hAnsi="Arial" w:cs="Arial"/>
          <w:spacing w:val="40"/>
          <w:w w:val="105"/>
          <w:sz w:val="24"/>
          <w:szCs w:val="24"/>
        </w:rPr>
        <w:t xml:space="preserve"> </w:t>
      </w:r>
      <w:r w:rsidRPr="008372F6">
        <w:rPr>
          <w:rFonts w:ascii="Arial" w:hAnsi="Arial" w:cs="Arial"/>
          <w:w w:val="105"/>
          <w:sz w:val="24"/>
          <w:szCs w:val="24"/>
        </w:rPr>
        <w:t xml:space="preserve">Dukhanin et al. </w:t>
      </w:r>
      <w:hyperlink w:anchor="_bookmark36" w:history="1">
        <w:r w:rsidR="005D491A" w:rsidRPr="008372F6">
          <w:rPr>
            <w:rFonts w:ascii="Arial" w:hAnsi="Arial" w:cs="Arial"/>
            <w:w w:val="105"/>
            <w:sz w:val="24"/>
            <w:szCs w:val="24"/>
          </w:rPr>
          <w:t>2018;</w:t>
        </w:r>
      </w:hyperlink>
      <w:r w:rsidRPr="008372F6">
        <w:rPr>
          <w:rFonts w:ascii="Arial" w:hAnsi="Arial" w:cs="Arial"/>
          <w:w w:val="105"/>
          <w:sz w:val="24"/>
          <w:szCs w:val="24"/>
        </w:rPr>
        <w:t xml:space="preserve"> Mahdiani</w:t>
      </w:r>
      <w:ins w:id="239" w:author="Microsoft Office User" w:date="2026-09-13T14:58:00Z">
        <w:r w:rsidR="00836E98" w:rsidRPr="008372F6">
          <w:rPr>
            <w:rFonts w:ascii="Arial" w:hAnsi="Arial" w:cs="Arial"/>
            <w:w w:val="105"/>
            <w:sz w:val="24"/>
            <w:szCs w:val="24"/>
          </w:rPr>
          <w:t xml:space="preserve"> et al.</w:t>
        </w:r>
      </w:ins>
      <w:del w:id="240" w:author="Microsoft Office User" w:date="2026-09-13T14:57:00Z">
        <w:r w:rsidRPr="008372F6" w:rsidDel="00FE5E87">
          <w:rPr>
            <w:rFonts w:ascii="Arial" w:hAnsi="Arial" w:cs="Arial"/>
            <w:w w:val="105"/>
            <w:sz w:val="24"/>
            <w:szCs w:val="24"/>
          </w:rPr>
          <w:delText>, Münch, and Paul</w:delText>
        </w:r>
      </w:del>
      <w:r w:rsidRPr="008372F6">
        <w:rPr>
          <w:rFonts w:ascii="Arial" w:hAnsi="Arial" w:cs="Arial"/>
          <w:w w:val="105"/>
          <w:sz w:val="24"/>
          <w:szCs w:val="24"/>
        </w:rPr>
        <w:t xml:space="preserve"> </w:t>
      </w:r>
      <w:hyperlink w:anchor="_bookmark73" w:history="1">
        <w:r w:rsidR="005D491A" w:rsidRPr="008372F6">
          <w:rPr>
            <w:rFonts w:ascii="Arial" w:hAnsi="Arial" w:cs="Arial"/>
            <w:w w:val="105"/>
            <w:sz w:val="24"/>
            <w:szCs w:val="24"/>
          </w:rPr>
          <w:t>2024).</w:t>
        </w:r>
      </w:hyperlink>
      <w:r w:rsidRPr="008372F6">
        <w:rPr>
          <w:rFonts w:ascii="Arial" w:hAnsi="Arial" w:cs="Arial"/>
          <w:w w:val="105"/>
          <w:sz w:val="24"/>
          <w:szCs w:val="24"/>
        </w:rPr>
        <w:t xml:space="preserve"> Proportional or absolute shortfall methods seek to account for disease severity (Mahdiani</w:t>
      </w:r>
      <w:ins w:id="241" w:author="Microsoft Office User" w:date="2026-09-13T14:58:00Z">
        <w:r w:rsidR="00836E98" w:rsidRPr="008372F6">
          <w:rPr>
            <w:rFonts w:ascii="Arial" w:hAnsi="Arial" w:cs="Arial"/>
            <w:w w:val="105"/>
            <w:sz w:val="24"/>
            <w:szCs w:val="24"/>
          </w:rPr>
          <w:t xml:space="preserve"> et al.</w:t>
        </w:r>
      </w:ins>
      <w:del w:id="242" w:author="Microsoft Office User" w:date="2026-09-13T14:58:00Z">
        <w:r w:rsidRPr="008372F6" w:rsidDel="00836E98">
          <w:rPr>
            <w:rFonts w:ascii="Arial" w:hAnsi="Arial" w:cs="Arial"/>
            <w:w w:val="105"/>
            <w:sz w:val="24"/>
            <w:szCs w:val="24"/>
          </w:rPr>
          <w:delText>, Münch, and Paul</w:delText>
        </w:r>
      </w:del>
      <w:r w:rsidRPr="008372F6">
        <w:rPr>
          <w:rFonts w:ascii="Arial" w:hAnsi="Arial" w:cs="Arial"/>
          <w:w w:val="105"/>
          <w:sz w:val="24"/>
          <w:szCs w:val="24"/>
        </w:rPr>
        <w:t xml:space="preserve"> </w:t>
      </w:r>
      <w:hyperlink w:anchor="_bookmark73" w:history="1">
        <w:r w:rsidR="005D491A" w:rsidRPr="008372F6">
          <w:rPr>
            <w:rFonts w:ascii="Arial" w:hAnsi="Arial" w:cs="Arial"/>
            <w:w w:val="105"/>
            <w:sz w:val="24"/>
            <w:szCs w:val="24"/>
          </w:rPr>
          <w:t>2024)</w:t>
        </w:r>
      </w:hyperlink>
      <w:r w:rsidRPr="008372F6">
        <w:rPr>
          <w:rFonts w:ascii="Arial" w:hAnsi="Arial" w:cs="Arial"/>
          <w:w w:val="105"/>
          <w:sz w:val="24"/>
          <w:szCs w:val="24"/>
        </w:rPr>
        <w:t xml:space="preserve"> while end-of-life premiums allow relaxed cost-per-QALY thresholds for treatments expected to extend the lives of patients close to death (Olofsson</w:t>
      </w:r>
      <w:del w:id="243" w:author="Microsoft Office User" w:date="2026-09-13T14:58:00Z">
        <w:r w:rsidRPr="008372F6" w:rsidDel="00836E98">
          <w:rPr>
            <w:rFonts w:ascii="Arial" w:hAnsi="Arial" w:cs="Arial"/>
            <w:w w:val="105"/>
            <w:sz w:val="24"/>
            <w:szCs w:val="24"/>
          </w:rPr>
          <w:delText>,</w:delText>
        </w:r>
        <w:r w:rsidRPr="008372F6" w:rsidDel="00836E98">
          <w:rPr>
            <w:rFonts w:ascii="Arial" w:hAnsi="Arial" w:cs="Arial"/>
            <w:spacing w:val="40"/>
            <w:w w:val="105"/>
            <w:sz w:val="24"/>
            <w:szCs w:val="24"/>
          </w:rPr>
          <w:delText xml:space="preserve"> </w:delText>
        </w:r>
        <w:r w:rsidRPr="008372F6" w:rsidDel="00836E98">
          <w:rPr>
            <w:rFonts w:ascii="Arial" w:hAnsi="Arial" w:cs="Arial"/>
            <w:w w:val="105"/>
            <w:sz w:val="24"/>
            <w:szCs w:val="24"/>
          </w:rPr>
          <w:delText>Gerdtham,</w:delText>
        </w:r>
        <w:r w:rsidRPr="008372F6" w:rsidDel="00836E98">
          <w:rPr>
            <w:rFonts w:ascii="Arial" w:hAnsi="Arial" w:cs="Arial"/>
            <w:spacing w:val="40"/>
            <w:w w:val="105"/>
            <w:sz w:val="24"/>
            <w:szCs w:val="24"/>
          </w:rPr>
          <w:delText xml:space="preserve"> </w:delText>
        </w:r>
        <w:r w:rsidRPr="008372F6" w:rsidDel="00836E98">
          <w:rPr>
            <w:rFonts w:ascii="Arial" w:hAnsi="Arial" w:cs="Arial"/>
            <w:w w:val="105"/>
            <w:sz w:val="24"/>
            <w:szCs w:val="24"/>
          </w:rPr>
          <w:delText>Hultkrantz,</w:delText>
        </w:r>
      </w:del>
      <w:r w:rsidRPr="008372F6">
        <w:rPr>
          <w:rFonts w:ascii="Arial" w:hAnsi="Arial" w:cs="Arial"/>
          <w:spacing w:val="40"/>
          <w:w w:val="105"/>
          <w:sz w:val="24"/>
          <w:szCs w:val="24"/>
        </w:rPr>
        <w:t xml:space="preserve"> </w:t>
      </w:r>
      <w:r w:rsidRPr="008372F6">
        <w:rPr>
          <w:rFonts w:ascii="Arial" w:hAnsi="Arial" w:cs="Arial"/>
          <w:w w:val="105"/>
          <w:sz w:val="24"/>
          <w:szCs w:val="24"/>
        </w:rPr>
        <w:t>et al.</w:t>
      </w:r>
      <w:r w:rsidRPr="008372F6">
        <w:rPr>
          <w:rFonts w:ascii="Arial" w:hAnsi="Arial" w:cs="Arial"/>
          <w:spacing w:val="40"/>
          <w:w w:val="105"/>
          <w:sz w:val="24"/>
          <w:szCs w:val="24"/>
        </w:rPr>
        <w:t xml:space="preserve"> </w:t>
      </w:r>
      <w:hyperlink w:anchor="_bookmark82" w:history="1">
        <w:r w:rsidR="005D491A" w:rsidRPr="008372F6">
          <w:rPr>
            <w:rFonts w:ascii="Arial" w:hAnsi="Arial" w:cs="Arial"/>
            <w:w w:val="105"/>
            <w:sz w:val="24"/>
            <w:szCs w:val="24"/>
          </w:rPr>
          <w:t>2018).</w:t>
        </w:r>
      </w:hyperlink>
      <w:r w:rsidRPr="008372F6">
        <w:rPr>
          <w:rFonts w:ascii="Arial" w:hAnsi="Arial" w:cs="Arial"/>
          <w:spacing w:val="40"/>
          <w:w w:val="105"/>
          <w:sz w:val="24"/>
          <w:szCs w:val="24"/>
        </w:rPr>
        <w:t xml:space="preserve"> </w:t>
      </w:r>
      <w:r w:rsidRPr="008372F6">
        <w:rPr>
          <w:rFonts w:ascii="Arial" w:hAnsi="Arial" w:cs="Arial"/>
          <w:w w:val="105"/>
          <w:sz w:val="24"/>
          <w:szCs w:val="24"/>
        </w:rPr>
        <w:t>Nevertheless,</w:t>
      </w:r>
      <w:r w:rsidRPr="008372F6">
        <w:rPr>
          <w:rFonts w:ascii="Arial" w:hAnsi="Arial" w:cs="Arial"/>
          <w:spacing w:val="40"/>
          <w:w w:val="105"/>
          <w:sz w:val="24"/>
          <w:szCs w:val="24"/>
        </w:rPr>
        <w:t xml:space="preserve"> </w:t>
      </w:r>
      <w:r w:rsidRPr="008372F6">
        <w:rPr>
          <w:rFonts w:ascii="Arial" w:hAnsi="Arial" w:cs="Arial"/>
          <w:w w:val="105"/>
          <w:sz w:val="24"/>
          <w:szCs w:val="24"/>
        </w:rPr>
        <w:t>even relaxed</w:t>
      </w:r>
      <w:r w:rsidRPr="008372F6">
        <w:rPr>
          <w:rFonts w:ascii="Arial" w:hAnsi="Arial" w:cs="Arial"/>
          <w:spacing w:val="40"/>
          <w:w w:val="105"/>
          <w:sz w:val="24"/>
          <w:szCs w:val="24"/>
        </w:rPr>
        <w:t xml:space="preserve"> </w:t>
      </w:r>
      <w:r w:rsidRPr="008372F6">
        <w:rPr>
          <w:rFonts w:ascii="Arial" w:hAnsi="Arial" w:cs="Arial"/>
          <w:w w:val="105"/>
          <w:sz w:val="24"/>
          <w:szCs w:val="24"/>
        </w:rPr>
        <w:t>criteria</w:t>
      </w:r>
      <w:r w:rsidRPr="008372F6">
        <w:rPr>
          <w:rFonts w:ascii="Arial" w:hAnsi="Arial" w:cs="Arial"/>
          <w:spacing w:val="40"/>
          <w:w w:val="105"/>
          <w:sz w:val="24"/>
          <w:szCs w:val="24"/>
        </w:rPr>
        <w:t xml:space="preserve"> </w:t>
      </w:r>
      <w:r w:rsidRPr="008372F6">
        <w:rPr>
          <w:rFonts w:ascii="Arial" w:hAnsi="Arial" w:cs="Arial"/>
          <w:w w:val="105"/>
          <w:sz w:val="24"/>
          <w:szCs w:val="24"/>
        </w:rPr>
        <w:t>require some evidence of added months, weeks or even days of life.</w:t>
      </w:r>
      <w:r w:rsidRPr="008372F6">
        <w:rPr>
          <w:rFonts w:ascii="Arial" w:hAnsi="Arial" w:cs="Arial"/>
          <w:spacing w:val="36"/>
          <w:w w:val="105"/>
          <w:sz w:val="24"/>
          <w:szCs w:val="24"/>
        </w:rPr>
        <w:t xml:space="preserve"> </w:t>
      </w:r>
      <w:r w:rsidRPr="008372F6">
        <w:rPr>
          <w:rFonts w:ascii="Arial" w:hAnsi="Arial" w:cs="Arial"/>
          <w:w w:val="105"/>
          <w:sz w:val="24"/>
          <w:szCs w:val="24"/>
        </w:rPr>
        <w:t>Yet from the perspective of a severely</w:t>
      </w:r>
      <w:r w:rsidRPr="008372F6">
        <w:rPr>
          <w:rFonts w:ascii="Arial" w:hAnsi="Arial" w:cs="Arial"/>
          <w:spacing w:val="40"/>
          <w:w w:val="105"/>
          <w:sz w:val="24"/>
          <w:szCs w:val="24"/>
        </w:rPr>
        <w:t xml:space="preserve"> </w:t>
      </w:r>
      <w:r w:rsidRPr="008372F6">
        <w:rPr>
          <w:rFonts w:ascii="Arial" w:hAnsi="Arial" w:cs="Arial"/>
          <w:w w:val="105"/>
          <w:sz w:val="24"/>
          <w:szCs w:val="24"/>
        </w:rPr>
        <w:t xml:space="preserve">ill patient and their family, it may be profoundly important that something, anything, is done, regardless of high levels of uncertainty about whether the intervention is beneficial or even harmful (Clark and Weale </w:t>
      </w:r>
      <w:hyperlink w:anchor="_bookmark26" w:history="1">
        <w:r w:rsidR="005D491A" w:rsidRPr="008372F6">
          <w:rPr>
            <w:rFonts w:ascii="Arial" w:hAnsi="Arial" w:cs="Arial"/>
            <w:w w:val="105"/>
            <w:sz w:val="24"/>
            <w:szCs w:val="24"/>
          </w:rPr>
          <w:t>2012;</w:t>
        </w:r>
      </w:hyperlink>
      <w:r w:rsidRPr="008372F6">
        <w:rPr>
          <w:rFonts w:ascii="Arial" w:hAnsi="Arial" w:cs="Arial"/>
          <w:w w:val="105"/>
          <w:sz w:val="24"/>
          <w:szCs w:val="24"/>
        </w:rPr>
        <w:t xml:space="preserve"> MacLeod</w:t>
      </w:r>
      <w:ins w:id="244" w:author="Microsoft Office User" w:date="2026-09-13T15:00:00Z">
        <w:r w:rsidR="00836E98" w:rsidRPr="008372F6">
          <w:rPr>
            <w:rFonts w:ascii="Arial" w:hAnsi="Arial" w:cs="Arial"/>
            <w:w w:val="105"/>
            <w:sz w:val="24"/>
            <w:szCs w:val="24"/>
          </w:rPr>
          <w:t xml:space="preserve"> et al.</w:t>
        </w:r>
      </w:ins>
      <w:del w:id="245" w:author="Microsoft Office User" w:date="2026-09-13T15:00:00Z">
        <w:r w:rsidRPr="008372F6" w:rsidDel="00836E98">
          <w:rPr>
            <w:rFonts w:ascii="Arial" w:hAnsi="Arial" w:cs="Arial"/>
            <w:w w:val="105"/>
            <w:sz w:val="24"/>
            <w:szCs w:val="24"/>
          </w:rPr>
          <w:delText>, Harris, and Mahal</w:delText>
        </w:r>
      </w:del>
      <w:r w:rsidRPr="008372F6">
        <w:rPr>
          <w:rFonts w:ascii="Arial" w:hAnsi="Arial" w:cs="Arial"/>
          <w:w w:val="105"/>
          <w:sz w:val="24"/>
          <w:szCs w:val="24"/>
        </w:rPr>
        <w:t xml:space="preserve"> </w:t>
      </w:r>
      <w:hyperlink w:anchor="_bookmark70" w:history="1">
        <w:r w:rsidR="005D491A" w:rsidRPr="008372F6">
          <w:rPr>
            <w:rFonts w:ascii="Arial" w:hAnsi="Arial" w:cs="Arial"/>
            <w:w w:val="105"/>
            <w:sz w:val="24"/>
            <w:szCs w:val="24"/>
          </w:rPr>
          <w:t>2016).</w:t>
        </w:r>
      </w:hyperlink>
      <w:r w:rsidRPr="008372F6">
        <w:rPr>
          <w:rFonts w:ascii="Arial" w:hAnsi="Arial" w:cs="Arial"/>
          <w:spacing w:val="40"/>
          <w:w w:val="105"/>
          <w:sz w:val="24"/>
          <w:szCs w:val="24"/>
        </w:rPr>
        <w:t xml:space="preserve"> </w:t>
      </w:r>
      <w:r w:rsidRPr="008372F6">
        <w:rPr>
          <w:rFonts w:ascii="Arial" w:hAnsi="Arial" w:cs="Arial"/>
          <w:w w:val="105"/>
          <w:sz w:val="24"/>
          <w:szCs w:val="24"/>
        </w:rPr>
        <w:t>Consequently, patients and citizens seem far less willing to accept any prioriti</w:t>
      </w:r>
      <w:ins w:id="246" w:author="Microsoft Office User" w:date="2026-09-11T14:40:00Z">
        <w:r w:rsidR="00F157A9" w:rsidRPr="008372F6">
          <w:rPr>
            <w:rFonts w:ascii="Arial" w:hAnsi="Arial" w:cs="Arial"/>
            <w:w w:val="105"/>
            <w:sz w:val="24"/>
            <w:szCs w:val="24"/>
          </w:rPr>
          <w:t>z</w:t>
        </w:r>
      </w:ins>
      <w:del w:id="247" w:author="Microsoft Office User" w:date="2026-09-11T14:40:00Z">
        <w:r w:rsidRPr="008372F6" w:rsidDel="00F157A9">
          <w:rPr>
            <w:rFonts w:ascii="Arial" w:hAnsi="Arial" w:cs="Arial"/>
            <w:w w:val="105"/>
            <w:sz w:val="24"/>
            <w:szCs w:val="24"/>
          </w:rPr>
          <w:delText>s</w:delText>
        </w:r>
      </w:del>
      <w:r w:rsidRPr="008372F6">
        <w:rPr>
          <w:rFonts w:ascii="Arial" w:hAnsi="Arial" w:cs="Arial"/>
          <w:w w:val="105"/>
          <w:sz w:val="24"/>
          <w:szCs w:val="24"/>
        </w:rPr>
        <w:t>ation based on cost than payers (MacLeod</w:t>
      </w:r>
      <w:ins w:id="248" w:author="Microsoft Office User" w:date="2026-09-13T15:00:00Z">
        <w:r w:rsidR="00836E98" w:rsidRPr="008372F6">
          <w:rPr>
            <w:rFonts w:ascii="Arial" w:hAnsi="Arial" w:cs="Arial"/>
            <w:w w:val="105"/>
            <w:sz w:val="24"/>
            <w:szCs w:val="24"/>
          </w:rPr>
          <w:t xml:space="preserve"> </w:t>
        </w:r>
      </w:ins>
      <w:ins w:id="249" w:author="Héctor Bahamonde" w:date="2026-09-19T11:50:00Z" w16du:dateUtc="2026-09-19T09:50:00Z">
        <w:r w:rsidR="00AB6864">
          <w:rPr>
            <w:rFonts w:ascii="Arial" w:hAnsi="Arial" w:cs="Arial"/>
            <w:w w:val="105"/>
            <w:sz w:val="24"/>
            <w:szCs w:val="24"/>
          </w:rPr>
          <w:t>e</w:t>
        </w:r>
      </w:ins>
      <w:ins w:id="250" w:author="Microsoft Office User" w:date="2026-09-13T15:00:00Z">
        <w:del w:id="251" w:author="Héctor Bahamonde" w:date="2026-09-19T11:50:00Z" w16du:dateUtc="2026-09-19T09:50:00Z">
          <w:r w:rsidR="00836E98" w:rsidRPr="008372F6" w:rsidDel="00AB6864">
            <w:rPr>
              <w:rFonts w:ascii="Arial" w:hAnsi="Arial" w:cs="Arial"/>
              <w:w w:val="105"/>
              <w:sz w:val="24"/>
              <w:szCs w:val="24"/>
            </w:rPr>
            <w:delText>a</w:delText>
          </w:r>
        </w:del>
        <w:r w:rsidR="00836E98" w:rsidRPr="008372F6">
          <w:rPr>
            <w:rFonts w:ascii="Arial" w:hAnsi="Arial" w:cs="Arial"/>
            <w:w w:val="105"/>
            <w:sz w:val="24"/>
            <w:szCs w:val="24"/>
          </w:rPr>
          <w:t>t al.</w:t>
        </w:r>
      </w:ins>
      <w:del w:id="252" w:author="Microsoft Office User" w:date="2026-09-13T15:00:00Z">
        <w:r w:rsidRPr="008372F6" w:rsidDel="00836E98">
          <w:rPr>
            <w:rFonts w:ascii="Arial" w:hAnsi="Arial" w:cs="Arial"/>
            <w:w w:val="105"/>
            <w:sz w:val="24"/>
            <w:szCs w:val="24"/>
          </w:rPr>
          <w:delText>, Harris, and Mahal</w:delText>
        </w:r>
      </w:del>
      <w:r w:rsidRPr="008372F6">
        <w:rPr>
          <w:rFonts w:ascii="Arial" w:hAnsi="Arial" w:cs="Arial"/>
          <w:w w:val="105"/>
          <w:sz w:val="24"/>
          <w:szCs w:val="24"/>
        </w:rPr>
        <w:t xml:space="preserve"> </w:t>
      </w:r>
      <w:hyperlink w:anchor="_bookmark70" w:history="1">
        <w:r w:rsidR="005D491A" w:rsidRPr="008372F6">
          <w:rPr>
            <w:rFonts w:ascii="Arial" w:hAnsi="Arial" w:cs="Arial"/>
            <w:w w:val="105"/>
            <w:sz w:val="24"/>
            <w:szCs w:val="24"/>
          </w:rPr>
          <w:t>2016).</w:t>
        </w:r>
      </w:hyperlink>
      <w:r w:rsidRPr="008372F6">
        <w:rPr>
          <w:rFonts w:ascii="Arial" w:hAnsi="Arial" w:cs="Arial"/>
          <w:spacing w:val="40"/>
          <w:w w:val="105"/>
          <w:sz w:val="24"/>
          <w:szCs w:val="24"/>
        </w:rPr>
        <w:t xml:space="preserve"> </w:t>
      </w:r>
      <w:r w:rsidRPr="008372F6">
        <w:rPr>
          <w:rFonts w:ascii="Arial" w:hAnsi="Arial" w:cs="Arial"/>
          <w:w w:val="105"/>
          <w:sz w:val="24"/>
          <w:szCs w:val="24"/>
        </w:rPr>
        <w:t>Furthermore, application of ‘rule of rescue’ as</w:t>
      </w:r>
      <w:ins w:id="253" w:author="Héctor Bahamonde" w:date="2026-09-19T11:50:00Z" w16du:dateUtc="2026-09-19T09:50:00Z">
        <w:r w:rsidR="006C6CDF">
          <w:rPr>
            <w:rFonts w:ascii="Arial" w:hAnsi="Arial" w:cs="Arial"/>
            <w:w w:val="105"/>
            <w:sz w:val="24"/>
            <w:szCs w:val="24"/>
          </w:rPr>
          <w:t xml:space="preserve"> a</w:t>
        </w:r>
      </w:ins>
      <w:r w:rsidRPr="008372F6">
        <w:rPr>
          <w:rFonts w:ascii="Arial" w:hAnsi="Arial" w:cs="Arial"/>
          <w:w w:val="105"/>
          <w:sz w:val="24"/>
          <w:szCs w:val="24"/>
        </w:rPr>
        <w:t xml:space="preserve"> funding criteri</w:t>
      </w:r>
      <w:ins w:id="254" w:author="Héctor Bahamonde" w:date="2026-09-19T11:50:00Z" w16du:dateUtc="2026-09-19T09:50:00Z">
        <w:r w:rsidR="0029689B">
          <w:rPr>
            <w:rFonts w:ascii="Arial" w:hAnsi="Arial" w:cs="Arial"/>
            <w:w w:val="105"/>
            <w:sz w:val="24"/>
            <w:szCs w:val="24"/>
          </w:rPr>
          <w:t>on</w:t>
        </w:r>
      </w:ins>
      <w:del w:id="255" w:author="Héctor Bahamonde" w:date="2026-09-19T11:50:00Z" w16du:dateUtc="2026-09-19T09:50:00Z">
        <w:r w:rsidRPr="008372F6" w:rsidDel="0029689B">
          <w:rPr>
            <w:rFonts w:ascii="Arial" w:hAnsi="Arial" w:cs="Arial"/>
            <w:w w:val="105"/>
            <w:sz w:val="24"/>
            <w:szCs w:val="24"/>
          </w:rPr>
          <w:delText>a</w:delText>
        </w:r>
      </w:del>
      <w:r w:rsidRPr="008372F6">
        <w:rPr>
          <w:rFonts w:ascii="Arial" w:hAnsi="Arial" w:cs="Arial"/>
          <w:w w:val="105"/>
          <w:sz w:val="24"/>
          <w:szCs w:val="24"/>
        </w:rPr>
        <w:t xml:space="preserve"> has created concerns over</w:t>
      </w:r>
      <w:r w:rsidRPr="008372F6">
        <w:rPr>
          <w:rFonts w:ascii="Arial" w:hAnsi="Arial" w:cs="Arial"/>
          <w:spacing w:val="-3"/>
          <w:w w:val="105"/>
          <w:sz w:val="24"/>
          <w:szCs w:val="24"/>
        </w:rPr>
        <w:t xml:space="preserve"> </w:t>
      </w:r>
      <w:r w:rsidRPr="008372F6">
        <w:rPr>
          <w:rFonts w:ascii="Arial" w:hAnsi="Arial" w:cs="Arial"/>
          <w:w w:val="105"/>
          <w:sz w:val="24"/>
          <w:szCs w:val="24"/>
        </w:rPr>
        <w:t>the</w:t>
      </w:r>
      <w:r w:rsidRPr="008372F6">
        <w:rPr>
          <w:rFonts w:ascii="Arial" w:hAnsi="Arial" w:cs="Arial"/>
          <w:spacing w:val="-3"/>
          <w:w w:val="105"/>
          <w:sz w:val="24"/>
          <w:szCs w:val="24"/>
        </w:rPr>
        <w:t xml:space="preserve"> </w:t>
      </w:r>
      <w:r w:rsidRPr="008372F6">
        <w:rPr>
          <w:rFonts w:ascii="Arial" w:hAnsi="Arial" w:cs="Arial"/>
          <w:w w:val="105"/>
          <w:sz w:val="24"/>
          <w:szCs w:val="24"/>
        </w:rPr>
        <w:t>‘fetishi</w:t>
      </w:r>
      <w:ins w:id="256" w:author="Microsoft Office User" w:date="2026-09-11T14:41:00Z">
        <w:r w:rsidR="00F157A9" w:rsidRPr="008372F6">
          <w:rPr>
            <w:rFonts w:ascii="Arial" w:hAnsi="Arial" w:cs="Arial"/>
            <w:w w:val="105"/>
            <w:sz w:val="24"/>
            <w:szCs w:val="24"/>
          </w:rPr>
          <w:t>z</w:t>
        </w:r>
      </w:ins>
      <w:del w:id="257" w:author="Microsoft Office User" w:date="2026-09-11T14:41:00Z">
        <w:r w:rsidRPr="008372F6" w:rsidDel="00F157A9">
          <w:rPr>
            <w:rFonts w:ascii="Arial" w:hAnsi="Arial" w:cs="Arial"/>
            <w:w w:val="105"/>
            <w:sz w:val="24"/>
            <w:szCs w:val="24"/>
          </w:rPr>
          <w:delText>s</w:delText>
        </w:r>
      </w:del>
      <w:r w:rsidRPr="008372F6">
        <w:rPr>
          <w:rFonts w:ascii="Arial" w:hAnsi="Arial" w:cs="Arial"/>
          <w:w w:val="105"/>
          <w:sz w:val="24"/>
          <w:szCs w:val="24"/>
        </w:rPr>
        <w:t>ation</w:t>
      </w:r>
      <w:r w:rsidRPr="008372F6">
        <w:rPr>
          <w:rFonts w:ascii="Arial" w:hAnsi="Arial" w:cs="Arial"/>
          <w:spacing w:val="-3"/>
          <w:w w:val="105"/>
          <w:sz w:val="24"/>
          <w:szCs w:val="24"/>
        </w:rPr>
        <w:t xml:space="preserve"> </w:t>
      </w:r>
      <w:r w:rsidRPr="008372F6">
        <w:rPr>
          <w:rFonts w:ascii="Arial" w:hAnsi="Arial" w:cs="Arial"/>
          <w:w w:val="105"/>
          <w:sz w:val="24"/>
          <w:szCs w:val="24"/>
        </w:rPr>
        <w:t>of</w:t>
      </w:r>
      <w:r w:rsidRPr="008372F6">
        <w:rPr>
          <w:rFonts w:ascii="Arial" w:hAnsi="Arial" w:cs="Arial"/>
          <w:spacing w:val="-3"/>
          <w:w w:val="105"/>
          <w:sz w:val="24"/>
          <w:szCs w:val="24"/>
        </w:rPr>
        <w:t xml:space="preserve"> </w:t>
      </w:r>
      <w:r w:rsidRPr="008372F6">
        <w:rPr>
          <w:rFonts w:ascii="Arial" w:hAnsi="Arial" w:cs="Arial"/>
          <w:w w:val="105"/>
          <w:sz w:val="24"/>
          <w:szCs w:val="24"/>
        </w:rPr>
        <w:t>technology,’</w:t>
      </w:r>
      <w:r w:rsidRPr="008372F6">
        <w:rPr>
          <w:rFonts w:ascii="Arial" w:hAnsi="Arial" w:cs="Arial"/>
          <w:spacing w:val="-3"/>
          <w:w w:val="105"/>
          <w:sz w:val="24"/>
          <w:szCs w:val="24"/>
        </w:rPr>
        <w:t xml:space="preserve"> </w:t>
      </w:r>
      <w:r w:rsidRPr="008372F6">
        <w:rPr>
          <w:rFonts w:ascii="Arial" w:hAnsi="Arial" w:cs="Arial"/>
          <w:w w:val="105"/>
          <w:sz w:val="24"/>
          <w:szCs w:val="24"/>
        </w:rPr>
        <w:t>meaning</w:t>
      </w:r>
      <w:r w:rsidRPr="008372F6">
        <w:rPr>
          <w:rFonts w:ascii="Arial" w:hAnsi="Arial" w:cs="Arial"/>
          <w:spacing w:val="-3"/>
          <w:w w:val="105"/>
          <w:sz w:val="24"/>
          <w:szCs w:val="24"/>
        </w:rPr>
        <w:t xml:space="preserve"> </w:t>
      </w:r>
      <w:r w:rsidRPr="008372F6">
        <w:rPr>
          <w:rFonts w:ascii="Arial" w:hAnsi="Arial" w:cs="Arial"/>
          <w:w w:val="105"/>
          <w:sz w:val="24"/>
          <w:szCs w:val="24"/>
        </w:rPr>
        <w:t>the</w:t>
      </w:r>
      <w:r w:rsidRPr="008372F6">
        <w:rPr>
          <w:rFonts w:ascii="Arial" w:hAnsi="Arial" w:cs="Arial"/>
          <w:spacing w:val="-3"/>
          <w:w w:val="105"/>
          <w:sz w:val="24"/>
          <w:szCs w:val="24"/>
        </w:rPr>
        <w:t xml:space="preserve"> </w:t>
      </w:r>
      <w:r w:rsidRPr="008372F6">
        <w:rPr>
          <w:rFonts w:ascii="Arial" w:hAnsi="Arial" w:cs="Arial"/>
          <w:w w:val="105"/>
          <w:sz w:val="24"/>
          <w:szCs w:val="24"/>
        </w:rPr>
        <w:t>prioriti</w:t>
      </w:r>
      <w:ins w:id="258" w:author="Microsoft Office User" w:date="2026-09-11T14:41:00Z">
        <w:r w:rsidR="00F157A9" w:rsidRPr="008372F6">
          <w:rPr>
            <w:rFonts w:ascii="Arial" w:hAnsi="Arial" w:cs="Arial"/>
            <w:w w:val="105"/>
            <w:sz w:val="24"/>
            <w:szCs w:val="24"/>
          </w:rPr>
          <w:t>z</w:t>
        </w:r>
      </w:ins>
      <w:del w:id="259" w:author="Microsoft Office User" w:date="2026-09-11T14:41:00Z">
        <w:r w:rsidRPr="008372F6" w:rsidDel="00F157A9">
          <w:rPr>
            <w:rFonts w:ascii="Arial" w:hAnsi="Arial" w:cs="Arial"/>
            <w:w w:val="105"/>
            <w:sz w:val="24"/>
            <w:szCs w:val="24"/>
          </w:rPr>
          <w:delText>s</w:delText>
        </w:r>
      </w:del>
      <w:r w:rsidRPr="008372F6">
        <w:rPr>
          <w:rFonts w:ascii="Arial" w:hAnsi="Arial" w:cs="Arial"/>
          <w:w w:val="105"/>
          <w:sz w:val="24"/>
          <w:szCs w:val="24"/>
        </w:rPr>
        <w:t>ing</w:t>
      </w:r>
      <w:r w:rsidRPr="008372F6">
        <w:rPr>
          <w:rFonts w:ascii="Arial" w:hAnsi="Arial" w:cs="Arial"/>
          <w:spacing w:val="-3"/>
          <w:w w:val="105"/>
          <w:sz w:val="24"/>
          <w:szCs w:val="24"/>
        </w:rPr>
        <w:t xml:space="preserve"> </w:t>
      </w:r>
      <w:r w:rsidRPr="008372F6">
        <w:rPr>
          <w:rFonts w:ascii="Arial" w:hAnsi="Arial" w:cs="Arial"/>
          <w:w w:val="105"/>
          <w:sz w:val="24"/>
          <w:szCs w:val="24"/>
        </w:rPr>
        <w:t>of</w:t>
      </w:r>
      <w:r w:rsidRPr="008372F6">
        <w:rPr>
          <w:rFonts w:ascii="Arial" w:hAnsi="Arial" w:cs="Arial"/>
          <w:spacing w:val="-3"/>
          <w:w w:val="105"/>
          <w:sz w:val="24"/>
          <w:szCs w:val="24"/>
        </w:rPr>
        <w:t xml:space="preserve"> </w:t>
      </w:r>
      <w:r w:rsidRPr="008372F6">
        <w:rPr>
          <w:rFonts w:ascii="Arial" w:hAnsi="Arial" w:cs="Arial"/>
          <w:w w:val="105"/>
          <w:sz w:val="24"/>
          <w:szCs w:val="24"/>
        </w:rPr>
        <w:t>making</w:t>
      </w:r>
      <w:r w:rsidRPr="008372F6">
        <w:rPr>
          <w:rFonts w:ascii="Arial" w:hAnsi="Arial" w:cs="Arial"/>
          <w:spacing w:val="-3"/>
          <w:w w:val="105"/>
          <w:sz w:val="24"/>
          <w:szCs w:val="24"/>
        </w:rPr>
        <w:t xml:space="preserve"> </w:t>
      </w:r>
      <w:r w:rsidRPr="008372F6">
        <w:rPr>
          <w:rFonts w:ascii="Arial" w:hAnsi="Arial" w:cs="Arial"/>
          <w:w w:val="105"/>
          <w:sz w:val="24"/>
          <w:szCs w:val="24"/>
        </w:rPr>
        <w:t>technologies</w:t>
      </w:r>
      <w:r w:rsidRPr="008372F6">
        <w:rPr>
          <w:rFonts w:ascii="Arial" w:hAnsi="Arial" w:cs="Arial"/>
          <w:spacing w:val="-3"/>
          <w:w w:val="105"/>
          <w:sz w:val="24"/>
          <w:szCs w:val="24"/>
        </w:rPr>
        <w:t xml:space="preserve"> </w:t>
      </w:r>
      <w:r w:rsidRPr="008372F6">
        <w:rPr>
          <w:rFonts w:ascii="Arial" w:hAnsi="Arial" w:cs="Arial"/>
          <w:w w:val="105"/>
          <w:sz w:val="24"/>
          <w:szCs w:val="24"/>
        </w:rPr>
        <w:t>available</w:t>
      </w:r>
      <w:r w:rsidRPr="008372F6">
        <w:rPr>
          <w:rFonts w:ascii="Arial" w:hAnsi="Arial" w:cs="Arial"/>
          <w:spacing w:val="-3"/>
          <w:w w:val="105"/>
          <w:sz w:val="24"/>
          <w:szCs w:val="24"/>
        </w:rPr>
        <w:t xml:space="preserve"> </w:t>
      </w:r>
      <w:r w:rsidRPr="008372F6">
        <w:rPr>
          <w:rFonts w:ascii="Arial" w:hAnsi="Arial" w:cs="Arial"/>
          <w:w w:val="105"/>
          <w:sz w:val="24"/>
          <w:szCs w:val="24"/>
        </w:rPr>
        <w:t>to</w:t>
      </w:r>
      <w:r w:rsidRPr="008372F6">
        <w:rPr>
          <w:rFonts w:ascii="Arial" w:hAnsi="Arial" w:cs="Arial"/>
          <w:spacing w:val="-3"/>
          <w:w w:val="105"/>
          <w:sz w:val="24"/>
          <w:szCs w:val="24"/>
        </w:rPr>
        <w:t xml:space="preserve"> </w:t>
      </w:r>
      <w:r w:rsidRPr="008372F6">
        <w:rPr>
          <w:rFonts w:ascii="Arial" w:hAnsi="Arial" w:cs="Arial"/>
          <w:w w:val="105"/>
          <w:sz w:val="24"/>
          <w:szCs w:val="24"/>
        </w:rPr>
        <w:t>all human</w:t>
      </w:r>
      <w:r w:rsidRPr="008372F6">
        <w:rPr>
          <w:rFonts w:ascii="Arial" w:hAnsi="Arial" w:cs="Arial"/>
          <w:spacing w:val="34"/>
          <w:w w:val="105"/>
          <w:sz w:val="24"/>
          <w:szCs w:val="24"/>
        </w:rPr>
        <w:t xml:space="preserve"> </w:t>
      </w:r>
      <w:r w:rsidRPr="008372F6">
        <w:rPr>
          <w:rFonts w:ascii="Arial" w:hAnsi="Arial" w:cs="Arial"/>
          <w:w w:val="105"/>
          <w:sz w:val="24"/>
          <w:szCs w:val="24"/>
        </w:rPr>
        <w:t>conditions</w:t>
      </w:r>
      <w:r w:rsidRPr="008372F6">
        <w:rPr>
          <w:rFonts w:ascii="Arial" w:hAnsi="Arial" w:cs="Arial"/>
          <w:spacing w:val="34"/>
          <w:w w:val="105"/>
          <w:sz w:val="24"/>
          <w:szCs w:val="24"/>
        </w:rPr>
        <w:t xml:space="preserve"> </w:t>
      </w:r>
      <w:r w:rsidRPr="008372F6">
        <w:rPr>
          <w:rFonts w:ascii="Arial" w:hAnsi="Arial" w:cs="Arial"/>
          <w:w w:val="105"/>
          <w:sz w:val="24"/>
          <w:szCs w:val="24"/>
        </w:rPr>
        <w:t>at</w:t>
      </w:r>
      <w:r w:rsidRPr="008372F6">
        <w:rPr>
          <w:rFonts w:ascii="Arial" w:hAnsi="Arial" w:cs="Arial"/>
          <w:spacing w:val="34"/>
          <w:w w:val="105"/>
          <w:sz w:val="24"/>
          <w:szCs w:val="24"/>
        </w:rPr>
        <w:t xml:space="preserve"> </w:t>
      </w:r>
      <w:r w:rsidRPr="008372F6">
        <w:rPr>
          <w:rFonts w:ascii="Arial" w:hAnsi="Arial" w:cs="Arial"/>
          <w:w w:val="105"/>
          <w:sz w:val="24"/>
          <w:szCs w:val="24"/>
        </w:rPr>
        <w:t>the</w:t>
      </w:r>
      <w:r w:rsidRPr="008372F6">
        <w:rPr>
          <w:rFonts w:ascii="Arial" w:hAnsi="Arial" w:cs="Arial"/>
          <w:spacing w:val="34"/>
          <w:w w:val="105"/>
          <w:sz w:val="24"/>
          <w:szCs w:val="24"/>
        </w:rPr>
        <w:t xml:space="preserve"> </w:t>
      </w:r>
      <w:r w:rsidRPr="008372F6">
        <w:rPr>
          <w:rFonts w:ascii="Arial" w:hAnsi="Arial" w:cs="Arial"/>
          <w:w w:val="105"/>
          <w:sz w:val="24"/>
          <w:szCs w:val="24"/>
        </w:rPr>
        <w:t>expense</w:t>
      </w:r>
      <w:r w:rsidRPr="008372F6">
        <w:rPr>
          <w:rFonts w:ascii="Arial" w:hAnsi="Arial" w:cs="Arial"/>
          <w:spacing w:val="34"/>
          <w:w w:val="105"/>
          <w:sz w:val="24"/>
          <w:szCs w:val="24"/>
        </w:rPr>
        <w:t xml:space="preserve"> </w:t>
      </w:r>
      <w:r w:rsidRPr="008372F6">
        <w:rPr>
          <w:rFonts w:ascii="Arial" w:hAnsi="Arial" w:cs="Arial"/>
          <w:w w:val="105"/>
          <w:sz w:val="24"/>
          <w:szCs w:val="24"/>
        </w:rPr>
        <w:t>of</w:t>
      </w:r>
      <w:r w:rsidRPr="008372F6">
        <w:rPr>
          <w:rFonts w:ascii="Arial" w:hAnsi="Arial" w:cs="Arial"/>
          <w:spacing w:val="34"/>
          <w:w w:val="105"/>
          <w:sz w:val="24"/>
          <w:szCs w:val="24"/>
        </w:rPr>
        <w:t xml:space="preserve"> </w:t>
      </w:r>
      <w:r w:rsidRPr="008372F6">
        <w:rPr>
          <w:rFonts w:ascii="Arial" w:hAnsi="Arial" w:cs="Arial"/>
          <w:w w:val="105"/>
          <w:sz w:val="24"/>
          <w:szCs w:val="24"/>
        </w:rPr>
        <w:t>population</w:t>
      </w:r>
      <w:r w:rsidRPr="008372F6">
        <w:rPr>
          <w:rFonts w:ascii="Arial" w:hAnsi="Arial" w:cs="Arial"/>
          <w:spacing w:val="34"/>
          <w:w w:val="105"/>
          <w:sz w:val="24"/>
          <w:szCs w:val="24"/>
        </w:rPr>
        <w:t xml:space="preserve"> </w:t>
      </w:r>
      <w:r w:rsidRPr="008372F6">
        <w:rPr>
          <w:rFonts w:ascii="Arial" w:hAnsi="Arial" w:cs="Arial"/>
          <w:w w:val="105"/>
          <w:sz w:val="24"/>
          <w:szCs w:val="24"/>
        </w:rPr>
        <w:t>health</w:t>
      </w:r>
      <w:r w:rsidRPr="008372F6">
        <w:rPr>
          <w:rFonts w:ascii="Arial" w:hAnsi="Arial" w:cs="Arial"/>
          <w:spacing w:val="34"/>
          <w:w w:val="105"/>
          <w:sz w:val="24"/>
          <w:szCs w:val="24"/>
        </w:rPr>
        <w:t xml:space="preserve"> </w:t>
      </w:r>
      <w:r w:rsidRPr="008372F6">
        <w:rPr>
          <w:rFonts w:ascii="Arial" w:hAnsi="Arial" w:cs="Arial"/>
          <w:w w:val="105"/>
          <w:sz w:val="24"/>
          <w:szCs w:val="24"/>
        </w:rPr>
        <w:t>(Cookson</w:t>
      </w:r>
      <w:ins w:id="260" w:author="Microsoft Office User" w:date="2026-09-13T15:00:00Z">
        <w:r w:rsidR="00836E98" w:rsidRPr="008372F6">
          <w:rPr>
            <w:rFonts w:ascii="Arial" w:hAnsi="Arial" w:cs="Arial"/>
            <w:w w:val="105"/>
            <w:sz w:val="24"/>
            <w:szCs w:val="24"/>
          </w:rPr>
          <w:t xml:space="preserve"> et al.</w:t>
        </w:r>
      </w:ins>
      <w:del w:id="261" w:author="Microsoft Office User" w:date="2026-09-13T15:00:00Z">
        <w:r w:rsidRPr="008372F6" w:rsidDel="00836E98">
          <w:rPr>
            <w:rFonts w:ascii="Arial" w:hAnsi="Arial" w:cs="Arial"/>
            <w:w w:val="105"/>
            <w:sz w:val="24"/>
            <w:szCs w:val="24"/>
          </w:rPr>
          <w:delText>,</w:delText>
        </w:r>
        <w:r w:rsidRPr="008372F6" w:rsidDel="00836E98">
          <w:rPr>
            <w:rFonts w:ascii="Arial" w:hAnsi="Arial" w:cs="Arial"/>
            <w:spacing w:val="34"/>
            <w:w w:val="105"/>
            <w:sz w:val="24"/>
            <w:szCs w:val="24"/>
          </w:rPr>
          <w:delText xml:space="preserve"> </w:delText>
        </w:r>
        <w:r w:rsidRPr="008372F6" w:rsidDel="00836E98">
          <w:rPr>
            <w:rFonts w:ascii="Arial" w:hAnsi="Arial" w:cs="Arial"/>
            <w:w w:val="105"/>
            <w:sz w:val="24"/>
            <w:szCs w:val="24"/>
          </w:rPr>
          <w:delText>McCabe,</w:delText>
        </w:r>
        <w:r w:rsidRPr="008372F6" w:rsidDel="00836E98">
          <w:rPr>
            <w:rFonts w:ascii="Arial" w:hAnsi="Arial" w:cs="Arial"/>
            <w:spacing w:val="34"/>
            <w:w w:val="105"/>
            <w:sz w:val="24"/>
            <w:szCs w:val="24"/>
          </w:rPr>
          <w:delText xml:space="preserve"> </w:delText>
        </w:r>
        <w:r w:rsidRPr="008372F6" w:rsidDel="00836E98">
          <w:rPr>
            <w:rFonts w:ascii="Arial" w:hAnsi="Arial" w:cs="Arial"/>
            <w:w w:val="105"/>
            <w:sz w:val="24"/>
            <w:szCs w:val="24"/>
          </w:rPr>
          <w:delText>and</w:delText>
        </w:r>
        <w:r w:rsidRPr="008372F6" w:rsidDel="00836E98">
          <w:rPr>
            <w:rFonts w:ascii="Arial" w:hAnsi="Arial" w:cs="Arial"/>
            <w:spacing w:val="34"/>
            <w:w w:val="105"/>
            <w:sz w:val="24"/>
            <w:szCs w:val="24"/>
          </w:rPr>
          <w:delText xml:space="preserve"> </w:delText>
        </w:r>
        <w:r w:rsidRPr="008372F6" w:rsidDel="00836E98">
          <w:rPr>
            <w:rFonts w:ascii="Arial" w:hAnsi="Arial" w:cs="Arial"/>
            <w:w w:val="105"/>
            <w:sz w:val="24"/>
            <w:szCs w:val="24"/>
          </w:rPr>
          <w:delText>Tsuchiya</w:delText>
        </w:r>
      </w:del>
      <w:r w:rsidRPr="008372F6">
        <w:rPr>
          <w:rFonts w:ascii="Arial" w:hAnsi="Arial" w:cs="Arial"/>
          <w:spacing w:val="34"/>
          <w:w w:val="105"/>
          <w:sz w:val="24"/>
          <w:szCs w:val="24"/>
        </w:rPr>
        <w:t xml:space="preserve"> </w:t>
      </w:r>
      <w:hyperlink w:anchor="_bookmark28" w:history="1">
        <w:r w:rsidR="005D491A" w:rsidRPr="008372F6">
          <w:rPr>
            <w:rFonts w:ascii="Arial" w:hAnsi="Arial" w:cs="Arial"/>
            <w:w w:val="105"/>
            <w:sz w:val="24"/>
            <w:szCs w:val="24"/>
          </w:rPr>
          <w:t>2008).</w:t>
        </w:r>
      </w:hyperlink>
    </w:p>
    <w:p w14:paraId="23F9B884" w14:textId="01EAB9EC" w:rsidR="003C0628"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Mass preferences related to public funding of cancer medicines are also likely influenced by people</w:t>
      </w:r>
      <w:ins w:id="262" w:author="Héctor Bahamonde" w:date="2026-09-19T12:39:00Z" w16du:dateUtc="2026-09-19T10:39:00Z">
        <w:r w:rsidR="00E810D2">
          <w:rPr>
            <w:rFonts w:ascii="Arial" w:hAnsi="Arial" w:cs="Arial"/>
            <w:w w:val="105"/>
            <w:sz w:val="24"/>
            <w:szCs w:val="24"/>
          </w:rPr>
          <w:t>’</w:t>
        </w:r>
      </w:ins>
      <w:r w:rsidRPr="008372F6">
        <w:rPr>
          <w:rFonts w:ascii="Arial" w:hAnsi="Arial" w:cs="Arial"/>
          <w:w w:val="105"/>
          <w:sz w:val="24"/>
          <w:szCs w:val="24"/>
        </w:rPr>
        <w:t>s</w:t>
      </w:r>
      <w:del w:id="263" w:author="Héctor Bahamonde" w:date="2026-09-19T12:39:00Z" w16du:dateUtc="2026-09-19T10:39:00Z">
        <w:r w:rsidRPr="008372F6" w:rsidDel="00E810D2">
          <w:rPr>
            <w:rFonts w:ascii="Arial" w:hAnsi="Arial" w:cs="Arial"/>
            <w:w w:val="105"/>
            <w:sz w:val="24"/>
            <w:szCs w:val="24"/>
          </w:rPr>
          <w:delText>’</w:delText>
        </w:r>
      </w:del>
      <w:r w:rsidRPr="008372F6">
        <w:rPr>
          <w:rFonts w:ascii="Arial" w:hAnsi="Arial" w:cs="Arial"/>
          <w:w w:val="105"/>
          <w:sz w:val="24"/>
          <w:szCs w:val="24"/>
        </w:rPr>
        <w:t xml:space="preserve"> perceptions of cancer. Intuitively, people tend to associate cancer with fear of imminent death, although this is often followed by a more deliberate recognition of improvements in care and increasing survival rates (Robb</w:t>
      </w:r>
      <w:del w:id="264" w:author="Microsoft Office User" w:date="2026-09-13T15:01:00Z">
        <w:r w:rsidRPr="008372F6" w:rsidDel="00320B43">
          <w:rPr>
            <w:rFonts w:ascii="Arial" w:hAnsi="Arial" w:cs="Arial"/>
            <w:w w:val="105"/>
            <w:sz w:val="24"/>
            <w:szCs w:val="24"/>
          </w:rPr>
          <w:delText>, Simon, Miles,</w:delText>
        </w:r>
      </w:del>
      <w:r w:rsidRPr="008372F6">
        <w:rPr>
          <w:rFonts w:ascii="Arial" w:hAnsi="Arial" w:cs="Arial"/>
          <w:w w:val="105"/>
          <w:sz w:val="24"/>
          <w:szCs w:val="24"/>
        </w:rPr>
        <w:t xml:space="preserve"> et al. </w:t>
      </w:r>
      <w:hyperlink w:anchor="_bookmark88" w:history="1">
        <w:r w:rsidR="003C0628" w:rsidRPr="008372F6">
          <w:rPr>
            <w:rFonts w:ascii="Arial" w:hAnsi="Arial" w:cs="Arial"/>
            <w:w w:val="105"/>
            <w:sz w:val="24"/>
            <w:szCs w:val="24"/>
          </w:rPr>
          <w:t>2014).</w:t>
        </w:r>
      </w:hyperlink>
      <w:r w:rsidRPr="008372F6">
        <w:rPr>
          <w:rFonts w:ascii="Arial" w:hAnsi="Arial" w:cs="Arial"/>
          <w:w w:val="105"/>
          <w:sz w:val="24"/>
          <w:szCs w:val="24"/>
        </w:rPr>
        <w:t xml:space="preserve"> Willingness to pay, and reluctance to reduce spending, tends to be high for cancer care compared with many other conditions </w:t>
      </w:r>
      <w:ins w:id="265" w:author="Héctor Bahamonde" w:date="2026-09-18T10:53:00Z" w16du:dateUtc="2026-09-18T08:53:00Z">
        <w:r w:rsidR="004C41C9" w:rsidRPr="004C41C9">
          <w:rPr>
            <w:rFonts w:ascii="Arial" w:hAnsi="Arial" w:cs="Arial"/>
            <w:w w:val="105"/>
            <w:sz w:val="24"/>
            <w:szCs w:val="24"/>
          </w:rPr>
          <w:t>(Schomerus et al. 2006; Morrell et al. 2017)</w:t>
        </w:r>
      </w:ins>
      <w:ins w:id="266" w:author="Héctor Bahamonde" w:date="2026-09-19T11:51:00Z" w16du:dateUtc="2026-09-19T09:51:00Z">
        <w:r w:rsidR="00964BD0">
          <w:rPr>
            <w:rFonts w:ascii="Arial" w:hAnsi="Arial" w:cs="Arial"/>
            <w:w w:val="105"/>
            <w:sz w:val="24"/>
            <w:szCs w:val="24"/>
          </w:rPr>
          <w:t>.</w:t>
        </w:r>
      </w:ins>
      <w:del w:id="267" w:author="Héctor Bahamonde" w:date="2026-09-18T10:53:00Z" w16du:dateUtc="2026-09-18T08:53:00Z">
        <w:r w:rsidRPr="008372F6" w:rsidDel="004C41C9">
          <w:rPr>
            <w:rFonts w:ascii="Arial" w:hAnsi="Arial" w:cs="Arial"/>
            <w:w w:val="105"/>
            <w:sz w:val="24"/>
            <w:szCs w:val="24"/>
          </w:rPr>
          <w:delText>(Morrell</w:delText>
        </w:r>
      </w:del>
      <w:ins w:id="268" w:author="Microsoft Office User" w:date="2026-09-13T15:01:00Z">
        <w:del w:id="269" w:author="Héctor Bahamonde" w:date="2026-09-18T10:53:00Z" w16du:dateUtc="2026-09-18T08:53:00Z">
          <w:r w:rsidR="00320B43" w:rsidRPr="008372F6" w:rsidDel="004C41C9">
            <w:rPr>
              <w:rFonts w:ascii="Arial" w:hAnsi="Arial" w:cs="Arial"/>
              <w:w w:val="105"/>
              <w:sz w:val="24"/>
              <w:szCs w:val="24"/>
            </w:rPr>
            <w:delText xml:space="preserve"> </w:delText>
          </w:r>
        </w:del>
      </w:ins>
      <w:del w:id="270" w:author="Héctor Bahamonde" w:date="2026-09-18T10:53:00Z" w16du:dateUtc="2026-09-18T08:53:00Z">
        <w:r w:rsidRPr="008372F6" w:rsidDel="004C41C9">
          <w:rPr>
            <w:rFonts w:ascii="Arial" w:hAnsi="Arial" w:cs="Arial"/>
            <w:w w:val="105"/>
            <w:sz w:val="24"/>
            <w:szCs w:val="24"/>
          </w:rPr>
          <w:delText xml:space="preserve">, Wordsworth, Rees, et al. </w:delText>
        </w:r>
        <w:r w:rsidR="003C0628" w:rsidRPr="008372F6" w:rsidDel="004C41C9">
          <w:rPr>
            <w:rFonts w:ascii="Arial" w:hAnsi="Arial" w:cs="Arial"/>
            <w:sz w:val="24"/>
            <w:szCs w:val="24"/>
          </w:rPr>
          <w:fldChar w:fldCharType="begin"/>
        </w:r>
        <w:r w:rsidR="003C0628" w:rsidRPr="008372F6" w:rsidDel="004C41C9">
          <w:rPr>
            <w:rFonts w:ascii="Arial" w:hAnsi="Arial" w:cs="Arial"/>
            <w:sz w:val="24"/>
            <w:szCs w:val="24"/>
          </w:rPr>
          <w:delInstrText>HYPERLINK \l "_bookmark78"</w:delInstrText>
        </w:r>
        <w:r w:rsidR="003C0628" w:rsidRPr="008372F6" w:rsidDel="004C41C9">
          <w:rPr>
            <w:rFonts w:ascii="Arial" w:hAnsi="Arial" w:cs="Arial"/>
            <w:sz w:val="24"/>
            <w:szCs w:val="24"/>
          </w:rPr>
        </w:r>
        <w:r w:rsidR="003C0628" w:rsidRPr="008372F6" w:rsidDel="004C41C9">
          <w:rPr>
            <w:rFonts w:ascii="Arial" w:hAnsi="Arial" w:cs="Arial"/>
            <w:sz w:val="24"/>
            <w:szCs w:val="24"/>
          </w:rPr>
          <w:fldChar w:fldCharType="separate"/>
        </w:r>
        <w:r w:rsidR="003C0628" w:rsidRPr="008372F6" w:rsidDel="004C41C9">
          <w:rPr>
            <w:rFonts w:ascii="Arial" w:hAnsi="Arial" w:cs="Arial"/>
            <w:w w:val="105"/>
            <w:sz w:val="24"/>
            <w:szCs w:val="24"/>
          </w:rPr>
          <w:delText>2017;</w:delText>
        </w:r>
        <w:r w:rsidR="003C0628" w:rsidRPr="008372F6" w:rsidDel="004C41C9">
          <w:rPr>
            <w:rFonts w:ascii="Arial" w:hAnsi="Arial" w:cs="Arial"/>
            <w:sz w:val="24"/>
            <w:szCs w:val="24"/>
          </w:rPr>
          <w:fldChar w:fldCharType="end"/>
        </w:r>
        <w:r w:rsidRPr="008372F6" w:rsidDel="004C41C9">
          <w:rPr>
            <w:rFonts w:ascii="Arial" w:hAnsi="Arial" w:cs="Arial"/>
            <w:w w:val="105"/>
            <w:sz w:val="24"/>
            <w:szCs w:val="24"/>
          </w:rPr>
          <w:delText xml:space="preserve"> Schomerus</w:delText>
        </w:r>
      </w:del>
      <w:ins w:id="271" w:author="Microsoft Office User" w:date="2026-09-13T15:02:00Z">
        <w:del w:id="272" w:author="Héctor Bahamonde" w:date="2026-09-18T10:53:00Z" w16du:dateUtc="2026-09-18T08:53:00Z">
          <w:r w:rsidR="00320B43" w:rsidRPr="008372F6" w:rsidDel="004C41C9">
            <w:rPr>
              <w:rFonts w:ascii="Arial" w:hAnsi="Arial" w:cs="Arial"/>
              <w:w w:val="105"/>
              <w:sz w:val="24"/>
              <w:szCs w:val="24"/>
            </w:rPr>
            <w:delText xml:space="preserve"> et al.</w:delText>
          </w:r>
        </w:del>
      </w:ins>
      <w:del w:id="273" w:author="Héctor Bahamonde" w:date="2026-09-18T10:53:00Z" w16du:dateUtc="2026-09-18T08:53:00Z">
        <w:r w:rsidRPr="008372F6" w:rsidDel="004C41C9">
          <w:rPr>
            <w:rFonts w:ascii="Arial" w:hAnsi="Arial" w:cs="Arial"/>
            <w:w w:val="105"/>
            <w:sz w:val="24"/>
            <w:szCs w:val="24"/>
          </w:rPr>
          <w:delText xml:space="preserve">, Matschinger, and Angermeyer </w:delText>
        </w:r>
        <w:r w:rsidR="003C0628" w:rsidRPr="008372F6" w:rsidDel="004C41C9">
          <w:rPr>
            <w:rFonts w:ascii="Arial" w:hAnsi="Arial" w:cs="Arial"/>
            <w:sz w:val="24"/>
            <w:szCs w:val="24"/>
          </w:rPr>
          <w:fldChar w:fldCharType="begin"/>
        </w:r>
        <w:r w:rsidR="003C0628" w:rsidRPr="008372F6" w:rsidDel="004C41C9">
          <w:rPr>
            <w:rFonts w:ascii="Arial" w:hAnsi="Arial" w:cs="Arial"/>
            <w:sz w:val="24"/>
            <w:szCs w:val="24"/>
          </w:rPr>
          <w:delInstrText>HYPERLINK \l "_bookmark91"</w:delInstrText>
        </w:r>
        <w:r w:rsidR="003C0628" w:rsidRPr="008372F6" w:rsidDel="004C41C9">
          <w:rPr>
            <w:rFonts w:ascii="Arial" w:hAnsi="Arial" w:cs="Arial"/>
            <w:sz w:val="24"/>
            <w:szCs w:val="24"/>
          </w:rPr>
        </w:r>
        <w:r w:rsidR="003C0628" w:rsidRPr="008372F6" w:rsidDel="004C41C9">
          <w:rPr>
            <w:rFonts w:ascii="Arial" w:hAnsi="Arial" w:cs="Arial"/>
            <w:sz w:val="24"/>
            <w:szCs w:val="24"/>
          </w:rPr>
          <w:fldChar w:fldCharType="separate"/>
        </w:r>
        <w:r w:rsidR="003C0628" w:rsidRPr="008372F6" w:rsidDel="004C41C9">
          <w:rPr>
            <w:rFonts w:ascii="Arial" w:hAnsi="Arial" w:cs="Arial"/>
            <w:w w:val="105"/>
            <w:sz w:val="24"/>
            <w:szCs w:val="24"/>
          </w:rPr>
          <w:delText>2006).</w:delText>
        </w:r>
        <w:r w:rsidR="003C0628" w:rsidRPr="008372F6" w:rsidDel="004C41C9">
          <w:rPr>
            <w:rFonts w:ascii="Arial" w:hAnsi="Arial" w:cs="Arial"/>
            <w:sz w:val="24"/>
            <w:szCs w:val="24"/>
          </w:rPr>
          <w:fldChar w:fldCharType="end"/>
        </w:r>
      </w:del>
      <w:r w:rsidRPr="008372F6">
        <w:rPr>
          <w:rFonts w:ascii="Arial" w:hAnsi="Arial" w:cs="Arial"/>
          <w:spacing w:val="40"/>
          <w:w w:val="105"/>
          <w:sz w:val="24"/>
          <w:szCs w:val="24"/>
        </w:rPr>
        <w:t xml:space="preserve"> </w:t>
      </w:r>
      <w:r w:rsidRPr="008372F6">
        <w:rPr>
          <w:rFonts w:ascii="Arial" w:hAnsi="Arial" w:cs="Arial"/>
          <w:w w:val="105"/>
          <w:sz w:val="24"/>
          <w:szCs w:val="24"/>
        </w:rPr>
        <w:t>However, this</w:t>
      </w:r>
      <w:r w:rsidRPr="008372F6">
        <w:rPr>
          <w:rFonts w:ascii="Arial" w:hAnsi="Arial" w:cs="Arial"/>
          <w:spacing w:val="80"/>
          <w:w w:val="105"/>
          <w:sz w:val="24"/>
          <w:szCs w:val="24"/>
        </w:rPr>
        <w:t xml:space="preserve"> </w:t>
      </w:r>
      <w:r w:rsidRPr="008372F6">
        <w:rPr>
          <w:rFonts w:ascii="Arial" w:hAnsi="Arial" w:cs="Arial"/>
          <w:w w:val="105"/>
          <w:sz w:val="24"/>
          <w:szCs w:val="24"/>
        </w:rPr>
        <w:t>may reflect priority based on severity intuitively attached to cancer rather than specific preference</w:t>
      </w:r>
      <w:r w:rsidRPr="008372F6">
        <w:rPr>
          <w:rFonts w:ascii="Arial" w:hAnsi="Arial" w:cs="Arial"/>
          <w:spacing w:val="80"/>
          <w:w w:val="105"/>
          <w:sz w:val="24"/>
          <w:szCs w:val="24"/>
        </w:rPr>
        <w:t xml:space="preserve"> </w:t>
      </w:r>
      <w:r w:rsidRPr="008372F6">
        <w:rPr>
          <w:rFonts w:ascii="Arial" w:hAnsi="Arial" w:cs="Arial"/>
          <w:w w:val="105"/>
          <w:sz w:val="24"/>
          <w:szCs w:val="24"/>
        </w:rPr>
        <w:t>for cancer itself, as evidence does not consistently support higher preference for cancer over other conditions of similar severity (Morrell</w:t>
      </w:r>
      <w:ins w:id="274" w:author="Microsoft Office User" w:date="2026-09-13T15:02:00Z">
        <w:r w:rsidR="00320B43" w:rsidRPr="008372F6">
          <w:rPr>
            <w:rFonts w:ascii="Arial" w:hAnsi="Arial" w:cs="Arial"/>
            <w:w w:val="105"/>
            <w:sz w:val="24"/>
            <w:szCs w:val="24"/>
          </w:rPr>
          <w:t xml:space="preserve"> </w:t>
        </w:r>
      </w:ins>
      <w:del w:id="275" w:author="Microsoft Office User" w:date="2026-09-13T15:02:00Z">
        <w:r w:rsidRPr="008372F6" w:rsidDel="00320B43">
          <w:rPr>
            <w:rFonts w:ascii="Arial" w:hAnsi="Arial" w:cs="Arial"/>
            <w:w w:val="105"/>
            <w:sz w:val="24"/>
            <w:szCs w:val="24"/>
          </w:rPr>
          <w:delText>, Wordsworth, Ree</w:delText>
        </w:r>
      </w:del>
      <w:del w:id="276" w:author="Microsoft Office User" w:date="2026-09-13T15:01:00Z">
        <w:r w:rsidRPr="008372F6" w:rsidDel="00320B43">
          <w:rPr>
            <w:rFonts w:ascii="Arial" w:hAnsi="Arial" w:cs="Arial"/>
            <w:w w:val="105"/>
            <w:sz w:val="24"/>
            <w:szCs w:val="24"/>
          </w:rPr>
          <w:delText xml:space="preserve">s, </w:delText>
        </w:r>
      </w:del>
      <w:r w:rsidRPr="008372F6">
        <w:rPr>
          <w:rFonts w:ascii="Arial" w:hAnsi="Arial" w:cs="Arial"/>
          <w:w w:val="105"/>
          <w:sz w:val="24"/>
          <w:szCs w:val="24"/>
        </w:rPr>
        <w:t xml:space="preserve">et al. </w:t>
      </w:r>
      <w:hyperlink w:anchor="_bookmark78" w:history="1">
        <w:r w:rsidR="003C0628" w:rsidRPr="008372F6">
          <w:rPr>
            <w:rFonts w:ascii="Arial" w:hAnsi="Arial" w:cs="Arial"/>
            <w:w w:val="105"/>
            <w:sz w:val="24"/>
            <w:szCs w:val="24"/>
          </w:rPr>
          <w:t>2017).</w:t>
        </w:r>
      </w:hyperlink>
    </w:p>
    <w:p w14:paraId="13C1F18D" w14:textId="622091EA"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Empiric</w:t>
      </w:r>
      <w:ins w:id="277" w:author="Héctor Bahamonde" w:date="2026-09-19T11:51:00Z" w16du:dateUtc="2026-09-19T09:51:00Z">
        <w:r w:rsidR="00BA34C6">
          <w:rPr>
            <w:rFonts w:ascii="Arial" w:hAnsi="Arial" w:cs="Arial"/>
            <w:w w:val="105"/>
            <w:sz w:val="24"/>
            <w:szCs w:val="24"/>
          </w:rPr>
          <w:t>al</w:t>
        </w:r>
      </w:ins>
      <w:r w:rsidRPr="008372F6">
        <w:rPr>
          <w:rFonts w:ascii="Arial" w:hAnsi="Arial" w:cs="Arial"/>
          <w:w w:val="105"/>
          <w:sz w:val="24"/>
          <w:szCs w:val="24"/>
        </w:rPr>
        <w:t xml:space="preserve"> studies on public values suggest that societal willingness to pay decreases with patients’</w:t>
      </w:r>
      <w:r w:rsidR="003C0628" w:rsidRPr="008372F6">
        <w:rPr>
          <w:rFonts w:ascii="Arial" w:hAnsi="Arial" w:cs="Arial"/>
          <w:w w:val="105"/>
          <w:sz w:val="24"/>
          <w:szCs w:val="24"/>
        </w:rPr>
        <w:t xml:space="preserve"> </w:t>
      </w:r>
      <w:r w:rsidRPr="008372F6">
        <w:rPr>
          <w:rFonts w:ascii="Arial" w:hAnsi="Arial" w:cs="Arial"/>
          <w:w w:val="105"/>
          <w:sz w:val="24"/>
          <w:szCs w:val="24"/>
        </w:rPr>
        <w:t xml:space="preserve">age and increases with perceived disease severity (Gu et al. </w:t>
      </w:r>
      <w:hyperlink w:anchor="_bookmark50" w:history="1">
        <w:r w:rsidR="005D491A" w:rsidRPr="008372F6">
          <w:rPr>
            <w:rFonts w:ascii="Arial" w:hAnsi="Arial" w:cs="Arial"/>
            <w:w w:val="105"/>
            <w:sz w:val="24"/>
            <w:szCs w:val="24"/>
          </w:rPr>
          <w:t>2015;</w:t>
        </w:r>
      </w:hyperlink>
      <w:r w:rsidRPr="008372F6">
        <w:rPr>
          <w:rFonts w:ascii="Arial" w:hAnsi="Arial" w:cs="Arial"/>
          <w:w w:val="105"/>
          <w:sz w:val="24"/>
          <w:szCs w:val="24"/>
        </w:rPr>
        <w:t xml:space="preserve"> Loupas</w:t>
      </w:r>
      <w:ins w:id="278" w:author="Microsoft Office User" w:date="2026-09-13T15:03:00Z">
        <w:r w:rsidR="00320B43" w:rsidRPr="008372F6">
          <w:rPr>
            <w:rFonts w:ascii="Arial" w:hAnsi="Arial" w:cs="Arial"/>
            <w:w w:val="105"/>
            <w:sz w:val="24"/>
            <w:szCs w:val="24"/>
          </w:rPr>
          <w:t xml:space="preserve"> et al.</w:t>
        </w:r>
      </w:ins>
      <w:del w:id="279" w:author="Microsoft Office User" w:date="2026-09-13T15:03:00Z">
        <w:r w:rsidRPr="008372F6" w:rsidDel="00320B43">
          <w:rPr>
            <w:rFonts w:ascii="Arial" w:hAnsi="Arial" w:cs="Arial"/>
            <w:w w:val="105"/>
            <w:sz w:val="24"/>
            <w:szCs w:val="24"/>
          </w:rPr>
          <w:delText>, Athanasakis, and Zavras</w:delText>
        </w:r>
      </w:del>
      <w:r w:rsidRPr="008372F6">
        <w:rPr>
          <w:rFonts w:ascii="Arial" w:hAnsi="Arial" w:cs="Arial"/>
          <w:w w:val="105"/>
          <w:sz w:val="24"/>
          <w:szCs w:val="24"/>
        </w:rPr>
        <w:t xml:space="preserve"> </w:t>
      </w:r>
      <w:hyperlink w:anchor="_bookmark71" w:history="1">
        <w:r w:rsidR="005D491A" w:rsidRPr="008372F6">
          <w:rPr>
            <w:rFonts w:ascii="Arial" w:hAnsi="Arial" w:cs="Arial"/>
            <w:w w:val="105"/>
            <w:sz w:val="24"/>
            <w:szCs w:val="24"/>
          </w:rPr>
          <w:t>2026).</w:t>
        </w:r>
      </w:hyperlink>
      <w:r w:rsidRPr="008372F6">
        <w:rPr>
          <w:rFonts w:ascii="Arial" w:hAnsi="Arial" w:cs="Arial"/>
          <w:spacing w:val="40"/>
          <w:w w:val="105"/>
          <w:sz w:val="24"/>
          <w:szCs w:val="24"/>
        </w:rPr>
        <w:t xml:space="preserve"> </w:t>
      </w:r>
      <w:r w:rsidRPr="008372F6">
        <w:rPr>
          <w:rFonts w:ascii="Arial" w:hAnsi="Arial" w:cs="Arial"/>
          <w:w w:val="105"/>
          <w:sz w:val="24"/>
          <w:szCs w:val="24"/>
        </w:rPr>
        <w:t xml:space="preserve">Willingness to pay is high for the treatment of rare diseases despite high medical </w:t>
      </w:r>
      <w:r w:rsidRPr="008372F6">
        <w:rPr>
          <w:rFonts w:ascii="Arial" w:hAnsi="Arial" w:cs="Arial"/>
          <w:w w:val="105"/>
          <w:sz w:val="24"/>
          <w:szCs w:val="24"/>
        </w:rPr>
        <w:lastRenderedPageBreak/>
        <w:t>costs, although</w:t>
      </w:r>
      <w:del w:id="280" w:author="Héctor Bahamonde" w:date="2026-09-19T11:51:00Z" w16du:dateUtc="2026-09-19T09:51:00Z">
        <w:r w:rsidRPr="008372F6" w:rsidDel="006B75F7">
          <w:rPr>
            <w:rFonts w:ascii="Arial" w:hAnsi="Arial" w:cs="Arial"/>
            <w:w w:val="105"/>
            <w:sz w:val="24"/>
            <w:szCs w:val="24"/>
          </w:rPr>
          <w:delText>,</w:delText>
        </w:r>
      </w:del>
      <w:r w:rsidRPr="008372F6">
        <w:rPr>
          <w:rFonts w:ascii="Arial" w:hAnsi="Arial" w:cs="Arial"/>
          <w:spacing w:val="40"/>
          <w:w w:val="105"/>
          <w:sz w:val="24"/>
          <w:szCs w:val="24"/>
        </w:rPr>
        <w:t xml:space="preserve"> </w:t>
      </w:r>
      <w:r w:rsidRPr="008372F6">
        <w:rPr>
          <w:rFonts w:ascii="Arial" w:hAnsi="Arial" w:cs="Arial"/>
          <w:w w:val="105"/>
          <w:sz w:val="24"/>
          <w:szCs w:val="24"/>
        </w:rPr>
        <w:t>there</w:t>
      </w:r>
      <w:r w:rsidRPr="008372F6">
        <w:rPr>
          <w:rFonts w:ascii="Arial" w:hAnsi="Arial" w:cs="Arial"/>
          <w:spacing w:val="40"/>
          <w:w w:val="105"/>
          <w:sz w:val="24"/>
          <w:szCs w:val="24"/>
        </w:rPr>
        <w:t xml:space="preserve"> </w:t>
      </w:r>
      <w:r w:rsidRPr="008372F6">
        <w:rPr>
          <w:rFonts w:ascii="Arial" w:hAnsi="Arial" w:cs="Arial"/>
          <w:w w:val="105"/>
          <w:sz w:val="24"/>
          <w:szCs w:val="24"/>
        </w:rPr>
        <w:t>is</w:t>
      </w:r>
      <w:r w:rsidRPr="008372F6">
        <w:rPr>
          <w:rFonts w:ascii="Arial" w:hAnsi="Arial" w:cs="Arial"/>
          <w:spacing w:val="40"/>
          <w:w w:val="105"/>
          <w:sz w:val="24"/>
          <w:szCs w:val="24"/>
        </w:rPr>
        <w:t xml:space="preserve"> </w:t>
      </w:r>
      <w:r w:rsidRPr="008372F6">
        <w:rPr>
          <w:rFonts w:ascii="Arial" w:hAnsi="Arial" w:cs="Arial"/>
          <w:w w:val="105"/>
          <w:sz w:val="24"/>
          <w:szCs w:val="24"/>
        </w:rPr>
        <w:t>no</w:t>
      </w:r>
      <w:r w:rsidRPr="008372F6">
        <w:rPr>
          <w:rFonts w:ascii="Arial" w:hAnsi="Arial" w:cs="Arial"/>
          <w:spacing w:val="40"/>
          <w:w w:val="105"/>
          <w:sz w:val="24"/>
          <w:szCs w:val="24"/>
        </w:rPr>
        <w:t xml:space="preserve"> </w:t>
      </w:r>
      <w:r w:rsidRPr="008372F6">
        <w:rPr>
          <w:rFonts w:ascii="Arial" w:hAnsi="Arial" w:cs="Arial"/>
          <w:w w:val="105"/>
          <w:sz w:val="24"/>
          <w:szCs w:val="24"/>
        </w:rPr>
        <w:t>evidence</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a</w:t>
      </w:r>
      <w:r w:rsidRPr="008372F6">
        <w:rPr>
          <w:rFonts w:ascii="Arial" w:hAnsi="Arial" w:cs="Arial"/>
          <w:spacing w:val="40"/>
          <w:w w:val="105"/>
          <w:sz w:val="24"/>
          <w:szCs w:val="24"/>
        </w:rPr>
        <w:t xml:space="preserve"> </w:t>
      </w:r>
      <w:r w:rsidRPr="008372F6">
        <w:rPr>
          <w:rFonts w:ascii="Arial" w:hAnsi="Arial" w:cs="Arial"/>
          <w:w w:val="105"/>
          <w:sz w:val="24"/>
          <w:szCs w:val="24"/>
        </w:rPr>
        <w:t>clear</w:t>
      </w:r>
      <w:r w:rsidRPr="008372F6">
        <w:rPr>
          <w:rFonts w:ascii="Arial" w:hAnsi="Arial" w:cs="Arial"/>
          <w:spacing w:val="40"/>
          <w:w w:val="105"/>
          <w:sz w:val="24"/>
          <w:szCs w:val="24"/>
        </w:rPr>
        <w:t xml:space="preserve"> </w:t>
      </w:r>
      <w:r w:rsidRPr="008372F6">
        <w:rPr>
          <w:rFonts w:ascii="Arial" w:hAnsi="Arial" w:cs="Arial"/>
          <w:w w:val="105"/>
          <w:sz w:val="24"/>
          <w:szCs w:val="24"/>
        </w:rPr>
        <w:t>preference</w:t>
      </w:r>
      <w:r w:rsidRPr="008372F6">
        <w:rPr>
          <w:rFonts w:ascii="Arial" w:hAnsi="Arial" w:cs="Arial"/>
          <w:spacing w:val="40"/>
          <w:w w:val="105"/>
          <w:sz w:val="24"/>
          <w:szCs w:val="24"/>
        </w:rPr>
        <w:t xml:space="preserve"> </w:t>
      </w:r>
      <w:r w:rsidRPr="008372F6">
        <w:rPr>
          <w:rFonts w:ascii="Arial" w:hAnsi="Arial" w:cs="Arial"/>
          <w:w w:val="105"/>
          <w:sz w:val="24"/>
          <w:szCs w:val="24"/>
        </w:rPr>
        <w:t>for</w:t>
      </w:r>
      <w:r w:rsidRPr="008372F6">
        <w:rPr>
          <w:rFonts w:ascii="Arial" w:hAnsi="Arial" w:cs="Arial"/>
          <w:spacing w:val="40"/>
          <w:w w:val="105"/>
          <w:sz w:val="24"/>
          <w:szCs w:val="24"/>
        </w:rPr>
        <w:t xml:space="preserve"> </w:t>
      </w:r>
      <w:r w:rsidRPr="008372F6">
        <w:rPr>
          <w:rFonts w:ascii="Arial" w:hAnsi="Arial" w:cs="Arial"/>
          <w:w w:val="105"/>
          <w:sz w:val="24"/>
          <w:szCs w:val="24"/>
        </w:rPr>
        <w:t>rare</w:t>
      </w:r>
      <w:r w:rsidRPr="008372F6">
        <w:rPr>
          <w:rFonts w:ascii="Arial" w:hAnsi="Arial" w:cs="Arial"/>
          <w:spacing w:val="40"/>
          <w:w w:val="105"/>
          <w:sz w:val="24"/>
          <w:szCs w:val="24"/>
        </w:rPr>
        <w:t xml:space="preserve"> </w:t>
      </w:r>
      <w:r w:rsidRPr="008372F6">
        <w:rPr>
          <w:rFonts w:ascii="Arial" w:hAnsi="Arial" w:cs="Arial"/>
          <w:w w:val="105"/>
          <w:sz w:val="24"/>
          <w:szCs w:val="24"/>
        </w:rPr>
        <w:t>over</w:t>
      </w:r>
      <w:r w:rsidRPr="008372F6">
        <w:rPr>
          <w:rFonts w:ascii="Arial" w:hAnsi="Arial" w:cs="Arial"/>
          <w:spacing w:val="40"/>
          <w:w w:val="105"/>
          <w:sz w:val="24"/>
          <w:szCs w:val="24"/>
        </w:rPr>
        <w:t xml:space="preserve"> </w:t>
      </w:r>
      <w:r w:rsidRPr="008372F6">
        <w:rPr>
          <w:rFonts w:ascii="Arial" w:hAnsi="Arial" w:cs="Arial"/>
          <w:w w:val="105"/>
          <w:sz w:val="24"/>
          <w:szCs w:val="24"/>
        </w:rPr>
        <w:t>common</w:t>
      </w:r>
      <w:r w:rsidRPr="008372F6">
        <w:rPr>
          <w:rFonts w:ascii="Arial" w:hAnsi="Arial" w:cs="Arial"/>
          <w:spacing w:val="40"/>
          <w:w w:val="105"/>
          <w:sz w:val="24"/>
          <w:szCs w:val="24"/>
        </w:rPr>
        <w:t xml:space="preserve"> </w:t>
      </w:r>
      <w:r w:rsidRPr="008372F6">
        <w:rPr>
          <w:rFonts w:ascii="Arial" w:hAnsi="Arial" w:cs="Arial"/>
          <w:w w:val="105"/>
          <w:sz w:val="24"/>
          <w:szCs w:val="24"/>
        </w:rPr>
        <w:t>diseases</w:t>
      </w:r>
      <w:r w:rsidRPr="008372F6">
        <w:rPr>
          <w:rFonts w:ascii="Arial" w:hAnsi="Arial" w:cs="Arial"/>
          <w:spacing w:val="40"/>
          <w:w w:val="105"/>
          <w:sz w:val="24"/>
          <w:szCs w:val="24"/>
        </w:rPr>
        <w:t xml:space="preserve"> </w:t>
      </w:r>
      <w:r w:rsidRPr="008372F6">
        <w:rPr>
          <w:rFonts w:ascii="Arial" w:hAnsi="Arial" w:cs="Arial"/>
          <w:w w:val="105"/>
          <w:sz w:val="24"/>
          <w:szCs w:val="24"/>
        </w:rPr>
        <w:t>(Gu</w:t>
      </w:r>
      <w:r w:rsidRPr="008372F6">
        <w:rPr>
          <w:rFonts w:ascii="Arial" w:hAnsi="Arial" w:cs="Arial"/>
          <w:spacing w:val="40"/>
          <w:w w:val="105"/>
          <w:sz w:val="24"/>
          <w:szCs w:val="24"/>
        </w:rPr>
        <w:t xml:space="preserve"> </w:t>
      </w:r>
      <w:r w:rsidRPr="008372F6">
        <w:rPr>
          <w:rFonts w:ascii="Arial" w:hAnsi="Arial" w:cs="Arial"/>
          <w:w w:val="105"/>
          <w:sz w:val="24"/>
          <w:szCs w:val="24"/>
        </w:rPr>
        <w:t>et</w:t>
      </w:r>
      <w:r w:rsidRPr="008372F6">
        <w:rPr>
          <w:rFonts w:ascii="Arial" w:hAnsi="Arial" w:cs="Arial"/>
          <w:spacing w:val="40"/>
          <w:w w:val="105"/>
          <w:sz w:val="24"/>
          <w:szCs w:val="24"/>
        </w:rPr>
        <w:t xml:space="preserve"> </w:t>
      </w:r>
      <w:r w:rsidRPr="008372F6">
        <w:rPr>
          <w:rFonts w:ascii="Arial" w:hAnsi="Arial" w:cs="Arial"/>
          <w:w w:val="105"/>
          <w:sz w:val="24"/>
          <w:szCs w:val="24"/>
        </w:rPr>
        <w:t xml:space="preserve">al. </w:t>
      </w:r>
      <w:hyperlink w:anchor="_bookmark51" w:history="1">
        <w:r w:rsidR="005D491A" w:rsidRPr="008372F6">
          <w:rPr>
            <w:rFonts w:ascii="Arial" w:hAnsi="Arial" w:cs="Arial"/>
            <w:w w:val="105"/>
            <w:sz w:val="24"/>
            <w:szCs w:val="24"/>
          </w:rPr>
          <w:t>2023).</w:t>
        </w:r>
      </w:hyperlink>
      <w:r w:rsidRPr="008372F6">
        <w:rPr>
          <w:rFonts w:ascii="Arial" w:hAnsi="Arial" w:cs="Arial"/>
          <w:spacing w:val="80"/>
          <w:w w:val="105"/>
          <w:sz w:val="24"/>
          <w:szCs w:val="24"/>
        </w:rPr>
        <w:t xml:space="preserve"> </w:t>
      </w:r>
      <w:r w:rsidRPr="008372F6">
        <w:rPr>
          <w:rFonts w:ascii="Arial" w:hAnsi="Arial" w:cs="Arial"/>
          <w:w w:val="105"/>
          <w:sz w:val="24"/>
          <w:szCs w:val="24"/>
        </w:rPr>
        <w:t>Lower</w:t>
      </w:r>
      <w:r w:rsidRPr="008372F6">
        <w:rPr>
          <w:rFonts w:ascii="Arial" w:hAnsi="Arial" w:cs="Arial"/>
          <w:spacing w:val="38"/>
          <w:w w:val="105"/>
          <w:sz w:val="24"/>
          <w:szCs w:val="24"/>
        </w:rPr>
        <w:t xml:space="preserve"> </w:t>
      </w:r>
      <w:r w:rsidRPr="008372F6">
        <w:rPr>
          <w:rFonts w:ascii="Arial" w:hAnsi="Arial" w:cs="Arial"/>
          <w:w w:val="105"/>
          <w:sz w:val="24"/>
          <w:szCs w:val="24"/>
        </w:rPr>
        <w:t>priority</w:t>
      </w:r>
      <w:r w:rsidRPr="008372F6">
        <w:rPr>
          <w:rFonts w:ascii="Arial" w:hAnsi="Arial" w:cs="Arial"/>
          <w:spacing w:val="38"/>
          <w:w w:val="105"/>
          <w:sz w:val="24"/>
          <w:szCs w:val="24"/>
        </w:rPr>
        <w:t xml:space="preserve"> </w:t>
      </w:r>
      <w:r w:rsidRPr="008372F6">
        <w:rPr>
          <w:rFonts w:ascii="Arial" w:hAnsi="Arial" w:cs="Arial"/>
          <w:w w:val="105"/>
          <w:sz w:val="24"/>
          <w:szCs w:val="24"/>
        </w:rPr>
        <w:t>also</w:t>
      </w:r>
      <w:r w:rsidRPr="008372F6">
        <w:rPr>
          <w:rFonts w:ascii="Arial" w:hAnsi="Arial" w:cs="Arial"/>
          <w:spacing w:val="38"/>
          <w:w w:val="105"/>
          <w:sz w:val="24"/>
          <w:szCs w:val="24"/>
        </w:rPr>
        <w:t xml:space="preserve"> </w:t>
      </w:r>
      <w:r w:rsidRPr="008372F6">
        <w:rPr>
          <w:rFonts w:ascii="Arial" w:hAnsi="Arial" w:cs="Arial"/>
          <w:w w:val="105"/>
          <w:sz w:val="24"/>
          <w:szCs w:val="24"/>
        </w:rPr>
        <w:t>appears</w:t>
      </w:r>
      <w:r w:rsidRPr="008372F6">
        <w:rPr>
          <w:rFonts w:ascii="Arial" w:hAnsi="Arial" w:cs="Arial"/>
          <w:spacing w:val="38"/>
          <w:w w:val="105"/>
          <w:sz w:val="24"/>
          <w:szCs w:val="24"/>
        </w:rPr>
        <w:t xml:space="preserve"> </w:t>
      </w:r>
      <w:r w:rsidRPr="008372F6">
        <w:rPr>
          <w:rFonts w:ascii="Arial" w:hAnsi="Arial" w:cs="Arial"/>
          <w:w w:val="105"/>
          <w:sz w:val="24"/>
          <w:szCs w:val="24"/>
        </w:rPr>
        <w:t>to</w:t>
      </w:r>
      <w:r w:rsidRPr="008372F6">
        <w:rPr>
          <w:rFonts w:ascii="Arial" w:hAnsi="Arial" w:cs="Arial"/>
          <w:spacing w:val="38"/>
          <w:w w:val="105"/>
          <w:sz w:val="24"/>
          <w:szCs w:val="24"/>
        </w:rPr>
        <w:t xml:space="preserve"> </w:t>
      </w:r>
      <w:r w:rsidRPr="008372F6">
        <w:rPr>
          <w:rFonts w:ascii="Arial" w:hAnsi="Arial" w:cs="Arial"/>
          <w:w w:val="105"/>
          <w:sz w:val="24"/>
          <w:szCs w:val="24"/>
        </w:rPr>
        <w:t>be</w:t>
      </w:r>
      <w:r w:rsidRPr="008372F6">
        <w:rPr>
          <w:rFonts w:ascii="Arial" w:hAnsi="Arial" w:cs="Arial"/>
          <w:spacing w:val="38"/>
          <w:w w:val="105"/>
          <w:sz w:val="24"/>
          <w:szCs w:val="24"/>
        </w:rPr>
        <w:t xml:space="preserve"> </w:t>
      </w:r>
      <w:r w:rsidRPr="008372F6">
        <w:rPr>
          <w:rFonts w:ascii="Arial" w:hAnsi="Arial" w:cs="Arial"/>
          <w:w w:val="105"/>
          <w:sz w:val="24"/>
          <w:szCs w:val="24"/>
        </w:rPr>
        <w:t>given</w:t>
      </w:r>
      <w:r w:rsidRPr="008372F6">
        <w:rPr>
          <w:rFonts w:ascii="Arial" w:hAnsi="Arial" w:cs="Arial"/>
          <w:spacing w:val="38"/>
          <w:w w:val="105"/>
          <w:sz w:val="24"/>
          <w:szCs w:val="24"/>
        </w:rPr>
        <w:t xml:space="preserve"> </w:t>
      </w:r>
      <w:r w:rsidRPr="008372F6">
        <w:rPr>
          <w:rFonts w:ascii="Arial" w:hAnsi="Arial" w:cs="Arial"/>
          <w:w w:val="105"/>
          <w:sz w:val="24"/>
          <w:szCs w:val="24"/>
        </w:rPr>
        <w:t>to</w:t>
      </w:r>
      <w:r w:rsidRPr="008372F6">
        <w:rPr>
          <w:rFonts w:ascii="Arial" w:hAnsi="Arial" w:cs="Arial"/>
          <w:spacing w:val="38"/>
          <w:w w:val="105"/>
          <w:sz w:val="24"/>
          <w:szCs w:val="24"/>
        </w:rPr>
        <w:t xml:space="preserve"> </w:t>
      </w:r>
      <w:r w:rsidRPr="008372F6">
        <w:rPr>
          <w:rFonts w:ascii="Arial" w:hAnsi="Arial" w:cs="Arial"/>
          <w:w w:val="105"/>
          <w:sz w:val="24"/>
          <w:szCs w:val="24"/>
        </w:rPr>
        <w:t>people</w:t>
      </w:r>
      <w:r w:rsidRPr="008372F6">
        <w:rPr>
          <w:rFonts w:ascii="Arial" w:hAnsi="Arial" w:cs="Arial"/>
          <w:spacing w:val="38"/>
          <w:w w:val="105"/>
          <w:sz w:val="24"/>
          <w:szCs w:val="24"/>
        </w:rPr>
        <w:t xml:space="preserve"> </w:t>
      </w:r>
      <w:r w:rsidRPr="008372F6">
        <w:rPr>
          <w:rFonts w:ascii="Arial" w:hAnsi="Arial" w:cs="Arial"/>
          <w:w w:val="105"/>
          <w:sz w:val="24"/>
          <w:szCs w:val="24"/>
        </w:rPr>
        <w:t>with</w:t>
      </w:r>
      <w:r w:rsidRPr="008372F6">
        <w:rPr>
          <w:rFonts w:ascii="Arial" w:hAnsi="Arial" w:cs="Arial"/>
          <w:spacing w:val="38"/>
          <w:w w:val="105"/>
          <w:sz w:val="24"/>
          <w:szCs w:val="24"/>
        </w:rPr>
        <w:t xml:space="preserve"> </w:t>
      </w:r>
      <w:r w:rsidRPr="008372F6">
        <w:rPr>
          <w:rFonts w:ascii="Arial" w:hAnsi="Arial" w:cs="Arial"/>
          <w:w w:val="105"/>
          <w:sz w:val="24"/>
          <w:szCs w:val="24"/>
        </w:rPr>
        <w:t>self-induced</w:t>
      </w:r>
      <w:r w:rsidRPr="008372F6">
        <w:rPr>
          <w:rFonts w:ascii="Arial" w:hAnsi="Arial" w:cs="Arial"/>
          <w:spacing w:val="38"/>
          <w:w w:val="105"/>
          <w:sz w:val="24"/>
          <w:szCs w:val="24"/>
        </w:rPr>
        <w:t xml:space="preserve"> </w:t>
      </w:r>
      <w:r w:rsidRPr="008372F6">
        <w:rPr>
          <w:rFonts w:ascii="Arial" w:hAnsi="Arial" w:cs="Arial"/>
          <w:w w:val="105"/>
          <w:sz w:val="24"/>
          <w:szCs w:val="24"/>
        </w:rPr>
        <w:t>conditions</w:t>
      </w:r>
      <w:r w:rsidRPr="008372F6">
        <w:rPr>
          <w:rFonts w:ascii="Arial" w:hAnsi="Arial" w:cs="Arial"/>
          <w:spacing w:val="38"/>
          <w:w w:val="105"/>
          <w:sz w:val="24"/>
          <w:szCs w:val="24"/>
        </w:rPr>
        <w:t xml:space="preserve"> </w:t>
      </w:r>
      <w:r w:rsidRPr="008372F6">
        <w:rPr>
          <w:rFonts w:ascii="Arial" w:hAnsi="Arial" w:cs="Arial"/>
          <w:w w:val="105"/>
          <w:sz w:val="24"/>
          <w:szCs w:val="24"/>
        </w:rPr>
        <w:t>or</w:t>
      </w:r>
      <w:r w:rsidRPr="008372F6">
        <w:rPr>
          <w:rFonts w:ascii="Arial" w:hAnsi="Arial" w:cs="Arial"/>
          <w:spacing w:val="38"/>
          <w:w w:val="105"/>
          <w:sz w:val="24"/>
          <w:szCs w:val="24"/>
        </w:rPr>
        <w:t xml:space="preserve"> </w:t>
      </w:r>
      <w:r w:rsidRPr="008372F6">
        <w:rPr>
          <w:rFonts w:ascii="Arial" w:hAnsi="Arial" w:cs="Arial"/>
          <w:w w:val="105"/>
          <w:sz w:val="24"/>
          <w:szCs w:val="24"/>
        </w:rPr>
        <w:t>higher</w:t>
      </w:r>
      <w:r w:rsidR="003C0628" w:rsidRPr="008372F6">
        <w:rPr>
          <w:rFonts w:ascii="Arial" w:hAnsi="Arial" w:cs="Arial"/>
          <w:sz w:val="24"/>
          <w:szCs w:val="24"/>
        </w:rPr>
        <w:t xml:space="preserve"> </w:t>
      </w:r>
      <w:r w:rsidRPr="008372F6">
        <w:rPr>
          <w:rFonts w:ascii="Arial" w:hAnsi="Arial" w:cs="Arial"/>
          <w:w w:val="105"/>
          <w:sz w:val="24"/>
          <w:szCs w:val="24"/>
        </w:rPr>
        <w:t xml:space="preserve">socioeconomic positions (Gu et al. </w:t>
      </w:r>
      <w:hyperlink w:anchor="_bookmark50" w:history="1">
        <w:r w:rsidR="005D491A" w:rsidRPr="008372F6">
          <w:rPr>
            <w:rFonts w:ascii="Arial" w:hAnsi="Arial" w:cs="Arial"/>
            <w:w w:val="105"/>
            <w:sz w:val="24"/>
            <w:szCs w:val="24"/>
          </w:rPr>
          <w:t>2015;</w:t>
        </w:r>
      </w:hyperlink>
      <w:r w:rsidRPr="008372F6">
        <w:rPr>
          <w:rFonts w:ascii="Arial" w:hAnsi="Arial" w:cs="Arial"/>
          <w:w w:val="105"/>
          <w:sz w:val="24"/>
          <w:szCs w:val="24"/>
        </w:rPr>
        <w:t xml:space="preserve"> Baute and Bellani </w:t>
      </w:r>
      <w:hyperlink w:anchor="_bookmark20" w:history="1">
        <w:r w:rsidR="005D491A" w:rsidRPr="008372F6">
          <w:rPr>
            <w:rFonts w:ascii="Arial" w:hAnsi="Arial" w:cs="Arial"/>
            <w:w w:val="105"/>
            <w:sz w:val="24"/>
            <w:szCs w:val="24"/>
          </w:rPr>
          <w:t>2025).</w:t>
        </w:r>
      </w:hyperlink>
      <w:r w:rsidRPr="008372F6">
        <w:rPr>
          <w:rFonts w:ascii="Arial" w:hAnsi="Arial" w:cs="Arial"/>
          <w:spacing w:val="40"/>
          <w:w w:val="105"/>
          <w:sz w:val="24"/>
          <w:szCs w:val="24"/>
        </w:rPr>
        <w:t xml:space="preserve"> </w:t>
      </w:r>
      <w:r w:rsidRPr="008372F6">
        <w:rPr>
          <w:rFonts w:ascii="Arial" w:hAnsi="Arial" w:cs="Arial"/>
          <w:w w:val="105"/>
          <w:sz w:val="24"/>
          <w:szCs w:val="24"/>
        </w:rPr>
        <w:t>The public tends to view individuals engaging in risky behaviours as less deserving of publicly financed</w:t>
      </w:r>
      <w:r w:rsidRPr="008372F6">
        <w:rPr>
          <w:rFonts w:ascii="Arial" w:hAnsi="Arial" w:cs="Arial"/>
          <w:spacing w:val="-1"/>
          <w:w w:val="105"/>
          <w:sz w:val="24"/>
          <w:szCs w:val="24"/>
        </w:rPr>
        <w:t xml:space="preserve"> </w:t>
      </w:r>
      <w:r w:rsidRPr="008372F6">
        <w:rPr>
          <w:rFonts w:ascii="Arial" w:hAnsi="Arial" w:cs="Arial"/>
          <w:w w:val="105"/>
          <w:sz w:val="24"/>
          <w:szCs w:val="24"/>
        </w:rPr>
        <w:t>healthcare and</w:t>
      </w:r>
      <w:r w:rsidRPr="008372F6">
        <w:rPr>
          <w:rFonts w:ascii="Arial" w:hAnsi="Arial" w:cs="Arial"/>
          <w:spacing w:val="-1"/>
          <w:w w:val="105"/>
          <w:sz w:val="24"/>
          <w:szCs w:val="24"/>
        </w:rPr>
        <w:t xml:space="preserve"> </w:t>
      </w:r>
      <w:r w:rsidRPr="008372F6">
        <w:rPr>
          <w:rFonts w:ascii="Arial" w:hAnsi="Arial" w:cs="Arial"/>
          <w:w w:val="105"/>
          <w:sz w:val="24"/>
          <w:szCs w:val="24"/>
        </w:rPr>
        <w:t xml:space="preserve">values preventive services for lifestyle-related conditions less than those targeting genetic disorders (Singh et al. </w:t>
      </w:r>
      <w:hyperlink w:anchor="_bookmark95" w:history="1">
        <w:r w:rsidR="005D491A" w:rsidRPr="008372F6">
          <w:rPr>
            <w:rFonts w:ascii="Arial" w:hAnsi="Arial" w:cs="Arial"/>
            <w:w w:val="105"/>
            <w:sz w:val="24"/>
            <w:szCs w:val="24"/>
          </w:rPr>
          <w:t>2012).</w:t>
        </w:r>
      </w:hyperlink>
      <w:r w:rsidRPr="008372F6">
        <w:rPr>
          <w:rFonts w:ascii="Arial" w:hAnsi="Arial" w:cs="Arial"/>
          <w:w w:val="105"/>
          <w:sz w:val="24"/>
          <w:szCs w:val="24"/>
        </w:rPr>
        <w:t xml:space="preserve"> Larger health gains tend to be prioriti</w:t>
      </w:r>
      <w:ins w:id="281" w:author="Microsoft Office User" w:date="2026-09-11T09:38:00Z">
        <w:r w:rsidR="002E5AF1" w:rsidRPr="008372F6">
          <w:rPr>
            <w:rFonts w:ascii="Arial" w:hAnsi="Arial" w:cs="Arial"/>
            <w:w w:val="105"/>
            <w:sz w:val="24"/>
            <w:szCs w:val="24"/>
          </w:rPr>
          <w:t>z</w:t>
        </w:r>
      </w:ins>
      <w:del w:id="282" w:author="Microsoft Office User" w:date="2026-09-11T09:38:00Z">
        <w:r w:rsidRPr="008372F6" w:rsidDel="002E5AF1">
          <w:rPr>
            <w:rFonts w:ascii="Arial" w:hAnsi="Arial" w:cs="Arial"/>
            <w:w w:val="105"/>
            <w:sz w:val="24"/>
            <w:szCs w:val="24"/>
          </w:rPr>
          <w:delText>s</w:delText>
        </w:r>
      </w:del>
      <w:r w:rsidRPr="008372F6">
        <w:rPr>
          <w:rFonts w:ascii="Arial" w:hAnsi="Arial" w:cs="Arial"/>
          <w:w w:val="105"/>
          <w:sz w:val="24"/>
          <w:szCs w:val="24"/>
        </w:rPr>
        <w:t>ed over smaller gains, and life extensions over quality-of-life</w:t>
      </w:r>
      <w:r w:rsidRPr="008372F6">
        <w:rPr>
          <w:rFonts w:ascii="Arial" w:hAnsi="Arial" w:cs="Arial"/>
          <w:spacing w:val="-15"/>
          <w:w w:val="105"/>
          <w:sz w:val="24"/>
          <w:szCs w:val="24"/>
        </w:rPr>
        <w:t xml:space="preserve"> </w:t>
      </w:r>
      <w:r w:rsidRPr="008372F6">
        <w:rPr>
          <w:rFonts w:ascii="Arial" w:hAnsi="Arial" w:cs="Arial"/>
          <w:w w:val="105"/>
          <w:sz w:val="24"/>
          <w:szCs w:val="24"/>
        </w:rPr>
        <w:t>improvement,</w:t>
      </w:r>
      <w:r w:rsidRPr="008372F6">
        <w:rPr>
          <w:rFonts w:ascii="Arial" w:hAnsi="Arial" w:cs="Arial"/>
          <w:spacing w:val="-13"/>
          <w:w w:val="105"/>
          <w:sz w:val="24"/>
          <w:szCs w:val="24"/>
        </w:rPr>
        <w:t xml:space="preserve"> </w:t>
      </w:r>
      <w:r w:rsidRPr="008372F6">
        <w:rPr>
          <w:rFonts w:ascii="Arial" w:hAnsi="Arial" w:cs="Arial"/>
          <w:w w:val="105"/>
          <w:sz w:val="24"/>
          <w:szCs w:val="24"/>
        </w:rPr>
        <w:t>although</w:t>
      </w:r>
      <w:r w:rsidRPr="008372F6">
        <w:rPr>
          <w:rFonts w:ascii="Arial" w:hAnsi="Arial" w:cs="Arial"/>
          <w:spacing w:val="-15"/>
          <w:w w:val="105"/>
          <w:sz w:val="24"/>
          <w:szCs w:val="24"/>
        </w:rPr>
        <w:t xml:space="preserve"> </w:t>
      </w:r>
      <w:r w:rsidRPr="008372F6">
        <w:rPr>
          <w:rFonts w:ascii="Arial" w:hAnsi="Arial" w:cs="Arial"/>
          <w:w w:val="105"/>
          <w:sz w:val="24"/>
          <w:szCs w:val="24"/>
        </w:rPr>
        <w:t>evidence</w:t>
      </w:r>
      <w:r w:rsidRPr="008372F6">
        <w:rPr>
          <w:rFonts w:ascii="Arial" w:hAnsi="Arial" w:cs="Arial"/>
          <w:spacing w:val="-14"/>
          <w:w w:val="105"/>
          <w:sz w:val="24"/>
          <w:szCs w:val="24"/>
        </w:rPr>
        <w:t xml:space="preserve"> </w:t>
      </w:r>
      <w:r w:rsidRPr="008372F6">
        <w:rPr>
          <w:rFonts w:ascii="Arial" w:hAnsi="Arial" w:cs="Arial"/>
          <w:w w:val="105"/>
          <w:sz w:val="24"/>
          <w:szCs w:val="24"/>
        </w:rPr>
        <w:t>regarding</w:t>
      </w:r>
      <w:r w:rsidRPr="008372F6">
        <w:rPr>
          <w:rFonts w:ascii="Arial" w:hAnsi="Arial" w:cs="Arial"/>
          <w:spacing w:val="-14"/>
          <w:w w:val="105"/>
          <w:sz w:val="24"/>
          <w:szCs w:val="24"/>
        </w:rPr>
        <w:t xml:space="preserve"> </w:t>
      </w:r>
      <w:r w:rsidRPr="008372F6">
        <w:rPr>
          <w:rFonts w:ascii="Arial" w:hAnsi="Arial" w:cs="Arial"/>
          <w:w w:val="105"/>
          <w:sz w:val="24"/>
          <w:szCs w:val="24"/>
        </w:rPr>
        <w:t>end-of-life</w:t>
      </w:r>
      <w:r w:rsidRPr="008372F6">
        <w:rPr>
          <w:rFonts w:ascii="Arial" w:hAnsi="Arial" w:cs="Arial"/>
          <w:spacing w:val="-15"/>
          <w:w w:val="105"/>
          <w:sz w:val="24"/>
          <w:szCs w:val="24"/>
        </w:rPr>
        <w:t xml:space="preserve"> </w:t>
      </w:r>
      <w:r w:rsidRPr="008372F6">
        <w:rPr>
          <w:rFonts w:ascii="Arial" w:hAnsi="Arial" w:cs="Arial"/>
          <w:w w:val="105"/>
          <w:sz w:val="24"/>
          <w:szCs w:val="24"/>
        </w:rPr>
        <w:t>premiums</w:t>
      </w:r>
      <w:r w:rsidRPr="008372F6">
        <w:rPr>
          <w:rFonts w:ascii="Arial" w:hAnsi="Arial" w:cs="Arial"/>
          <w:spacing w:val="-14"/>
          <w:w w:val="105"/>
          <w:sz w:val="24"/>
          <w:szCs w:val="24"/>
        </w:rPr>
        <w:t xml:space="preserve"> </w:t>
      </w:r>
      <w:r w:rsidRPr="008372F6">
        <w:rPr>
          <w:rFonts w:ascii="Arial" w:hAnsi="Arial" w:cs="Arial"/>
          <w:w w:val="105"/>
          <w:sz w:val="24"/>
          <w:szCs w:val="24"/>
        </w:rPr>
        <w:t>is</w:t>
      </w:r>
      <w:r w:rsidRPr="008372F6">
        <w:rPr>
          <w:rFonts w:ascii="Arial" w:hAnsi="Arial" w:cs="Arial"/>
          <w:spacing w:val="-14"/>
          <w:w w:val="105"/>
          <w:sz w:val="24"/>
          <w:szCs w:val="24"/>
        </w:rPr>
        <w:t xml:space="preserve"> </w:t>
      </w:r>
      <w:r w:rsidRPr="008372F6">
        <w:rPr>
          <w:rFonts w:ascii="Arial" w:hAnsi="Arial" w:cs="Arial"/>
          <w:w w:val="105"/>
          <w:sz w:val="24"/>
          <w:szCs w:val="24"/>
        </w:rPr>
        <w:t>mixed,</w:t>
      </w:r>
      <w:r w:rsidRPr="008372F6">
        <w:rPr>
          <w:rFonts w:ascii="Arial" w:hAnsi="Arial" w:cs="Arial"/>
          <w:spacing w:val="-14"/>
          <w:w w:val="105"/>
          <w:sz w:val="24"/>
          <w:szCs w:val="24"/>
        </w:rPr>
        <w:t xml:space="preserve"> </w:t>
      </w:r>
      <w:r w:rsidRPr="008372F6">
        <w:rPr>
          <w:rFonts w:ascii="Arial" w:hAnsi="Arial" w:cs="Arial"/>
          <w:w w:val="105"/>
          <w:sz w:val="24"/>
          <w:szCs w:val="24"/>
        </w:rPr>
        <w:t>possibly</w:t>
      </w:r>
      <w:r w:rsidRPr="008372F6">
        <w:rPr>
          <w:rFonts w:ascii="Arial" w:hAnsi="Arial" w:cs="Arial"/>
          <w:spacing w:val="-14"/>
          <w:w w:val="105"/>
          <w:sz w:val="24"/>
          <w:szCs w:val="24"/>
        </w:rPr>
        <w:t xml:space="preserve"> </w:t>
      </w:r>
      <w:r w:rsidRPr="008372F6">
        <w:rPr>
          <w:rFonts w:ascii="Arial" w:hAnsi="Arial" w:cs="Arial"/>
          <w:w w:val="105"/>
          <w:sz w:val="24"/>
          <w:szCs w:val="24"/>
        </w:rPr>
        <w:t>due to</w:t>
      </w:r>
      <w:r w:rsidRPr="008372F6">
        <w:rPr>
          <w:rFonts w:ascii="Arial" w:hAnsi="Arial" w:cs="Arial"/>
          <w:spacing w:val="-7"/>
          <w:w w:val="105"/>
          <w:sz w:val="24"/>
          <w:szCs w:val="24"/>
        </w:rPr>
        <w:t xml:space="preserve"> </w:t>
      </w:r>
      <w:r w:rsidRPr="008372F6">
        <w:rPr>
          <w:rFonts w:ascii="Arial" w:hAnsi="Arial" w:cs="Arial"/>
          <w:w w:val="105"/>
          <w:sz w:val="24"/>
          <w:szCs w:val="24"/>
        </w:rPr>
        <w:t>sensitivity</w:t>
      </w:r>
      <w:r w:rsidRPr="008372F6">
        <w:rPr>
          <w:rFonts w:ascii="Arial" w:hAnsi="Arial" w:cs="Arial"/>
          <w:spacing w:val="-7"/>
          <w:w w:val="105"/>
          <w:sz w:val="24"/>
          <w:szCs w:val="24"/>
        </w:rPr>
        <w:t xml:space="preserve"> </w:t>
      </w:r>
      <w:r w:rsidRPr="008372F6">
        <w:rPr>
          <w:rFonts w:ascii="Arial" w:hAnsi="Arial" w:cs="Arial"/>
          <w:w w:val="105"/>
          <w:sz w:val="24"/>
          <w:szCs w:val="24"/>
        </w:rPr>
        <w:t>to</w:t>
      </w:r>
      <w:r w:rsidRPr="008372F6">
        <w:rPr>
          <w:rFonts w:ascii="Arial" w:hAnsi="Arial" w:cs="Arial"/>
          <w:spacing w:val="-7"/>
          <w:w w:val="105"/>
          <w:sz w:val="24"/>
          <w:szCs w:val="24"/>
        </w:rPr>
        <w:t xml:space="preserve"> </w:t>
      </w:r>
      <w:r w:rsidRPr="008372F6">
        <w:rPr>
          <w:rFonts w:ascii="Arial" w:hAnsi="Arial" w:cs="Arial"/>
          <w:w w:val="105"/>
          <w:sz w:val="24"/>
          <w:szCs w:val="24"/>
        </w:rPr>
        <w:t>framing</w:t>
      </w:r>
      <w:r w:rsidRPr="008372F6">
        <w:rPr>
          <w:rFonts w:ascii="Arial" w:hAnsi="Arial" w:cs="Arial"/>
          <w:spacing w:val="-7"/>
          <w:w w:val="105"/>
          <w:sz w:val="24"/>
          <w:szCs w:val="24"/>
        </w:rPr>
        <w:t xml:space="preserve"> </w:t>
      </w:r>
      <w:r w:rsidRPr="008372F6">
        <w:rPr>
          <w:rFonts w:ascii="Arial" w:hAnsi="Arial" w:cs="Arial"/>
          <w:w w:val="105"/>
          <w:sz w:val="24"/>
          <w:szCs w:val="24"/>
        </w:rPr>
        <w:t>effects</w:t>
      </w:r>
      <w:r w:rsidRPr="008372F6">
        <w:rPr>
          <w:rFonts w:ascii="Arial" w:hAnsi="Arial" w:cs="Arial"/>
          <w:spacing w:val="-7"/>
          <w:w w:val="105"/>
          <w:sz w:val="24"/>
          <w:szCs w:val="24"/>
        </w:rPr>
        <w:t xml:space="preserve"> </w:t>
      </w:r>
      <w:r w:rsidRPr="008372F6">
        <w:rPr>
          <w:rFonts w:ascii="Arial" w:hAnsi="Arial" w:cs="Arial"/>
          <w:w w:val="105"/>
          <w:sz w:val="24"/>
          <w:szCs w:val="24"/>
        </w:rPr>
        <w:t>(Gu</w:t>
      </w:r>
      <w:r w:rsidRPr="008372F6">
        <w:rPr>
          <w:rFonts w:ascii="Arial" w:hAnsi="Arial" w:cs="Arial"/>
          <w:spacing w:val="-7"/>
          <w:w w:val="105"/>
          <w:sz w:val="24"/>
          <w:szCs w:val="24"/>
        </w:rPr>
        <w:t xml:space="preserve"> </w:t>
      </w:r>
      <w:r w:rsidRPr="008372F6">
        <w:rPr>
          <w:rFonts w:ascii="Arial" w:hAnsi="Arial" w:cs="Arial"/>
          <w:w w:val="105"/>
          <w:sz w:val="24"/>
          <w:szCs w:val="24"/>
        </w:rPr>
        <w:t>et</w:t>
      </w:r>
      <w:r w:rsidRPr="008372F6">
        <w:rPr>
          <w:rFonts w:ascii="Arial" w:hAnsi="Arial" w:cs="Arial"/>
          <w:spacing w:val="-7"/>
          <w:w w:val="105"/>
          <w:sz w:val="24"/>
          <w:szCs w:val="24"/>
        </w:rPr>
        <w:t xml:space="preserve"> </w:t>
      </w:r>
      <w:r w:rsidRPr="008372F6">
        <w:rPr>
          <w:rFonts w:ascii="Arial" w:hAnsi="Arial" w:cs="Arial"/>
          <w:w w:val="105"/>
          <w:sz w:val="24"/>
          <w:szCs w:val="24"/>
        </w:rPr>
        <w:t>al.</w:t>
      </w:r>
      <w:r w:rsidRPr="008372F6">
        <w:rPr>
          <w:rFonts w:ascii="Arial" w:hAnsi="Arial" w:cs="Arial"/>
          <w:spacing w:val="-7"/>
          <w:w w:val="105"/>
          <w:sz w:val="24"/>
          <w:szCs w:val="24"/>
        </w:rPr>
        <w:t xml:space="preserve"> </w:t>
      </w:r>
      <w:hyperlink w:anchor="_bookmark50" w:history="1">
        <w:r w:rsidR="005D491A" w:rsidRPr="008372F6">
          <w:rPr>
            <w:rFonts w:ascii="Arial" w:hAnsi="Arial" w:cs="Arial"/>
            <w:w w:val="105"/>
            <w:sz w:val="24"/>
            <w:szCs w:val="24"/>
          </w:rPr>
          <w:t>2015;</w:t>
        </w:r>
      </w:hyperlink>
      <w:r w:rsidRPr="008372F6">
        <w:rPr>
          <w:rFonts w:ascii="Arial" w:hAnsi="Arial" w:cs="Arial"/>
          <w:spacing w:val="-3"/>
          <w:w w:val="105"/>
          <w:sz w:val="24"/>
          <w:szCs w:val="24"/>
        </w:rPr>
        <w:t xml:space="preserve"> </w:t>
      </w:r>
      <w:r w:rsidRPr="008372F6">
        <w:rPr>
          <w:rFonts w:ascii="Arial" w:hAnsi="Arial" w:cs="Arial"/>
          <w:w w:val="105"/>
          <w:sz w:val="24"/>
          <w:szCs w:val="24"/>
        </w:rPr>
        <w:t>Morrell</w:t>
      </w:r>
      <w:del w:id="283" w:author="Microsoft Office User" w:date="2026-09-13T15:02:00Z">
        <w:r w:rsidRPr="008372F6" w:rsidDel="00320B43">
          <w:rPr>
            <w:rFonts w:ascii="Arial" w:hAnsi="Arial" w:cs="Arial"/>
            <w:w w:val="105"/>
            <w:sz w:val="24"/>
            <w:szCs w:val="24"/>
          </w:rPr>
          <w:delText>,</w:delText>
        </w:r>
        <w:r w:rsidRPr="008372F6" w:rsidDel="00320B43">
          <w:rPr>
            <w:rFonts w:ascii="Arial" w:hAnsi="Arial" w:cs="Arial"/>
            <w:spacing w:val="-4"/>
            <w:w w:val="105"/>
            <w:sz w:val="24"/>
            <w:szCs w:val="24"/>
          </w:rPr>
          <w:delText xml:space="preserve"> </w:delText>
        </w:r>
        <w:r w:rsidRPr="008372F6" w:rsidDel="00320B43">
          <w:rPr>
            <w:rFonts w:ascii="Arial" w:hAnsi="Arial" w:cs="Arial"/>
            <w:w w:val="105"/>
            <w:sz w:val="24"/>
            <w:szCs w:val="24"/>
          </w:rPr>
          <w:delText>Wordsworth,</w:delText>
        </w:r>
        <w:r w:rsidRPr="008372F6" w:rsidDel="00320B43">
          <w:rPr>
            <w:rFonts w:ascii="Arial" w:hAnsi="Arial" w:cs="Arial"/>
            <w:spacing w:val="-4"/>
            <w:w w:val="105"/>
            <w:sz w:val="24"/>
            <w:szCs w:val="24"/>
          </w:rPr>
          <w:delText xml:space="preserve"> </w:delText>
        </w:r>
        <w:r w:rsidRPr="008372F6" w:rsidDel="00320B43">
          <w:rPr>
            <w:rFonts w:ascii="Arial" w:hAnsi="Arial" w:cs="Arial"/>
            <w:w w:val="105"/>
            <w:sz w:val="24"/>
            <w:szCs w:val="24"/>
          </w:rPr>
          <w:delText>Rees,</w:delText>
        </w:r>
      </w:del>
      <w:r w:rsidRPr="008372F6">
        <w:rPr>
          <w:rFonts w:ascii="Arial" w:hAnsi="Arial" w:cs="Arial"/>
          <w:spacing w:val="-4"/>
          <w:w w:val="105"/>
          <w:sz w:val="24"/>
          <w:szCs w:val="24"/>
        </w:rPr>
        <w:t xml:space="preserve"> </w:t>
      </w:r>
      <w:r w:rsidRPr="008372F6">
        <w:rPr>
          <w:rFonts w:ascii="Arial" w:hAnsi="Arial" w:cs="Arial"/>
          <w:w w:val="105"/>
          <w:sz w:val="24"/>
          <w:szCs w:val="24"/>
        </w:rPr>
        <w:t>et</w:t>
      </w:r>
      <w:r w:rsidRPr="008372F6">
        <w:rPr>
          <w:rFonts w:ascii="Arial" w:hAnsi="Arial" w:cs="Arial"/>
          <w:spacing w:val="-7"/>
          <w:w w:val="105"/>
          <w:sz w:val="24"/>
          <w:szCs w:val="24"/>
        </w:rPr>
        <w:t xml:space="preserve"> </w:t>
      </w:r>
      <w:r w:rsidRPr="008372F6">
        <w:rPr>
          <w:rFonts w:ascii="Arial" w:hAnsi="Arial" w:cs="Arial"/>
          <w:w w:val="105"/>
          <w:sz w:val="24"/>
          <w:szCs w:val="24"/>
        </w:rPr>
        <w:t>al.</w:t>
      </w:r>
      <w:r w:rsidRPr="008372F6">
        <w:rPr>
          <w:rFonts w:ascii="Arial" w:hAnsi="Arial" w:cs="Arial"/>
          <w:spacing w:val="-7"/>
          <w:w w:val="105"/>
          <w:sz w:val="24"/>
          <w:szCs w:val="24"/>
        </w:rPr>
        <w:t xml:space="preserve"> </w:t>
      </w:r>
      <w:hyperlink w:anchor="_bookmark78" w:history="1">
        <w:r w:rsidR="005D491A" w:rsidRPr="008372F6">
          <w:rPr>
            <w:rFonts w:ascii="Arial" w:hAnsi="Arial" w:cs="Arial"/>
            <w:w w:val="105"/>
            <w:sz w:val="24"/>
            <w:szCs w:val="24"/>
          </w:rPr>
          <w:t>2017).</w:t>
        </w:r>
      </w:hyperlink>
      <w:r w:rsidRPr="008372F6">
        <w:rPr>
          <w:rFonts w:ascii="Arial" w:hAnsi="Arial" w:cs="Arial"/>
          <w:spacing w:val="23"/>
          <w:w w:val="105"/>
          <w:sz w:val="24"/>
          <w:szCs w:val="24"/>
        </w:rPr>
        <w:t xml:space="preserve"> </w:t>
      </w:r>
      <w:r w:rsidRPr="008372F6">
        <w:rPr>
          <w:rFonts w:ascii="Arial" w:hAnsi="Arial" w:cs="Arial"/>
          <w:w w:val="105"/>
          <w:sz w:val="24"/>
          <w:szCs w:val="24"/>
        </w:rPr>
        <w:t>Opportunity costs</w:t>
      </w:r>
      <w:r w:rsidRPr="008372F6">
        <w:rPr>
          <w:rFonts w:ascii="Arial" w:hAnsi="Arial" w:cs="Arial"/>
          <w:spacing w:val="39"/>
          <w:w w:val="105"/>
          <w:sz w:val="24"/>
          <w:szCs w:val="24"/>
        </w:rPr>
        <w:t xml:space="preserve"> </w:t>
      </w:r>
      <w:r w:rsidRPr="008372F6">
        <w:rPr>
          <w:rFonts w:ascii="Arial" w:hAnsi="Arial" w:cs="Arial"/>
          <w:w w:val="105"/>
          <w:sz w:val="24"/>
          <w:szCs w:val="24"/>
        </w:rPr>
        <w:t>are</w:t>
      </w:r>
      <w:r w:rsidRPr="008372F6">
        <w:rPr>
          <w:rFonts w:ascii="Arial" w:hAnsi="Arial" w:cs="Arial"/>
          <w:spacing w:val="39"/>
          <w:w w:val="105"/>
          <w:sz w:val="24"/>
          <w:szCs w:val="24"/>
        </w:rPr>
        <w:t xml:space="preserve"> </w:t>
      </w:r>
      <w:r w:rsidRPr="008372F6">
        <w:rPr>
          <w:rFonts w:ascii="Arial" w:hAnsi="Arial" w:cs="Arial"/>
          <w:w w:val="105"/>
          <w:sz w:val="24"/>
          <w:szCs w:val="24"/>
        </w:rPr>
        <w:t>often</w:t>
      </w:r>
      <w:r w:rsidRPr="008372F6">
        <w:rPr>
          <w:rFonts w:ascii="Arial" w:hAnsi="Arial" w:cs="Arial"/>
          <w:spacing w:val="39"/>
          <w:w w:val="105"/>
          <w:sz w:val="24"/>
          <w:szCs w:val="24"/>
        </w:rPr>
        <w:t xml:space="preserve"> </w:t>
      </w:r>
      <w:r w:rsidRPr="008372F6">
        <w:rPr>
          <w:rFonts w:ascii="Arial" w:hAnsi="Arial" w:cs="Arial"/>
          <w:w w:val="105"/>
          <w:sz w:val="24"/>
          <w:szCs w:val="24"/>
        </w:rPr>
        <w:t>neglected</w:t>
      </w:r>
      <w:r w:rsidRPr="008372F6">
        <w:rPr>
          <w:rFonts w:ascii="Arial" w:hAnsi="Arial" w:cs="Arial"/>
          <w:spacing w:val="39"/>
          <w:w w:val="105"/>
          <w:sz w:val="24"/>
          <w:szCs w:val="24"/>
        </w:rPr>
        <w:t xml:space="preserve"> </w:t>
      </w:r>
      <w:r w:rsidRPr="008372F6">
        <w:rPr>
          <w:rFonts w:ascii="Arial" w:hAnsi="Arial" w:cs="Arial"/>
          <w:w w:val="105"/>
          <w:sz w:val="24"/>
          <w:szCs w:val="24"/>
        </w:rPr>
        <w:t>in</w:t>
      </w:r>
      <w:r w:rsidRPr="008372F6">
        <w:rPr>
          <w:rFonts w:ascii="Arial" w:hAnsi="Arial" w:cs="Arial"/>
          <w:spacing w:val="39"/>
          <w:w w:val="105"/>
          <w:sz w:val="24"/>
          <w:szCs w:val="24"/>
        </w:rPr>
        <w:t xml:space="preserve"> </w:t>
      </w:r>
      <w:r w:rsidRPr="008372F6">
        <w:rPr>
          <w:rFonts w:ascii="Arial" w:hAnsi="Arial" w:cs="Arial"/>
          <w:w w:val="105"/>
          <w:sz w:val="24"/>
          <w:szCs w:val="24"/>
        </w:rPr>
        <w:t>personal</w:t>
      </w:r>
      <w:r w:rsidRPr="008372F6">
        <w:rPr>
          <w:rFonts w:ascii="Arial" w:hAnsi="Arial" w:cs="Arial"/>
          <w:spacing w:val="39"/>
          <w:w w:val="105"/>
          <w:sz w:val="24"/>
          <w:szCs w:val="24"/>
        </w:rPr>
        <w:t xml:space="preserve"> </w:t>
      </w:r>
      <w:r w:rsidRPr="008372F6">
        <w:rPr>
          <w:rFonts w:ascii="Arial" w:hAnsi="Arial" w:cs="Arial"/>
          <w:w w:val="105"/>
          <w:sz w:val="24"/>
          <w:szCs w:val="24"/>
        </w:rPr>
        <w:t>consumption</w:t>
      </w:r>
      <w:r w:rsidRPr="008372F6">
        <w:rPr>
          <w:rFonts w:ascii="Arial" w:hAnsi="Arial" w:cs="Arial"/>
          <w:spacing w:val="39"/>
          <w:w w:val="105"/>
          <w:sz w:val="24"/>
          <w:szCs w:val="24"/>
        </w:rPr>
        <w:t xml:space="preserve"> </w:t>
      </w:r>
      <w:r w:rsidRPr="008372F6">
        <w:rPr>
          <w:rFonts w:ascii="Arial" w:hAnsi="Arial" w:cs="Arial"/>
          <w:w w:val="105"/>
          <w:sz w:val="24"/>
          <w:szCs w:val="24"/>
        </w:rPr>
        <w:t>decisions,</w:t>
      </w:r>
      <w:r w:rsidRPr="008372F6">
        <w:rPr>
          <w:rFonts w:ascii="Arial" w:hAnsi="Arial" w:cs="Arial"/>
          <w:spacing w:val="40"/>
          <w:w w:val="105"/>
          <w:sz w:val="24"/>
          <w:szCs w:val="24"/>
        </w:rPr>
        <w:t xml:space="preserve"> </w:t>
      </w:r>
      <w:r w:rsidRPr="008372F6">
        <w:rPr>
          <w:rFonts w:ascii="Arial" w:hAnsi="Arial" w:cs="Arial"/>
          <w:w w:val="105"/>
          <w:sz w:val="24"/>
          <w:szCs w:val="24"/>
        </w:rPr>
        <w:t>yet</w:t>
      </w:r>
      <w:r w:rsidRPr="008372F6">
        <w:rPr>
          <w:rFonts w:ascii="Arial" w:hAnsi="Arial" w:cs="Arial"/>
          <w:spacing w:val="39"/>
          <w:w w:val="105"/>
          <w:sz w:val="24"/>
          <w:szCs w:val="24"/>
        </w:rPr>
        <w:t xml:space="preserve"> </w:t>
      </w:r>
      <w:r w:rsidRPr="008372F6">
        <w:rPr>
          <w:rFonts w:ascii="Arial" w:hAnsi="Arial" w:cs="Arial"/>
          <w:w w:val="105"/>
          <w:sz w:val="24"/>
          <w:szCs w:val="24"/>
        </w:rPr>
        <w:t>experimental</w:t>
      </w:r>
      <w:r w:rsidRPr="008372F6">
        <w:rPr>
          <w:rFonts w:ascii="Arial" w:hAnsi="Arial" w:cs="Arial"/>
          <w:spacing w:val="39"/>
          <w:w w:val="105"/>
          <w:sz w:val="24"/>
          <w:szCs w:val="24"/>
        </w:rPr>
        <w:t xml:space="preserve"> </w:t>
      </w:r>
      <w:r w:rsidRPr="008372F6">
        <w:rPr>
          <w:rFonts w:ascii="Arial" w:hAnsi="Arial" w:cs="Arial"/>
          <w:w w:val="105"/>
          <w:sz w:val="24"/>
          <w:szCs w:val="24"/>
        </w:rPr>
        <w:t>evidence</w:t>
      </w:r>
      <w:r w:rsidRPr="008372F6">
        <w:rPr>
          <w:rFonts w:ascii="Arial" w:hAnsi="Arial" w:cs="Arial"/>
          <w:spacing w:val="39"/>
          <w:w w:val="105"/>
          <w:sz w:val="24"/>
          <w:szCs w:val="24"/>
        </w:rPr>
        <w:t xml:space="preserve"> </w:t>
      </w:r>
      <w:r w:rsidRPr="008372F6">
        <w:rPr>
          <w:rFonts w:ascii="Arial" w:hAnsi="Arial" w:cs="Arial"/>
          <w:w w:val="105"/>
          <w:sz w:val="24"/>
          <w:szCs w:val="24"/>
        </w:rPr>
        <w:t>suggests that making them more salient exerts a small but robust effect on choice (Maguire</w:t>
      </w:r>
      <w:ins w:id="284" w:author="Microsoft Office User" w:date="2026-09-11T15:28:00Z">
        <w:r w:rsidR="000B052A" w:rsidRPr="008372F6">
          <w:rPr>
            <w:rFonts w:ascii="Arial" w:hAnsi="Arial" w:cs="Arial"/>
            <w:w w:val="105"/>
            <w:sz w:val="24"/>
            <w:szCs w:val="24"/>
          </w:rPr>
          <w:t xml:space="preserve"> et al.</w:t>
        </w:r>
      </w:ins>
      <w:del w:id="285" w:author="Microsoft Office User" w:date="2026-09-11T15:28:00Z">
        <w:r w:rsidRPr="008372F6" w:rsidDel="000B052A">
          <w:rPr>
            <w:rFonts w:ascii="Arial" w:hAnsi="Arial" w:cs="Arial"/>
            <w:w w:val="105"/>
            <w:sz w:val="24"/>
            <w:szCs w:val="24"/>
          </w:rPr>
          <w:delText>, Persson, and Tinghög</w:delText>
        </w:r>
      </w:del>
      <w:r w:rsidRPr="008372F6">
        <w:rPr>
          <w:rFonts w:ascii="Arial" w:hAnsi="Arial" w:cs="Arial"/>
          <w:w w:val="105"/>
          <w:sz w:val="24"/>
          <w:szCs w:val="24"/>
        </w:rPr>
        <w:t xml:space="preserve"> </w:t>
      </w:r>
      <w:hyperlink w:anchor="_bookmark72" w:history="1">
        <w:r w:rsidR="005D491A" w:rsidRPr="008372F6">
          <w:rPr>
            <w:rFonts w:ascii="Arial" w:hAnsi="Arial" w:cs="Arial"/>
            <w:w w:val="105"/>
            <w:sz w:val="24"/>
            <w:szCs w:val="24"/>
          </w:rPr>
          <w:t>2023).</w:t>
        </w:r>
      </w:hyperlink>
    </w:p>
    <w:p w14:paraId="125C6E97" w14:textId="70A312F9"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While these studies help to illuminate public values, they are prone to bias, and it remains debatable whether, and to what extent, they should guide the selection of principles for priority setting (Whitty</w:t>
      </w:r>
      <w:ins w:id="286" w:author="Microsoft Office User" w:date="2026-09-11T15:29:00Z">
        <w:r w:rsidR="000B052A" w:rsidRPr="008372F6">
          <w:rPr>
            <w:rFonts w:ascii="Arial" w:hAnsi="Arial" w:cs="Arial"/>
            <w:w w:val="105"/>
            <w:sz w:val="24"/>
            <w:szCs w:val="24"/>
          </w:rPr>
          <w:t xml:space="preserve"> </w:t>
        </w:r>
      </w:ins>
      <w:del w:id="287" w:author="Microsoft Office User" w:date="2026-09-11T15:29:00Z">
        <w:r w:rsidRPr="008372F6" w:rsidDel="000B052A">
          <w:rPr>
            <w:rFonts w:ascii="Arial" w:hAnsi="Arial" w:cs="Arial"/>
            <w:w w:val="105"/>
            <w:sz w:val="24"/>
            <w:szCs w:val="24"/>
          </w:rPr>
          <w:delText xml:space="preserve">, Lancsar, Rixon, </w:delText>
        </w:r>
      </w:del>
      <w:r w:rsidRPr="008372F6">
        <w:rPr>
          <w:rFonts w:ascii="Arial" w:hAnsi="Arial" w:cs="Arial"/>
          <w:w w:val="105"/>
          <w:sz w:val="24"/>
          <w:szCs w:val="24"/>
        </w:rPr>
        <w:t xml:space="preserve">et al. </w:t>
      </w:r>
      <w:hyperlink w:anchor="_bookmark105" w:history="1">
        <w:r w:rsidR="005D491A" w:rsidRPr="008372F6">
          <w:rPr>
            <w:rFonts w:ascii="Arial" w:hAnsi="Arial" w:cs="Arial"/>
            <w:w w:val="105"/>
            <w:sz w:val="24"/>
            <w:szCs w:val="24"/>
          </w:rPr>
          <w:t>2014;</w:t>
        </w:r>
      </w:hyperlink>
      <w:r w:rsidRPr="008372F6">
        <w:rPr>
          <w:rFonts w:ascii="Arial" w:hAnsi="Arial" w:cs="Arial"/>
          <w:w w:val="105"/>
          <w:sz w:val="24"/>
          <w:szCs w:val="24"/>
        </w:rPr>
        <w:t xml:space="preserve"> Gustavsson and Lindblom </w:t>
      </w:r>
      <w:hyperlink w:anchor="_bookmark52" w:history="1">
        <w:r w:rsidR="005D491A" w:rsidRPr="008372F6">
          <w:rPr>
            <w:rFonts w:ascii="Arial" w:hAnsi="Arial" w:cs="Arial"/>
            <w:w w:val="105"/>
            <w:sz w:val="24"/>
            <w:szCs w:val="24"/>
          </w:rPr>
          <w:t>2025).</w:t>
        </w:r>
      </w:hyperlink>
      <w:r w:rsidRPr="008372F6">
        <w:rPr>
          <w:rFonts w:ascii="Arial" w:hAnsi="Arial" w:cs="Arial"/>
          <w:w w:val="105"/>
          <w:sz w:val="24"/>
          <w:szCs w:val="24"/>
        </w:rPr>
        <w:t xml:space="preserve"> This is particularly relevant when mass preferences conflict with human and/or social rights (e.g.</w:t>
      </w:r>
      <w:ins w:id="288" w:author="Microsoft Office User" w:date="2026-09-11T15:29:00Z">
        <w:r w:rsidR="000B052A" w:rsidRPr="008372F6">
          <w:rPr>
            <w:rFonts w:ascii="Arial" w:hAnsi="Arial" w:cs="Arial"/>
            <w:w w:val="105"/>
            <w:sz w:val="24"/>
            <w:szCs w:val="24"/>
          </w:rPr>
          <w:t>,</w:t>
        </w:r>
      </w:ins>
      <w:r w:rsidRPr="008372F6">
        <w:rPr>
          <w:rFonts w:ascii="Arial" w:hAnsi="Arial" w:cs="Arial"/>
          <w:w w:val="105"/>
          <w:sz w:val="24"/>
          <w:szCs w:val="24"/>
        </w:rPr>
        <w:t xml:space="preserve"> racist preferences). Deservingness</w:t>
      </w:r>
      <w:r w:rsidRPr="008372F6">
        <w:rPr>
          <w:rFonts w:ascii="Arial" w:hAnsi="Arial" w:cs="Arial"/>
          <w:spacing w:val="-9"/>
          <w:w w:val="105"/>
          <w:sz w:val="24"/>
          <w:szCs w:val="24"/>
        </w:rPr>
        <w:t xml:space="preserve"> </w:t>
      </w:r>
      <w:r w:rsidRPr="008372F6">
        <w:rPr>
          <w:rFonts w:ascii="Arial" w:hAnsi="Arial" w:cs="Arial"/>
          <w:w w:val="105"/>
          <w:sz w:val="24"/>
          <w:szCs w:val="24"/>
        </w:rPr>
        <w:t>opinions</w:t>
      </w:r>
      <w:r w:rsidRPr="008372F6">
        <w:rPr>
          <w:rFonts w:ascii="Arial" w:hAnsi="Arial" w:cs="Arial"/>
          <w:spacing w:val="-9"/>
          <w:w w:val="105"/>
          <w:sz w:val="24"/>
          <w:szCs w:val="24"/>
        </w:rPr>
        <w:t xml:space="preserve"> </w:t>
      </w:r>
      <w:r w:rsidRPr="008372F6">
        <w:rPr>
          <w:rFonts w:ascii="Arial" w:hAnsi="Arial" w:cs="Arial"/>
          <w:w w:val="105"/>
          <w:sz w:val="24"/>
          <w:szCs w:val="24"/>
        </w:rPr>
        <w:t>are</w:t>
      </w:r>
      <w:r w:rsidRPr="008372F6">
        <w:rPr>
          <w:rFonts w:ascii="Arial" w:hAnsi="Arial" w:cs="Arial"/>
          <w:spacing w:val="-9"/>
          <w:w w:val="105"/>
          <w:sz w:val="24"/>
          <w:szCs w:val="24"/>
        </w:rPr>
        <w:t xml:space="preserve"> </w:t>
      </w:r>
      <w:r w:rsidRPr="008372F6">
        <w:rPr>
          <w:rFonts w:ascii="Arial" w:hAnsi="Arial" w:cs="Arial"/>
          <w:w w:val="105"/>
          <w:sz w:val="24"/>
          <w:szCs w:val="24"/>
        </w:rPr>
        <w:t>also</w:t>
      </w:r>
      <w:r w:rsidRPr="008372F6">
        <w:rPr>
          <w:rFonts w:ascii="Arial" w:hAnsi="Arial" w:cs="Arial"/>
          <w:spacing w:val="-10"/>
          <w:w w:val="105"/>
          <w:sz w:val="24"/>
          <w:szCs w:val="24"/>
        </w:rPr>
        <w:t xml:space="preserve"> </w:t>
      </w:r>
      <w:r w:rsidRPr="008372F6">
        <w:rPr>
          <w:rFonts w:ascii="Arial" w:hAnsi="Arial" w:cs="Arial"/>
          <w:w w:val="105"/>
          <w:sz w:val="24"/>
          <w:szCs w:val="24"/>
        </w:rPr>
        <w:t>shaped</w:t>
      </w:r>
      <w:r w:rsidRPr="008372F6">
        <w:rPr>
          <w:rFonts w:ascii="Arial" w:hAnsi="Arial" w:cs="Arial"/>
          <w:spacing w:val="-10"/>
          <w:w w:val="105"/>
          <w:sz w:val="24"/>
          <w:szCs w:val="24"/>
        </w:rPr>
        <w:t xml:space="preserve"> </w:t>
      </w:r>
      <w:r w:rsidRPr="008372F6">
        <w:rPr>
          <w:rFonts w:ascii="Arial" w:hAnsi="Arial" w:cs="Arial"/>
          <w:w w:val="105"/>
          <w:sz w:val="24"/>
          <w:szCs w:val="24"/>
        </w:rPr>
        <w:t>by</w:t>
      </w:r>
      <w:r w:rsidRPr="008372F6">
        <w:rPr>
          <w:rFonts w:ascii="Arial" w:hAnsi="Arial" w:cs="Arial"/>
          <w:spacing w:val="-10"/>
          <w:w w:val="105"/>
          <w:sz w:val="24"/>
          <w:szCs w:val="24"/>
        </w:rPr>
        <w:t xml:space="preserve"> </w:t>
      </w:r>
      <w:r w:rsidRPr="008372F6">
        <w:rPr>
          <w:rFonts w:ascii="Arial" w:hAnsi="Arial" w:cs="Arial"/>
          <w:w w:val="105"/>
          <w:sz w:val="24"/>
          <w:szCs w:val="24"/>
        </w:rPr>
        <w:t>individuals’</w:t>
      </w:r>
      <w:r w:rsidRPr="008372F6">
        <w:rPr>
          <w:rFonts w:ascii="Arial" w:hAnsi="Arial" w:cs="Arial"/>
          <w:spacing w:val="-10"/>
          <w:w w:val="105"/>
          <w:sz w:val="24"/>
          <w:szCs w:val="24"/>
        </w:rPr>
        <w:t xml:space="preserve"> </w:t>
      </w:r>
      <w:r w:rsidRPr="008372F6">
        <w:rPr>
          <w:rFonts w:ascii="Arial" w:hAnsi="Arial" w:cs="Arial"/>
          <w:w w:val="105"/>
          <w:sz w:val="24"/>
          <w:szCs w:val="24"/>
        </w:rPr>
        <w:t>level</w:t>
      </w:r>
      <w:r w:rsidRPr="008372F6">
        <w:rPr>
          <w:rFonts w:ascii="Arial" w:hAnsi="Arial" w:cs="Arial"/>
          <w:spacing w:val="-10"/>
          <w:w w:val="105"/>
          <w:sz w:val="24"/>
          <w:szCs w:val="24"/>
        </w:rPr>
        <w:t xml:space="preserve"> </w:t>
      </w:r>
      <w:r w:rsidRPr="008372F6">
        <w:rPr>
          <w:rFonts w:ascii="Arial" w:hAnsi="Arial" w:cs="Arial"/>
          <w:w w:val="105"/>
          <w:sz w:val="24"/>
          <w:szCs w:val="24"/>
        </w:rPr>
        <w:t>of</w:t>
      </w:r>
      <w:r w:rsidRPr="008372F6">
        <w:rPr>
          <w:rFonts w:ascii="Arial" w:hAnsi="Arial" w:cs="Arial"/>
          <w:spacing w:val="-10"/>
          <w:w w:val="105"/>
          <w:sz w:val="24"/>
          <w:szCs w:val="24"/>
        </w:rPr>
        <w:t xml:space="preserve"> </w:t>
      </w:r>
      <w:r w:rsidRPr="008372F6">
        <w:rPr>
          <w:rFonts w:ascii="Arial" w:hAnsi="Arial" w:cs="Arial"/>
          <w:w w:val="105"/>
          <w:sz w:val="24"/>
          <w:szCs w:val="24"/>
        </w:rPr>
        <w:t>understanding</w:t>
      </w:r>
      <w:r w:rsidRPr="008372F6">
        <w:rPr>
          <w:rFonts w:ascii="Arial" w:hAnsi="Arial" w:cs="Arial"/>
          <w:spacing w:val="-10"/>
          <w:w w:val="105"/>
          <w:sz w:val="24"/>
          <w:szCs w:val="24"/>
        </w:rPr>
        <w:t xml:space="preserve"> </w:t>
      </w:r>
      <w:r w:rsidRPr="008372F6">
        <w:rPr>
          <w:rFonts w:ascii="Arial" w:hAnsi="Arial" w:cs="Arial"/>
          <w:w w:val="105"/>
          <w:sz w:val="24"/>
          <w:szCs w:val="24"/>
        </w:rPr>
        <w:t>of</w:t>
      </w:r>
      <w:r w:rsidRPr="008372F6">
        <w:rPr>
          <w:rFonts w:ascii="Arial" w:hAnsi="Arial" w:cs="Arial"/>
          <w:spacing w:val="-10"/>
          <w:w w:val="105"/>
          <w:sz w:val="24"/>
          <w:szCs w:val="24"/>
        </w:rPr>
        <w:t xml:space="preserve"> </w:t>
      </w:r>
      <w:r w:rsidRPr="008372F6">
        <w:rPr>
          <w:rFonts w:ascii="Arial" w:hAnsi="Arial" w:cs="Arial"/>
          <w:w w:val="105"/>
          <w:sz w:val="24"/>
          <w:szCs w:val="24"/>
        </w:rPr>
        <w:t>the</w:t>
      </w:r>
      <w:r w:rsidRPr="008372F6">
        <w:rPr>
          <w:rFonts w:ascii="Arial" w:hAnsi="Arial" w:cs="Arial"/>
          <w:spacing w:val="-9"/>
          <w:w w:val="105"/>
          <w:sz w:val="24"/>
          <w:szCs w:val="24"/>
        </w:rPr>
        <w:t xml:space="preserve"> </w:t>
      </w:r>
      <w:r w:rsidRPr="008372F6">
        <w:rPr>
          <w:rFonts w:ascii="Arial" w:hAnsi="Arial" w:cs="Arial"/>
          <w:w w:val="105"/>
          <w:sz w:val="24"/>
          <w:szCs w:val="24"/>
        </w:rPr>
        <w:t>topic,</w:t>
      </w:r>
      <w:r w:rsidRPr="008372F6">
        <w:rPr>
          <w:rFonts w:ascii="Arial" w:hAnsi="Arial" w:cs="Arial"/>
          <w:spacing w:val="-7"/>
          <w:w w:val="105"/>
          <w:sz w:val="24"/>
          <w:szCs w:val="24"/>
        </w:rPr>
        <w:t xml:space="preserve"> </w:t>
      </w:r>
      <w:r w:rsidRPr="008372F6">
        <w:rPr>
          <w:rFonts w:ascii="Arial" w:hAnsi="Arial" w:cs="Arial"/>
          <w:w w:val="105"/>
          <w:sz w:val="24"/>
          <w:szCs w:val="24"/>
        </w:rPr>
        <w:t>which</w:t>
      </w:r>
      <w:r w:rsidRPr="008372F6">
        <w:rPr>
          <w:rFonts w:ascii="Arial" w:hAnsi="Arial" w:cs="Arial"/>
          <w:spacing w:val="-10"/>
          <w:w w:val="105"/>
          <w:sz w:val="24"/>
          <w:szCs w:val="24"/>
        </w:rPr>
        <w:t xml:space="preserve"> </w:t>
      </w:r>
      <w:r w:rsidRPr="008372F6">
        <w:rPr>
          <w:rFonts w:ascii="Arial" w:hAnsi="Arial" w:cs="Arial"/>
          <w:w w:val="105"/>
          <w:sz w:val="24"/>
          <w:szCs w:val="24"/>
        </w:rPr>
        <w:t>may explain why the public and policymakers often prioriti</w:t>
      </w:r>
      <w:ins w:id="289" w:author="Microsoft Office User" w:date="2026-09-11T09:39:00Z">
        <w:r w:rsidR="002E5AF1" w:rsidRPr="008372F6">
          <w:rPr>
            <w:rFonts w:ascii="Arial" w:hAnsi="Arial" w:cs="Arial"/>
            <w:w w:val="105"/>
            <w:sz w:val="24"/>
            <w:szCs w:val="24"/>
          </w:rPr>
          <w:t>z</w:t>
        </w:r>
      </w:ins>
      <w:del w:id="290" w:author="Microsoft Office User" w:date="2026-09-11T09:39:00Z">
        <w:r w:rsidRPr="008372F6" w:rsidDel="002E5AF1">
          <w:rPr>
            <w:rFonts w:ascii="Arial" w:hAnsi="Arial" w:cs="Arial"/>
            <w:w w:val="105"/>
            <w:sz w:val="24"/>
            <w:szCs w:val="24"/>
          </w:rPr>
          <w:delText>s</w:delText>
        </w:r>
      </w:del>
      <w:r w:rsidRPr="008372F6">
        <w:rPr>
          <w:rFonts w:ascii="Arial" w:hAnsi="Arial" w:cs="Arial"/>
          <w:w w:val="105"/>
          <w:sz w:val="24"/>
          <w:szCs w:val="24"/>
        </w:rPr>
        <w:t>e different values. Citizens’ views may be more</w:t>
      </w:r>
      <w:r w:rsidRPr="008372F6">
        <w:rPr>
          <w:rFonts w:ascii="Arial" w:hAnsi="Arial" w:cs="Arial"/>
          <w:spacing w:val="-7"/>
          <w:w w:val="105"/>
          <w:sz w:val="24"/>
          <w:szCs w:val="24"/>
        </w:rPr>
        <w:t xml:space="preserve"> </w:t>
      </w:r>
      <w:r w:rsidRPr="008372F6">
        <w:rPr>
          <w:rFonts w:ascii="Arial" w:hAnsi="Arial" w:cs="Arial"/>
          <w:w w:val="105"/>
          <w:sz w:val="24"/>
          <w:szCs w:val="24"/>
        </w:rPr>
        <w:t>influenced</w:t>
      </w:r>
      <w:r w:rsidRPr="008372F6">
        <w:rPr>
          <w:rFonts w:ascii="Arial" w:hAnsi="Arial" w:cs="Arial"/>
          <w:spacing w:val="-7"/>
          <w:w w:val="105"/>
          <w:sz w:val="24"/>
          <w:szCs w:val="24"/>
        </w:rPr>
        <w:t xml:space="preserve"> </w:t>
      </w:r>
      <w:r w:rsidRPr="008372F6">
        <w:rPr>
          <w:rFonts w:ascii="Arial" w:hAnsi="Arial" w:cs="Arial"/>
          <w:w w:val="105"/>
          <w:sz w:val="24"/>
          <w:szCs w:val="24"/>
        </w:rPr>
        <w:t>by</w:t>
      </w:r>
      <w:r w:rsidRPr="008372F6">
        <w:rPr>
          <w:rFonts w:ascii="Arial" w:hAnsi="Arial" w:cs="Arial"/>
          <w:spacing w:val="-7"/>
          <w:w w:val="105"/>
          <w:sz w:val="24"/>
          <w:szCs w:val="24"/>
        </w:rPr>
        <w:t xml:space="preserve"> </w:t>
      </w:r>
      <w:r w:rsidRPr="008372F6">
        <w:rPr>
          <w:rFonts w:ascii="Arial" w:hAnsi="Arial" w:cs="Arial"/>
          <w:w w:val="105"/>
          <w:sz w:val="24"/>
          <w:szCs w:val="24"/>
        </w:rPr>
        <w:t>simple</w:t>
      </w:r>
      <w:r w:rsidRPr="008372F6">
        <w:rPr>
          <w:rFonts w:ascii="Arial" w:hAnsi="Arial" w:cs="Arial"/>
          <w:spacing w:val="-6"/>
          <w:w w:val="105"/>
          <w:sz w:val="24"/>
          <w:szCs w:val="24"/>
        </w:rPr>
        <w:t xml:space="preserve"> </w:t>
      </w:r>
      <w:r w:rsidRPr="008372F6">
        <w:rPr>
          <w:rFonts w:ascii="Arial" w:hAnsi="Arial" w:cs="Arial"/>
          <w:w w:val="105"/>
          <w:sz w:val="24"/>
          <w:szCs w:val="24"/>
        </w:rPr>
        <w:t>deservingness</w:t>
      </w:r>
      <w:r w:rsidRPr="008372F6">
        <w:rPr>
          <w:rFonts w:ascii="Arial" w:hAnsi="Arial" w:cs="Arial"/>
          <w:spacing w:val="-6"/>
          <w:w w:val="105"/>
          <w:sz w:val="24"/>
          <w:szCs w:val="24"/>
        </w:rPr>
        <w:t xml:space="preserve"> </w:t>
      </w:r>
      <w:r w:rsidRPr="008372F6">
        <w:rPr>
          <w:rFonts w:ascii="Arial" w:hAnsi="Arial" w:cs="Arial"/>
          <w:w w:val="105"/>
          <w:sz w:val="24"/>
          <w:szCs w:val="24"/>
        </w:rPr>
        <w:t>heuristics,</w:t>
      </w:r>
      <w:r w:rsidRPr="008372F6">
        <w:rPr>
          <w:rFonts w:ascii="Arial" w:hAnsi="Arial" w:cs="Arial"/>
          <w:spacing w:val="-6"/>
          <w:w w:val="105"/>
          <w:sz w:val="24"/>
          <w:szCs w:val="24"/>
        </w:rPr>
        <w:t xml:space="preserve"> </w:t>
      </w:r>
      <w:r w:rsidRPr="008372F6">
        <w:rPr>
          <w:rFonts w:ascii="Arial" w:hAnsi="Arial" w:cs="Arial"/>
          <w:w w:val="105"/>
          <w:sz w:val="24"/>
          <w:szCs w:val="24"/>
        </w:rPr>
        <w:t>while</w:t>
      </w:r>
      <w:r w:rsidRPr="008372F6">
        <w:rPr>
          <w:rFonts w:ascii="Arial" w:hAnsi="Arial" w:cs="Arial"/>
          <w:spacing w:val="-7"/>
          <w:w w:val="105"/>
          <w:sz w:val="24"/>
          <w:szCs w:val="24"/>
        </w:rPr>
        <w:t xml:space="preserve"> </w:t>
      </w:r>
      <w:r w:rsidRPr="008372F6">
        <w:rPr>
          <w:rFonts w:ascii="Arial" w:hAnsi="Arial" w:cs="Arial"/>
          <w:w w:val="105"/>
          <w:sz w:val="24"/>
          <w:szCs w:val="24"/>
        </w:rPr>
        <w:t>policymakers</w:t>
      </w:r>
      <w:r w:rsidRPr="008372F6">
        <w:rPr>
          <w:rFonts w:ascii="Arial" w:hAnsi="Arial" w:cs="Arial"/>
          <w:spacing w:val="-6"/>
          <w:w w:val="105"/>
          <w:sz w:val="24"/>
          <w:szCs w:val="24"/>
        </w:rPr>
        <w:t xml:space="preserve"> </w:t>
      </w:r>
      <w:r w:rsidRPr="008372F6">
        <w:rPr>
          <w:rFonts w:ascii="Arial" w:hAnsi="Arial" w:cs="Arial"/>
          <w:w w:val="105"/>
          <w:sz w:val="24"/>
          <w:szCs w:val="24"/>
        </w:rPr>
        <w:t>more</w:t>
      </w:r>
      <w:r w:rsidRPr="008372F6">
        <w:rPr>
          <w:rFonts w:ascii="Arial" w:hAnsi="Arial" w:cs="Arial"/>
          <w:spacing w:val="-7"/>
          <w:w w:val="105"/>
          <w:sz w:val="24"/>
          <w:szCs w:val="24"/>
        </w:rPr>
        <w:t xml:space="preserve"> </w:t>
      </w:r>
      <w:r w:rsidRPr="008372F6">
        <w:rPr>
          <w:rFonts w:ascii="Arial" w:hAnsi="Arial" w:cs="Arial"/>
          <w:w w:val="105"/>
          <w:sz w:val="24"/>
          <w:szCs w:val="24"/>
        </w:rPr>
        <w:t>familiar</w:t>
      </w:r>
      <w:r w:rsidRPr="008372F6">
        <w:rPr>
          <w:rFonts w:ascii="Arial" w:hAnsi="Arial" w:cs="Arial"/>
          <w:spacing w:val="-7"/>
          <w:w w:val="105"/>
          <w:sz w:val="24"/>
          <w:szCs w:val="24"/>
        </w:rPr>
        <w:t xml:space="preserve"> </w:t>
      </w:r>
      <w:r w:rsidRPr="008372F6">
        <w:rPr>
          <w:rFonts w:ascii="Arial" w:hAnsi="Arial" w:cs="Arial"/>
          <w:w w:val="105"/>
          <w:sz w:val="24"/>
          <w:szCs w:val="24"/>
        </w:rPr>
        <w:t>with</w:t>
      </w:r>
      <w:r w:rsidRPr="008372F6">
        <w:rPr>
          <w:rFonts w:ascii="Arial" w:hAnsi="Arial" w:cs="Arial"/>
          <w:spacing w:val="-7"/>
          <w:w w:val="105"/>
          <w:sz w:val="24"/>
          <w:szCs w:val="24"/>
        </w:rPr>
        <w:t xml:space="preserve"> </w:t>
      </w:r>
      <w:r w:rsidRPr="008372F6">
        <w:rPr>
          <w:rFonts w:ascii="Arial" w:hAnsi="Arial" w:cs="Arial"/>
          <w:w w:val="105"/>
          <w:sz w:val="24"/>
          <w:szCs w:val="24"/>
        </w:rPr>
        <w:t>the</w:t>
      </w:r>
      <w:r w:rsidRPr="008372F6">
        <w:rPr>
          <w:rFonts w:ascii="Arial" w:hAnsi="Arial" w:cs="Arial"/>
          <w:spacing w:val="-6"/>
          <w:w w:val="105"/>
          <w:sz w:val="24"/>
          <w:szCs w:val="24"/>
        </w:rPr>
        <w:t xml:space="preserve"> </w:t>
      </w:r>
      <w:r w:rsidRPr="008372F6">
        <w:rPr>
          <w:rFonts w:ascii="Arial" w:hAnsi="Arial" w:cs="Arial"/>
          <w:w w:val="105"/>
          <w:sz w:val="24"/>
          <w:szCs w:val="24"/>
        </w:rPr>
        <w:t>issues tend</w:t>
      </w:r>
      <w:r w:rsidRPr="008372F6">
        <w:rPr>
          <w:rFonts w:ascii="Arial" w:hAnsi="Arial" w:cs="Arial"/>
          <w:spacing w:val="28"/>
          <w:w w:val="105"/>
          <w:sz w:val="24"/>
          <w:szCs w:val="24"/>
        </w:rPr>
        <w:t xml:space="preserve"> </w:t>
      </w:r>
      <w:r w:rsidRPr="008372F6">
        <w:rPr>
          <w:rFonts w:ascii="Arial" w:hAnsi="Arial" w:cs="Arial"/>
          <w:w w:val="105"/>
          <w:sz w:val="24"/>
          <w:szCs w:val="24"/>
        </w:rPr>
        <w:t>to</w:t>
      </w:r>
      <w:r w:rsidRPr="008372F6">
        <w:rPr>
          <w:rFonts w:ascii="Arial" w:hAnsi="Arial" w:cs="Arial"/>
          <w:spacing w:val="28"/>
          <w:w w:val="105"/>
          <w:sz w:val="24"/>
          <w:szCs w:val="24"/>
        </w:rPr>
        <w:t xml:space="preserve"> </w:t>
      </w:r>
      <w:r w:rsidRPr="008372F6">
        <w:rPr>
          <w:rFonts w:ascii="Arial" w:hAnsi="Arial" w:cs="Arial"/>
          <w:w w:val="105"/>
          <w:sz w:val="24"/>
          <w:szCs w:val="24"/>
        </w:rPr>
        <w:t>consider</w:t>
      </w:r>
      <w:r w:rsidRPr="008372F6">
        <w:rPr>
          <w:rFonts w:ascii="Arial" w:hAnsi="Arial" w:cs="Arial"/>
          <w:spacing w:val="28"/>
          <w:w w:val="105"/>
          <w:sz w:val="24"/>
          <w:szCs w:val="24"/>
        </w:rPr>
        <w:t xml:space="preserve"> </w:t>
      </w:r>
      <w:r w:rsidRPr="008372F6">
        <w:rPr>
          <w:rFonts w:ascii="Arial" w:hAnsi="Arial" w:cs="Arial"/>
          <w:w w:val="105"/>
          <w:sz w:val="24"/>
          <w:szCs w:val="24"/>
        </w:rPr>
        <w:t>a</w:t>
      </w:r>
      <w:r w:rsidRPr="008372F6">
        <w:rPr>
          <w:rFonts w:ascii="Arial" w:hAnsi="Arial" w:cs="Arial"/>
          <w:spacing w:val="28"/>
          <w:w w:val="105"/>
          <w:sz w:val="24"/>
          <w:szCs w:val="24"/>
        </w:rPr>
        <w:t xml:space="preserve"> </w:t>
      </w:r>
      <w:r w:rsidRPr="008372F6">
        <w:rPr>
          <w:rFonts w:ascii="Arial" w:hAnsi="Arial" w:cs="Arial"/>
          <w:w w:val="105"/>
          <w:sz w:val="24"/>
          <w:szCs w:val="24"/>
        </w:rPr>
        <w:t>broader</w:t>
      </w:r>
      <w:r w:rsidRPr="008372F6">
        <w:rPr>
          <w:rFonts w:ascii="Arial" w:hAnsi="Arial" w:cs="Arial"/>
          <w:spacing w:val="28"/>
          <w:w w:val="105"/>
          <w:sz w:val="24"/>
          <w:szCs w:val="24"/>
        </w:rPr>
        <w:t xml:space="preserve"> </w:t>
      </w:r>
      <w:r w:rsidRPr="008372F6">
        <w:rPr>
          <w:rFonts w:ascii="Arial" w:hAnsi="Arial" w:cs="Arial"/>
          <w:w w:val="105"/>
          <w:sz w:val="24"/>
          <w:szCs w:val="24"/>
        </w:rPr>
        <w:t>array</w:t>
      </w:r>
      <w:r w:rsidRPr="008372F6">
        <w:rPr>
          <w:rFonts w:ascii="Arial" w:hAnsi="Arial" w:cs="Arial"/>
          <w:spacing w:val="28"/>
          <w:w w:val="105"/>
          <w:sz w:val="24"/>
          <w:szCs w:val="24"/>
        </w:rPr>
        <w:t xml:space="preserve"> </w:t>
      </w:r>
      <w:r w:rsidRPr="008372F6">
        <w:rPr>
          <w:rFonts w:ascii="Arial" w:hAnsi="Arial" w:cs="Arial"/>
          <w:w w:val="105"/>
          <w:sz w:val="24"/>
          <w:szCs w:val="24"/>
        </w:rPr>
        <w:t>of</w:t>
      </w:r>
      <w:r w:rsidRPr="008372F6">
        <w:rPr>
          <w:rFonts w:ascii="Arial" w:hAnsi="Arial" w:cs="Arial"/>
          <w:spacing w:val="28"/>
          <w:w w:val="105"/>
          <w:sz w:val="24"/>
          <w:szCs w:val="24"/>
        </w:rPr>
        <w:t xml:space="preserve"> </w:t>
      </w:r>
      <w:r w:rsidRPr="008372F6">
        <w:rPr>
          <w:rFonts w:ascii="Arial" w:hAnsi="Arial" w:cs="Arial"/>
          <w:w w:val="105"/>
          <w:sz w:val="24"/>
          <w:szCs w:val="24"/>
        </w:rPr>
        <w:t>perspectives</w:t>
      </w:r>
      <w:r w:rsidRPr="008372F6">
        <w:rPr>
          <w:rFonts w:ascii="Arial" w:hAnsi="Arial" w:cs="Arial"/>
          <w:spacing w:val="28"/>
          <w:w w:val="105"/>
          <w:sz w:val="24"/>
          <w:szCs w:val="24"/>
        </w:rPr>
        <w:t xml:space="preserve"> </w:t>
      </w:r>
      <w:r w:rsidRPr="008372F6">
        <w:rPr>
          <w:rFonts w:ascii="Arial" w:hAnsi="Arial" w:cs="Arial"/>
          <w:w w:val="105"/>
          <w:sz w:val="24"/>
          <w:szCs w:val="24"/>
        </w:rPr>
        <w:t>in</w:t>
      </w:r>
      <w:r w:rsidRPr="008372F6">
        <w:rPr>
          <w:rFonts w:ascii="Arial" w:hAnsi="Arial" w:cs="Arial"/>
          <w:spacing w:val="28"/>
          <w:w w:val="105"/>
          <w:sz w:val="24"/>
          <w:szCs w:val="24"/>
        </w:rPr>
        <w:t xml:space="preserve"> </w:t>
      </w:r>
      <w:r w:rsidRPr="008372F6">
        <w:rPr>
          <w:rFonts w:ascii="Arial" w:hAnsi="Arial" w:cs="Arial"/>
          <w:w w:val="105"/>
          <w:sz w:val="24"/>
          <w:szCs w:val="24"/>
        </w:rPr>
        <w:t>their</w:t>
      </w:r>
      <w:r w:rsidRPr="008372F6">
        <w:rPr>
          <w:rFonts w:ascii="Arial" w:hAnsi="Arial" w:cs="Arial"/>
          <w:spacing w:val="28"/>
          <w:w w:val="105"/>
          <w:sz w:val="24"/>
          <w:szCs w:val="24"/>
        </w:rPr>
        <w:t xml:space="preserve"> </w:t>
      </w:r>
      <w:r w:rsidRPr="008372F6">
        <w:rPr>
          <w:rFonts w:ascii="Arial" w:hAnsi="Arial" w:cs="Arial"/>
          <w:w w:val="105"/>
          <w:sz w:val="24"/>
          <w:szCs w:val="24"/>
        </w:rPr>
        <w:t>decisions</w:t>
      </w:r>
      <w:r w:rsidRPr="008372F6">
        <w:rPr>
          <w:rFonts w:ascii="Arial" w:hAnsi="Arial" w:cs="Arial"/>
          <w:spacing w:val="28"/>
          <w:w w:val="105"/>
          <w:sz w:val="24"/>
          <w:szCs w:val="24"/>
        </w:rPr>
        <w:t xml:space="preserve"> </w:t>
      </w:r>
      <w:r w:rsidRPr="008372F6">
        <w:rPr>
          <w:rFonts w:ascii="Arial" w:hAnsi="Arial" w:cs="Arial"/>
          <w:w w:val="105"/>
          <w:sz w:val="24"/>
          <w:szCs w:val="24"/>
        </w:rPr>
        <w:t>(Shah</w:t>
      </w:r>
      <w:r w:rsidRPr="008372F6">
        <w:rPr>
          <w:rFonts w:ascii="Arial" w:hAnsi="Arial" w:cs="Arial"/>
          <w:spacing w:val="28"/>
          <w:w w:val="105"/>
          <w:sz w:val="24"/>
          <w:szCs w:val="24"/>
        </w:rPr>
        <w:t xml:space="preserve"> </w:t>
      </w:r>
      <w:r w:rsidRPr="008372F6">
        <w:rPr>
          <w:rFonts w:ascii="Arial" w:hAnsi="Arial" w:cs="Arial"/>
          <w:w w:val="105"/>
          <w:sz w:val="24"/>
          <w:szCs w:val="24"/>
        </w:rPr>
        <w:t>et</w:t>
      </w:r>
      <w:r w:rsidRPr="008372F6">
        <w:rPr>
          <w:rFonts w:ascii="Arial" w:hAnsi="Arial" w:cs="Arial"/>
          <w:spacing w:val="28"/>
          <w:w w:val="105"/>
          <w:sz w:val="24"/>
          <w:szCs w:val="24"/>
        </w:rPr>
        <w:t xml:space="preserve"> </w:t>
      </w:r>
      <w:r w:rsidRPr="008372F6">
        <w:rPr>
          <w:rFonts w:ascii="Arial" w:hAnsi="Arial" w:cs="Arial"/>
          <w:w w:val="105"/>
          <w:sz w:val="24"/>
          <w:szCs w:val="24"/>
        </w:rPr>
        <w:t>al.</w:t>
      </w:r>
      <w:r w:rsidRPr="008372F6">
        <w:rPr>
          <w:rFonts w:ascii="Arial" w:hAnsi="Arial" w:cs="Arial"/>
          <w:spacing w:val="28"/>
          <w:w w:val="105"/>
          <w:sz w:val="24"/>
          <w:szCs w:val="24"/>
        </w:rPr>
        <w:t xml:space="preserve"> </w:t>
      </w:r>
      <w:hyperlink w:anchor="_bookmark92" w:history="1">
        <w:r w:rsidR="005D491A" w:rsidRPr="008372F6">
          <w:rPr>
            <w:rFonts w:ascii="Arial" w:hAnsi="Arial" w:cs="Arial"/>
            <w:w w:val="105"/>
            <w:sz w:val="24"/>
            <w:szCs w:val="24"/>
          </w:rPr>
          <w:t>2015;</w:t>
        </w:r>
      </w:hyperlink>
      <w:r w:rsidRPr="008372F6">
        <w:rPr>
          <w:rFonts w:ascii="Arial" w:hAnsi="Arial" w:cs="Arial"/>
          <w:spacing w:val="28"/>
          <w:w w:val="105"/>
          <w:sz w:val="24"/>
          <w:szCs w:val="24"/>
        </w:rPr>
        <w:t xml:space="preserve"> </w:t>
      </w:r>
      <w:r w:rsidRPr="008372F6">
        <w:rPr>
          <w:rFonts w:ascii="Arial" w:hAnsi="Arial" w:cs="Arial"/>
          <w:w w:val="105"/>
          <w:sz w:val="24"/>
          <w:szCs w:val="24"/>
        </w:rPr>
        <w:t>Van</w:t>
      </w:r>
      <w:r w:rsidRPr="008372F6">
        <w:rPr>
          <w:rFonts w:ascii="Arial" w:hAnsi="Arial" w:cs="Arial"/>
          <w:spacing w:val="28"/>
          <w:w w:val="105"/>
          <w:sz w:val="24"/>
          <w:szCs w:val="24"/>
        </w:rPr>
        <w:t xml:space="preserve"> </w:t>
      </w:r>
      <w:r w:rsidRPr="008372F6">
        <w:rPr>
          <w:rFonts w:ascii="Arial" w:hAnsi="Arial" w:cs="Arial"/>
          <w:w w:val="105"/>
          <w:sz w:val="24"/>
          <w:szCs w:val="24"/>
        </w:rPr>
        <w:t>Der</w:t>
      </w:r>
      <w:r w:rsidRPr="008372F6">
        <w:rPr>
          <w:rFonts w:ascii="Arial" w:hAnsi="Arial" w:cs="Arial"/>
          <w:spacing w:val="28"/>
          <w:w w:val="105"/>
          <w:sz w:val="24"/>
          <w:szCs w:val="24"/>
        </w:rPr>
        <w:t xml:space="preserve"> </w:t>
      </w:r>
      <w:r w:rsidRPr="008372F6">
        <w:rPr>
          <w:rFonts w:ascii="Arial" w:hAnsi="Arial" w:cs="Arial"/>
          <w:w w:val="105"/>
          <w:sz w:val="24"/>
          <w:szCs w:val="24"/>
        </w:rPr>
        <w:t xml:space="preserve">Aa et al. </w:t>
      </w:r>
      <w:hyperlink w:anchor="_bookmark101" w:history="1">
        <w:r w:rsidR="005D491A" w:rsidRPr="008372F6">
          <w:rPr>
            <w:rFonts w:ascii="Arial" w:hAnsi="Arial" w:cs="Arial"/>
            <w:w w:val="105"/>
            <w:sz w:val="24"/>
            <w:szCs w:val="24"/>
          </w:rPr>
          <w:t>2017;</w:t>
        </w:r>
      </w:hyperlink>
      <w:r w:rsidRPr="008372F6">
        <w:rPr>
          <w:rFonts w:ascii="Arial" w:hAnsi="Arial" w:cs="Arial"/>
          <w:w w:val="105"/>
          <w:sz w:val="24"/>
          <w:szCs w:val="24"/>
        </w:rPr>
        <w:t xml:space="preserve"> Jensen and Petersen </w:t>
      </w:r>
      <w:hyperlink w:anchor="_bookmark59" w:history="1">
        <w:r w:rsidR="005D491A" w:rsidRPr="008372F6">
          <w:rPr>
            <w:rFonts w:ascii="Arial" w:hAnsi="Arial" w:cs="Arial"/>
            <w:w w:val="105"/>
            <w:sz w:val="24"/>
            <w:szCs w:val="24"/>
          </w:rPr>
          <w:t>2017).</w:t>
        </w:r>
      </w:hyperlink>
    </w:p>
    <w:p w14:paraId="7F0B4B74" w14:textId="7E045E38"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Intuitive needs rooted in fear of death and the desire to preserve hope also create a vulnerability that</w:t>
      </w:r>
      <w:r w:rsidRPr="008372F6">
        <w:rPr>
          <w:rFonts w:ascii="Arial" w:hAnsi="Arial" w:cs="Arial"/>
          <w:spacing w:val="40"/>
          <w:w w:val="105"/>
          <w:sz w:val="24"/>
          <w:szCs w:val="24"/>
        </w:rPr>
        <w:t xml:space="preserve"> </w:t>
      </w:r>
      <w:r w:rsidRPr="008372F6">
        <w:rPr>
          <w:rFonts w:ascii="Arial" w:hAnsi="Arial" w:cs="Arial"/>
          <w:w w:val="105"/>
          <w:sz w:val="24"/>
          <w:szCs w:val="24"/>
        </w:rPr>
        <w:t>can</w:t>
      </w:r>
      <w:r w:rsidRPr="008372F6">
        <w:rPr>
          <w:rFonts w:ascii="Arial" w:hAnsi="Arial" w:cs="Arial"/>
          <w:spacing w:val="40"/>
          <w:w w:val="105"/>
          <w:sz w:val="24"/>
          <w:szCs w:val="24"/>
        </w:rPr>
        <w:t xml:space="preserve"> </w:t>
      </w:r>
      <w:r w:rsidRPr="008372F6">
        <w:rPr>
          <w:rFonts w:ascii="Arial" w:hAnsi="Arial" w:cs="Arial"/>
          <w:w w:val="105"/>
          <w:sz w:val="24"/>
          <w:szCs w:val="24"/>
        </w:rPr>
        <w:t>be</w:t>
      </w:r>
      <w:r w:rsidRPr="008372F6">
        <w:rPr>
          <w:rFonts w:ascii="Arial" w:hAnsi="Arial" w:cs="Arial"/>
          <w:spacing w:val="40"/>
          <w:w w:val="105"/>
          <w:sz w:val="24"/>
          <w:szCs w:val="24"/>
        </w:rPr>
        <w:t xml:space="preserve"> </w:t>
      </w:r>
      <w:r w:rsidRPr="008372F6">
        <w:rPr>
          <w:rFonts w:ascii="Arial" w:hAnsi="Arial" w:cs="Arial"/>
          <w:w w:val="105"/>
          <w:sz w:val="24"/>
          <w:szCs w:val="24"/>
        </w:rPr>
        <w:t>commercially</w:t>
      </w:r>
      <w:r w:rsidRPr="008372F6">
        <w:rPr>
          <w:rFonts w:ascii="Arial" w:hAnsi="Arial" w:cs="Arial"/>
          <w:spacing w:val="40"/>
          <w:w w:val="105"/>
          <w:sz w:val="24"/>
          <w:szCs w:val="24"/>
        </w:rPr>
        <w:t xml:space="preserve"> </w:t>
      </w:r>
      <w:r w:rsidRPr="008372F6">
        <w:rPr>
          <w:rFonts w:ascii="Arial" w:hAnsi="Arial" w:cs="Arial"/>
          <w:w w:val="105"/>
          <w:sz w:val="24"/>
          <w:szCs w:val="24"/>
        </w:rPr>
        <w:t>exploited.</w:t>
      </w:r>
      <w:r w:rsidRPr="008372F6">
        <w:rPr>
          <w:rFonts w:ascii="Arial" w:hAnsi="Arial" w:cs="Arial"/>
          <w:spacing w:val="80"/>
          <w:w w:val="105"/>
          <w:sz w:val="24"/>
          <w:szCs w:val="24"/>
        </w:rPr>
        <w:t xml:space="preserve"> </w:t>
      </w:r>
      <w:r w:rsidRPr="008372F6">
        <w:rPr>
          <w:rFonts w:ascii="Arial" w:hAnsi="Arial" w:cs="Arial"/>
          <w:w w:val="105"/>
          <w:sz w:val="24"/>
          <w:szCs w:val="24"/>
        </w:rPr>
        <w:t>In</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pharmaceutical</w:t>
      </w:r>
      <w:r w:rsidRPr="008372F6">
        <w:rPr>
          <w:rFonts w:ascii="Arial" w:hAnsi="Arial" w:cs="Arial"/>
          <w:spacing w:val="40"/>
          <w:w w:val="105"/>
          <w:sz w:val="24"/>
          <w:szCs w:val="24"/>
        </w:rPr>
        <w:t xml:space="preserve"> </w:t>
      </w:r>
      <w:r w:rsidRPr="008372F6">
        <w:rPr>
          <w:rFonts w:ascii="Arial" w:hAnsi="Arial" w:cs="Arial"/>
          <w:w w:val="105"/>
          <w:sz w:val="24"/>
          <w:szCs w:val="24"/>
        </w:rPr>
        <w:t>sector,</w:t>
      </w:r>
      <w:r w:rsidRPr="008372F6">
        <w:rPr>
          <w:rFonts w:ascii="Arial" w:hAnsi="Arial" w:cs="Arial"/>
          <w:spacing w:val="40"/>
          <w:w w:val="105"/>
          <w:sz w:val="24"/>
          <w:szCs w:val="24"/>
        </w:rPr>
        <w:t xml:space="preserve"> </w:t>
      </w:r>
      <w:r w:rsidRPr="008372F6">
        <w:rPr>
          <w:rFonts w:ascii="Arial" w:hAnsi="Arial" w:cs="Arial"/>
          <w:w w:val="105"/>
          <w:sz w:val="24"/>
          <w:szCs w:val="24"/>
        </w:rPr>
        <w:t>one</w:t>
      </w:r>
      <w:r w:rsidRPr="008372F6">
        <w:rPr>
          <w:rFonts w:ascii="Arial" w:hAnsi="Arial" w:cs="Arial"/>
          <w:spacing w:val="40"/>
          <w:w w:val="105"/>
          <w:sz w:val="24"/>
          <w:szCs w:val="24"/>
        </w:rPr>
        <w:t xml:space="preserve"> </w:t>
      </w:r>
      <w:r w:rsidRPr="008372F6">
        <w:rPr>
          <w:rFonts w:ascii="Arial" w:hAnsi="Arial" w:cs="Arial"/>
          <w:w w:val="105"/>
          <w:sz w:val="24"/>
          <w:szCs w:val="24"/>
        </w:rPr>
        <w:t>factor</w:t>
      </w:r>
      <w:r w:rsidRPr="008372F6">
        <w:rPr>
          <w:rFonts w:ascii="Arial" w:hAnsi="Arial" w:cs="Arial"/>
          <w:spacing w:val="40"/>
          <w:w w:val="105"/>
          <w:sz w:val="24"/>
          <w:szCs w:val="24"/>
        </w:rPr>
        <w:t xml:space="preserve"> </w:t>
      </w:r>
      <w:r w:rsidRPr="008372F6">
        <w:rPr>
          <w:rFonts w:ascii="Arial" w:hAnsi="Arial" w:cs="Arial"/>
          <w:w w:val="105"/>
          <w:sz w:val="24"/>
          <w:szCs w:val="24"/>
        </w:rPr>
        <w:t>to</w:t>
      </w:r>
      <w:r w:rsidRPr="008372F6">
        <w:rPr>
          <w:rFonts w:ascii="Arial" w:hAnsi="Arial" w:cs="Arial"/>
          <w:spacing w:val="40"/>
          <w:w w:val="105"/>
          <w:sz w:val="24"/>
          <w:szCs w:val="24"/>
        </w:rPr>
        <w:t xml:space="preserve"> </w:t>
      </w:r>
      <w:r w:rsidRPr="008372F6">
        <w:rPr>
          <w:rFonts w:ascii="Arial" w:hAnsi="Arial" w:cs="Arial"/>
          <w:w w:val="105"/>
          <w:sz w:val="24"/>
          <w:szCs w:val="24"/>
        </w:rPr>
        <w:t>acknowledge</w:t>
      </w:r>
      <w:r w:rsidRPr="008372F6">
        <w:rPr>
          <w:rFonts w:ascii="Arial" w:hAnsi="Arial" w:cs="Arial"/>
          <w:spacing w:val="40"/>
          <w:w w:val="105"/>
          <w:sz w:val="24"/>
          <w:szCs w:val="24"/>
        </w:rPr>
        <w:t xml:space="preserve"> </w:t>
      </w:r>
      <w:r w:rsidRPr="008372F6">
        <w:rPr>
          <w:rFonts w:ascii="Arial" w:hAnsi="Arial" w:cs="Arial"/>
          <w:w w:val="105"/>
          <w:sz w:val="24"/>
          <w:szCs w:val="24"/>
        </w:rPr>
        <w:t>is the intervention of well-resourced industry lobbies, capable of deploying costly strategies to pursue and protect their interests (Greer</w:t>
      </w:r>
      <w:ins w:id="291" w:author="Microsoft Office User" w:date="2026-09-11T15:30:00Z">
        <w:r w:rsidR="000B052A" w:rsidRPr="008372F6">
          <w:rPr>
            <w:rFonts w:ascii="Arial" w:hAnsi="Arial" w:cs="Arial"/>
            <w:w w:val="105"/>
            <w:sz w:val="24"/>
            <w:szCs w:val="24"/>
          </w:rPr>
          <w:t xml:space="preserve"> et al.</w:t>
        </w:r>
      </w:ins>
      <w:del w:id="292" w:author="Microsoft Office User" w:date="2026-09-11T15:30:00Z">
        <w:r w:rsidRPr="008372F6" w:rsidDel="000B052A">
          <w:rPr>
            <w:rFonts w:ascii="Arial" w:hAnsi="Arial" w:cs="Arial"/>
            <w:w w:val="105"/>
            <w:sz w:val="24"/>
            <w:szCs w:val="24"/>
          </w:rPr>
          <w:delText>, Wismar, and Figueras</w:delText>
        </w:r>
      </w:del>
      <w:r w:rsidRPr="008372F6">
        <w:rPr>
          <w:rFonts w:ascii="Arial" w:hAnsi="Arial" w:cs="Arial"/>
          <w:w w:val="105"/>
          <w:sz w:val="24"/>
          <w:szCs w:val="24"/>
        </w:rPr>
        <w:t xml:space="preserve"> </w:t>
      </w:r>
      <w:hyperlink w:anchor="_bookmark49" w:history="1">
        <w:r w:rsidR="005D491A" w:rsidRPr="008372F6">
          <w:rPr>
            <w:rFonts w:ascii="Arial" w:hAnsi="Arial" w:cs="Arial"/>
            <w:w w:val="105"/>
            <w:sz w:val="24"/>
            <w:szCs w:val="24"/>
          </w:rPr>
          <w:t>2016).</w:t>
        </w:r>
      </w:hyperlink>
      <w:r w:rsidRPr="008372F6">
        <w:rPr>
          <w:rFonts w:ascii="Arial" w:hAnsi="Arial" w:cs="Arial"/>
          <w:w w:val="105"/>
          <w:sz w:val="24"/>
          <w:szCs w:val="24"/>
        </w:rPr>
        <w:t xml:space="preserve"> Close ties between</w:t>
      </w:r>
      <w:ins w:id="293" w:author="Héctor Bahamonde" w:date="2026-09-19T11:52:00Z" w16du:dateUtc="2026-09-19T09:52:00Z">
        <w:r w:rsidR="00B97226">
          <w:rPr>
            <w:rFonts w:ascii="Arial" w:hAnsi="Arial" w:cs="Arial"/>
            <w:w w:val="105"/>
            <w:sz w:val="24"/>
            <w:szCs w:val="24"/>
          </w:rPr>
          <w:t xml:space="preserve"> the</w:t>
        </w:r>
      </w:ins>
      <w:r w:rsidRPr="008372F6">
        <w:rPr>
          <w:rFonts w:ascii="Arial" w:hAnsi="Arial" w:cs="Arial"/>
          <w:w w:val="105"/>
          <w:sz w:val="24"/>
          <w:szCs w:val="24"/>
        </w:rPr>
        <w:t xml:space="preserve"> pharmaceutical industry and patient organi</w:t>
      </w:r>
      <w:ins w:id="294" w:author="Microsoft Office User" w:date="2026-09-11T14:40:00Z">
        <w:r w:rsidR="00F157A9" w:rsidRPr="008372F6">
          <w:rPr>
            <w:rFonts w:ascii="Arial" w:hAnsi="Arial" w:cs="Arial"/>
            <w:w w:val="105"/>
            <w:sz w:val="24"/>
            <w:szCs w:val="24"/>
          </w:rPr>
          <w:t>z</w:t>
        </w:r>
      </w:ins>
      <w:del w:id="295" w:author="Microsoft Office User" w:date="2026-09-11T14:40:00Z">
        <w:r w:rsidRPr="008372F6" w:rsidDel="00F157A9">
          <w:rPr>
            <w:rFonts w:ascii="Arial" w:hAnsi="Arial" w:cs="Arial"/>
            <w:w w:val="105"/>
            <w:sz w:val="24"/>
            <w:szCs w:val="24"/>
          </w:rPr>
          <w:delText>s</w:delText>
        </w:r>
      </w:del>
      <w:r w:rsidRPr="008372F6">
        <w:rPr>
          <w:rFonts w:ascii="Arial" w:hAnsi="Arial" w:cs="Arial"/>
          <w:w w:val="105"/>
          <w:sz w:val="24"/>
          <w:szCs w:val="24"/>
        </w:rPr>
        <w:t xml:space="preserve">ations are well known, including likely commercially motivated funding pursuits (Mulinari et al. </w:t>
      </w:r>
      <w:hyperlink w:anchor="_bookmark79" w:history="1">
        <w:r w:rsidR="005D491A" w:rsidRPr="008372F6">
          <w:rPr>
            <w:rFonts w:ascii="Arial" w:hAnsi="Arial" w:cs="Arial"/>
            <w:w w:val="105"/>
            <w:sz w:val="24"/>
            <w:szCs w:val="24"/>
          </w:rPr>
          <w:t>2020;</w:t>
        </w:r>
      </w:hyperlink>
      <w:r w:rsidRPr="008372F6">
        <w:rPr>
          <w:rFonts w:ascii="Arial" w:hAnsi="Arial" w:cs="Arial"/>
          <w:w w:val="105"/>
          <w:sz w:val="24"/>
          <w:szCs w:val="24"/>
        </w:rPr>
        <w:t xml:space="preserve"> Fabbri et al. </w:t>
      </w:r>
      <w:hyperlink w:anchor="_bookmark41" w:history="1">
        <w:r w:rsidR="005D491A" w:rsidRPr="008372F6">
          <w:rPr>
            <w:rFonts w:ascii="Arial" w:hAnsi="Arial" w:cs="Arial"/>
            <w:w w:val="105"/>
            <w:sz w:val="24"/>
            <w:szCs w:val="24"/>
          </w:rPr>
          <w:t>2020).</w:t>
        </w:r>
      </w:hyperlink>
      <w:r w:rsidRPr="008372F6">
        <w:rPr>
          <w:rFonts w:ascii="Arial" w:hAnsi="Arial" w:cs="Arial"/>
          <w:w w:val="105"/>
          <w:sz w:val="24"/>
          <w:szCs w:val="24"/>
        </w:rPr>
        <w:t xml:space="preserve"> These stakeholders share interests in terms of promoting patient access to novel therapies</w:t>
      </w:r>
      <w:ins w:id="296" w:author="Héctor Bahamonde" w:date="2026-09-19T11:52:00Z" w16du:dateUtc="2026-09-19T09:52:00Z">
        <w:r w:rsidR="00135068">
          <w:rPr>
            <w:rFonts w:ascii="Arial" w:hAnsi="Arial" w:cs="Arial"/>
            <w:w w:val="105"/>
            <w:sz w:val="24"/>
            <w:szCs w:val="24"/>
          </w:rPr>
          <w:t>;</w:t>
        </w:r>
      </w:ins>
      <w:del w:id="297" w:author="Héctor Bahamonde" w:date="2026-09-19T11:52:00Z" w16du:dateUtc="2026-09-19T09:52:00Z">
        <w:r w:rsidRPr="008372F6" w:rsidDel="00135068">
          <w:rPr>
            <w:rFonts w:ascii="Arial" w:hAnsi="Arial" w:cs="Arial"/>
            <w:w w:val="105"/>
            <w:sz w:val="24"/>
            <w:szCs w:val="24"/>
          </w:rPr>
          <w:delText>,</w:delText>
        </w:r>
      </w:del>
      <w:r w:rsidRPr="008372F6">
        <w:rPr>
          <w:rFonts w:ascii="Arial" w:hAnsi="Arial" w:cs="Arial"/>
          <w:w w:val="105"/>
          <w:sz w:val="24"/>
          <w:szCs w:val="24"/>
        </w:rPr>
        <w:t xml:space="preserve"> however, this also creates pathways through which the industry</w:t>
      </w:r>
      <w:r w:rsidRPr="008372F6">
        <w:rPr>
          <w:rFonts w:ascii="Arial" w:hAnsi="Arial" w:cs="Arial"/>
          <w:spacing w:val="-3"/>
          <w:w w:val="105"/>
          <w:sz w:val="24"/>
          <w:szCs w:val="24"/>
        </w:rPr>
        <w:t xml:space="preserve"> </w:t>
      </w:r>
      <w:r w:rsidRPr="008372F6">
        <w:rPr>
          <w:rFonts w:ascii="Arial" w:hAnsi="Arial" w:cs="Arial"/>
          <w:w w:val="105"/>
          <w:sz w:val="24"/>
          <w:szCs w:val="24"/>
        </w:rPr>
        <w:t>may</w:t>
      </w:r>
      <w:r w:rsidRPr="008372F6">
        <w:rPr>
          <w:rFonts w:ascii="Arial" w:hAnsi="Arial" w:cs="Arial"/>
          <w:spacing w:val="-3"/>
          <w:w w:val="105"/>
          <w:sz w:val="24"/>
          <w:szCs w:val="24"/>
        </w:rPr>
        <w:t xml:space="preserve"> </w:t>
      </w:r>
      <w:r w:rsidRPr="008372F6">
        <w:rPr>
          <w:rFonts w:ascii="Arial" w:hAnsi="Arial" w:cs="Arial"/>
          <w:w w:val="105"/>
          <w:sz w:val="24"/>
          <w:szCs w:val="24"/>
        </w:rPr>
        <w:t>exert</w:t>
      </w:r>
      <w:r w:rsidRPr="008372F6">
        <w:rPr>
          <w:rFonts w:ascii="Arial" w:hAnsi="Arial" w:cs="Arial"/>
          <w:spacing w:val="-3"/>
          <w:w w:val="105"/>
          <w:sz w:val="24"/>
          <w:szCs w:val="24"/>
        </w:rPr>
        <w:t xml:space="preserve"> </w:t>
      </w:r>
      <w:r w:rsidRPr="008372F6">
        <w:rPr>
          <w:rFonts w:ascii="Arial" w:hAnsi="Arial" w:cs="Arial"/>
          <w:w w:val="105"/>
          <w:sz w:val="24"/>
          <w:szCs w:val="24"/>
        </w:rPr>
        <w:t>pressure</w:t>
      </w:r>
      <w:r w:rsidRPr="008372F6">
        <w:rPr>
          <w:rFonts w:ascii="Arial" w:hAnsi="Arial" w:cs="Arial"/>
          <w:spacing w:val="-3"/>
          <w:w w:val="105"/>
          <w:sz w:val="24"/>
          <w:szCs w:val="24"/>
        </w:rPr>
        <w:t xml:space="preserve"> </w:t>
      </w:r>
      <w:r w:rsidRPr="008372F6">
        <w:rPr>
          <w:rFonts w:ascii="Arial" w:hAnsi="Arial" w:cs="Arial"/>
          <w:w w:val="105"/>
          <w:sz w:val="24"/>
          <w:szCs w:val="24"/>
        </w:rPr>
        <w:t>for</w:t>
      </w:r>
      <w:r w:rsidRPr="008372F6">
        <w:rPr>
          <w:rFonts w:ascii="Arial" w:hAnsi="Arial" w:cs="Arial"/>
          <w:spacing w:val="-3"/>
          <w:w w:val="105"/>
          <w:sz w:val="24"/>
          <w:szCs w:val="24"/>
        </w:rPr>
        <w:t xml:space="preserve"> </w:t>
      </w:r>
      <w:r w:rsidRPr="008372F6">
        <w:rPr>
          <w:rFonts w:ascii="Arial" w:hAnsi="Arial" w:cs="Arial"/>
          <w:w w:val="105"/>
          <w:sz w:val="24"/>
          <w:szCs w:val="24"/>
        </w:rPr>
        <w:t>public</w:t>
      </w:r>
      <w:r w:rsidRPr="008372F6">
        <w:rPr>
          <w:rFonts w:ascii="Arial" w:hAnsi="Arial" w:cs="Arial"/>
          <w:spacing w:val="-3"/>
          <w:w w:val="105"/>
          <w:sz w:val="24"/>
          <w:szCs w:val="24"/>
        </w:rPr>
        <w:t xml:space="preserve"> </w:t>
      </w:r>
      <w:r w:rsidRPr="008372F6">
        <w:rPr>
          <w:rFonts w:ascii="Arial" w:hAnsi="Arial" w:cs="Arial"/>
          <w:w w:val="105"/>
          <w:sz w:val="24"/>
          <w:szCs w:val="24"/>
        </w:rPr>
        <w:t>funding</w:t>
      </w:r>
      <w:r w:rsidRPr="008372F6">
        <w:rPr>
          <w:rFonts w:ascii="Arial" w:hAnsi="Arial" w:cs="Arial"/>
          <w:spacing w:val="-3"/>
          <w:w w:val="105"/>
          <w:sz w:val="24"/>
          <w:szCs w:val="24"/>
        </w:rPr>
        <w:t xml:space="preserve"> </w:t>
      </w:r>
      <w:r w:rsidRPr="008372F6">
        <w:rPr>
          <w:rFonts w:ascii="Arial" w:hAnsi="Arial" w:cs="Arial"/>
          <w:w w:val="105"/>
          <w:sz w:val="24"/>
          <w:szCs w:val="24"/>
        </w:rPr>
        <w:t>of</w:t>
      </w:r>
      <w:r w:rsidRPr="008372F6">
        <w:rPr>
          <w:rFonts w:ascii="Arial" w:hAnsi="Arial" w:cs="Arial"/>
          <w:spacing w:val="-3"/>
          <w:w w:val="105"/>
          <w:sz w:val="24"/>
          <w:szCs w:val="24"/>
        </w:rPr>
        <w:t xml:space="preserve"> </w:t>
      </w:r>
      <w:r w:rsidRPr="008372F6">
        <w:rPr>
          <w:rFonts w:ascii="Arial" w:hAnsi="Arial" w:cs="Arial"/>
          <w:w w:val="105"/>
          <w:sz w:val="24"/>
          <w:szCs w:val="24"/>
        </w:rPr>
        <w:t>new</w:t>
      </w:r>
      <w:r w:rsidRPr="008372F6">
        <w:rPr>
          <w:rFonts w:ascii="Arial" w:hAnsi="Arial" w:cs="Arial"/>
          <w:spacing w:val="-2"/>
          <w:w w:val="105"/>
          <w:sz w:val="24"/>
          <w:szCs w:val="24"/>
        </w:rPr>
        <w:t xml:space="preserve"> </w:t>
      </w:r>
      <w:r w:rsidRPr="008372F6">
        <w:rPr>
          <w:rFonts w:ascii="Arial" w:hAnsi="Arial" w:cs="Arial"/>
          <w:w w:val="105"/>
          <w:sz w:val="24"/>
          <w:szCs w:val="24"/>
        </w:rPr>
        <w:t>medicines</w:t>
      </w:r>
      <w:r w:rsidRPr="008372F6">
        <w:rPr>
          <w:rFonts w:ascii="Arial" w:hAnsi="Arial" w:cs="Arial"/>
          <w:spacing w:val="-2"/>
          <w:w w:val="105"/>
          <w:sz w:val="24"/>
          <w:szCs w:val="24"/>
        </w:rPr>
        <w:t xml:space="preserve"> </w:t>
      </w:r>
      <w:r w:rsidRPr="008372F6">
        <w:rPr>
          <w:rFonts w:ascii="Arial" w:hAnsi="Arial" w:cs="Arial"/>
          <w:w w:val="105"/>
          <w:sz w:val="24"/>
          <w:szCs w:val="24"/>
        </w:rPr>
        <w:t>with</w:t>
      </w:r>
      <w:r w:rsidRPr="008372F6">
        <w:rPr>
          <w:rFonts w:ascii="Arial" w:hAnsi="Arial" w:cs="Arial"/>
          <w:spacing w:val="-3"/>
          <w:w w:val="105"/>
          <w:sz w:val="24"/>
          <w:szCs w:val="24"/>
        </w:rPr>
        <w:t xml:space="preserve"> </w:t>
      </w:r>
      <w:r w:rsidRPr="008372F6">
        <w:rPr>
          <w:rFonts w:ascii="Arial" w:hAnsi="Arial" w:cs="Arial"/>
          <w:w w:val="105"/>
          <w:sz w:val="24"/>
          <w:szCs w:val="24"/>
        </w:rPr>
        <w:t>uncertain</w:t>
      </w:r>
      <w:r w:rsidRPr="008372F6">
        <w:rPr>
          <w:rFonts w:ascii="Arial" w:hAnsi="Arial" w:cs="Arial"/>
          <w:spacing w:val="-3"/>
          <w:w w:val="105"/>
          <w:sz w:val="24"/>
          <w:szCs w:val="24"/>
        </w:rPr>
        <w:t xml:space="preserve"> </w:t>
      </w:r>
      <w:r w:rsidRPr="008372F6">
        <w:rPr>
          <w:rFonts w:ascii="Arial" w:hAnsi="Arial" w:cs="Arial"/>
          <w:w w:val="105"/>
          <w:sz w:val="24"/>
          <w:szCs w:val="24"/>
        </w:rPr>
        <w:t>value.</w:t>
      </w:r>
      <w:r w:rsidRPr="008372F6">
        <w:rPr>
          <w:rFonts w:ascii="Arial" w:hAnsi="Arial" w:cs="Arial"/>
          <w:spacing w:val="26"/>
          <w:w w:val="105"/>
          <w:sz w:val="24"/>
          <w:szCs w:val="24"/>
        </w:rPr>
        <w:t xml:space="preserve"> </w:t>
      </w:r>
      <w:r w:rsidRPr="008372F6">
        <w:rPr>
          <w:rFonts w:ascii="Arial" w:hAnsi="Arial" w:cs="Arial"/>
          <w:w w:val="105"/>
          <w:sz w:val="24"/>
          <w:szCs w:val="24"/>
        </w:rPr>
        <w:t>A</w:t>
      </w:r>
      <w:r w:rsidRPr="008372F6">
        <w:rPr>
          <w:rFonts w:ascii="Arial" w:hAnsi="Arial" w:cs="Arial"/>
          <w:spacing w:val="-3"/>
          <w:w w:val="105"/>
          <w:sz w:val="24"/>
          <w:szCs w:val="24"/>
        </w:rPr>
        <w:t xml:space="preserve"> </w:t>
      </w:r>
      <w:r w:rsidRPr="008372F6">
        <w:rPr>
          <w:rFonts w:ascii="Arial" w:hAnsi="Arial" w:cs="Arial"/>
          <w:w w:val="105"/>
          <w:sz w:val="24"/>
          <w:szCs w:val="24"/>
        </w:rPr>
        <w:t>more</w:t>
      </w:r>
      <w:r w:rsidRPr="008372F6">
        <w:rPr>
          <w:rFonts w:ascii="Arial" w:hAnsi="Arial" w:cs="Arial"/>
          <w:spacing w:val="-3"/>
          <w:w w:val="105"/>
          <w:sz w:val="24"/>
          <w:szCs w:val="24"/>
        </w:rPr>
        <w:t xml:space="preserve"> </w:t>
      </w:r>
      <w:r w:rsidRPr="008372F6">
        <w:rPr>
          <w:rFonts w:ascii="Arial" w:hAnsi="Arial" w:cs="Arial"/>
          <w:w w:val="105"/>
          <w:sz w:val="24"/>
          <w:szCs w:val="24"/>
        </w:rPr>
        <w:t xml:space="preserve">recent concern involves promotion through social media, for example by sponsoring patient influencers (Mor et al. </w:t>
      </w:r>
      <w:hyperlink w:anchor="_bookmark77" w:history="1">
        <w:r w:rsidR="005D491A" w:rsidRPr="008372F6">
          <w:rPr>
            <w:rFonts w:ascii="Arial" w:hAnsi="Arial" w:cs="Arial"/>
            <w:w w:val="105"/>
            <w:sz w:val="24"/>
            <w:szCs w:val="24"/>
          </w:rPr>
          <w:t>2024).</w:t>
        </w:r>
      </w:hyperlink>
    </w:p>
    <w:p w14:paraId="6F5A8E9C" w14:textId="7663D2EF" w:rsidR="005D491A" w:rsidRPr="008372F6" w:rsidRDefault="00000000" w:rsidP="008372F6">
      <w:pPr>
        <w:pStyle w:val="BodyText"/>
        <w:spacing w:before="120" w:after="120" w:line="360" w:lineRule="auto"/>
        <w:jc w:val="both"/>
        <w:rPr>
          <w:rFonts w:ascii="Arial" w:hAnsi="Arial" w:cs="Arial"/>
          <w:w w:val="110"/>
          <w:sz w:val="24"/>
          <w:szCs w:val="24"/>
        </w:rPr>
      </w:pPr>
      <w:r w:rsidRPr="008372F6">
        <w:rPr>
          <w:rFonts w:ascii="Arial" w:hAnsi="Arial" w:cs="Arial"/>
          <w:w w:val="110"/>
          <w:sz w:val="24"/>
          <w:szCs w:val="24"/>
        </w:rPr>
        <w:lastRenderedPageBreak/>
        <w:t>Novel</w:t>
      </w:r>
      <w:r w:rsidRPr="008372F6">
        <w:rPr>
          <w:rFonts w:ascii="Arial" w:hAnsi="Arial" w:cs="Arial"/>
          <w:spacing w:val="-8"/>
          <w:w w:val="110"/>
          <w:sz w:val="24"/>
          <w:szCs w:val="24"/>
        </w:rPr>
        <w:t xml:space="preserve"> </w:t>
      </w:r>
      <w:r w:rsidRPr="008372F6">
        <w:rPr>
          <w:rFonts w:ascii="Arial" w:hAnsi="Arial" w:cs="Arial"/>
          <w:w w:val="110"/>
          <w:sz w:val="24"/>
          <w:szCs w:val="24"/>
        </w:rPr>
        <w:t>cancer</w:t>
      </w:r>
      <w:r w:rsidRPr="008372F6">
        <w:rPr>
          <w:rFonts w:ascii="Arial" w:hAnsi="Arial" w:cs="Arial"/>
          <w:spacing w:val="-8"/>
          <w:w w:val="110"/>
          <w:sz w:val="24"/>
          <w:szCs w:val="24"/>
        </w:rPr>
        <w:t xml:space="preserve"> </w:t>
      </w:r>
      <w:r w:rsidRPr="008372F6">
        <w:rPr>
          <w:rFonts w:ascii="Arial" w:hAnsi="Arial" w:cs="Arial"/>
          <w:w w:val="110"/>
          <w:sz w:val="24"/>
          <w:szCs w:val="24"/>
        </w:rPr>
        <w:t>medicines</w:t>
      </w:r>
      <w:r w:rsidRPr="008372F6">
        <w:rPr>
          <w:rFonts w:ascii="Arial" w:hAnsi="Arial" w:cs="Arial"/>
          <w:spacing w:val="-8"/>
          <w:w w:val="110"/>
          <w:sz w:val="24"/>
          <w:szCs w:val="24"/>
        </w:rPr>
        <w:t xml:space="preserve"> </w:t>
      </w:r>
      <w:r w:rsidRPr="008372F6">
        <w:rPr>
          <w:rFonts w:ascii="Arial" w:hAnsi="Arial" w:cs="Arial"/>
          <w:w w:val="110"/>
          <w:sz w:val="24"/>
          <w:szCs w:val="24"/>
        </w:rPr>
        <w:t>entering</w:t>
      </w:r>
      <w:r w:rsidRPr="008372F6">
        <w:rPr>
          <w:rFonts w:ascii="Arial" w:hAnsi="Arial" w:cs="Arial"/>
          <w:spacing w:val="-8"/>
          <w:w w:val="110"/>
          <w:sz w:val="24"/>
          <w:szCs w:val="24"/>
        </w:rPr>
        <w:t xml:space="preserve"> </w:t>
      </w:r>
      <w:r w:rsidRPr="008372F6">
        <w:rPr>
          <w:rFonts w:ascii="Arial" w:hAnsi="Arial" w:cs="Arial"/>
          <w:w w:val="110"/>
          <w:sz w:val="24"/>
          <w:szCs w:val="24"/>
        </w:rPr>
        <w:t>markets</w:t>
      </w:r>
      <w:r w:rsidRPr="008372F6">
        <w:rPr>
          <w:rFonts w:ascii="Arial" w:hAnsi="Arial" w:cs="Arial"/>
          <w:spacing w:val="-8"/>
          <w:w w:val="110"/>
          <w:sz w:val="24"/>
          <w:szCs w:val="24"/>
        </w:rPr>
        <w:t xml:space="preserve"> </w:t>
      </w:r>
      <w:r w:rsidRPr="008372F6">
        <w:rPr>
          <w:rFonts w:ascii="Arial" w:hAnsi="Arial" w:cs="Arial"/>
          <w:w w:val="110"/>
          <w:sz w:val="24"/>
          <w:szCs w:val="24"/>
        </w:rPr>
        <w:t>with</w:t>
      </w:r>
      <w:r w:rsidRPr="008372F6">
        <w:rPr>
          <w:rFonts w:ascii="Arial" w:hAnsi="Arial" w:cs="Arial"/>
          <w:spacing w:val="-8"/>
          <w:w w:val="110"/>
          <w:sz w:val="24"/>
          <w:szCs w:val="24"/>
        </w:rPr>
        <w:t xml:space="preserve"> </w:t>
      </w:r>
      <w:r w:rsidRPr="008372F6">
        <w:rPr>
          <w:rFonts w:ascii="Arial" w:hAnsi="Arial" w:cs="Arial"/>
          <w:w w:val="110"/>
          <w:sz w:val="24"/>
          <w:szCs w:val="24"/>
        </w:rPr>
        <w:t>high</w:t>
      </w:r>
      <w:r w:rsidRPr="008372F6">
        <w:rPr>
          <w:rFonts w:ascii="Arial" w:hAnsi="Arial" w:cs="Arial"/>
          <w:spacing w:val="-8"/>
          <w:w w:val="110"/>
          <w:sz w:val="24"/>
          <w:szCs w:val="24"/>
        </w:rPr>
        <w:t xml:space="preserve"> </w:t>
      </w:r>
      <w:r w:rsidRPr="008372F6">
        <w:rPr>
          <w:rFonts w:ascii="Arial" w:hAnsi="Arial" w:cs="Arial"/>
          <w:w w:val="110"/>
          <w:sz w:val="24"/>
          <w:szCs w:val="24"/>
        </w:rPr>
        <w:t>uncertainty</w:t>
      </w:r>
      <w:r w:rsidRPr="008372F6">
        <w:rPr>
          <w:rFonts w:ascii="Arial" w:hAnsi="Arial" w:cs="Arial"/>
          <w:spacing w:val="-8"/>
          <w:w w:val="110"/>
          <w:sz w:val="24"/>
          <w:szCs w:val="24"/>
        </w:rPr>
        <w:t xml:space="preserve"> </w:t>
      </w:r>
      <w:r w:rsidRPr="008372F6">
        <w:rPr>
          <w:rFonts w:ascii="Arial" w:hAnsi="Arial" w:cs="Arial"/>
          <w:w w:val="110"/>
          <w:sz w:val="24"/>
          <w:szCs w:val="24"/>
        </w:rPr>
        <w:t>about</w:t>
      </w:r>
      <w:r w:rsidRPr="008372F6">
        <w:rPr>
          <w:rFonts w:ascii="Arial" w:hAnsi="Arial" w:cs="Arial"/>
          <w:spacing w:val="-8"/>
          <w:w w:val="110"/>
          <w:sz w:val="24"/>
          <w:szCs w:val="24"/>
        </w:rPr>
        <w:t xml:space="preserve"> </w:t>
      </w:r>
      <w:r w:rsidRPr="008372F6">
        <w:rPr>
          <w:rFonts w:ascii="Arial" w:hAnsi="Arial" w:cs="Arial"/>
          <w:w w:val="110"/>
          <w:sz w:val="24"/>
          <w:szCs w:val="24"/>
        </w:rPr>
        <w:t>effectiveness</w:t>
      </w:r>
      <w:r w:rsidRPr="008372F6">
        <w:rPr>
          <w:rFonts w:ascii="Arial" w:hAnsi="Arial" w:cs="Arial"/>
          <w:spacing w:val="-8"/>
          <w:w w:val="110"/>
          <w:sz w:val="24"/>
          <w:szCs w:val="24"/>
        </w:rPr>
        <w:t xml:space="preserve"> </w:t>
      </w:r>
      <w:r w:rsidRPr="008372F6">
        <w:rPr>
          <w:rFonts w:ascii="Arial" w:hAnsi="Arial" w:cs="Arial"/>
          <w:w w:val="110"/>
          <w:sz w:val="24"/>
          <w:szCs w:val="24"/>
        </w:rPr>
        <w:t>and</w:t>
      </w:r>
      <w:r w:rsidRPr="008372F6">
        <w:rPr>
          <w:rFonts w:ascii="Arial" w:hAnsi="Arial" w:cs="Arial"/>
          <w:spacing w:val="-8"/>
          <w:w w:val="110"/>
          <w:sz w:val="24"/>
          <w:szCs w:val="24"/>
        </w:rPr>
        <w:t xml:space="preserve"> </w:t>
      </w:r>
      <w:r w:rsidRPr="008372F6">
        <w:rPr>
          <w:rFonts w:ascii="Arial" w:hAnsi="Arial" w:cs="Arial"/>
          <w:w w:val="110"/>
          <w:sz w:val="24"/>
          <w:szCs w:val="24"/>
        </w:rPr>
        <w:t xml:space="preserve">safety </w:t>
      </w:r>
      <w:r w:rsidRPr="008372F6">
        <w:rPr>
          <w:rFonts w:ascii="Arial" w:hAnsi="Arial" w:cs="Arial"/>
          <w:spacing w:val="-2"/>
          <w:w w:val="110"/>
          <w:sz w:val="24"/>
          <w:szCs w:val="24"/>
        </w:rPr>
        <w:t>cannot</w:t>
      </w:r>
      <w:r w:rsidRPr="008372F6">
        <w:rPr>
          <w:rFonts w:ascii="Arial" w:hAnsi="Arial" w:cs="Arial"/>
          <w:spacing w:val="-7"/>
          <w:w w:val="110"/>
          <w:sz w:val="24"/>
          <w:szCs w:val="24"/>
        </w:rPr>
        <w:t xml:space="preserve"> </w:t>
      </w:r>
      <w:r w:rsidRPr="008372F6">
        <w:rPr>
          <w:rFonts w:ascii="Arial" w:hAnsi="Arial" w:cs="Arial"/>
          <w:spacing w:val="-2"/>
          <w:w w:val="110"/>
          <w:sz w:val="24"/>
          <w:szCs w:val="24"/>
        </w:rPr>
        <w:t>be</w:t>
      </w:r>
      <w:r w:rsidRPr="008372F6">
        <w:rPr>
          <w:rFonts w:ascii="Arial" w:hAnsi="Arial" w:cs="Arial"/>
          <w:spacing w:val="-7"/>
          <w:w w:val="110"/>
          <w:sz w:val="24"/>
          <w:szCs w:val="24"/>
        </w:rPr>
        <w:t xml:space="preserve"> </w:t>
      </w:r>
      <w:r w:rsidRPr="008372F6">
        <w:rPr>
          <w:rFonts w:ascii="Arial" w:hAnsi="Arial" w:cs="Arial"/>
          <w:spacing w:val="-2"/>
          <w:w w:val="110"/>
          <w:sz w:val="24"/>
          <w:szCs w:val="24"/>
        </w:rPr>
        <w:t>meaningfully</w:t>
      </w:r>
      <w:r w:rsidRPr="008372F6">
        <w:rPr>
          <w:rFonts w:ascii="Arial" w:hAnsi="Arial" w:cs="Arial"/>
          <w:spacing w:val="-7"/>
          <w:w w:val="110"/>
          <w:sz w:val="24"/>
          <w:szCs w:val="24"/>
        </w:rPr>
        <w:t xml:space="preserve"> </w:t>
      </w:r>
      <w:r w:rsidRPr="008372F6">
        <w:rPr>
          <w:rFonts w:ascii="Arial" w:hAnsi="Arial" w:cs="Arial"/>
          <w:spacing w:val="-2"/>
          <w:w w:val="110"/>
          <w:sz w:val="24"/>
          <w:szCs w:val="24"/>
        </w:rPr>
        <w:t>assessed</w:t>
      </w:r>
      <w:r w:rsidRPr="008372F6">
        <w:rPr>
          <w:rFonts w:ascii="Arial" w:hAnsi="Arial" w:cs="Arial"/>
          <w:spacing w:val="-7"/>
          <w:w w:val="110"/>
          <w:sz w:val="24"/>
          <w:szCs w:val="24"/>
        </w:rPr>
        <w:t xml:space="preserve"> </w:t>
      </w:r>
      <w:r w:rsidRPr="008372F6">
        <w:rPr>
          <w:rFonts w:ascii="Arial" w:hAnsi="Arial" w:cs="Arial"/>
          <w:spacing w:val="-2"/>
          <w:w w:val="110"/>
          <w:sz w:val="24"/>
          <w:szCs w:val="24"/>
        </w:rPr>
        <w:t>in</w:t>
      </w:r>
      <w:r w:rsidRPr="008372F6">
        <w:rPr>
          <w:rFonts w:ascii="Arial" w:hAnsi="Arial" w:cs="Arial"/>
          <w:spacing w:val="-7"/>
          <w:w w:val="110"/>
          <w:sz w:val="24"/>
          <w:szCs w:val="24"/>
        </w:rPr>
        <w:t xml:space="preserve"> </w:t>
      </w:r>
      <w:r w:rsidRPr="008372F6">
        <w:rPr>
          <w:rFonts w:ascii="Arial" w:hAnsi="Arial" w:cs="Arial"/>
          <w:spacing w:val="-2"/>
          <w:w w:val="110"/>
          <w:sz w:val="24"/>
          <w:szCs w:val="24"/>
        </w:rPr>
        <w:t>terms</w:t>
      </w:r>
      <w:r w:rsidRPr="008372F6">
        <w:rPr>
          <w:rFonts w:ascii="Arial" w:hAnsi="Arial" w:cs="Arial"/>
          <w:spacing w:val="-7"/>
          <w:w w:val="110"/>
          <w:sz w:val="24"/>
          <w:szCs w:val="24"/>
        </w:rPr>
        <w:t xml:space="preserve"> </w:t>
      </w:r>
      <w:r w:rsidRPr="008372F6">
        <w:rPr>
          <w:rFonts w:ascii="Arial" w:hAnsi="Arial" w:cs="Arial"/>
          <w:spacing w:val="-2"/>
          <w:w w:val="110"/>
          <w:sz w:val="24"/>
          <w:szCs w:val="24"/>
        </w:rPr>
        <w:t>of</w:t>
      </w:r>
      <w:r w:rsidRPr="008372F6">
        <w:rPr>
          <w:rFonts w:ascii="Arial" w:hAnsi="Arial" w:cs="Arial"/>
          <w:spacing w:val="-6"/>
          <w:w w:val="110"/>
          <w:sz w:val="24"/>
          <w:szCs w:val="24"/>
        </w:rPr>
        <w:t xml:space="preserve"> </w:t>
      </w:r>
      <w:r w:rsidRPr="008372F6">
        <w:rPr>
          <w:rFonts w:ascii="Arial" w:hAnsi="Arial" w:cs="Arial"/>
          <w:spacing w:val="-2"/>
          <w:w w:val="110"/>
          <w:sz w:val="24"/>
          <w:szCs w:val="24"/>
        </w:rPr>
        <w:t>cost-effectiveness.</w:t>
      </w:r>
      <w:r w:rsidRPr="008372F6">
        <w:rPr>
          <w:rFonts w:ascii="Arial" w:hAnsi="Arial" w:cs="Arial"/>
          <w:spacing w:val="12"/>
          <w:w w:val="110"/>
          <w:sz w:val="24"/>
          <w:szCs w:val="24"/>
        </w:rPr>
        <w:t xml:space="preserve"> </w:t>
      </w:r>
      <w:r w:rsidRPr="008372F6">
        <w:rPr>
          <w:rFonts w:ascii="Arial" w:hAnsi="Arial" w:cs="Arial"/>
          <w:spacing w:val="-2"/>
          <w:w w:val="110"/>
          <w:sz w:val="24"/>
          <w:szCs w:val="24"/>
        </w:rPr>
        <w:t>Yet</w:t>
      </w:r>
      <w:r w:rsidRPr="008372F6">
        <w:rPr>
          <w:rFonts w:ascii="Arial" w:hAnsi="Arial" w:cs="Arial"/>
          <w:spacing w:val="-7"/>
          <w:w w:val="110"/>
          <w:sz w:val="24"/>
          <w:szCs w:val="24"/>
        </w:rPr>
        <w:t xml:space="preserve"> </w:t>
      </w:r>
      <w:r w:rsidRPr="008372F6">
        <w:rPr>
          <w:rFonts w:ascii="Arial" w:hAnsi="Arial" w:cs="Arial"/>
          <w:spacing w:val="-2"/>
          <w:w w:val="110"/>
          <w:sz w:val="24"/>
          <w:szCs w:val="24"/>
        </w:rPr>
        <w:t>stories</w:t>
      </w:r>
      <w:r w:rsidRPr="008372F6">
        <w:rPr>
          <w:rFonts w:ascii="Arial" w:hAnsi="Arial" w:cs="Arial"/>
          <w:spacing w:val="-7"/>
          <w:w w:val="110"/>
          <w:sz w:val="24"/>
          <w:szCs w:val="24"/>
        </w:rPr>
        <w:t xml:space="preserve"> </w:t>
      </w:r>
      <w:r w:rsidRPr="008372F6">
        <w:rPr>
          <w:rFonts w:ascii="Arial" w:hAnsi="Arial" w:cs="Arial"/>
          <w:spacing w:val="-2"/>
          <w:w w:val="110"/>
          <w:sz w:val="24"/>
          <w:szCs w:val="24"/>
        </w:rPr>
        <w:t>of</w:t>
      </w:r>
      <w:r w:rsidRPr="008372F6">
        <w:rPr>
          <w:rFonts w:ascii="Arial" w:hAnsi="Arial" w:cs="Arial"/>
          <w:spacing w:val="-7"/>
          <w:w w:val="110"/>
          <w:sz w:val="24"/>
          <w:szCs w:val="24"/>
        </w:rPr>
        <w:t xml:space="preserve"> </w:t>
      </w:r>
      <w:r w:rsidRPr="008372F6">
        <w:rPr>
          <w:rFonts w:ascii="Arial" w:hAnsi="Arial" w:cs="Arial"/>
          <w:spacing w:val="-2"/>
          <w:w w:val="110"/>
          <w:sz w:val="24"/>
          <w:szCs w:val="24"/>
        </w:rPr>
        <w:t>dying</w:t>
      </w:r>
      <w:r w:rsidRPr="008372F6">
        <w:rPr>
          <w:rFonts w:ascii="Arial" w:hAnsi="Arial" w:cs="Arial"/>
          <w:spacing w:val="-7"/>
          <w:w w:val="110"/>
          <w:sz w:val="24"/>
          <w:szCs w:val="24"/>
        </w:rPr>
        <w:t xml:space="preserve"> </w:t>
      </w:r>
      <w:r w:rsidRPr="008372F6">
        <w:rPr>
          <w:rFonts w:ascii="Arial" w:hAnsi="Arial" w:cs="Arial"/>
          <w:spacing w:val="-2"/>
          <w:w w:val="110"/>
          <w:sz w:val="24"/>
          <w:szCs w:val="24"/>
        </w:rPr>
        <w:t>patients</w:t>
      </w:r>
      <w:r w:rsidRPr="008372F6">
        <w:rPr>
          <w:rFonts w:ascii="Arial" w:hAnsi="Arial" w:cs="Arial"/>
          <w:spacing w:val="-7"/>
          <w:w w:val="110"/>
          <w:sz w:val="24"/>
          <w:szCs w:val="24"/>
        </w:rPr>
        <w:t xml:space="preserve"> </w:t>
      </w:r>
      <w:r w:rsidRPr="008372F6">
        <w:rPr>
          <w:rFonts w:ascii="Arial" w:hAnsi="Arial" w:cs="Arial"/>
          <w:spacing w:val="-2"/>
          <w:w w:val="110"/>
          <w:sz w:val="24"/>
          <w:szCs w:val="24"/>
        </w:rPr>
        <w:t xml:space="preserve">denied </w:t>
      </w:r>
      <w:r w:rsidRPr="008372F6">
        <w:rPr>
          <w:rFonts w:ascii="Arial" w:hAnsi="Arial" w:cs="Arial"/>
          <w:w w:val="110"/>
          <w:sz w:val="24"/>
          <w:szCs w:val="24"/>
        </w:rPr>
        <w:t>‘last-chance’</w:t>
      </w:r>
      <w:r w:rsidRPr="008372F6">
        <w:rPr>
          <w:rFonts w:ascii="Arial" w:hAnsi="Arial" w:cs="Arial"/>
          <w:spacing w:val="-8"/>
          <w:w w:val="110"/>
          <w:sz w:val="24"/>
          <w:szCs w:val="24"/>
        </w:rPr>
        <w:t xml:space="preserve"> </w:t>
      </w:r>
      <w:r w:rsidRPr="008372F6">
        <w:rPr>
          <w:rFonts w:ascii="Arial" w:hAnsi="Arial" w:cs="Arial"/>
          <w:w w:val="110"/>
          <w:sz w:val="24"/>
          <w:szCs w:val="24"/>
        </w:rPr>
        <w:t>interventions</w:t>
      </w:r>
      <w:r w:rsidRPr="008372F6">
        <w:rPr>
          <w:rFonts w:ascii="Arial" w:hAnsi="Arial" w:cs="Arial"/>
          <w:spacing w:val="-8"/>
          <w:w w:val="110"/>
          <w:sz w:val="24"/>
          <w:szCs w:val="24"/>
        </w:rPr>
        <w:t xml:space="preserve"> </w:t>
      </w:r>
      <w:r w:rsidRPr="008372F6">
        <w:rPr>
          <w:rFonts w:ascii="Arial" w:hAnsi="Arial" w:cs="Arial"/>
          <w:w w:val="110"/>
          <w:sz w:val="24"/>
          <w:szCs w:val="24"/>
        </w:rPr>
        <w:t>tend</w:t>
      </w:r>
      <w:r w:rsidRPr="008372F6">
        <w:rPr>
          <w:rFonts w:ascii="Arial" w:hAnsi="Arial" w:cs="Arial"/>
          <w:spacing w:val="-8"/>
          <w:w w:val="110"/>
          <w:sz w:val="24"/>
          <w:szCs w:val="24"/>
        </w:rPr>
        <w:t xml:space="preserve"> </w:t>
      </w:r>
      <w:r w:rsidRPr="008372F6">
        <w:rPr>
          <w:rFonts w:ascii="Arial" w:hAnsi="Arial" w:cs="Arial"/>
          <w:w w:val="110"/>
          <w:sz w:val="24"/>
          <w:szCs w:val="24"/>
        </w:rPr>
        <w:t>to</w:t>
      </w:r>
      <w:r w:rsidRPr="008372F6">
        <w:rPr>
          <w:rFonts w:ascii="Arial" w:hAnsi="Arial" w:cs="Arial"/>
          <w:spacing w:val="-8"/>
          <w:w w:val="110"/>
          <w:sz w:val="24"/>
          <w:szCs w:val="24"/>
        </w:rPr>
        <w:t xml:space="preserve"> </w:t>
      </w:r>
      <w:r w:rsidRPr="008372F6">
        <w:rPr>
          <w:rFonts w:ascii="Arial" w:hAnsi="Arial" w:cs="Arial"/>
          <w:w w:val="110"/>
          <w:sz w:val="24"/>
          <w:szCs w:val="24"/>
        </w:rPr>
        <w:t>resonate</w:t>
      </w:r>
      <w:r w:rsidRPr="008372F6">
        <w:rPr>
          <w:rFonts w:ascii="Arial" w:hAnsi="Arial" w:cs="Arial"/>
          <w:spacing w:val="-8"/>
          <w:w w:val="110"/>
          <w:sz w:val="24"/>
          <w:szCs w:val="24"/>
        </w:rPr>
        <w:t xml:space="preserve"> </w:t>
      </w:r>
      <w:r w:rsidRPr="008372F6">
        <w:rPr>
          <w:rFonts w:ascii="Arial" w:hAnsi="Arial" w:cs="Arial"/>
          <w:w w:val="110"/>
          <w:sz w:val="24"/>
          <w:szCs w:val="24"/>
        </w:rPr>
        <w:t>strongly</w:t>
      </w:r>
      <w:r w:rsidRPr="008372F6">
        <w:rPr>
          <w:rFonts w:ascii="Arial" w:hAnsi="Arial" w:cs="Arial"/>
          <w:spacing w:val="-8"/>
          <w:w w:val="110"/>
          <w:sz w:val="24"/>
          <w:szCs w:val="24"/>
        </w:rPr>
        <w:t xml:space="preserve"> </w:t>
      </w:r>
      <w:r w:rsidRPr="008372F6">
        <w:rPr>
          <w:rFonts w:ascii="Arial" w:hAnsi="Arial" w:cs="Arial"/>
          <w:w w:val="110"/>
          <w:sz w:val="24"/>
          <w:szCs w:val="24"/>
        </w:rPr>
        <w:t>with</w:t>
      </w:r>
      <w:r w:rsidRPr="008372F6">
        <w:rPr>
          <w:rFonts w:ascii="Arial" w:hAnsi="Arial" w:cs="Arial"/>
          <w:spacing w:val="-8"/>
          <w:w w:val="110"/>
          <w:sz w:val="24"/>
          <w:szCs w:val="24"/>
        </w:rPr>
        <w:t xml:space="preserve"> </w:t>
      </w:r>
      <w:r w:rsidRPr="008372F6">
        <w:rPr>
          <w:rFonts w:ascii="Arial" w:hAnsi="Arial" w:cs="Arial"/>
          <w:w w:val="110"/>
          <w:sz w:val="24"/>
          <w:szCs w:val="24"/>
        </w:rPr>
        <w:t>the</w:t>
      </w:r>
      <w:r w:rsidRPr="008372F6">
        <w:rPr>
          <w:rFonts w:ascii="Arial" w:hAnsi="Arial" w:cs="Arial"/>
          <w:spacing w:val="-8"/>
          <w:w w:val="110"/>
          <w:sz w:val="24"/>
          <w:szCs w:val="24"/>
        </w:rPr>
        <w:t xml:space="preserve"> </w:t>
      </w:r>
      <w:r w:rsidRPr="008372F6">
        <w:rPr>
          <w:rFonts w:ascii="Arial" w:hAnsi="Arial" w:cs="Arial"/>
          <w:w w:val="110"/>
          <w:sz w:val="24"/>
          <w:szCs w:val="24"/>
        </w:rPr>
        <w:t>public,</w:t>
      </w:r>
      <w:r w:rsidRPr="008372F6">
        <w:rPr>
          <w:rFonts w:ascii="Arial" w:hAnsi="Arial" w:cs="Arial"/>
          <w:spacing w:val="-8"/>
          <w:w w:val="110"/>
          <w:sz w:val="24"/>
          <w:szCs w:val="24"/>
        </w:rPr>
        <w:t xml:space="preserve"> </w:t>
      </w:r>
      <w:r w:rsidRPr="008372F6">
        <w:rPr>
          <w:rFonts w:ascii="Arial" w:hAnsi="Arial" w:cs="Arial"/>
          <w:w w:val="110"/>
          <w:sz w:val="24"/>
          <w:szCs w:val="24"/>
        </w:rPr>
        <w:t>shaping</w:t>
      </w:r>
      <w:r w:rsidRPr="008372F6">
        <w:rPr>
          <w:rFonts w:ascii="Arial" w:hAnsi="Arial" w:cs="Arial"/>
          <w:spacing w:val="-8"/>
          <w:w w:val="110"/>
          <w:sz w:val="24"/>
          <w:szCs w:val="24"/>
        </w:rPr>
        <w:t xml:space="preserve"> </w:t>
      </w:r>
      <w:r w:rsidRPr="008372F6">
        <w:rPr>
          <w:rFonts w:ascii="Arial" w:hAnsi="Arial" w:cs="Arial"/>
          <w:w w:val="110"/>
          <w:sz w:val="24"/>
          <w:szCs w:val="24"/>
        </w:rPr>
        <w:t>societal</w:t>
      </w:r>
      <w:r w:rsidRPr="008372F6">
        <w:rPr>
          <w:rFonts w:ascii="Arial" w:hAnsi="Arial" w:cs="Arial"/>
          <w:spacing w:val="-8"/>
          <w:w w:val="110"/>
          <w:sz w:val="24"/>
          <w:szCs w:val="24"/>
        </w:rPr>
        <w:t xml:space="preserve"> </w:t>
      </w:r>
      <w:r w:rsidRPr="008372F6">
        <w:rPr>
          <w:rFonts w:ascii="Arial" w:hAnsi="Arial" w:cs="Arial"/>
          <w:w w:val="110"/>
          <w:sz w:val="24"/>
          <w:szCs w:val="24"/>
        </w:rPr>
        <w:t xml:space="preserve">expectations about what healthcare ought to provide, regardless of cost or evidence (Pinho and Dias Costa </w:t>
      </w:r>
      <w:hyperlink w:anchor="_bookmark85" w:history="1">
        <w:r w:rsidR="005D491A" w:rsidRPr="008372F6">
          <w:rPr>
            <w:rFonts w:ascii="Arial" w:hAnsi="Arial" w:cs="Arial"/>
            <w:w w:val="110"/>
            <w:sz w:val="24"/>
            <w:szCs w:val="24"/>
          </w:rPr>
          <w:t>2020;</w:t>
        </w:r>
      </w:hyperlink>
      <w:r w:rsidRPr="008372F6">
        <w:rPr>
          <w:rFonts w:ascii="Arial" w:hAnsi="Arial" w:cs="Arial"/>
          <w:spacing w:val="-11"/>
          <w:w w:val="110"/>
          <w:sz w:val="24"/>
          <w:szCs w:val="24"/>
        </w:rPr>
        <w:t xml:space="preserve"> </w:t>
      </w:r>
      <w:r w:rsidRPr="008372F6">
        <w:rPr>
          <w:rFonts w:ascii="Arial" w:hAnsi="Arial" w:cs="Arial"/>
          <w:w w:val="110"/>
          <w:sz w:val="24"/>
          <w:szCs w:val="24"/>
        </w:rPr>
        <w:t>Rubagumya</w:t>
      </w:r>
      <w:r w:rsidRPr="008372F6">
        <w:rPr>
          <w:rFonts w:ascii="Arial" w:hAnsi="Arial" w:cs="Arial"/>
          <w:spacing w:val="-11"/>
          <w:w w:val="110"/>
          <w:sz w:val="24"/>
          <w:szCs w:val="24"/>
        </w:rPr>
        <w:t xml:space="preserve"> </w:t>
      </w:r>
      <w:r w:rsidRPr="008372F6">
        <w:rPr>
          <w:rFonts w:ascii="Arial" w:hAnsi="Arial" w:cs="Arial"/>
          <w:w w:val="110"/>
          <w:sz w:val="24"/>
          <w:szCs w:val="24"/>
        </w:rPr>
        <w:t>et</w:t>
      </w:r>
      <w:r w:rsidRPr="008372F6">
        <w:rPr>
          <w:rFonts w:ascii="Arial" w:hAnsi="Arial" w:cs="Arial"/>
          <w:spacing w:val="-11"/>
          <w:w w:val="110"/>
          <w:sz w:val="24"/>
          <w:szCs w:val="24"/>
        </w:rPr>
        <w:t xml:space="preserve"> </w:t>
      </w:r>
      <w:r w:rsidRPr="008372F6">
        <w:rPr>
          <w:rFonts w:ascii="Arial" w:hAnsi="Arial" w:cs="Arial"/>
          <w:w w:val="110"/>
          <w:sz w:val="24"/>
          <w:szCs w:val="24"/>
        </w:rPr>
        <w:t>al.</w:t>
      </w:r>
      <w:r w:rsidRPr="008372F6">
        <w:rPr>
          <w:rFonts w:ascii="Arial" w:hAnsi="Arial" w:cs="Arial"/>
          <w:spacing w:val="-11"/>
          <w:w w:val="110"/>
          <w:sz w:val="24"/>
          <w:szCs w:val="24"/>
        </w:rPr>
        <w:t xml:space="preserve"> </w:t>
      </w:r>
      <w:hyperlink w:anchor="_bookmark89" w:history="1">
        <w:r w:rsidR="005D491A" w:rsidRPr="008372F6">
          <w:rPr>
            <w:rFonts w:ascii="Arial" w:hAnsi="Arial" w:cs="Arial"/>
            <w:w w:val="110"/>
            <w:sz w:val="24"/>
            <w:szCs w:val="24"/>
          </w:rPr>
          <w:t>2023).</w:t>
        </w:r>
      </w:hyperlink>
      <w:r w:rsidRPr="008372F6">
        <w:rPr>
          <w:rFonts w:ascii="Arial" w:hAnsi="Arial" w:cs="Arial"/>
          <w:w w:val="110"/>
          <w:sz w:val="24"/>
          <w:szCs w:val="24"/>
        </w:rPr>
        <w:t xml:space="preserve"> In</w:t>
      </w:r>
      <w:r w:rsidRPr="008372F6">
        <w:rPr>
          <w:rFonts w:ascii="Arial" w:hAnsi="Arial" w:cs="Arial"/>
          <w:spacing w:val="-11"/>
          <w:w w:val="110"/>
          <w:sz w:val="24"/>
          <w:szCs w:val="24"/>
        </w:rPr>
        <w:t xml:space="preserve"> </w:t>
      </w:r>
      <w:r w:rsidRPr="008372F6">
        <w:rPr>
          <w:rFonts w:ascii="Arial" w:hAnsi="Arial" w:cs="Arial"/>
          <w:w w:val="110"/>
          <w:sz w:val="24"/>
          <w:szCs w:val="24"/>
        </w:rPr>
        <w:t>these</w:t>
      </w:r>
      <w:r w:rsidRPr="008372F6">
        <w:rPr>
          <w:rFonts w:ascii="Arial" w:hAnsi="Arial" w:cs="Arial"/>
          <w:spacing w:val="-11"/>
          <w:w w:val="110"/>
          <w:sz w:val="24"/>
          <w:szCs w:val="24"/>
        </w:rPr>
        <w:t xml:space="preserve"> </w:t>
      </w:r>
      <w:r w:rsidRPr="008372F6">
        <w:rPr>
          <w:rFonts w:ascii="Arial" w:hAnsi="Arial" w:cs="Arial"/>
          <w:w w:val="110"/>
          <w:sz w:val="24"/>
          <w:szCs w:val="24"/>
        </w:rPr>
        <w:t>debates,</w:t>
      </w:r>
      <w:r w:rsidRPr="008372F6">
        <w:rPr>
          <w:rFonts w:ascii="Arial" w:hAnsi="Arial" w:cs="Arial"/>
          <w:spacing w:val="-11"/>
          <w:w w:val="110"/>
          <w:sz w:val="24"/>
          <w:szCs w:val="24"/>
        </w:rPr>
        <w:t xml:space="preserve"> </w:t>
      </w:r>
      <w:r w:rsidRPr="008372F6">
        <w:rPr>
          <w:rFonts w:ascii="Arial" w:hAnsi="Arial" w:cs="Arial"/>
          <w:w w:val="110"/>
          <w:sz w:val="24"/>
          <w:szCs w:val="24"/>
        </w:rPr>
        <w:t>public</w:t>
      </w:r>
      <w:r w:rsidRPr="008372F6">
        <w:rPr>
          <w:rFonts w:ascii="Arial" w:hAnsi="Arial" w:cs="Arial"/>
          <w:spacing w:val="-11"/>
          <w:w w:val="110"/>
          <w:sz w:val="24"/>
          <w:szCs w:val="24"/>
        </w:rPr>
        <w:t xml:space="preserve"> </w:t>
      </w:r>
      <w:r w:rsidRPr="008372F6">
        <w:rPr>
          <w:rFonts w:ascii="Arial" w:hAnsi="Arial" w:cs="Arial"/>
          <w:w w:val="110"/>
          <w:sz w:val="24"/>
          <w:szCs w:val="24"/>
        </w:rPr>
        <w:t>payers</w:t>
      </w:r>
      <w:r w:rsidRPr="008372F6">
        <w:rPr>
          <w:rFonts w:ascii="Arial" w:hAnsi="Arial" w:cs="Arial"/>
          <w:spacing w:val="-11"/>
          <w:w w:val="110"/>
          <w:sz w:val="24"/>
          <w:szCs w:val="24"/>
        </w:rPr>
        <w:t xml:space="preserve"> </w:t>
      </w:r>
      <w:r w:rsidRPr="008372F6">
        <w:rPr>
          <w:rFonts w:ascii="Arial" w:hAnsi="Arial" w:cs="Arial"/>
          <w:w w:val="110"/>
          <w:sz w:val="24"/>
          <w:szCs w:val="24"/>
        </w:rPr>
        <w:t>are</w:t>
      </w:r>
      <w:r w:rsidRPr="008372F6">
        <w:rPr>
          <w:rFonts w:ascii="Arial" w:hAnsi="Arial" w:cs="Arial"/>
          <w:spacing w:val="-11"/>
          <w:w w:val="110"/>
          <w:sz w:val="24"/>
          <w:szCs w:val="24"/>
        </w:rPr>
        <w:t xml:space="preserve"> </w:t>
      </w:r>
      <w:r w:rsidRPr="008372F6">
        <w:rPr>
          <w:rFonts w:ascii="Arial" w:hAnsi="Arial" w:cs="Arial"/>
          <w:w w:val="110"/>
          <w:sz w:val="24"/>
          <w:szCs w:val="24"/>
        </w:rPr>
        <w:t>often</w:t>
      </w:r>
      <w:r w:rsidRPr="008372F6">
        <w:rPr>
          <w:rFonts w:ascii="Arial" w:hAnsi="Arial" w:cs="Arial"/>
          <w:spacing w:val="-11"/>
          <w:w w:val="110"/>
          <w:sz w:val="24"/>
          <w:szCs w:val="24"/>
        </w:rPr>
        <w:t xml:space="preserve"> </w:t>
      </w:r>
      <w:r w:rsidRPr="008372F6">
        <w:rPr>
          <w:rFonts w:ascii="Arial" w:hAnsi="Arial" w:cs="Arial"/>
          <w:w w:val="110"/>
          <w:sz w:val="24"/>
          <w:szCs w:val="24"/>
        </w:rPr>
        <w:t>portrayed</w:t>
      </w:r>
      <w:r w:rsidRPr="008372F6">
        <w:rPr>
          <w:rFonts w:ascii="Arial" w:hAnsi="Arial" w:cs="Arial"/>
          <w:spacing w:val="-11"/>
          <w:w w:val="110"/>
          <w:sz w:val="24"/>
          <w:szCs w:val="24"/>
        </w:rPr>
        <w:t xml:space="preserve"> </w:t>
      </w:r>
      <w:r w:rsidRPr="008372F6">
        <w:rPr>
          <w:rFonts w:ascii="Arial" w:hAnsi="Arial" w:cs="Arial"/>
          <w:w w:val="110"/>
          <w:sz w:val="24"/>
          <w:szCs w:val="24"/>
        </w:rPr>
        <w:t>as</w:t>
      </w:r>
      <w:r w:rsidRPr="008372F6">
        <w:rPr>
          <w:rFonts w:ascii="Arial" w:hAnsi="Arial" w:cs="Arial"/>
          <w:spacing w:val="-11"/>
          <w:w w:val="110"/>
          <w:sz w:val="24"/>
          <w:szCs w:val="24"/>
        </w:rPr>
        <w:t xml:space="preserve"> </w:t>
      </w:r>
      <w:r w:rsidRPr="008372F6">
        <w:rPr>
          <w:rFonts w:ascii="Arial" w:hAnsi="Arial" w:cs="Arial"/>
          <w:w w:val="110"/>
          <w:sz w:val="24"/>
          <w:szCs w:val="24"/>
        </w:rPr>
        <w:t>‘the</w:t>
      </w:r>
      <w:r w:rsidRPr="008372F6">
        <w:rPr>
          <w:rFonts w:ascii="Arial" w:hAnsi="Arial" w:cs="Arial"/>
          <w:spacing w:val="-11"/>
          <w:w w:val="110"/>
          <w:sz w:val="24"/>
          <w:szCs w:val="24"/>
        </w:rPr>
        <w:t xml:space="preserve"> </w:t>
      </w:r>
      <w:r w:rsidRPr="008372F6">
        <w:rPr>
          <w:rFonts w:ascii="Arial" w:hAnsi="Arial" w:cs="Arial"/>
          <w:w w:val="110"/>
          <w:sz w:val="24"/>
          <w:szCs w:val="24"/>
        </w:rPr>
        <w:t xml:space="preserve">villains,’ preventing patients from reaching the newest innovations that could rescue them from imminent death (Cohen </w:t>
      </w:r>
      <w:hyperlink w:anchor="_bookmark27" w:history="1">
        <w:r w:rsidR="005D491A" w:rsidRPr="008372F6">
          <w:rPr>
            <w:rFonts w:ascii="Arial" w:hAnsi="Arial" w:cs="Arial"/>
            <w:w w:val="110"/>
            <w:sz w:val="24"/>
            <w:szCs w:val="24"/>
          </w:rPr>
          <w:t>2017).</w:t>
        </w:r>
      </w:hyperlink>
    </w:p>
    <w:p w14:paraId="2CEF9127" w14:textId="6091FA39" w:rsidR="00812742" w:rsidRPr="008372F6" w:rsidRDefault="00000000" w:rsidP="008372F6">
      <w:pPr>
        <w:pStyle w:val="BodyText"/>
        <w:spacing w:before="120" w:after="120" w:line="360" w:lineRule="auto"/>
        <w:jc w:val="both"/>
        <w:rPr>
          <w:rFonts w:ascii="Arial" w:hAnsi="Arial" w:cs="Arial"/>
          <w:sz w:val="24"/>
          <w:szCs w:val="24"/>
        </w:rPr>
        <w:pPrChange w:id="298" w:author="Héctor Bahamonde" w:date="2026-08-24T11:55:00Z">
          <w:pPr>
            <w:pStyle w:val="BodyText"/>
            <w:spacing w:before="2" w:line="256" w:lineRule="auto"/>
            <w:ind w:left="360" w:right="314" w:firstLine="338"/>
            <w:jc w:val="right"/>
          </w:pPr>
        </w:pPrChange>
      </w:pPr>
      <w:commentRangeStart w:id="299"/>
      <w:r w:rsidRPr="008372F6">
        <w:rPr>
          <w:rFonts w:ascii="Arial" w:hAnsi="Arial" w:cs="Arial"/>
          <w:w w:val="105"/>
          <w:sz w:val="24"/>
          <w:szCs w:val="24"/>
        </w:rPr>
        <w:t>These</w:t>
      </w:r>
      <w:r w:rsidRPr="008372F6">
        <w:rPr>
          <w:rFonts w:ascii="Arial" w:hAnsi="Arial" w:cs="Arial"/>
          <w:spacing w:val="-6"/>
          <w:w w:val="105"/>
          <w:sz w:val="24"/>
          <w:szCs w:val="24"/>
        </w:rPr>
        <w:t xml:space="preserve"> </w:t>
      </w:r>
      <w:r w:rsidRPr="008372F6">
        <w:rPr>
          <w:rFonts w:ascii="Arial" w:hAnsi="Arial" w:cs="Arial"/>
          <w:w w:val="105"/>
          <w:sz w:val="24"/>
          <w:szCs w:val="24"/>
        </w:rPr>
        <w:t>tensions</w:t>
      </w:r>
      <w:r w:rsidRPr="008372F6">
        <w:rPr>
          <w:rFonts w:ascii="Arial" w:hAnsi="Arial" w:cs="Arial"/>
          <w:spacing w:val="-6"/>
          <w:w w:val="105"/>
          <w:sz w:val="24"/>
          <w:szCs w:val="24"/>
        </w:rPr>
        <w:t xml:space="preserve"> </w:t>
      </w:r>
      <w:r w:rsidRPr="008372F6">
        <w:rPr>
          <w:rFonts w:ascii="Arial" w:hAnsi="Arial" w:cs="Arial"/>
          <w:w w:val="105"/>
          <w:sz w:val="24"/>
          <w:szCs w:val="24"/>
        </w:rPr>
        <w:t>highlight</w:t>
      </w:r>
      <w:r w:rsidRPr="008372F6">
        <w:rPr>
          <w:rFonts w:ascii="Arial" w:hAnsi="Arial" w:cs="Arial"/>
          <w:spacing w:val="-6"/>
          <w:w w:val="105"/>
          <w:sz w:val="24"/>
          <w:szCs w:val="24"/>
        </w:rPr>
        <w:t xml:space="preserve"> </w:t>
      </w:r>
      <w:r w:rsidRPr="008372F6">
        <w:rPr>
          <w:rFonts w:ascii="Arial" w:hAnsi="Arial" w:cs="Arial"/>
          <w:w w:val="105"/>
          <w:sz w:val="24"/>
          <w:szCs w:val="24"/>
        </w:rPr>
        <w:t>the</w:t>
      </w:r>
      <w:r w:rsidRPr="008372F6">
        <w:rPr>
          <w:rFonts w:ascii="Arial" w:hAnsi="Arial" w:cs="Arial"/>
          <w:spacing w:val="-6"/>
          <w:w w:val="105"/>
          <w:sz w:val="24"/>
          <w:szCs w:val="24"/>
        </w:rPr>
        <w:t xml:space="preserve"> </w:t>
      </w:r>
      <w:r w:rsidRPr="008372F6">
        <w:rPr>
          <w:rFonts w:ascii="Arial" w:hAnsi="Arial" w:cs="Arial"/>
          <w:w w:val="105"/>
          <w:sz w:val="24"/>
          <w:szCs w:val="24"/>
        </w:rPr>
        <w:t>need</w:t>
      </w:r>
      <w:r w:rsidRPr="008372F6">
        <w:rPr>
          <w:rFonts w:ascii="Arial" w:hAnsi="Arial" w:cs="Arial"/>
          <w:spacing w:val="-6"/>
          <w:w w:val="105"/>
          <w:sz w:val="24"/>
          <w:szCs w:val="24"/>
        </w:rPr>
        <w:t xml:space="preserve"> </w:t>
      </w:r>
      <w:r w:rsidRPr="008372F6">
        <w:rPr>
          <w:rFonts w:ascii="Arial" w:hAnsi="Arial" w:cs="Arial"/>
          <w:w w:val="105"/>
          <w:sz w:val="24"/>
          <w:szCs w:val="24"/>
        </w:rPr>
        <w:t>to</w:t>
      </w:r>
      <w:r w:rsidRPr="008372F6">
        <w:rPr>
          <w:rFonts w:ascii="Arial" w:hAnsi="Arial" w:cs="Arial"/>
          <w:spacing w:val="-6"/>
          <w:w w:val="105"/>
          <w:sz w:val="24"/>
          <w:szCs w:val="24"/>
        </w:rPr>
        <w:t xml:space="preserve"> </w:t>
      </w:r>
      <w:r w:rsidRPr="008372F6">
        <w:rPr>
          <w:rFonts w:ascii="Arial" w:hAnsi="Arial" w:cs="Arial"/>
          <w:w w:val="105"/>
          <w:sz w:val="24"/>
          <w:szCs w:val="24"/>
        </w:rPr>
        <w:t>better</w:t>
      </w:r>
      <w:r w:rsidRPr="008372F6">
        <w:rPr>
          <w:rFonts w:ascii="Arial" w:hAnsi="Arial" w:cs="Arial"/>
          <w:spacing w:val="-6"/>
          <w:w w:val="105"/>
          <w:sz w:val="24"/>
          <w:szCs w:val="24"/>
        </w:rPr>
        <w:t xml:space="preserve"> </w:t>
      </w:r>
      <w:r w:rsidRPr="008372F6">
        <w:rPr>
          <w:rFonts w:ascii="Arial" w:hAnsi="Arial" w:cs="Arial"/>
          <w:w w:val="105"/>
          <w:sz w:val="24"/>
          <w:szCs w:val="24"/>
        </w:rPr>
        <w:t>understand</w:t>
      </w:r>
      <w:r w:rsidRPr="008372F6">
        <w:rPr>
          <w:rFonts w:ascii="Arial" w:hAnsi="Arial" w:cs="Arial"/>
          <w:spacing w:val="-6"/>
          <w:w w:val="105"/>
          <w:sz w:val="24"/>
          <w:szCs w:val="24"/>
        </w:rPr>
        <w:t xml:space="preserve"> </w:t>
      </w:r>
      <w:r w:rsidRPr="008372F6">
        <w:rPr>
          <w:rFonts w:ascii="Arial" w:hAnsi="Arial" w:cs="Arial"/>
          <w:w w:val="105"/>
          <w:sz w:val="24"/>
          <w:szCs w:val="24"/>
        </w:rPr>
        <w:t>the</w:t>
      </w:r>
      <w:r w:rsidRPr="008372F6">
        <w:rPr>
          <w:rFonts w:ascii="Arial" w:hAnsi="Arial" w:cs="Arial"/>
          <w:spacing w:val="-6"/>
          <w:w w:val="105"/>
          <w:sz w:val="24"/>
          <w:szCs w:val="24"/>
        </w:rPr>
        <w:t xml:space="preserve"> </w:t>
      </w:r>
      <w:r w:rsidRPr="008372F6">
        <w:rPr>
          <w:rFonts w:ascii="Arial" w:hAnsi="Arial" w:cs="Arial"/>
          <w:w w:val="105"/>
          <w:sz w:val="24"/>
          <w:szCs w:val="24"/>
        </w:rPr>
        <w:t>mass</w:t>
      </w:r>
      <w:r w:rsidRPr="008372F6">
        <w:rPr>
          <w:rFonts w:ascii="Arial" w:hAnsi="Arial" w:cs="Arial"/>
          <w:spacing w:val="-6"/>
          <w:w w:val="105"/>
          <w:sz w:val="24"/>
          <w:szCs w:val="24"/>
        </w:rPr>
        <w:t xml:space="preserve"> </w:t>
      </w:r>
      <w:r w:rsidRPr="008372F6">
        <w:rPr>
          <w:rFonts w:ascii="Arial" w:hAnsi="Arial" w:cs="Arial"/>
          <w:w w:val="105"/>
          <w:sz w:val="24"/>
          <w:szCs w:val="24"/>
        </w:rPr>
        <w:t>preferences</w:t>
      </w:r>
      <w:r w:rsidRPr="008372F6">
        <w:rPr>
          <w:rFonts w:ascii="Arial" w:hAnsi="Arial" w:cs="Arial"/>
          <w:spacing w:val="-6"/>
          <w:w w:val="105"/>
          <w:sz w:val="24"/>
          <w:szCs w:val="24"/>
        </w:rPr>
        <w:t xml:space="preserve"> </w:t>
      </w:r>
      <w:r w:rsidRPr="008372F6">
        <w:rPr>
          <w:rFonts w:ascii="Arial" w:hAnsi="Arial" w:cs="Arial"/>
          <w:w w:val="105"/>
          <w:sz w:val="24"/>
          <w:szCs w:val="24"/>
        </w:rPr>
        <w:t>concerning</w:t>
      </w:r>
      <w:r w:rsidRPr="008372F6">
        <w:rPr>
          <w:rFonts w:ascii="Arial" w:hAnsi="Arial" w:cs="Arial"/>
          <w:spacing w:val="-6"/>
          <w:w w:val="105"/>
          <w:sz w:val="24"/>
          <w:szCs w:val="24"/>
        </w:rPr>
        <w:t xml:space="preserve"> </w:t>
      </w:r>
      <w:r w:rsidRPr="008372F6">
        <w:rPr>
          <w:rFonts w:ascii="Arial" w:hAnsi="Arial" w:cs="Arial"/>
          <w:w w:val="105"/>
          <w:sz w:val="24"/>
          <w:szCs w:val="24"/>
        </w:rPr>
        <w:t>values</w:t>
      </w:r>
      <w:r w:rsidRPr="008372F6">
        <w:rPr>
          <w:rFonts w:ascii="Arial" w:hAnsi="Arial" w:cs="Arial"/>
          <w:spacing w:val="-6"/>
          <w:w w:val="105"/>
          <w:sz w:val="24"/>
          <w:szCs w:val="24"/>
        </w:rPr>
        <w:t xml:space="preserve"> </w:t>
      </w:r>
      <w:r w:rsidRPr="008372F6">
        <w:rPr>
          <w:rFonts w:ascii="Arial" w:hAnsi="Arial" w:cs="Arial"/>
          <w:w w:val="105"/>
          <w:sz w:val="24"/>
          <w:szCs w:val="24"/>
        </w:rPr>
        <w:t>that underpin healthcare prioriti</w:t>
      </w:r>
      <w:ins w:id="300" w:author="Microsoft Office User" w:date="2026-09-11T14:40:00Z">
        <w:r w:rsidR="00F157A9" w:rsidRPr="008372F6">
          <w:rPr>
            <w:rFonts w:ascii="Arial" w:hAnsi="Arial" w:cs="Arial"/>
            <w:w w:val="105"/>
            <w:sz w:val="24"/>
            <w:szCs w:val="24"/>
          </w:rPr>
          <w:t>z</w:t>
        </w:r>
      </w:ins>
      <w:del w:id="301" w:author="Microsoft Office User" w:date="2026-09-11T14:40:00Z">
        <w:r w:rsidRPr="008372F6" w:rsidDel="00F157A9">
          <w:rPr>
            <w:rFonts w:ascii="Arial" w:hAnsi="Arial" w:cs="Arial"/>
            <w:w w:val="105"/>
            <w:sz w:val="24"/>
            <w:szCs w:val="24"/>
          </w:rPr>
          <w:delText>s</w:delText>
        </w:r>
      </w:del>
      <w:r w:rsidRPr="008372F6">
        <w:rPr>
          <w:rFonts w:ascii="Arial" w:hAnsi="Arial" w:cs="Arial"/>
          <w:w w:val="105"/>
          <w:sz w:val="24"/>
          <w:szCs w:val="24"/>
        </w:rPr>
        <w:t>ation, and how these preferences may be intentionally or unintentionally exploited in favour of commercial stakeholders over societal interests.</w:t>
      </w:r>
      <w:r w:rsidRPr="008372F6">
        <w:rPr>
          <w:rFonts w:ascii="Arial" w:hAnsi="Arial" w:cs="Arial"/>
          <w:spacing w:val="37"/>
          <w:w w:val="105"/>
          <w:sz w:val="24"/>
          <w:szCs w:val="24"/>
        </w:rPr>
        <w:t xml:space="preserve"> </w:t>
      </w:r>
      <w:commentRangeEnd w:id="299"/>
      <w:r w:rsidR="000B052A" w:rsidRPr="008372F6">
        <w:rPr>
          <w:rStyle w:val="CommentReference"/>
          <w:rFonts w:ascii="Arial" w:hAnsi="Arial" w:cs="Arial"/>
          <w:w w:val="105"/>
          <w:sz w:val="24"/>
          <w:szCs w:val="24"/>
        </w:rPr>
        <w:commentReference w:id="299"/>
      </w:r>
      <w:r w:rsidRPr="008372F6">
        <w:rPr>
          <w:rFonts w:ascii="Arial" w:hAnsi="Arial" w:cs="Arial"/>
          <w:w w:val="105"/>
          <w:sz w:val="24"/>
          <w:szCs w:val="24"/>
        </w:rPr>
        <w:t>If healthcare continues to be organi</w:t>
      </w:r>
      <w:ins w:id="302" w:author="Microsoft Office User" w:date="2026-09-11T09:39:00Z">
        <w:r w:rsidR="002E5AF1" w:rsidRPr="008372F6">
          <w:rPr>
            <w:rFonts w:ascii="Arial" w:hAnsi="Arial" w:cs="Arial"/>
            <w:w w:val="105"/>
            <w:sz w:val="24"/>
            <w:szCs w:val="24"/>
          </w:rPr>
          <w:t>z</w:t>
        </w:r>
      </w:ins>
      <w:del w:id="303" w:author="Microsoft Office User" w:date="2026-09-11T09:39:00Z">
        <w:r w:rsidRPr="008372F6" w:rsidDel="002E5AF1">
          <w:rPr>
            <w:rFonts w:ascii="Arial" w:hAnsi="Arial" w:cs="Arial"/>
            <w:w w:val="105"/>
            <w:sz w:val="24"/>
            <w:szCs w:val="24"/>
          </w:rPr>
          <w:delText>s</w:delText>
        </w:r>
      </w:del>
      <w:r w:rsidRPr="008372F6">
        <w:rPr>
          <w:rFonts w:ascii="Arial" w:hAnsi="Arial" w:cs="Arial"/>
          <w:w w:val="105"/>
          <w:sz w:val="24"/>
          <w:szCs w:val="24"/>
        </w:rPr>
        <w:t>ed through solidarity-based systems, the challenge lies in determining how such systems can uphold their core values and maintain legitimacy in a context of decreasing public resources, rapidly expanding</w:t>
      </w:r>
      <w:r w:rsidRPr="008372F6">
        <w:rPr>
          <w:rFonts w:ascii="Arial" w:hAnsi="Arial" w:cs="Arial"/>
          <w:spacing w:val="-11"/>
          <w:w w:val="105"/>
          <w:sz w:val="24"/>
          <w:szCs w:val="24"/>
        </w:rPr>
        <w:t xml:space="preserve"> </w:t>
      </w:r>
      <w:r w:rsidRPr="008372F6">
        <w:rPr>
          <w:rFonts w:ascii="Arial" w:hAnsi="Arial" w:cs="Arial"/>
          <w:w w:val="105"/>
          <w:sz w:val="24"/>
          <w:szCs w:val="24"/>
        </w:rPr>
        <w:t>technological</w:t>
      </w:r>
      <w:r w:rsidRPr="008372F6">
        <w:rPr>
          <w:rFonts w:ascii="Arial" w:hAnsi="Arial" w:cs="Arial"/>
          <w:spacing w:val="-11"/>
          <w:w w:val="105"/>
          <w:sz w:val="24"/>
          <w:szCs w:val="24"/>
        </w:rPr>
        <w:t xml:space="preserve"> </w:t>
      </w:r>
      <w:r w:rsidRPr="008372F6">
        <w:rPr>
          <w:rFonts w:ascii="Arial" w:hAnsi="Arial" w:cs="Arial"/>
          <w:w w:val="105"/>
          <w:sz w:val="24"/>
          <w:szCs w:val="24"/>
        </w:rPr>
        <w:t>possibilities,</w:t>
      </w:r>
      <w:r w:rsidRPr="008372F6">
        <w:rPr>
          <w:rFonts w:ascii="Arial" w:hAnsi="Arial" w:cs="Arial"/>
          <w:spacing w:val="-10"/>
          <w:w w:val="105"/>
          <w:sz w:val="24"/>
          <w:szCs w:val="24"/>
        </w:rPr>
        <w:t xml:space="preserve"> </w:t>
      </w:r>
      <w:r w:rsidRPr="008372F6">
        <w:rPr>
          <w:rFonts w:ascii="Arial" w:hAnsi="Arial" w:cs="Arial"/>
          <w:w w:val="105"/>
          <w:sz w:val="24"/>
          <w:szCs w:val="24"/>
        </w:rPr>
        <w:t>rising</w:t>
      </w:r>
      <w:r w:rsidRPr="008372F6">
        <w:rPr>
          <w:rFonts w:ascii="Arial" w:hAnsi="Arial" w:cs="Arial"/>
          <w:spacing w:val="-11"/>
          <w:w w:val="105"/>
          <w:sz w:val="24"/>
          <w:szCs w:val="24"/>
        </w:rPr>
        <w:t xml:space="preserve"> </w:t>
      </w:r>
      <w:r w:rsidRPr="008372F6">
        <w:rPr>
          <w:rFonts w:ascii="Arial" w:hAnsi="Arial" w:cs="Arial"/>
          <w:w w:val="105"/>
          <w:sz w:val="24"/>
          <w:szCs w:val="24"/>
        </w:rPr>
        <w:t>public</w:t>
      </w:r>
      <w:r w:rsidRPr="008372F6">
        <w:rPr>
          <w:rFonts w:ascii="Arial" w:hAnsi="Arial" w:cs="Arial"/>
          <w:spacing w:val="-11"/>
          <w:w w:val="105"/>
          <w:sz w:val="24"/>
          <w:szCs w:val="24"/>
        </w:rPr>
        <w:t xml:space="preserve"> </w:t>
      </w:r>
      <w:r w:rsidRPr="008372F6">
        <w:rPr>
          <w:rFonts w:ascii="Arial" w:hAnsi="Arial" w:cs="Arial"/>
          <w:w w:val="105"/>
          <w:sz w:val="24"/>
          <w:szCs w:val="24"/>
        </w:rPr>
        <w:t>expectations</w:t>
      </w:r>
      <w:r w:rsidRPr="008372F6">
        <w:rPr>
          <w:rFonts w:ascii="Arial" w:hAnsi="Arial" w:cs="Arial"/>
          <w:spacing w:val="-11"/>
          <w:w w:val="105"/>
          <w:sz w:val="24"/>
          <w:szCs w:val="24"/>
        </w:rPr>
        <w:t xml:space="preserve"> </w:t>
      </w:r>
      <w:r w:rsidRPr="008372F6">
        <w:rPr>
          <w:rFonts w:ascii="Arial" w:hAnsi="Arial" w:cs="Arial"/>
          <w:w w:val="105"/>
          <w:sz w:val="24"/>
          <w:szCs w:val="24"/>
        </w:rPr>
        <w:t>and</w:t>
      </w:r>
      <w:r w:rsidRPr="008372F6">
        <w:rPr>
          <w:rFonts w:ascii="Arial" w:hAnsi="Arial" w:cs="Arial"/>
          <w:spacing w:val="-11"/>
          <w:w w:val="105"/>
          <w:sz w:val="24"/>
          <w:szCs w:val="24"/>
        </w:rPr>
        <w:t xml:space="preserve"> </w:t>
      </w:r>
      <w:r w:rsidRPr="008372F6">
        <w:rPr>
          <w:rFonts w:ascii="Arial" w:hAnsi="Arial" w:cs="Arial"/>
          <w:w w:val="105"/>
          <w:sz w:val="24"/>
          <w:szCs w:val="24"/>
        </w:rPr>
        <w:t>strengthening</w:t>
      </w:r>
      <w:r w:rsidRPr="008372F6">
        <w:rPr>
          <w:rFonts w:ascii="Arial" w:hAnsi="Arial" w:cs="Arial"/>
          <w:spacing w:val="-11"/>
          <w:w w:val="105"/>
          <w:sz w:val="24"/>
          <w:szCs w:val="24"/>
        </w:rPr>
        <w:t xml:space="preserve"> </w:t>
      </w:r>
      <w:r w:rsidRPr="008372F6">
        <w:rPr>
          <w:rFonts w:ascii="Arial" w:hAnsi="Arial" w:cs="Arial"/>
          <w:w w:val="105"/>
          <w:sz w:val="24"/>
          <w:szCs w:val="24"/>
        </w:rPr>
        <w:t>commercial</w:t>
      </w:r>
      <w:r w:rsidRPr="008372F6">
        <w:rPr>
          <w:rFonts w:ascii="Arial" w:hAnsi="Arial" w:cs="Arial"/>
          <w:spacing w:val="-11"/>
          <w:w w:val="105"/>
          <w:sz w:val="24"/>
          <w:szCs w:val="24"/>
        </w:rPr>
        <w:t xml:space="preserve"> </w:t>
      </w:r>
      <w:r w:rsidRPr="008372F6">
        <w:rPr>
          <w:rFonts w:ascii="Arial" w:hAnsi="Arial" w:cs="Arial"/>
          <w:w w:val="105"/>
          <w:sz w:val="24"/>
          <w:szCs w:val="24"/>
        </w:rPr>
        <w:t>power. The</w:t>
      </w:r>
      <w:r w:rsidRPr="008372F6">
        <w:rPr>
          <w:rFonts w:ascii="Arial" w:hAnsi="Arial" w:cs="Arial"/>
          <w:spacing w:val="40"/>
          <w:w w:val="105"/>
          <w:sz w:val="24"/>
          <w:szCs w:val="24"/>
        </w:rPr>
        <w:t xml:space="preserve"> </w:t>
      </w:r>
      <w:r w:rsidRPr="008372F6">
        <w:rPr>
          <w:rFonts w:ascii="Arial" w:hAnsi="Arial" w:cs="Arial"/>
          <w:w w:val="105"/>
          <w:sz w:val="24"/>
          <w:szCs w:val="24"/>
        </w:rPr>
        <w:t>experiences</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NHS</w:t>
      </w:r>
      <w:r w:rsidRPr="008372F6">
        <w:rPr>
          <w:rFonts w:ascii="Arial" w:hAnsi="Arial" w:cs="Arial"/>
          <w:spacing w:val="40"/>
          <w:w w:val="105"/>
          <w:sz w:val="24"/>
          <w:szCs w:val="24"/>
        </w:rPr>
        <w:t xml:space="preserve"> </w:t>
      </w:r>
      <w:r w:rsidRPr="008372F6">
        <w:rPr>
          <w:rFonts w:ascii="Arial" w:hAnsi="Arial" w:cs="Arial"/>
          <w:w w:val="105"/>
          <w:sz w:val="24"/>
          <w:szCs w:val="24"/>
        </w:rPr>
        <w:t>Cancer</w:t>
      </w:r>
      <w:r w:rsidRPr="008372F6">
        <w:rPr>
          <w:rFonts w:ascii="Arial" w:hAnsi="Arial" w:cs="Arial"/>
          <w:spacing w:val="40"/>
          <w:w w:val="105"/>
          <w:sz w:val="24"/>
          <w:szCs w:val="24"/>
        </w:rPr>
        <w:t xml:space="preserve"> </w:t>
      </w:r>
      <w:r w:rsidRPr="008372F6">
        <w:rPr>
          <w:rFonts w:ascii="Arial" w:hAnsi="Arial" w:cs="Arial"/>
          <w:w w:val="105"/>
          <w:sz w:val="24"/>
          <w:szCs w:val="24"/>
        </w:rPr>
        <w:t>Drugs</w:t>
      </w:r>
      <w:r w:rsidRPr="008372F6">
        <w:rPr>
          <w:rFonts w:ascii="Arial" w:hAnsi="Arial" w:cs="Arial"/>
          <w:spacing w:val="40"/>
          <w:w w:val="105"/>
          <w:sz w:val="24"/>
          <w:szCs w:val="24"/>
        </w:rPr>
        <w:t xml:space="preserve"> </w:t>
      </w:r>
      <w:r w:rsidRPr="008372F6">
        <w:rPr>
          <w:rFonts w:ascii="Arial" w:hAnsi="Arial" w:cs="Arial"/>
          <w:w w:val="105"/>
          <w:sz w:val="24"/>
          <w:szCs w:val="24"/>
        </w:rPr>
        <w:t>Fund</w:t>
      </w:r>
      <w:r w:rsidRPr="008372F6">
        <w:rPr>
          <w:rFonts w:ascii="Arial" w:hAnsi="Arial" w:cs="Arial"/>
          <w:spacing w:val="40"/>
          <w:w w:val="105"/>
          <w:sz w:val="24"/>
          <w:szCs w:val="24"/>
        </w:rPr>
        <w:t xml:space="preserve"> </w:t>
      </w:r>
      <w:r w:rsidRPr="008372F6">
        <w:rPr>
          <w:rFonts w:ascii="Arial" w:hAnsi="Arial" w:cs="Arial"/>
          <w:w w:val="105"/>
          <w:sz w:val="24"/>
          <w:szCs w:val="24"/>
        </w:rPr>
        <w:t>in</w:t>
      </w:r>
      <w:r w:rsidRPr="008372F6">
        <w:rPr>
          <w:rFonts w:ascii="Arial" w:hAnsi="Arial" w:cs="Arial"/>
          <w:spacing w:val="40"/>
          <w:w w:val="105"/>
          <w:sz w:val="24"/>
          <w:szCs w:val="24"/>
        </w:rPr>
        <w:t xml:space="preserve"> </w:t>
      </w:r>
      <w:r w:rsidRPr="008372F6">
        <w:rPr>
          <w:rFonts w:ascii="Arial" w:hAnsi="Arial" w:cs="Arial"/>
          <w:w w:val="105"/>
          <w:sz w:val="24"/>
          <w:szCs w:val="24"/>
        </w:rPr>
        <w:t>England</w:t>
      </w:r>
      <w:r w:rsidRPr="008372F6">
        <w:rPr>
          <w:rFonts w:ascii="Arial" w:hAnsi="Arial" w:cs="Arial"/>
          <w:spacing w:val="40"/>
          <w:w w:val="105"/>
          <w:sz w:val="24"/>
          <w:szCs w:val="24"/>
        </w:rPr>
        <w:t xml:space="preserve"> </w:t>
      </w:r>
      <w:r w:rsidRPr="008372F6">
        <w:rPr>
          <w:rFonts w:ascii="Arial" w:hAnsi="Arial" w:cs="Arial"/>
          <w:w w:val="105"/>
          <w:sz w:val="24"/>
          <w:szCs w:val="24"/>
        </w:rPr>
        <w:t>provide</w:t>
      </w:r>
      <w:r w:rsidRPr="008372F6">
        <w:rPr>
          <w:rFonts w:ascii="Arial" w:hAnsi="Arial" w:cs="Arial"/>
          <w:spacing w:val="40"/>
          <w:w w:val="105"/>
          <w:sz w:val="24"/>
          <w:szCs w:val="24"/>
        </w:rPr>
        <w:t xml:space="preserve"> </w:t>
      </w:r>
      <w:r w:rsidRPr="008372F6">
        <w:rPr>
          <w:rFonts w:ascii="Arial" w:hAnsi="Arial" w:cs="Arial"/>
          <w:w w:val="105"/>
          <w:sz w:val="24"/>
          <w:szCs w:val="24"/>
        </w:rPr>
        <w:t>an</w:t>
      </w:r>
      <w:r w:rsidRPr="008372F6">
        <w:rPr>
          <w:rFonts w:ascii="Arial" w:hAnsi="Arial" w:cs="Arial"/>
          <w:spacing w:val="40"/>
          <w:w w:val="105"/>
          <w:sz w:val="24"/>
          <w:szCs w:val="24"/>
        </w:rPr>
        <w:t xml:space="preserve"> </w:t>
      </w:r>
      <w:r w:rsidRPr="008372F6">
        <w:rPr>
          <w:rFonts w:ascii="Arial" w:hAnsi="Arial" w:cs="Arial"/>
          <w:w w:val="105"/>
          <w:sz w:val="24"/>
          <w:szCs w:val="24"/>
        </w:rPr>
        <w:t>illustrative</w:t>
      </w:r>
      <w:r w:rsidRPr="008372F6">
        <w:rPr>
          <w:rFonts w:ascii="Arial" w:hAnsi="Arial" w:cs="Arial"/>
          <w:spacing w:val="40"/>
          <w:w w:val="105"/>
          <w:sz w:val="24"/>
          <w:szCs w:val="24"/>
        </w:rPr>
        <w:t xml:space="preserve"> </w:t>
      </w:r>
      <w:r w:rsidRPr="008372F6">
        <w:rPr>
          <w:rFonts w:ascii="Arial" w:hAnsi="Arial" w:cs="Arial"/>
          <w:w w:val="105"/>
          <w:sz w:val="24"/>
          <w:szCs w:val="24"/>
        </w:rPr>
        <w:t>example.</w:t>
      </w:r>
    </w:p>
    <w:p w14:paraId="0FBCE5C2" w14:textId="5426FAE7"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The Fund was created in response to public and political pressure to finance new cancer medicines</w:t>
      </w:r>
      <w:r w:rsidR="00812742" w:rsidRPr="008372F6">
        <w:rPr>
          <w:rFonts w:ascii="Arial" w:hAnsi="Arial" w:cs="Arial"/>
          <w:w w:val="105"/>
          <w:sz w:val="24"/>
          <w:szCs w:val="24"/>
        </w:rPr>
        <w:t xml:space="preserve"> </w:t>
      </w:r>
      <w:r w:rsidRPr="008372F6">
        <w:rPr>
          <w:rFonts w:ascii="Arial" w:hAnsi="Arial" w:cs="Arial"/>
          <w:w w:val="105"/>
          <w:sz w:val="24"/>
          <w:szCs w:val="24"/>
        </w:rPr>
        <w:t>that</w:t>
      </w:r>
      <w:ins w:id="304" w:author="Héctor Bahamonde" w:date="2026-09-19T11:52:00Z" w16du:dateUtc="2026-09-19T09:52:00Z">
        <w:r w:rsidR="00EF2C03">
          <w:rPr>
            <w:rFonts w:ascii="Arial" w:hAnsi="Arial" w:cs="Arial"/>
            <w:w w:val="105"/>
            <w:sz w:val="24"/>
            <w:szCs w:val="24"/>
          </w:rPr>
          <w:t xml:space="preserve"> the</w:t>
        </w:r>
      </w:ins>
      <w:r w:rsidRPr="008372F6">
        <w:rPr>
          <w:rFonts w:ascii="Arial" w:hAnsi="Arial" w:cs="Arial"/>
          <w:spacing w:val="33"/>
          <w:w w:val="105"/>
          <w:sz w:val="24"/>
          <w:szCs w:val="24"/>
        </w:rPr>
        <w:t xml:space="preserve"> </w:t>
      </w:r>
      <w:r w:rsidRPr="008372F6">
        <w:rPr>
          <w:rFonts w:ascii="Arial" w:hAnsi="Arial" w:cs="Arial"/>
          <w:w w:val="105"/>
          <w:sz w:val="24"/>
          <w:szCs w:val="24"/>
        </w:rPr>
        <w:t>National</w:t>
      </w:r>
      <w:r w:rsidRPr="008372F6">
        <w:rPr>
          <w:rFonts w:ascii="Arial" w:hAnsi="Arial" w:cs="Arial"/>
          <w:spacing w:val="33"/>
          <w:w w:val="105"/>
          <w:sz w:val="24"/>
          <w:szCs w:val="24"/>
        </w:rPr>
        <w:t xml:space="preserve"> </w:t>
      </w:r>
      <w:r w:rsidRPr="008372F6">
        <w:rPr>
          <w:rFonts w:ascii="Arial" w:hAnsi="Arial" w:cs="Arial"/>
          <w:w w:val="105"/>
          <w:sz w:val="24"/>
          <w:szCs w:val="24"/>
        </w:rPr>
        <w:t>Institute</w:t>
      </w:r>
      <w:r w:rsidRPr="008372F6">
        <w:rPr>
          <w:rFonts w:ascii="Arial" w:hAnsi="Arial" w:cs="Arial"/>
          <w:spacing w:val="33"/>
          <w:w w:val="105"/>
          <w:sz w:val="24"/>
          <w:szCs w:val="24"/>
        </w:rPr>
        <w:t xml:space="preserve"> </w:t>
      </w:r>
      <w:r w:rsidRPr="008372F6">
        <w:rPr>
          <w:rFonts w:ascii="Arial" w:hAnsi="Arial" w:cs="Arial"/>
          <w:w w:val="105"/>
          <w:sz w:val="24"/>
          <w:szCs w:val="24"/>
        </w:rPr>
        <w:t>of</w:t>
      </w:r>
      <w:r w:rsidRPr="008372F6">
        <w:rPr>
          <w:rFonts w:ascii="Arial" w:hAnsi="Arial" w:cs="Arial"/>
          <w:spacing w:val="33"/>
          <w:w w:val="105"/>
          <w:sz w:val="24"/>
          <w:szCs w:val="24"/>
        </w:rPr>
        <w:t xml:space="preserve"> </w:t>
      </w:r>
      <w:r w:rsidRPr="008372F6">
        <w:rPr>
          <w:rFonts w:ascii="Arial" w:hAnsi="Arial" w:cs="Arial"/>
          <w:w w:val="105"/>
          <w:sz w:val="24"/>
          <w:szCs w:val="24"/>
        </w:rPr>
        <w:t>Health</w:t>
      </w:r>
      <w:r w:rsidRPr="008372F6">
        <w:rPr>
          <w:rFonts w:ascii="Arial" w:hAnsi="Arial" w:cs="Arial"/>
          <w:spacing w:val="33"/>
          <w:w w:val="105"/>
          <w:sz w:val="24"/>
          <w:szCs w:val="24"/>
        </w:rPr>
        <w:t xml:space="preserve"> </w:t>
      </w:r>
      <w:r w:rsidRPr="008372F6">
        <w:rPr>
          <w:rFonts w:ascii="Arial" w:hAnsi="Arial" w:cs="Arial"/>
          <w:w w:val="105"/>
          <w:sz w:val="24"/>
          <w:szCs w:val="24"/>
        </w:rPr>
        <w:t>and</w:t>
      </w:r>
      <w:r w:rsidRPr="008372F6">
        <w:rPr>
          <w:rFonts w:ascii="Arial" w:hAnsi="Arial" w:cs="Arial"/>
          <w:spacing w:val="33"/>
          <w:w w:val="105"/>
          <w:sz w:val="24"/>
          <w:szCs w:val="24"/>
        </w:rPr>
        <w:t xml:space="preserve"> </w:t>
      </w:r>
      <w:r w:rsidRPr="008372F6">
        <w:rPr>
          <w:rFonts w:ascii="Arial" w:hAnsi="Arial" w:cs="Arial"/>
          <w:w w:val="105"/>
          <w:sz w:val="24"/>
          <w:szCs w:val="24"/>
        </w:rPr>
        <w:t>Care</w:t>
      </w:r>
      <w:r w:rsidRPr="008372F6">
        <w:rPr>
          <w:rFonts w:ascii="Arial" w:hAnsi="Arial" w:cs="Arial"/>
          <w:spacing w:val="33"/>
          <w:w w:val="105"/>
          <w:sz w:val="24"/>
          <w:szCs w:val="24"/>
        </w:rPr>
        <w:t xml:space="preserve"> </w:t>
      </w:r>
      <w:r w:rsidRPr="008372F6">
        <w:rPr>
          <w:rFonts w:ascii="Arial" w:hAnsi="Arial" w:cs="Arial"/>
          <w:w w:val="105"/>
          <w:sz w:val="24"/>
          <w:szCs w:val="24"/>
        </w:rPr>
        <w:t>Excellence</w:t>
      </w:r>
      <w:r w:rsidRPr="008372F6">
        <w:rPr>
          <w:rFonts w:ascii="Arial" w:hAnsi="Arial" w:cs="Arial"/>
          <w:spacing w:val="35"/>
          <w:w w:val="105"/>
          <w:sz w:val="24"/>
          <w:szCs w:val="24"/>
        </w:rPr>
        <w:t xml:space="preserve"> </w:t>
      </w:r>
      <w:r w:rsidRPr="008372F6">
        <w:rPr>
          <w:rFonts w:ascii="Arial" w:hAnsi="Arial" w:cs="Arial"/>
          <w:w w:val="105"/>
          <w:sz w:val="24"/>
          <w:szCs w:val="24"/>
        </w:rPr>
        <w:t>(NICE)</w:t>
      </w:r>
      <w:r w:rsidRPr="008372F6">
        <w:rPr>
          <w:rFonts w:ascii="Arial" w:hAnsi="Arial" w:cs="Arial"/>
          <w:spacing w:val="33"/>
          <w:w w:val="105"/>
          <w:sz w:val="24"/>
          <w:szCs w:val="24"/>
        </w:rPr>
        <w:t xml:space="preserve"> </w:t>
      </w:r>
      <w:r w:rsidRPr="008372F6">
        <w:rPr>
          <w:rFonts w:ascii="Arial" w:hAnsi="Arial" w:cs="Arial"/>
          <w:w w:val="105"/>
          <w:sz w:val="24"/>
          <w:szCs w:val="24"/>
        </w:rPr>
        <w:t>had</w:t>
      </w:r>
      <w:r w:rsidRPr="008372F6">
        <w:rPr>
          <w:rFonts w:ascii="Arial" w:hAnsi="Arial" w:cs="Arial"/>
          <w:spacing w:val="33"/>
          <w:w w:val="105"/>
          <w:sz w:val="24"/>
          <w:szCs w:val="24"/>
        </w:rPr>
        <w:t xml:space="preserve"> </w:t>
      </w:r>
      <w:r w:rsidRPr="008372F6">
        <w:rPr>
          <w:rFonts w:ascii="Arial" w:hAnsi="Arial" w:cs="Arial"/>
          <w:w w:val="105"/>
          <w:sz w:val="24"/>
          <w:szCs w:val="24"/>
        </w:rPr>
        <w:t>not</w:t>
      </w:r>
      <w:r w:rsidRPr="008372F6">
        <w:rPr>
          <w:rFonts w:ascii="Arial" w:hAnsi="Arial" w:cs="Arial"/>
          <w:spacing w:val="33"/>
          <w:w w:val="105"/>
          <w:sz w:val="24"/>
          <w:szCs w:val="24"/>
        </w:rPr>
        <w:t xml:space="preserve"> </w:t>
      </w:r>
      <w:r w:rsidRPr="008372F6">
        <w:rPr>
          <w:rFonts w:ascii="Arial" w:hAnsi="Arial" w:cs="Arial"/>
          <w:w w:val="105"/>
          <w:sz w:val="24"/>
          <w:szCs w:val="24"/>
        </w:rPr>
        <w:t>recommended</w:t>
      </w:r>
      <w:r w:rsidRPr="008372F6">
        <w:rPr>
          <w:rFonts w:ascii="Arial" w:hAnsi="Arial" w:cs="Arial"/>
          <w:spacing w:val="33"/>
          <w:w w:val="105"/>
          <w:sz w:val="24"/>
          <w:szCs w:val="24"/>
        </w:rPr>
        <w:t xml:space="preserve"> </w:t>
      </w:r>
      <w:r w:rsidRPr="008372F6">
        <w:rPr>
          <w:rFonts w:ascii="Arial" w:hAnsi="Arial" w:cs="Arial"/>
          <w:w w:val="105"/>
          <w:sz w:val="24"/>
          <w:szCs w:val="24"/>
        </w:rPr>
        <w:t>on</w:t>
      </w:r>
      <w:r w:rsidRPr="008372F6">
        <w:rPr>
          <w:rFonts w:ascii="Arial" w:hAnsi="Arial" w:cs="Arial"/>
          <w:spacing w:val="33"/>
          <w:w w:val="105"/>
          <w:sz w:val="24"/>
          <w:szCs w:val="24"/>
        </w:rPr>
        <w:t xml:space="preserve"> </w:t>
      </w:r>
      <w:r w:rsidRPr="008372F6">
        <w:rPr>
          <w:rFonts w:ascii="Arial" w:hAnsi="Arial" w:cs="Arial"/>
          <w:w w:val="105"/>
          <w:sz w:val="24"/>
          <w:szCs w:val="24"/>
        </w:rPr>
        <w:t>the</w:t>
      </w:r>
      <w:r w:rsidRPr="008372F6">
        <w:rPr>
          <w:rFonts w:ascii="Arial" w:hAnsi="Arial" w:cs="Arial"/>
          <w:spacing w:val="33"/>
          <w:w w:val="105"/>
          <w:sz w:val="24"/>
          <w:szCs w:val="24"/>
        </w:rPr>
        <w:t xml:space="preserve"> </w:t>
      </w:r>
      <w:r w:rsidRPr="008372F6">
        <w:rPr>
          <w:rFonts w:ascii="Arial" w:hAnsi="Arial" w:cs="Arial"/>
          <w:w w:val="105"/>
          <w:sz w:val="24"/>
          <w:szCs w:val="24"/>
        </w:rPr>
        <w:t>basis of its assessment criteria.</w:t>
      </w:r>
      <w:r w:rsidRPr="008372F6">
        <w:rPr>
          <w:rFonts w:ascii="Arial" w:hAnsi="Arial" w:cs="Arial"/>
          <w:spacing w:val="36"/>
          <w:w w:val="105"/>
          <w:sz w:val="24"/>
          <w:szCs w:val="24"/>
        </w:rPr>
        <w:t xml:space="preserve"> </w:t>
      </w:r>
      <w:r w:rsidRPr="008372F6">
        <w:rPr>
          <w:rFonts w:ascii="Arial" w:hAnsi="Arial" w:cs="Arial"/>
          <w:w w:val="105"/>
          <w:sz w:val="24"/>
          <w:szCs w:val="24"/>
        </w:rPr>
        <w:t>An evaluation conducted five years after the establishment of</w:t>
      </w:r>
      <w:ins w:id="305" w:author="Héctor Bahamonde" w:date="2026-09-19T11:53:00Z" w16du:dateUtc="2026-09-19T09:53:00Z">
        <w:r w:rsidR="000E3F1A">
          <w:rPr>
            <w:rFonts w:ascii="Arial" w:hAnsi="Arial" w:cs="Arial"/>
            <w:w w:val="105"/>
            <w:sz w:val="24"/>
            <w:szCs w:val="24"/>
          </w:rPr>
          <w:t xml:space="preserve"> the</w:t>
        </w:r>
      </w:ins>
      <w:r w:rsidRPr="008372F6">
        <w:rPr>
          <w:rFonts w:ascii="Arial" w:hAnsi="Arial" w:cs="Arial"/>
          <w:w w:val="105"/>
          <w:sz w:val="24"/>
          <w:szCs w:val="24"/>
        </w:rPr>
        <w:t xml:space="preserve"> Fund found no</w:t>
      </w:r>
      <w:r w:rsidRPr="008372F6">
        <w:rPr>
          <w:rFonts w:ascii="Arial" w:hAnsi="Arial" w:cs="Arial"/>
          <w:spacing w:val="34"/>
          <w:w w:val="105"/>
          <w:sz w:val="24"/>
          <w:szCs w:val="24"/>
        </w:rPr>
        <w:t xml:space="preserve"> </w:t>
      </w:r>
      <w:r w:rsidRPr="008372F6">
        <w:rPr>
          <w:rFonts w:ascii="Arial" w:hAnsi="Arial" w:cs="Arial"/>
          <w:w w:val="105"/>
          <w:sz w:val="24"/>
          <w:szCs w:val="24"/>
        </w:rPr>
        <w:t>meaningful</w:t>
      </w:r>
      <w:r w:rsidRPr="008372F6">
        <w:rPr>
          <w:rFonts w:ascii="Arial" w:hAnsi="Arial" w:cs="Arial"/>
          <w:spacing w:val="33"/>
          <w:w w:val="105"/>
          <w:sz w:val="24"/>
          <w:szCs w:val="24"/>
        </w:rPr>
        <w:t xml:space="preserve"> </w:t>
      </w:r>
      <w:r w:rsidRPr="008372F6">
        <w:rPr>
          <w:rFonts w:ascii="Arial" w:hAnsi="Arial" w:cs="Arial"/>
          <w:w w:val="105"/>
          <w:sz w:val="24"/>
          <w:szCs w:val="24"/>
        </w:rPr>
        <w:t>benefit</w:t>
      </w:r>
      <w:r w:rsidRPr="008372F6">
        <w:rPr>
          <w:rFonts w:ascii="Arial" w:hAnsi="Arial" w:cs="Arial"/>
          <w:spacing w:val="34"/>
          <w:w w:val="105"/>
          <w:sz w:val="24"/>
          <w:szCs w:val="24"/>
        </w:rPr>
        <w:t xml:space="preserve"> </w:t>
      </w:r>
      <w:r w:rsidRPr="008372F6">
        <w:rPr>
          <w:rFonts w:ascii="Arial" w:hAnsi="Arial" w:cs="Arial"/>
          <w:w w:val="105"/>
          <w:sz w:val="24"/>
          <w:szCs w:val="24"/>
        </w:rPr>
        <w:t>to</w:t>
      </w:r>
      <w:r w:rsidRPr="008372F6">
        <w:rPr>
          <w:rFonts w:ascii="Arial" w:hAnsi="Arial" w:cs="Arial"/>
          <w:spacing w:val="34"/>
          <w:w w:val="105"/>
          <w:sz w:val="24"/>
          <w:szCs w:val="24"/>
        </w:rPr>
        <w:t xml:space="preserve"> </w:t>
      </w:r>
      <w:r w:rsidRPr="008372F6">
        <w:rPr>
          <w:rFonts w:ascii="Arial" w:hAnsi="Arial" w:cs="Arial"/>
          <w:w w:val="105"/>
          <w:sz w:val="24"/>
          <w:szCs w:val="24"/>
        </w:rPr>
        <w:t>patients</w:t>
      </w:r>
      <w:r w:rsidRPr="008372F6">
        <w:rPr>
          <w:rFonts w:ascii="Arial" w:hAnsi="Arial" w:cs="Arial"/>
          <w:spacing w:val="34"/>
          <w:w w:val="105"/>
          <w:sz w:val="24"/>
          <w:szCs w:val="24"/>
        </w:rPr>
        <w:t xml:space="preserve"> </w:t>
      </w:r>
      <w:r w:rsidRPr="008372F6">
        <w:rPr>
          <w:rFonts w:ascii="Arial" w:hAnsi="Arial" w:cs="Arial"/>
          <w:w w:val="105"/>
          <w:sz w:val="24"/>
          <w:szCs w:val="24"/>
        </w:rPr>
        <w:t>or</w:t>
      </w:r>
      <w:r w:rsidRPr="008372F6">
        <w:rPr>
          <w:rFonts w:ascii="Arial" w:hAnsi="Arial" w:cs="Arial"/>
          <w:spacing w:val="33"/>
          <w:w w:val="105"/>
          <w:sz w:val="24"/>
          <w:szCs w:val="24"/>
        </w:rPr>
        <w:t xml:space="preserve"> </w:t>
      </w:r>
      <w:r w:rsidRPr="008372F6">
        <w:rPr>
          <w:rFonts w:ascii="Arial" w:hAnsi="Arial" w:cs="Arial"/>
          <w:w w:val="105"/>
          <w:sz w:val="24"/>
          <w:szCs w:val="24"/>
        </w:rPr>
        <w:t>society,</w:t>
      </w:r>
      <w:r w:rsidRPr="008372F6">
        <w:rPr>
          <w:rFonts w:ascii="Arial" w:hAnsi="Arial" w:cs="Arial"/>
          <w:spacing w:val="35"/>
          <w:w w:val="105"/>
          <w:sz w:val="24"/>
          <w:szCs w:val="24"/>
        </w:rPr>
        <w:t xml:space="preserve"> </w:t>
      </w:r>
      <w:r w:rsidRPr="008372F6">
        <w:rPr>
          <w:rFonts w:ascii="Arial" w:hAnsi="Arial" w:cs="Arial"/>
          <w:w w:val="105"/>
          <w:sz w:val="24"/>
          <w:szCs w:val="24"/>
        </w:rPr>
        <w:t>when</w:t>
      </w:r>
      <w:r w:rsidRPr="008372F6">
        <w:rPr>
          <w:rFonts w:ascii="Arial" w:hAnsi="Arial" w:cs="Arial"/>
          <w:spacing w:val="34"/>
          <w:w w:val="105"/>
          <w:sz w:val="24"/>
          <w:szCs w:val="24"/>
        </w:rPr>
        <w:t xml:space="preserve"> </w:t>
      </w:r>
      <w:r w:rsidRPr="008372F6">
        <w:rPr>
          <w:rFonts w:ascii="Arial" w:hAnsi="Arial" w:cs="Arial"/>
          <w:w w:val="105"/>
          <w:sz w:val="24"/>
          <w:szCs w:val="24"/>
        </w:rPr>
        <w:t>measured</w:t>
      </w:r>
      <w:r w:rsidRPr="008372F6">
        <w:rPr>
          <w:rFonts w:ascii="Arial" w:hAnsi="Arial" w:cs="Arial"/>
          <w:spacing w:val="33"/>
          <w:w w:val="105"/>
          <w:sz w:val="24"/>
          <w:szCs w:val="24"/>
        </w:rPr>
        <w:t xml:space="preserve"> </w:t>
      </w:r>
      <w:r w:rsidRPr="008372F6">
        <w:rPr>
          <w:rFonts w:ascii="Arial" w:hAnsi="Arial" w:cs="Arial"/>
          <w:w w:val="105"/>
          <w:sz w:val="24"/>
          <w:szCs w:val="24"/>
        </w:rPr>
        <w:t>in</w:t>
      </w:r>
      <w:r w:rsidRPr="008372F6">
        <w:rPr>
          <w:rFonts w:ascii="Arial" w:hAnsi="Arial" w:cs="Arial"/>
          <w:spacing w:val="34"/>
          <w:w w:val="105"/>
          <w:sz w:val="24"/>
          <w:szCs w:val="24"/>
        </w:rPr>
        <w:t xml:space="preserve"> </w:t>
      </w:r>
      <w:r w:rsidRPr="008372F6">
        <w:rPr>
          <w:rFonts w:ascii="Arial" w:hAnsi="Arial" w:cs="Arial"/>
          <w:w w:val="105"/>
          <w:sz w:val="24"/>
          <w:szCs w:val="24"/>
        </w:rPr>
        <w:t>terms</w:t>
      </w:r>
      <w:r w:rsidRPr="008372F6">
        <w:rPr>
          <w:rFonts w:ascii="Arial" w:hAnsi="Arial" w:cs="Arial"/>
          <w:spacing w:val="34"/>
          <w:w w:val="105"/>
          <w:sz w:val="24"/>
          <w:szCs w:val="24"/>
        </w:rPr>
        <w:t xml:space="preserve"> </w:t>
      </w:r>
      <w:r w:rsidRPr="008372F6">
        <w:rPr>
          <w:rFonts w:ascii="Arial" w:hAnsi="Arial" w:cs="Arial"/>
          <w:w w:val="105"/>
          <w:sz w:val="24"/>
          <w:szCs w:val="24"/>
        </w:rPr>
        <w:t>of</w:t>
      </w:r>
      <w:r w:rsidRPr="008372F6">
        <w:rPr>
          <w:rFonts w:ascii="Arial" w:hAnsi="Arial" w:cs="Arial"/>
          <w:spacing w:val="33"/>
          <w:w w:val="105"/>
          <w:sz w:val="24"/>
          <w:szCs w:val="24"/>
        </w:rPr>
        <w:t xml:space="preserve"> </w:t>
      </w:r>
      <w:r w:rsidRPr="008372F6">
        <w:rPr>
          <w:rFonts w:ascii="Arial" w:hAnsi="Arial" w:cs="Arial"/>
          <w:w w:val="105"/>
          <w:sz w:val="24"/>
          <w:szCs w:val="24"/>
        </w:rPr>
        <w:t>survival,</w:t>
      </w:r>
      <w:r w:rsidRPr="008372F6">
        <w:rPr>
          <w:rFonts w:ascii="Arial" w:hAnsi="Arial" w:cs="Arial"/>
          <w:spacing w:val="35"/>
          <w:w w:val="105"/>
          <w:sz w:val="24"/>
          <w:szCs w:val="24"/>
        </w:rPr>
        <w:t xml:space="preserve"> </w:t>
      </w:r>
      <w:r w:rsidRPr="008372F6">
        <w:rPr>
          <w:rFonts w:ascii="Arial" w:hAnsi="Arial" w:cs="Arial"/>
          <w:w w:val="105"/>
          <w:sz w:val="24"/>
          <w:szCs w:val="24"/>
        </w:rPr>
        <w:t>quality</w:t>
      </w:r>
      <w:r w:rsidRPr="008372F6">
        <w:rPr>
          <w:rFonts w:ascii="Arial" w:hAnsi="Arial" w:cs="Arial"/>
          <w:spacing w:val="34"/>
          <w:w w:val="105"/>
          <w:sz w:val="24"/>
          <w:szCs w:val="24"/>
        </w:rPr>
        <w:t xml:space="preserve"> </w:t>
      </w:r>
      <w:r w:rsidRPr="008372F6">
        <w:rPr>
          <w:rFonts w:ascii="Arial" w:hAnsi="Arial" w:cs="Arial"/>
          <w:w w:val="105"/>
          <w:sz w:val="24"/>
          <w:szCs w:val="24"/>
        </w:rPr>
        <w:t>of</w:t>
      </w:r>
      <w:r w:rsidRPr="008372F6">
        <w:rPr>
          <w:rFonts w:ascii="Arial" w:hAnsi="Arial" w:cs="Arial"/>
          <w:spacing w:val="33"/>
          <w:w w:val="105"/>
          <w:sz w:val="24"/>
          <w:szCs w:val="24"/>
        </w:rPr>
        <w:t xml:space="preserve"> </w:t>
      </w:r>
      <w:r w:rsidRPr="008372F6">
        <w:rPr>
          <w:rFonts w:ascii="Arial" w:hAnsi="Arial" w:cs="Arial"/>
          <w:w w:val="105"/>
          <w:sz w:val="24"/>
          <w:szCs w:val="24"/>
        </w:rPr>
        <w:t>life, or toxicity, and suggested potential societal harm once opportunity costs were taken into account (Aggarwal</w:t>
      </w:r>
      <w:r w:rsidRPr="008372F6">
        <w:rPr>
          <w:rFonts w:ascii="Arial" w:hAnsi="Arial" w:cs="Arial"/>
          <w:spacing w:val="15"/>
          <w:w w:val="105"/>
          <w:sz w:val="24"/>
          <w:szCs w:val="24"/>
        </w:rPr>
        <w:t xml:space="preserve"> </w:t>
      </w:r>
      <w:r w:rsidRPr="008372F6">
        <w:rPr>
          <w:rFonts w:ascii="Arial" w:hAnsi="Arial" w:cs="Arial"/>
          <w:w w:val="105"/>
          <w:sz w:val="24"/>
          <w:szCs w:val="24"/>
        </w:rPr>
        <w:t>et</w:t>
      </w:r>
      <w:r w:rsidRPr="008372F6">
        <w:rPr>
          <w:rFonts w:ascii="Arial" w:hAnsi="Arial" w:cs="Arial"/>
          <w:spacing w:val="15"/>
          <w:w w:val="105"/>
          <w:sz w:val="24"/>
          <w:szCs w:val="24"/>
        </w:rPr>
        <w:t xml:space="preserve"> </w:t>
      </w:r>
      <w:r w:rsidRPr="008372F6">
        <w:rPr>
          <w:rFonts w:ascii="Arial" w:hAnsi="Arial" w:cs="Arial"/>
          <w:w w:val="105"/>
          <w:sz w:val="24"/>
          <w:szCs w:val="24"/>
        </w:rPr>
        <w:t>al.</w:t>
      </w:r>
      <w:r w:rsidRPr="008372F6">
        <w:rPr>
          <w:rFonts w:ascii="Arial" w:hAnsi="Arial" w:cs="Arial"/>
          <w:spacing w:val="15"/>
          <w:w w:val="105"/>
          <w:sz w:val="24"/>
          <w:szCs w:val="24"/>
        </w:rPr>
        <w:t xml:space="preserve"> </w:t>
      </w:r>
      <w:hyperlink w:anchor="_bookmark13" w:history="1">
        <w:r w:rsidR="005D491A" w:rsidRPr="008372F6">
          <w:rPr>
            <w:rFonts w:ascii="Arial" w:hAnsi="Arial" w:cs="Arial"/>
            <w:w w:val="105"/>
            <w:sz w:val="24"/>
            <w:szCs w:val="24"/>
          </w:rPr>
          <w:t>2017).</w:t>
        </w:r>
      </w:hyperlink>
      <w:r w:rsidRPr="008372F6">
        <w:rPr>
          <w:rFonts w:ascii="Arial" w:hAnsi="Arial" w:cs="Arial"/>
          <w:spacing w:val="40"/>
          <w:w w:val="105"/>
          <w:sz w:val="24"/>
          <w:szCs w:val="24"/>
        </w:rPr>
        <w:t xml:space="preserve"> </w:t>
      </w:r>
      <w:r w:rsidRPr="008372F6">
        <w:rPr>
          <w:rFonts w:ascii="Arial" w:hAnsi="Arial" w:cs="Arial"/>
          <w:w w:val="105"/>
          <w:sz w:val="24"/>
          <w:szCs w:val="24"/>
        </w:rPr>
        <w:t>Thus,</w:t>
      </w:r>
      <w:r w:rsidRPr="008372F6">
        <w:rPr>
          <w:rFonts w:ascii="Arial" w:hAnsi="Arial" w:cs="Arial"/>
          <w:spacing w:val="15"/>
          <w:w w:val="105"/>
          <w:sz w:val="24"/>
          <w:szCs w:val="24"/>
        </w:rPr>
        <w:t xml:space="preserve"> </w:t>
      </w:r>
      <w:r w:rsidRPr="008372F6">
        <w:rPr>
          <w:rFonts w:ascii="Arial" w:hAnsi="Arial" w:cs="Arial"/>
          <w:w w:val="105"/>
          <w:sz w:val="24"/>
          <w:szCs w:val="24"/>
        </w:rPr>
        <w:t>while</w:t>
      </w:r>
      <w:r w:rsidRPr="008372F6">
        <w:rPr>
          <w:rFonts w:ascii="Arial" w:hAnsi="Arial" w:cs="Arial"/>
          <w:spacing w:val="15"/>
          <w:w w:val="105"/>
          <w:sz w:val="24"/>
          <w:szCs w:val="24"/>
        </w:rPr>
        <w:t xml:space="preserve"> </w:t>
      </w:r>
      <w:r w:rsidRPr="008372F6">
        <w:rPr>
          <w:rFonts w:ascii="Arial" w:hAnsi="Arial" w:cs="Arial"/>
          <w:w w:val="105"/>
          <w:sz w:val="24"/>
          <w:szCs w:val="24"/>
        </w:rPr>
        <w:t>new</w:t>
      </w:r>
      <w:r w:rsidRPr="008372F6">
        <w:rPr>
          <w:rFonts w:ascii="Arial" w:hAnsi="Arial" w:cs="Arial"/>
          <w:spacing w:val="15"/>
          <w:w w:val="105"/>
          <w:sz w:val="24"/>
          <w:szCs w:val="24"/>
        </w:rPr>
        <w:t xml:space="preserve"> </w:t>
      </w:r>
      <w:r w:rsidRPr="008372F6">
        <w:rPr>
          <w:rFonts w:ascii="Arial" w:hAnsi="Arial" w:cs="Arial"/>
          <w:w w:val="105"/>
          <w:sz w:val="24"/>
          <w:szCs w:val="24"/>
        </w:rPr>
        <w:t>medications</w:t>
      </w:r>
      <w:r w:rsidRPr="008372F6">
        <w:rPr>
          <w:rFonts w:ascii="Arial" w:hAnsi="Arial" w:cs="Arial"/>
          <w:spacing w:val="15"/>
          <w:w w:val="105"/>
          <w:sz w:val="24"/>
          <w:szCs w:val="24"/>
        </w:rPr>
        <w:t xml:space="preserve"> </w:t>
      </w:r>
      <w:r w:rsidRPr="008372F6">
        <w:rPr>
          <w:rFonts w:ascii="Arial" w:hAnsi="Arial" w:cs="Arial"/>
          <w:w w:val="105"/>
          <w:sz w:val="24"/>
          <w:szCs w:val="24"/>
        </w:rPr>
        <w:t>may</w:t>
      </w:r>
      <w:r w:rsidRPr="008372F6">
        <w:rPr>
          <w:rFonts w:ascii="Arial" w:hAnsi="Arial" w:cs="Arial"/>
          <w:spacing w:val="15"/>
          <w:w w:val="105"/>
          <w:sz w:val="24"/>
          <w:szCs w:val="24"/>
        </w:rPr>
        <w:t xml:space="preserve"> </w:t>
      </w:r>
      <w:r w:rsidRPr="008372F6">
        <w:rPr>
          <w:rFonts w:ascii="Arial" w:hAnsi="Arial" w:cs="Arial"/>
          <w:w w:val="105"/>
          <w:sz w:val="24"/>
          <w:szCs w:val="24"/>
        </w:rPr>
        <w:t>have</w:t>
      </w:r>
      <w:r w:rsidRPr="008372F6">
        <w:rPr>
          <w:rFonts w:ascii="Arial" w:hAnsi="Arial" w:cs="Arial"/>
          <w:spacing w:val="15"/>
          <w:w w:val="105"/>
          <w:sz w:val="24"/>
          <w:szCs w:val="24"/>
        </w:rPr>
        <w:t xml:space="preserve"> </w:t>
      </w:r>
      <w:r w:rsidRPr="008372F6">
        <w:rPr>
          <w:rFonts w:ascii="Arial" w:hAnsi="Arial" w:cs="Arial"/>
          <w:w w:val="105"/>
          <w:sz w:val="24"/>
          <w:szCs w:val="24"/>
        </w:rPr>
        <w:t>brought</w:t>
      </w:r>
      <w:r w:rsidRPr="008372F6">
        <w:rPr>
          <w:rFonts w:ascii="Arial" w:hAnsi="Arial" w:cs="Arial"/>
          <w:spacing w:val="15"/>
          <w:w w:val="105"/>
          <w:sz w:val="24"/>
          <w:szCs w:val="24"/>
        </w:rPr>
        <w:t xml:space="preserve"> </w:t>
      </w:r>
      <w:r w:rsidRPr="008372F6">
        <w:rPr>
          <w:rFonts w:ascii="Arial" w:hAnsi="Arial" w:cs="Arial"/>
          <w:w w:val="105"/>
          <w:sz w:val="24"/>
          <w:szCs w:val="24"/>
        </w:rPr>
        <w:t>hope</w:t>
      </w:r>
      <w:r w:rsidRPr="008372F6">
        <w:rPr>
          <w:rFonts w:ascii="Arial" w:hAnsi="Arial" w:cs="Arial"/>
          <w:spacing w:val="15"/>
          <w:w w:val="105"/>
          <w:sz w:val="24"/>
          <w:szCs w:val="24"/>
        </w:rPr>
        <w:t xml:space="preserve"> </w:t>
      </w:r>
      <w:r w:rsidRPr="008372F6">
        <w:rPr>
          <w:rFonts w:ascii="Arial" w:hAnsi="Arial" w:cs="Arial"/>
          <w:w w:val="105"/>
          <w:sz w:val="24"/>
          <w:szCs w:val="24"/>
        </w:rPr>
        <w:t>to</w:t>
      </w:r>
      <w:r w:rsidRPr="008372F6">
        <w:rPr>
          <w:rFonts w:ascii="Arial" w:hAnsi="Arial" w:cs="Arial"/>
          <w:spacing w:val="15"/>
          <w:w w:val="105"/>
          <w:sz w:val="24"/>
          <w:szCs w:val="24"/>
        </w:rPr>
        <w:t xml:space="preserve"> </w:t>
      </w:r>
      <w:r w:rsidRPr="008372F6">
        <w:rPr>
          <w:rFonts w:ascii="Arial" w:hAnsi="Arial" w:cs="Arial"/>
          <w:w w:val="105"/>
          <w:sz w:val="24"/>
          <w:szCs w:val="24"/>
        </w:rPr>
        <w:t>patients,</w:t>
      </w:r>
      <w:r w:rsidRPr="008372F6">
        <w:rPr>
          <w:rFonts w:ascii="Arial" w:hAnsi="Arial" w:cs="Arial"/>
          <w:spacing w:val="15"/>
          <w:w w:val="105"/>
          <w:sz w:val="24"/>
          <w:szCs w:val="24"/>
        </w:rPr>
        <w:t xml:space="preserve"> </w:t>
      </w:r>
      <w:r w:rsidRPr="008372F6">
        <w:rPr>
          <w:rFonts w:ascii="Arial" w:hAnsi="Arial" w:cs="Arial"/>
          <w:w w:val="105"/>
          <w:sz w:val="24"/>
          <w:szCs w:val="24"/>
        </w:rPr>
        <w:t>this</w:t>
      </w:r>
      <w:r w:rsidRPr="008372F6">
        <w:rPr>
          <w:rFonts w:ascii="Arial" w:hAnsi="Arial" w:cs="Arial"/>
          <w:spacing w:val="15"/>
          <w:w w:val="105"/>
          <w:sz w:val="24"/>
          <w:szCs w:val="24"/>
        </w:rPr>
        <w:t xml:space="preserve"> </w:t>
      </w:r>
      <w:r w:rsidRPr="008372F6">
        <w:rPr>
          <w:rFonts w:ascii="Arial" w:hAnsi="Arial" w:cs="Arial"/>
          <w:w w:val="105"/>
          <w:sz w:val="24"/>
          <w:szCs w:val="24"/>
        </w:rPr>
        <w:t>hope</w:t>
      </w:r>
      <w:r w:rsidR="00812742" w:rsidRPr="008372F6">
        <w:rPr>
          <w:rFonts w:ascii="Arial" w:hAnsi="Arial" w:cs="Arial"/>
          <w:w w:val="105"/>
          <w:sz w:val="24"/>
          <w:szCs w:val="24"/>
        </w:rPr>
        <w:t xml:space="preserve"> </w:t>
      </w:r>
      <w:r w:rsidRPr="008372F6">
        <w:rPr>
          <w:rFonts w:ascii="Arial" w:hAnsi="Arial" w:cs="Arial"/>
          <w:w w:val="110"/>
          <w:sz w:val="24"/>
          <w:szCs w:val="24"/>
        </w:rPr>
        <w:t>appeared to a large extent unfounded.</w:t>
      </w:r>
      <w:r w:rsidRPr="008372F6">
        <w:rPr>
          <w:rFonts w:ascii="Arial" w:hAnsi="Arial" w:cs="Arial"/>
          <w:spacing w:val="28"/>
          <w:w w:val="110"/>
          <w:sz w:val="24"/>
          <w:szCs w:val="24"/>
        </w:rPr>
        <w:t xml:space="preserve"> </w:t>
      </w:r>
      <w:r w:rsidRPr="008372F6">
        <w:rPr>
          <w:rFonts w:ascii="Arial" w:hAnsi="Arial" w:cs="Arial"/>
          <w:w w:val="110"/>
          <w:sz w:val="24"/>
          <w:szCs w:val="24"/>
        </w:rPr>
        <w:t>Overall, retrospective analyses of novel cancer medicines approved</w:t>
      </w:r>
      <w:r w:rsidRPr="008372F6">
        <w:rPr>
          <w:rFonts w:ascii="Arial" w:hAnsi="Arial" w:cs="Arial"/>
          <w:spacing w:val="-15"/>
          <w:w w:val="110"/>
          <w:sz w:val="24"/>
          <w:szCs w:val="24"/>
        </w:rPr>
        <w:t xml:space="preserve"> </w:t>
      </w:r>
      <w:r w:rsidRPr="008372F6">
        <w:rPr>
          <w:rFonts w:ascii="Arial" w:hAnsi="Arial" w:cs="Arial"/>
          <w:w w:val="110"/>
          <w:sz w:val="24"/>
          <w:szCs w:val="24"/>
        </w:rPr>
        <w:t>through</w:t>
      </w:r>
      <w:r w:rsidRPr="008372F6">
        <w:rPr>
          <w:rFonts w:ascii="Arial" w:hAnsi="Arial" w:cs="Arial"/>
          <w:spacing w:val="-15"/>
          <w:w w:val="110"/>
          <w:sz w:val="24"/>
          <w:szCs w:val="24"/>
        </w:rPr>
        <w:t xml:space="preserve"> </w:t>
      </w:r>
      <w:r w:rsidRPr="008372F6">
        <w:rPr>
          <w:rFonts w:ascii="Arial" w:hAnsi="Arial" w:cs="Arial"/>
          <w:w w:val="110"/>
          <w:sz w:val="24"/>
          <w:szCs w:val="24"/>
        </w:rPr>
        <w:t>accelerated</w:t>
      </w:r>
      <w:r w:rsidRPr="008372F6">
        <w:rPr>
          <w:rFonts w:ascii="Arial" w:hAnsi="Arial" w:cs="Arial"/>
          <w:spacing w:val="-15"/>
          <w:w w:val="110"/>
          <w:sz w:val="24"/>
          <w:szCs w:val="24"/>
        </w:rPr>
        <w:t xml:space="preserve"> </w:t>
      </w:r>
      <w:r w:rsidRPr="008372F6">
        <w:rPr>
          <w:rFonts w:ascii="Arial" w:hAnsi="Arial" w:cs="Arial"/>
          <w:w w:val="110"/>
          <w:sz w:val="24"/>
          <w:szCs w:val="24"/>
        </w:rPr>
        <w:t>access</w:t>
      </w:r>
      <w:r w:rsidRPr="008372F6">
        <w:rPr>
          <w:rFonts w:ascii="Arial" w:hAnsi="Arial" w:cs="Arial"/>
          <w:spacing w:val="-15"/>
          <w:w w:val="110"/>
          <w:sz w:val="24"/>
          <w:szCs w:val="24"/>
        </w:rPr>
        <w:t xml:space="preserve"> </w:t>
      </w:r>
      <w:r w:rsidRPr="008372F6">
        <w:rPr>
          <w:rFonts w:ascii="Arial" w:hAnsi="Arial" w:cs="Arial"/>
          <w:w w:val="110"/>
          <w:sz w:val="24"/>
          <w:szCs w:val="24"/>
        </w:rPr>
        <w:t>pathways</w:t>
      </w:r>
      <w:r w:rsidRPr="008372F6">
        <w:rPr>
          <w:rFonts w:ascii="Arial" w:hAnsi="Arial" w:cs="Arial"/>
          <w:spacing w:val="-15"/>
          <w:w w:val="110"/>
          <w:sz w:val="24"/>
          <w:szCs w:val="24"/>
        </w:rPr>
        <w:t xml:space="preserve"> </w:t>
      </w:r>
      <w:r w:rsidRPr="008372F6">
        <w:rPr>
          <w:rFonts w:ascii="Arial" w:hAnsi="Arial" w:cs="Arial"/>
          <w:w w:val="110"/>
          <w:sz w:val="24"/>
          <w:szCs w:val="24"/>
        </w:rPr>
        <w:t>suggest</w:t>
      </w:r>
      <w:r w:rsidRPr="008372F6">
        <w:rPr>
          <w:rFonts w:ascii="Arial" w:hAnsi="Arial" w:cs="Arial"/>
          <w:spacing w:val="-15"/>
          <w:w w:val="110"/>
          <w:sz w:val="24"/>
          <w:szCs w:val="24"/>
        </w:rPr>
        <w:t xml:space="preserve"> </w:t>
      </w:r>
      <w:r w:rsidRPr="008372F6">
        <w:rPr>
          <w:rFonts w:ascii="Arial" w:hAnsi="Arial" w:cs="Arial"/>
          <w:w w:val="110"/>
          <w:sz w:val="24"/>
          <w:szCs w:val="24"/>
        </w:rPr>
        <w:t>very</w:t>
      </w:r>
      <w:r w:rsidRPr="008372F6">
        <w:rPr>
          <w:rFonts w:ascii="Arial" w:hAnsi="Arial" w:cs="Arial"/>
          <w:spacing w:val="-15"/>
          <w:w w:val="110"/>
          <w:sz w:val="24"/>
          <w:szCs w:val="24"/>
        </w:rPr>
        <w:t xml:space="preserve"> </w:t>
      </w:r>
      <w:r w:rsidRPr="008372F6">
        <w:rPr>
          <w:rFonts w:ascii="Arial" w:hAnsi="Arial" w:cs="Arial"/>
          <w:w w:val="110"/>
          <w:sz w:val="24"/>
          <w:szCs w:val="24"/>
        </w:rPr>
        <w:t>limited</w:t>
      </w:r>
      <w:r w:rsidRPr="008372F6">
        <w:rPr>
          <w:rFonts w:ascii="Arial" w:hAnsi="Arial" w:cs="Arial"/>
          <w:spacing w:val="-15"/>
          <w:w w:val="110"/>
          <w:sz w:val="24"/>
          <w:szCs w:val="24"/>
        </w:rPr>
        <w:t xml:space="preserve"> </w:t>
      </w:r>
      <w:r w:rsidRPr="008372F6">
        <w:rPr>
          <w:rFonts w:ascii="Arial" w:hAnsi="Arial" w:cs="Arial"/>
          <w:w w:val="110"/>
          <w:sz w:val="24"/>
          <w:szCs w:val="24"/>
        </w:rPr>
        <w:t>added</w:t>
      </w:r>
      <w:r w:rsidRPr="008372F6">
        <w:rPr>
          <w:rFonts w:ascii="Arial" w:hAnsi="Arial" w:cs="Arial"/>
          <w:spacing w:val="-15"/>
          <w:w w:val="110"/>
          <w:sz w:val="24"/>
          <w:szCs w:val="24"/>
        </w:rPr>
        <w:t xml:space="preserve"> </w:t>
      </w:r>
      <w:r w:rsidRPr="008372F6">
        <w:rPr>
          <w:rFonts w:ascii="Arial" w:hAnsi="Arial" w:cs="Arial"/>
          <w:w w:val="110"/>
          <w:sz w:val="24"/>
          <w:szCs w:val="24"/>
        </w:rPr>
        <w:t>clinical</w:t>
      </w:r>
      <w:r w:rsidRPr="008372F6">
        <w:rPr>
          <w:rFonts w:ascii="Arial" w:hAnsi="Arial" w:cs="Arial"/>
          <w:spacing w:val="-15"/>
          <w:w w:val="110"/>
          <w:sz w:val="24"/>
          <w:szCs w:val="24"/>
        </w:rPr>
        <w:t xml:space="preserve"> </w:t>
      </w:r>
      <w:r w:rsidRPr="008372F6">
        <w:rPr>
          <w:rFonts w:ascii="Arial" w:hAnsi="Arial" w:cs="Arial"/>
          <w:w w:val="110"/>
          <w:sz w:val="24"/>
          <w:szCs w:val="24"/>
        </w:rPr>
        <w:t>benefits</w:t>
      </w:r>
      <w:r w:rsidRPr="008372F6">
        <w:rPr>
          <w:rFonts w:ascii="Arial" w:hAnsi="Arial" w:cs="Arial"/>
          <w:spacing w:val="-15"/>
          <w:w w:val="110"/>
          <w:sz w:val="24"/>
          <w:szCs w:val="24"/>
        </w:rPr>
        <w:t xml:space="preserve"> </w:t>
      </w:r>
      <w:r w:rsidRPr="008372F6">
        <w:rPr>
          <w:rFonts w:ascii="Arial" w:hAnsi="Arial" w:cs="Arial"/>
          <w:w w:val="110"/>
          <w:sz w:val="24"/>
          <w:szCs w:val="24"/>
        </w:rPr>
        <w:t xml:space="preserve">(Davis et al. </w:t>
      </w:r>
      <w:hyperlink w:anchor="_bookmark34" w:history="1">
        <w:r w:rsidR="005D491A" w:rsidRPr="008372F6">
          <w:rPr>
            <w:rFonts w:ascii="Arial" w:hAnsi="Arial" w:cs="Arial"/>
            <w:w w:val="110"/>
            <w:sz w:val="24"/>
            <w:szCs w:val="24"/>
          </w:rPr>
          <w:t>2017;</w:t>
        </w:r>
      </w:hyperlink>
      <w:r w:rsidRPr="008372F6">
        <w:rPr>
          <w:rFonts w:ascii="Arial" w:hAnsi="Arial" w:cs="Arial"/>
          <w:w w:val="110"/>
          <w:sz w:val="24"/>
          <w:szCs w:val="24"/>
        </w:rPr>
        <w:t xml:space="preserve"> Hwang et al. </w:t>
      </w:r>
      <w:hyperlink w:anchor="_bookmark57" w:history="1">
        <w:r w:rsidR="005D491A" w:rsidRPr="008372F6">
          <w:rPr>
            <w:rFonts w:ascii="Arial" w:hAnsi="Arial" w:cs="Arial"/>
            <w:w w:val="110"/>
            <w:sz w:val="24"/>
            <w:szCs w:val="24"/>
          </w:rPr>
          <w:t>2020;</w:t>
        </w:r>
      </w:hyperlink>
      <w:r w:rsidRPr="008372F6">
        <w:rPr>
          <w:rFonts w:ascii="Arial" w:hAnsi="Arial" w:cs="Arial"/>
          <w:w w:val="110"/>
          <w:sz w:val="24"/>
          <w:szCs w:val="24"/>
        </w:rPr>
        <w:t xml:space="preserve"> Brinkhuis et al. </w:t>
      </w:r>
      <w:hyperlink w:anchor="_bookmark24" w:history="1">
        <w:r w:rsidR="005D491A" w:rsidRPr="008372F6">
          <w:rPr>
            <w:rFonts w:ascii="Arial" w:hAnsi="Arial" w:cs="Arial"/>
            <w:w w:val="110"/>
            <w:sz w:val="24"/>
            <w:szCs w:val="24"/>
          </w:rPr>
          <w:t>2024).</w:t>
        </w:r>
      </w:hyperlink>
    </w:p>
    <w:p w14:paraId="577E4600" w14:textId="77777777" w:rsidR="005D491A" w:rsidRPr="008372F6" w:rsidRDefault="00000000" w:rsidP="008372F6">
      <w:pPr>
        <w:pStyle w:val="Heading1"/>
        <w:numPr>
          <w:ilvl w:val="0"/>
          <w:numId w:val="2"/>
        </w:numPr>
        <w:tabs>
          <w:tab w:val="left" w:pos="844"/>
        </w:tabs>
        <w:spacing w:before="120" w:after="120" w:line="360" w:lineRule="auto"/>
        <w:ind w:left="0" w:right="358" w:hanging="284"/>
        <w:jc w:val="both"/>
        <w:rPr>
          <w:rFonts w:ascii="Arial" w:hAnsi="Arial" w:cs="Arial"/>
          <w:sz w:val="24"/>
          <w:szCs w:val="24"/>
        </w:rPr>
      </w:pPr>
      <w:bookmarkStart w:id="306" w:name="Theoretical_framework:_prospect_theory_a"/>
      <w:bookmarkStart w:id="307" w:name="_bookmark1"/>
      <w:bookmarkEnd w:id="306"/>
      <w:bookmarkEnd w:id="307"/>
      <w:r w:rsidRPr="008372F6">
        <w:rPr>
          <w:rFonts w:ascii="Arial" w:hAnsi="Arial" w:cs="Arial"/>
          <w:spacing w:val="-2"/>
          <w:sz w:val="24"/>
          <w:szCs w:val="24"/>
        </w:rPr>
        <w:t>Theoretical</w:t>
      </w:r>
      <w:r w:rsidRPr="008372F6">
        <w:rPr>
          <w:rFonts w:ascii="Arial" w:hAnsi="Arial" w:cs="Arial"/>
          <w:spacing w:val="-3"/>
          <w:sz w:val="24"/>
          <w:szCs w:val="24"/>
        </w:rPr>
        <w:t xml:space="preserve"> </w:t>
      </w:r>
      <w:r w:rsidRPr="008372F6">
        <w:rPr>
          <w:rFonts w:ascii="Arial" w:hAnsi="Arial" w:cs="Arial"/>
          <w:spacing w:val="-2"/>
          <w:sz w:val="24"/>
          <w:szCs w:val="24"/>
        </w:rPr>
        <w:t>framework:</w:t>
      </w:r>
      <w:r w:rsidRPr="008372F6">
        <w:rPr>
          <w:rFonts w:ascii="Arial" w:hAnsi="Arial" w:cs="Arial"/>
          <w:spacing w:val="22"/>
          <w:sz w:val="24"/>
          <w:szCs w:val="24"/>
        </w:rPr>
        <w:t xml:space="preserve"> </w:t>
      </w:r>
      <w:r w:rsidRPr="008372F6">
        <w:rPr>
          <w:rFonts w:ascii="Arial" w:hAnsi="Arial" w:cs="Arial"/>
          <w:spacing w:val="-2"/>
          <w:sz w:val="24"/>
          <w:szCs w:val="24"/>
        </w:rPr>
        <w:t>prospect theory</w:t>
      </w:r>
      <w:r w:rsidRPr="008372F6">
        <w:rPr>
          <w:rFonts w:ascii="Arial" w:hAnsi="Arial" w:cs="Arial"/>
          <w:spacing w:val="-3"/>
          <w:sz w:val="24"/>
          <w:szCs w:val="24"/>
        </w:rPr>
        <w:t xml:space="preserve"> </w:t>
      </w:r>
      <w:r w:rsidRPr="008372F6">
        <w:rPr>
          <w:rFonts w:ascii="Arial" w:hAnsi="Arial" w:cs="Arial"/>
          <w:spacing w:val="-2"/>
          <w:sz w:val="24"/>
          <w:szCs w:val="24"/>
        </w:rPr>
        <w:t>and the</w:t>
      </w:r>
      <w:r w:rsidRPr="008372F6">
        <w:rPr>
          <w:rFonts w:ascii="Arial" w:hAnsi="Arial" w:cs="Arial"/>
          <w:spacing w:val="-1"/>
          <w:sz w:val="24"/>
          <w:szCs w:val="24"/>
        </w:rPr>
        <w:t xml:space="preserve"> </w:t>
      </w:r>
      <w:r w:rsidRPr="008372F6">
        <w:rPr>
          <w:rFonts w:ascii="Arial" w:hAnsi="Arial" w:cs="Arial"/>
          <w:spacing w:val="-2"/>
          <w:sz w:val="24"/>
          <w:szCs w:val="24"/>
        </w:rPr>
        <w:t xml:space="preserve">rule of rescue </w:t>
      </w:r>
      <w:r w:rsidRPr="008372F6">
        <w:rPr>
          <w:rFonts w:ascii="Arial" w:hAnsi="Arial" w:cs="Arial"/>
          <w:sz w:val="24"/>
          <w:szCs w:val="24"/>
        </w:rPr>
        <w:t>in delegated healthcare</w:t>
      </w:r>
    </w:p>
    <w:p w14:paraId="22506344" w14:textId="44462E97" w:rsidR="005D491A" w:rsidRPr="008372F6" w:rsidRDefault="00000000" w:rsidP="008372F6">
      <w:pPr>
        <w:pStyle w:val="BodyText"/>
        <w:spacing w:before="120" w:after="120" w:line="360" w:lineRule="auto"/>
        <w:jc w:val="both"/>
        <w:rPr>
          <w:rFonts w:ascii="Arial" w:hAnsi="Arial" w:cs="Arial"/>
          <w:spacing w:val="-2"/>
          <w:w w:val="105"/>
          <w:sz w:val="24"/>
          <w:szCs w:val="24"/>
        </w:rPr>
      </w:pPr>
      <w:r w:rsidRPr="008372F6">
        <w:rPr>
          <w:rFonts w:ascii="Arial" w:hAnsi="Arial" w:cs="Arial"/>
          <w:w w:val="105"/>
          <w:sz w:val="24"/>
          <w:szCs w:val="24"/>
        </w:rPr>
        <w:t xml:space="preserve">Prospect theory provides </w:t>
      </w:r>
      <w:del w:id="308" w:author="Katri Aaltonen" w:date="2026-08-23T11:40:00Z">
        <w:r w:rsidRPr="008372F6" w:rsidDel="00DA3B00">
          <w:rPr>
            <w:rFonts w:ascii="Arial" w:hAnsi="Arial" w:cs="Arial"/>
            <w:w w:val="105"/>
            <w:sz w:val="24"/>
            <w:szCs w:val="24"/>
          </w:rPr>
          <w:delText xml:space="preserve">the </w:delText>
        </w:r>
      </w:del>
      <w:ins w:id="309" w:author="Katri Aaltonen" w:date="2026-08-23T11:40:00Z">
        <w:r w:rsidR="00DA3B00" w:rsidRPr="008372F6">
          <w:rPr>
            <w:rFonts w:ascii="Arial" w:hAnsi="Arial" w:cs="Arial"/>
            <w:w w:val="105"/>
            <w:sz w:val="24"/>
            <w:szCs w:val="24"/>
          </w:rPr>
          <w:t xml:space="preserve">a </w:t>
        </w:r>
      </w:ins>
      <w:ins w:id="310" w:author="Katri Aaltonen" w:date="2026-08-23T11:41:00Z">
        <w:r w:rsidR="00DA3B00" w:rsidRPr="008372F6">
          <w:rPr>
            <w:rFonts w:ascii="Arial" w:hAnsi="Arial" w:cs="Arial"/>
            <w:w w:val="105"/>
            <w:sz w:val="24"/>
            <w:szCs w:val="24"/>
          </w:rPr>
          <w:t xml:space="preserve">plausible </w:t>
        </w:r>
      </w:ins>
      <w:ins w:id="311" w:author="Katri Aaltonen" w:date="2026-08-23T11:40:00Z">
        <w:r w:rsidR="00DA3B00" w:rsidRPr="008372F6">
          <w:rPr>
            <w:rFonts w:ascii="Arial" w:hAnsi="Arial" w:cs="Arial"/>
            <w:w w:val="105"/>
            <w:sz w:val="24"/>
            <w:szCs w:val="24"/>
          </w:rPr>
          <w:t>framework</w:t>
        </w:r>
      </w:ins>
      <w:del w:id="312" w:author="Katri Aaltonen" w:date="2026-08-23T11:40:00Z">
        <w:r w:rsidRPr="008372F6" w:rsidDel="00DA3B00">
          <w:rPr>
            <w:rFonts w:ascii="Arial" w:hAnsi="Arial" w:cs="Arial"/>
            <w:w w:val="105"/>
            <w:sz w:val="24"/>
            <w:szCs w:val="24"/>
          </w:rPr>
          <w:delText>micro-foundations</w:delText>
        </w:r>
      </w:del>
      <w:r w:rsidRPr="008372F6">
        <w:rPr>
          <w:rFonts w:ascii="Arial" w:hAnsi="Arial" w:cs="Arial"/>
          <w:w w:val="105"/>
          <w:sz w:val="24"/>
          <w:szCs w:val="24"/>
        </w:rPr>
        <w:t xml:space="preserve"> for understanding how citizens evaluate distributive choices in healthcare rationing and why such evaluations are reference-point dependent. Individuals do not assess outcomes in terms of final states, but as gains and losses relative to a reference point (Kahneman and Tversky </w:t>
      </w:r>
      <w:hyperlink w:anchor="_bookmark61" w:history="1">
        <w:r w:rsidR="005D491A" w:rsidRPr="008372F6">
          <w:rPr>
            <w:rFonts w:ascii="Arial" w:hAnsi="Arial" w:cs="Arial"/>
            <w:w w:val="105"/>
            <w:sz w:val="24"/>
            <w:szCs w:val="24"/>
          </w:rPr>
          <w:t>1979,</w:t>
        </w:r>
      </w:hyperlink>
      <w:r w:rsidRPr="008372F6">
        <w:rPr>
          <w:rFonts w:ascii="Arial" w:hAnsi="Arial" w:cs="Arial"/>
          <w:w w:val="105"/>
          <w:sz w:val="24"/>
          <w:szCs w:val="24"/>
        </w:rPr>
        <w:t xml:space="preserve"> p. 263).</w:t>
      </w:r>
      <w:r w:rsidRPr="008372F6">
        <w:rPr>
          <w:rFonts w:ascii="Arial" w:hAnsi="Arial" w:cs="Arial"/>
          <w:spacing w:val="40"/>
          <w:w w:val="105"/>
          <w:sz w:val="24"/>
          <w:szCs w:val="24"/>
        </w:rPr>
        <w:t xml:space="preserve"> </w:t>
      </w:r>
      <w:r w:rsidRPr="008372F6">
        <w:rPr>
          <w:rFonts w:ascii="Arial" w:hAnsi="Arial" w:cs="Arial"/>
          <w:w w:val="105"/>
          <w:sz w:val="24"/>
          <w:szCs w:val="24"/>
        </w:rPr>
        <w:t xml:space="preserve">The canonical </w:t>
      </w:r>
      <w:r w:rsidRPr="008372F6">
        <w:rPr>
          <w:rFonts w:ascii="Arial" w:hAnsi="Arial" w:cs="Arial"/>
          <w:w w:val="105"/>
          <w:sz w:val="24"/>
          <w:szCs w:val="24"/>
        </w:rPr>
        <w:lastRenderedPageBreak/>
        <w:t xml:space="preserve">prospect-theoretic value function is concave for gains, convex for losses, and steeper in the loss domain (Kahneman and Tversky </w:t>
      </w:r>
      <w:hyperlink w:anchor="_bookmark62" w:history="1">
        <w:r w:rsidR="005D491A" w:rsidRPr="008372F6">
          <w:rPr>
            <w:rFonts w:ascii="Arial" w:hAnsi="Arial" w:cs="Arial"/>
            <w:w w:val="105"/>
            <w:sz w:val="24"/>
            <w:szCs w:val="24"/>
          </w:rPr>
          <w:t>1984,</w:t>
        </w:r>
      </w:hyperlink>
      <w:r w:rsidRPr="008372F6">
        <w:rPr>
          <w:rFonts w:ascii="Arial" w:hAnsi="Arial" w:cs="Arial"/>
          <w:w w:val="105"/>
          <w:sz w:val="24"/>
          <w:szCs w:val="24"/>
        </w:rPr>
        <w:t xml:space="preserve"> p. 342), implying diminishing sensitivity and, crucially, loss aversion:</w:t>
      </w:r>
      <w:r w:rsidRPr="008372F6">
        <w:rPr>
          <w:rFonts w:ascii="Arial" w:hAnsi="Arial" w:cs="Arial"/>
          <w:spacing w:val="40"/>
          <w:w w:val="105"/>
          <w:sz w:val="24"/>
          <w:szCs w:val="24"/>
        </w:rPr>
        <w:t xml:space="preserve"> </w:t>
      </w:r>
      <w:r w:rsidRPr="008372F6">
        <w:rPr>
          <w:rFonts w:ascii="Arial" w:hAnsi="Arial" w:cs="Arial"/>
          <w:w w:val="105"/>
          <w:sz w:val="24"/>
          <w:szCs w:val="24"/>
        </w:rPr>
        <w:t>losses loom larger than equivalent gains.</w:t>
      </w:r>
      <w:r w:rsidRPr="008372F6">
        <w:rPr>
          <w:rFonts w:ascii="Arial" w:hAnsi="Arial" w:cs="Arial"/>
          <w:spacing w:val="40"/>
          <w:w w:val="105"/>
          <w:sz w:val="24"/>
          <w:szCs w:val="24"/>
        </w:rPr>
        <w:t xml:space="preserve"> </w:t>
      </w:r>
      <w:r w:rsidRPr="008372F6">
        <w:rPr>
          <w:rFonts w:ascii="Arial" w:hAnsi="Arial" w:cs="Arial"/>
          <w:w w:val="105"/>
          <w:sz w:val="24"/>
          <w:szCs w:val="24"/>
        </w:rPr>
        <w:t>These regularities remain among the most robust findings in decision research (Barberis</w:t>
      </w:r>
      <w:r w:rsidRPr="008372F6">
        <w:rPr>
          <w:rFonts w:ascii="Arial" w:hAnsi="Arial" w:cs="Arial"/>
          <w:spacing w:val="40"/>
          <w:w w:val="105"/>
          <w:sz w:val="24"/>
          <w:szCs w:val="24"/>
        </w:rPr>
        <w:t xml:space="preserve"> </w:t>
      </w:r>
      <w:hyperlink w:anchor="_bookmark19" w:history="1">
        <w:r w:rsidR="005D491A" w:rsidRPr="008372F6">
          <w:rPr>
            <w:rFonts w:ascii="Arial" w:hAnsi="Arial" w:cs="Arial"/>
            <w:w w:val="105"/>
            <w:sz w:val="24"/>
            <w:szCs w:val="24"/>
          </w:rPr>
          <w:t>2013).</w:t>
        </w:r>
      </w:hyperlink>
      <w:r w:rsidRPr="008372F6">
        <w:rPr>
          <w:rFonts w:ascii="Arial" w:hAnsi="Arial" w:cs="Arial"/>
          <w:spacing w:val="40"/>
          <w:w w:val="105"/>
          <w:sz w:val="24"/>
          <w:szCs w:val="24"/>
        </w:rPr>
        <w:t xml:space="preserve"> </w:t>
      </w:r>
      <w:r w:rsidRPr="008372F6">
        <w:rPr>
          <w:rFonts w:ascii="Arial" w:hAnsi="Arial" w:cs="Arial"/>
          <w:w w:val="105"/>
          <w:sz w:val="24"/>
          <w:szCs w:val="24"/>
        </w:rPr>
        <w:t>In</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context</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healthcare</w:t>
      </w:r>
      <w:r w:rsidRPr="008372F6">
        <w:rPr>
          <w:rFonts w:ascii="Arial" w:hAnsi="Arial" w:cs="Arial"/>
          <w:spacing w:val="40"/>
          <w:w w:val="105"/>
          <w:sz w:val="24"/>
          <w:szCs w:val="24"/>
        </w:rPr>
        <w:t xml:space="preserve"> </w:t>
      </w:r>
      <w:r w:rsidRPr="008372F6">
        <w:rPr>
          <w:rFonts w:ascii="Arial" w:hAnsi="Arial" w:cs="Arial"/>
          <w:w w:val="105"/>
          <w:sz w:val="24"/>
          <w:szCs w:val="24"/>
        </w:rPr>
        <w:t>rationing,</w:t>
      </w:r>
      <w:r w:rsidRPr="008372F6">
        <w:rPr>
          <w:rFonts w:ascii="Arial" w:hAnsi="Arial" w:cs="Arial"/>
          <w:spacing w:val="40"/>
          <w:w w:val="105"/>
          <w:sz w:val="24"/>
          <w:szCs w:val="24"/>
        </w:rPr>
        <w:t xml:space="preserve"> </w:t>
      </w:r>
      <w:r w:rsidRPr="008372F6">
        <w:rPr>
          <w:rFonts w:ascii="Arial" w:hAnsi="Arial" w:cs="Arial"/>
          <w:w w:val="105"/>
          <w:sz w:val="24"/>
          <w:szCs w:val="24"/>
        </w:rPr>
        <w:t>this</w:t>
      </w:r>
      <w:r w:rsidRPr="008372F6">
        <w:rPr>
          <w:rFonts w:ascii="Arial" w:hAnsi="Arial" w:cs="Arial"/>
          <w:spacing w:val="40"/>
          <w:w w:val="105"/>
          <w:sz w:val="24"/>
          <w:szCs w:val="24"/>
        </w:rPr>
        <w:t xml:space="preserve"> </w:t>
      </w:r>
      <w:r w:rsidRPr="008372F6">
        <w:rPr>
          <w:rFonts w:ascii="Arial" w:hAnsi="Arial" w:cs="Arial"/>
          <w:w w:val="105"/>
          <w:sz w:val="24"/>
          <w:szCs w:val="24"/>
        </w:rPr>
        <w:t>implies</w:t>
      </w:r>
      <w:r w:rsidRPr="008372F6">
        <w:rPr>
          <w:rFonts w:ascii="Arial" w:hAnsi="Arial" w:cs="Arial"/>
          <w:spacing w:val="40"/>
          <w:w w:val="105"/>
          <w:sz w:val="24"/>
          <w:szCs w:val="24"/>
        </w:rPr>
        <w:t xml:space="preserve"> </w:t>
      </w:r>
      <w:r w:rsidRPr="008372F6">
        <w:rPr>
          <w:rFonts w:ascii="Arial" w:hAnsi="Arial" w:cs="Arial"/>
          <w:w w:val="105"/>
          <w:sz w:val="24"/>
          <w:szCs w:val="24"/>
        </w:rPr>
        <w:t>that</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same</w:t>
      </w:r>
      <w:r w:rsidRPr="008372F6">
        <w:rPr>
          <w:rFonts w:ascii="Arial" w:hAnsi="Arial" w:cs="Arial"/>
          <w:spacing w:val="40"/>
          <w:w w:val="105"/>
          <w:sz w:val="24"/>
          <w:szCs w:val="24"/>
        </w:rPr>
        <w:t xml:space="preserve"> </w:t>
      </w:r>
      <w:r w:rsidRPr="008372F6">
        <w:rPr>
          <w:rFonts w:ascii="Arial" w:hAnsi="Arial" w:cs="Arial"/>
          <w:w w:val="105"/>
          <w:sz w:val="24"/>
          <w:szCs w:val="24"/>
        </w:rPr>
        <w:t>reimbursement</w:t>
      </w:r>
      <w:r w:rsidRPr="008372F6">
        <w:rPr>
          <w:rFonts w:ascii="Arial" w:hAnsi="Arial" w:cs="Arial"/>
          <w:spacing w:val="40"/>
          <w:w w:val="105"/>
          <w:sz w:val="24"/>
          <w:szCs w:val="24"/>
        </w:rPr>
        <w:t xml:space="preserve"> </w:t>
      </w:r>
      <w:r w:rsidRPr="008372F6">
        <w:rPr>
          <w:rFonts w:ascii="Arial" w:hAnsi="Arial" w:cs="Arial"/>
          <w:w w:val="105"/>
          <w:sz w:val="24"/>
          <w:szCs w:val="24"/>
        </w:rPr>
        <w:t>decision can be psychologically represented either as avoiding a loss (not withholding a last-resort option) or as</w:t>
      </w:r>
      <w:r w:rsidRPr="008372F6">
        <w:rPr>
          <w:rFonts w:ascii="Arial" w:hAnsi="Arial" w:cs="Arial"/>
          <w:spacing w:val="40"/>
          <w:w w:val="105"/>
          <w:sz w:val="24"/>
          <w:szCs w:val="24"/>
        </w:rPr>
        <w:t xml:space="preserve"> </w:t>
      </w:r>
      <w:r w:rsidRPr="008372F6">
        <w:rPr>
          <w:rFonts w:ascii="Arial" w:hAnsi="Arial" w:cs="Arial"/>
          <w:w w:val="105"/>
          <w:sz w:val="24"/>
          <w:szCs w:val="24"/>
        </w:rPr>
        <w:t>protecting</w:t>
      </w:r>
      <w:r w:rsidRPr="008372F6">
        <w:rPr>
          <w:rFonts w:ascii="Arial" w:hAnsi="Arial" w:cs="Arial"/>
          <w:spacing w:val="40"/>
          <w:w w:val="105"/>
          <w:sz w:val="24"/>
          <w:szCs w:val="24"/>
        </w:rPr>
        <w:t xml:space="preserve"> </w:t>
      </w:r>
      <w:r w:rsidRPr="008372F6">
        <w:rPr>
          <w:rFonts w:ascii="Arial" w:hAnsi="Arial" w:cs="Arial"/>
          <w:w w:val="105"/>
          <w:sz w:val="24"/>
          <w:szCs w:val="24"/>
        </w:rPr>
        <w:t>a</w:t>
      </w:r>
      <w:r w:rsidRPr="008372F6">
        <w:rPr>
          <w:rFonts w:ascii="Arial" w:hAnsi="Arial" w:cs="Arial"/>
          <w:spacing w:val="40"/>
          <w:w w:val="105"/>
          <w:sz w:val="24"/>
          <w:szCs w:val="24"/>
        </w:rPr>
        <w:t xml:space="preserve"> </w:t>
      </w:r>
      <w:r w:rsidRPr="008372F6">
        <w:rPr>
          <w:rFonts w:ascii="Arial" w:hAnsi="Arial" w:cs="Arial"/>
          <w:w w:val="105"/>
          <w:sz w:val="24"/>
          <w:szCs w:val="24"/>
        </w:rPr>
        <w:t>gain</w:t>
      </w:r>
      <w:r w:rsidRPr="008372F6">
        <w:rPr>
          <w:rFonts w:ascii="Arial" w:hAnsi="Arial" w:cs="Arial"/>
          <w:spacing w:val="40"/>
          <w:w w:val="105"/>
          <w:sz w:val="24"/>
          <w:szCs w:val="24"/>
        </w:rPr>
        <w:t xml:space="preserve"> </w:t>
      </w:r>
      <w:r w:rsidRPr="008372F6">
        <w:rPr>
          <w:rFonts w:ascii="Arial" w:hAnsi="Arial" w:cs="Arial"/>
          <w:w w:val="105"/>
          <w:sz w:val="24"/>
          <w:szCs w:val="24"/>
        </w:rPr>
        <w:t>(preserving</w:t>
      </w:r>
      <w:r w:rsidRPr="008372F6">
        <w:rPr>
          <w:rFonts w:ascii="Arial" w:hAnsi="Arial" w:cs="Arial"/>
          <w:spacing w:val="40"/>
          <w:w w:val="105"/>
          <w:sz w:val="24"/>
          <w:szCs w:val="24"/>
        </w:rPr>
        <w:t xml:space="preserve"> </w:t>
      </w:r>
      <w:r w:rsidRPr="008372F6">
        <w:rPr>
          <w:rFonts w:ascii="Arial" w:hAnsi="Arial" w:cs="Arial"/>
          <w:w w:val="105"/>
          <w:sz w:val="24"/>
          <w:szCs w:val="24"/>
        </w:rPr>
        <w:t>finite</w:t>
      </w:r>
      <w:r w:rsidRPr="008372F6">
        <w:rPr>
          <w:rFonts w:ascii="Arial" w:hAnsi="Arial" w:cs="Arial"/>
          <w:spacing w:val="40"/>
          <w:w w:val="105"/>
          <w:sz w:val="24"/>
          <w:szCs w:val="24"/>
        </w:rPr>
        <w:t xml:space="preserve"> </w:t>
      </w:r>
      <w:r w:rsidRPr="008372F6">
        <w:rPr>
          <w:rFonts w:ascii="Arial" w:hAnsi="Arial" w:cs="Arial"/>
          <w:w w:val="105"/>
          <w:sz w:val="24"/>
          <w:szCs w:val="24"/>
        </w:rPr>
        <w:t>collective</w:t>
      </w:r>
      <w:r w:rsidRPr="008372F6">
        <w:rPr>
          <w:rFonts w:ascii="Arial" w:hAnsi="Arial" w:cs="Arial"/>
          <w:spacing w:val="40"/>
          <w:w w:val="105"/>
          <w:sz w:val="24"/>
          <w:szCs w:val="24"/>
        </w:rPr>
        <w:t xml:space="preserve"> </w:t>
      </w:r>
      <w:r w:rsidRPr="008372F6">
        <w:rPr>
          <w:rFonts w:ascii="Arial" w:hAnsi="Arial" w:cs="Arial"/>
          <w:w w:val="105"/>
          <w:sz w:val="24"/>
          <w:szCs w:val="24"/>
        </w:rPr>
        <w:t>resources),</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these</w:t>
      </w:r>
      <w:r w:rsidRPr="008372F6">
        <w:rPr>
          <w:rFonts w:ascii="Arial" w:hAnsi="Arial" w:cs="Arial"/>
          <w:spacing w:val="40"/>
          <w:w w:val="105"/>
          <w:sz w:val="24"/>
          <w:szCs w:val="24"/>
        </w:rPr>
        <w:t xml:space="preserve"> </w:t>
      </w:r>
      <w:r w:rsidRPr="008372F6">
        <w:rPr>
          <w:rFonts w:ascii="Arial" w:hAnsi="Arial" w:cs="Arial"/>
          <w:w w:val="105"/>
          <w:sz w:val="24"/>
          <w:szCs w:val="24"/>
        </w:rPr>
        <w:t>alternative</w:t>
      </w:r>
      <w:r w:rsidRPr="008372F6">
        <w:rPr>
          <w:rFonts w:ascii="Arial" w:hAnsi="Arial" w:cs="Arial"/>
          <w:spacing w:val="40"/>
          <w:w w:val="105"/>
          <w:sz w:val="24"/>
          <w:szCs w:val="24"/>
        </w:rPr>
        <w:t xml:space="preserve"> </w:t>
      </w:r>
      <w:r w:rsidRPr="008372F6">
        <w:rPr>
          <w:rFonts w:ascii="Arial" w:hAnsi="Arial" w:cs="Arial"/>
          <w:w w:val="105"/>
          <w:sz w:val="24"/>
          <w:szCs w:val="24"/>
        </w:rPr>
        <w:t xml:space="preserve">representations can generate systematically different preferences even when clinical information and costs are held </w:t>
      </w:r>
      <w:r w:rsidRPr="008372F6">
        <w:rPr>
          <w:rFonts w:ascii="Arial" w:hAnsi="Arial" w:cs="Arial"/>
          <w:spacing w:val="-2"/>
          <w:w w:val="105"/>
          <w:sz w:val="24"/>
          <w:szCs w:val="24"/>
        </w:rPr>
        <w:t>constant.</w:t>
      </w:r>
    </w:p>
    <w:p w14:paraId="00FCE573" w14:textId="409A4D4F" w:rsidR="005D491A" w:rsidRPr="008372F6" w:rsidRDefault="00000000" w:rsidP="008372F6">
      <w:pPr>
        <w:pStyle w:val="BodyText"/>
        <w:spacing w:before="120" w:after="120" w:line="360" w:lineRule="auto"/>
        <w:jc w:val="both"/>
        <w:rPr>
          <w:rFonts w:ascii="Arial" w:hAnsi="Arial" w:cs="Arial"/>
          <w:w w:val="110"/>
          <w:sz w:val="24"/>
          <w:szCs w:val="24"/>
        </w:rPr>
      </w:pPr>
      <w:r w:rsidRPr="008372F6">
        <w:rPr>
          <w:rFonts w:ascii="Arial" w:hAnsi="Arial" w:cs="Arial"/>
          <w:sz w:val="24"/>
          <w:szCs w:val="24"/>
        </w:rPr>
        <w:t>Reference points are not fixed.</w:t>
      </w:r>
      <w:r w:rsidRPr="008372F6">
        <w:rPr>
          <w:rFonts w:ascii="Arial" w:hAnsi="Arial" w:cs="Arial"/>
          <w:spacing w:val="40"/>
          <w:sz w:val="24"/>
          <w:szCs w:val="24"/>
        </w:rPr>
        <w:t xml:space="preserve"> </w:t>
      </w:r>
      <w:r w:rsidRPr="008372F6">
        <w:rPr>
          <w:rFonts w:ascii="Arial" w:hAnsi="Arial" w:cs="Arial"/>
          <w:sz w:val="24"/>
          <w:szCs w:val="24"/>
        </w:rPr>
        <w:t xml:space="preserve">They are shaped by expectations and by communicated baselines </w:t>
      </w:r>
      <w:r w:rsidRPr="008372F6">
        <w:rPr>
          <w:rFonts w:ascii="Arial" w:hAnsi="Arial" w:cs="Arial"/>
          <w:w w:val="110"/>
          <w:sz w:val="24"/>
          <w:szCs w:val="24"/>
        </w:rPr>
        <w:t>(Koszegi</w:t>
      </w:r>
      <w:r w:rsidRPr="008372F6">
        <w:rPr>
          <w:rFonts w:ascii="Arial" w:hAnsi="Arial" w:cs="Arial"/>
          <w:spacing w:val="-8"/>
          <w:w w:val="110"/>
          <w:sz w:val="24"/>
          <w:szCs w:val="24"/>
        </w:rPr>
        <w:t xml:space="preserve"> </w:t>
      </w:r>
      <w:r w:rsidRPr="008372F6">
        <w:rPr>
          <w:rFonts w:ascii="Arial" w:hAnsi="Arial" w:cs="Arial"/>
          <w:w w:val="110"/>
          <w:sz w:val="24"/>
          <w:szCs w:val="24"/>
        </w:rPr>
        <w:t>and</w:t>
      </w:r>
      <w:r w:rsidRPr="008372F6">
        <w:rPr>
          <w:rFonts w:ascii="Arial" w:hAnsi="Arial" w:cs="Arial"/>
          <w:spacing w:val="-8"/>
          <w:w w:val="110"/>
          <w:sz w:val="24"/>
          <w:szCs w:val="24"/>
        </w:rPr>
        <w:t xml:space="preserve"> </w:t>
      </w:r>
      <w:r w:rsidRPr="008372F6">
        <w:rPr>
          <w:rFonts w:ascii="Arial" w:hAnsi="Arial" w:cs="Arial"/>
          <w:w w:val="110"/>
          <w:sz w:val="24"/>
          <w:szCs w:val="24"/>
        </w:rPr>
        <w:t>Rabin</w:t>
      </w:r>
      <w:r w:rsidRPr="008372F6">
        <w:rPr>
          <w:rFonts w:ascii="Arial" w:hAnsi="Arial" w:cs="Arial"/>
          <w:spacing w:val="-8"/>
          <w:w w:val="110"/>
          <w:sz w:val="24"/>
          <w:szCs w:val="24"/>
        </w:rPr>
        <w:t xml:space="preserve"> </w:t>
      </w:r>
      <w:hyperlink w:anchor="_bookmark66" w:history="1">
        <w:r w:rsidR="005D491A" w:rsidRPr="008372F6">
          <w:rPr>
            <w:rFonts w:ascii="Arial" w:hAnsi="Arial" w:cs="Arial"/>
            <w:w w:val="110"/>
            <w:sz w:val="24"/>
            <w:szCs w:val="24"/>
          </w:rPr>
          <w:t>2006;</w:t>
        </w:r>
      </w:hyperlink>
      <w:r w:rsidRPr="008372F6">
        <w:rPr>
          <w:rFonts w:ascii="Arial" w:hAnsi="Arial" w:cs="Arial"/>
          <w:spacing w:val="-8"/>
          <w:w w:val="110"/>
          <w:sz w:val="24"/>
          <w:szCs w:val="24"/>
        </w:rPr>
        <w:t xml:space="preserve"> </w:t>
      </w:r>
      <w:r w:rsidRPr="008372F6">
        <w:rPr>
          <w:rFonts w:ascii="Arial" w:hAnsi="Arial" w:cs="Arial"/>
          <w:w w:val="110"/>
          <w:sz w:val="24"/>
          <w:szCs w:val="24"/>
        </w:rPr>
        <w:t>Koszegi</w:t>
      </w:r>
      <w:r w:rsidRPr="008372F6">
        <w:rPr>
          <w:rFonts w:ascii="Arial" w:hAnsi="Arial" w:cs="Arial"/>
          <w:spacing w:val="-8"/>
          <w:w w:val="110"/>
          <w:sz w:val="24"/>
          <w:szCs w:val="24"/>
        </w:rPr>
        <w:t xml:space="preserve"> </w:t>
      </w:r>
      <w:r w:rsidRPr="008372F6">
        <w:rPr>
          <w:rFonts w:ascii="Arial" w:hAnsi="Arial" w:cs="Arial"/>
          <w:w w:val="110"/>
          <w:sz w:val="24"/>
          <w:szCs w:val="24"/>
        </w:rPr>
        <w:t>and</w:t>
      </w:r>
      <w:r w:rsidRPr="008372F6">
        <w:rPr>
          <w:rFonts w:ascii="Arial" w:hAnsi="Arial" w:cs="Arial"/>
          <w:spacing w:val="-8"/>
          <w:w w:val="110"/>
          <w:sz w:val="24"/>
          <w:szCs w:val="24"/>
        </w:rPr>
        <w:t xml:space="preserve"> </w:t>
      </w:r>
      <w:r w:rsidRPr="008372F6">
        <w:rPr>
          <w:rFonts w:ascii="Arial" w:hAnsi="Arial" w:cs="Arial"/>
          <w:w w:val="110"/>
          <w:sz w:val="24"/>
          <w:szCs w:val="24"/>
        </w:rPr>
        <w:t>Rabin</w:t>
      </w:r>
      <w:r w:rsidRPr="008372F6">
        <w:rPr>
          <w:rFonts w:ascii="Arial" w:hAnsi="Arial" w:cs="Arial"/>
          <w:spacing w:val="-8"/>
          <w:w w:val="110"/>
          <w:sz w:val="24"/>
          <w:szCs w:val="24"/>
        </w:rPr>
        <w:t xml:space="preserve"> </w:t>
      </w:r>
      <w:hyperlink w:anchor="_bookmark67" w:history="1">
        <w:r w:rsidR="005D491A" w:rsidRPr="008372F6">
          <w:rPr>
            <w:rFonts w:ascii="Arial" w:hAnsi="Arial" w:cs="Arial"/>
            <w:w w:val="110"/>
            <w:sz w:val="24"/>
            <w:szCs w:val="24"/>
          </w:rPr>
          <w:t>2007).</w:t>
        </w:r>
      </w:hyperlink>
      <w:r w:rsidRPr="008372F6">
        <w:rPr>
          <w:rFonts w:ascii="Arial" w:hAnsi="Arial" w:cs="Arial"/>
          <w:w w:val="110"/>
          <w:sz w:val="24"/>
          <w:szCs w:val="24"/>
        </w:rPr>
        <w:t xml:space="preserve"> In</w:t>
      </w:r>
      <w:r w:rsidRPr="008372F6">
        <w:rPr>
          <w:rFonts w:ascii="Arial" w:hAnsi="Arial" w:cs="Arial"/>
          <w:spacing w:val="-8"/>
          <w:w w:val="110"/>
          <w:sz w:val="24"/>
          <w:szCs w:val="24"/>
        </w:rPr>
        <w:t xml:space="preserve"> </w:t>
      </w:r>
      <w:r w:rsidRPr="008372F6">
        <w:rPr>
          <w:rFonts w:ascii="Arial" w:hAnsi="Arial" w:cs="Arial"/>
          <w:w w:val="110"/>
          <w:sz w:val="24"/>
          <w:szCs w:val="24"/>
        </w:rPr>
        <w:t>policy</w:t>
      </w:r>
      <w:r w:rsidRPr="008372F6">
        <w:rPr>
          <w:rFonts w:ascii="Arial" w:hAnsi="Arial" w:cs="Arial"/>
          <w:spacing w:val="-8"/>
          <w:w w:val="110"/>
          <w:sz w:val="24"/>
          <w:szCs w:val="24"/>
        </w:rPr>
        <w:t xml:space="preserve"> </w:t>
      </w:r>
      <w:r w:rsidRPr="008372F6">
        <w:rPr>
          <w:rFonts w:ascii="Arial" w:hAnsi="Arial" w:cs="Arial"/>
          <w:w w:val="110"/>
          <w:sz w:val="24"/>
          <w:szCs w:val="24"/>
        </w:rPr>
        <w:t>environments,</w:t>
      </w:r>
      <w:r w:rsidRPr="008372F6">
        <w:rPr>
          <w:rFonts w:ascii="Arial" w:hAnsi="Arial" w:cs="Arial"/>
          <w:spacing w:val="-8"/>
          <w:w w:val="110"/>
          <w:sz w:val="24"/>
          <w:szCs w:val="24"/>
        </w:rPr>
        <w:t xml:space="preserve"> </w:t>
      </w:r>
      <w:r w:rsidRPr="008372F6">
        <w:rPr>
          <w:rFonts w:ascii="Arial" w:hAnsi="Arial" w:cs="Arial"/>
          <w:w w:val="110"/>
          <w:sz w:val="24"/>
          <w:szCs w:val="24"/>
        </w:rPr>
        <w:t>where</w:t>
      </w:r>
      <w:r w:rsidRPr="008372F6">
        <w:rPr>
          <w:rFonts w:ascii="Arial" w:hAnsi="Arial" w:cs="Arial"/>
          <w:spacing w:val="-8"/>
          <w:w w:val="110"/>
          <w:sz w:val="24"/>
          <w:szCs w:val="24"/>
        </w:rPr>
        <w:t xml:space="preserve"> </w:t>
      </w:r>
      <w:r w:rsidRPr="008372F6">
        <w:rPr>
          <w:rFonts w:ascii="Arial" w:hAnsi="Arial" w:cs="Arial"/>
          <w:w w:val="110"/>
          <w:sz w:val="24"/>
          <w:szCs w:val="24"/>
        </w:rPr>
        <w:t>most</w:t>
      </w:r>
      <w:r w:rsidRPr="008372F6">
        <w:rPr>
          <w:rFonts w:ascii="Arial" w:hAnsi="Arial" w:cs="Arial"/>
          <w:spacing w:val="-8"/>
          <w:w w:val="110"/>
          <w:sz w:val="24"/>
          <w:szCs w:val="24"/>
        </w:rPr>
        <w:t xml:space="preserve"> </w:t>
      </w:r>
      <w:r w:rsidRPr="008372F6">
        <w:rPr>
          <w:rFonts w:ascii="Arial" w:hAnsi="Arial" w:cs="Arial"/>
          <w:w w:val="110"/>
          <w:sz w:val="24"/>
          <w:szCs w:val="24"/>
        </w:rPr>
        <w:t>citizens encounter</w:t>
      </w:r>
      <w:r w:rsidRPr="008372F6">
        <w:rPr>
          <w:rFonts w:ascii="Arial" w:hAnsi="Arial" w:cs="Arial"/>
          <w:spacing w:val="-7"/>
          <w:w w:val="110"/>
          <w:sz w:val="24"/>
          <w:szCs w:val="24"/>
        </w:rPr>
        <w:t xml:space="preserve"> </w:t>
      </w:r>
      <w:r w:rsidRPr="008372F6">
        <w:rPr>
          <w:rFonts w:ascii="Arial" w:hAnsi="Arial" w:cs="Arial"/>
          <w:w w:val="110"/>
          <w:sz w:val="24"/>
          <w:szCs w:val="24"/>
        </w:rPr>
        <w:t>specialized</w:t>
      </w:r>
      <w:r w:rsidRPr="008372F6">
        <w:rPr>
          <w:rFonts w:ascii="Arial" w:hAnsi="Arial" w:cs="Arial"/>
          <w:spacing w:val="-7"/>
          <w:w w:val="110"/>
          <w:sz w:val="24"/>
          <w:szCs w:val="24"/>
        </w:rPr>
        <w:t xml:space="preserve"> </w:t>
      </w:r>
      <w:r w:rsidRPr="008372F6">
        <w:rPr>
          <w:rFonts w:ascii="Arial" w:hAnsi="Arial" w:cs="Arial"/>
          <w:w w:val="110"/>
          <w:sz w:val="24"/>
          <w:szCs w:val="24"/>
        </w:rPr>
        <w:t>decisions</w:t>
      </w:r>
      <w:r w:rsidRPr="008372F6">
        <w:rPr>
          <w:rFonts w:ascii="Arial" w:hAnsi="Arial" w:cs="Arial"/>
          <w:spacing w:val="-7"/>
          <w:w w:val="110"/>
          <w:sz w:val="24"/>
          <w:szCs w:val="24"/>
        </w:rPr>
        <w:t xml:space="preserve"> </w:t>
      </w:r>
      <w:r w:rsidRPr="008372F6">
        <w:rPr>
          <w:rFonts w:ascii="Arial" w:hAnsi="Arial" w:cs="Arial"/>
          <w:w w:val="110"/>
          <w:sz w:val="24"/>
          <w:szCs w:val="24"/>
        </w:rPr>
        <w:t>through</w:t>
      </w:r>
      <w:r w:rsidRPr="008372F6">
        <w:rPr>
          <w:rFonts w:ascii="Arial" w:hAnsi="Arial" w:cs="Arial"/>
          <w:spacing w:val="-7"/>
          <w:w w:val="110"/>
          <w:sz w:val="24"/>
          <w:szCs w:val="24"/>
        </w:rPr>
        <w:t xml:space="preserve"> </w:t>
      </w:r>
      <w:r w:rsidRPr="008372F6">
        <w:rPr>
          <w:rFonts w:ascii="Arial" w:hAnsi="Arial" w:cs="Arial"/>
          <w:w w:val="110"/>
          <w:sz w:val="24"/>
          <w:szCs w:val="24"/>
        </w:rPr>
        <w:t>mediated</w:t>
      </w:r>
      <w:r w:rsidRPr="008372F6">
        <w:rPr>
          <w:rFonts w:ascii="Arial" w:hAnsi="Arial" w:cs="Arial"/>
          <w:spacing w:val="-7"/>
          <w:w w:val="110"/>
          <w:sz w:val="24"/>
          <w:szCs w:val="24"/>
        </w:rPr>
        <w:t xml:space="preserve"> </w:t>
      </w:r>
      <w:r w:rsidRPr="008372F6">
        <w:rPr>
          <w:rFonts w:ascii="Arial" w:hAnsi="Arial" w:cs="Arial"/>
          <w:w w:val="110"/>
          <w:sz w:val="24"/>
          <w:szCs w:val="24"/>
        </w:rPr>
        <w:t>communication,</w:t>
      </w:r>
      <w:r w:rsidRPr="008372F6">
        <w:rPr>
          <w:rFonts w:ascii="Arial" w:hAnsi="Arial" w:cs="Arial"/>
          <w:spacing w:val="-7"/>
          <w:w w:val="110"/>
          <w:sz w:val="24"/>
          <w:szCs w:val="24"/>
        </w:rPr>
        <w:t xml:space="preserve"> </w:t>
      </w:r>
      <w:r w:rsidRPr="008372F6">
        <w:rPr>
          <w:rFonts w:ascii="Arial" w:hAnsi="Arial" w:cs="Arial"/>
          <w:w w:val="110"/>
          <w:sz w:val="24"/>
          <w:szCs w:val="24"/>
        </w:rPr>
        <w:t>the</w:t>
      </w:r>
      <w:r w:rsidRPr="008372F6">
        <w:rPr>
          <w:rFonts w:ascii="Arial" w:hAnsi="Arial" w:cs="Arial"/>
          <w:spacing w:val="-7"/>
          <w:w w:val="110"/>
          <w:sz w:val="24"/>
          <w:szCs w:val="24"/>
        </w:rPr>
        <w:t xml:space="preserve"> </w:t>
      </w:r>
      <w:r w:rsidRPr="008372F6">
        <w:rPr>
          <w:rFonts w:ascii="Arial" w:hAnsi="Arial" w:cs="Arial"/>
          <w:w w:val="110"/>
          <w:sz w:val="24"/>
          <w:szCs w:val="24"/>
        </w:rPr>
        <w:t>descriptive</w:t>
      </w:r>
      <w:r w:rsidRPr="008372F6">
        <w:rPr>
          <w:rFonts w:ascii="Arial" w:hAnsi="Arial" w:cs="Arial"/>
          <w:spacing w:val="-7"/>
          <w:w w:val="110"/>
          <w:sz w:val="24"/>
          <w:szCs w:val="24"/>
        </w:rPr>
        <w:t xml:space="preserve"> </w:t>
      </w:r>
      <w:r w:rsidRPr="008372F6">
        <w:rPr>
          <w:rFonts w:ascii="Arial" w:hAnsi="Arial" w:cs="Arial"/>
          <w:w w:val="110"/>
          <w:sz w:val="24"/>
          <w:szCs w:val="24"/>
        </w:rPr>
        <w:t>frame</w:t>
      </w:r>
      <w:r w:rsidRPr="008372F6">
        <w:rPr>
          <w:rFonts w:ascii="Arial" w:hAnsi="Arial" w:cs="Arial"/>
          <w:spacing w:val="-7"/>
          <w:w w:val="110"/>
          <w:sz w:val="24"/>
          <w:szCs w:val="24"/>
        </w:rPr>
        <w:t xml:space="preserve"> </w:t>
      </w:r>
      <w:r w:rsidRPr="008372F6">
        <w:rPr>
          <w:rFonts w:ascii="Arial" w:hAnsi="Arial" w:cs="Arial"/>
          <w:w w:val="110"/>
          <w:sz w:val="24"/>
          <w:szCs w:val="24"/>
        </w:rPr>
        <w:t>becomes part of how the baseline is constructed:</w:t>
      </w:r>
      <w:r w:rsidRPr="008372F6">
        <w:rPr>
          <w:rFonts w:ascii="Arial" w:hAnsi="Arial" w:cs="Arial"/>
          <w:spacing w:val="40"/>
          <w:w w:val="110"/>
          <w:sz w:val="24"/>
          <w:szCs w:val="24"/>
        </w:rPr>
        <w:t xml:space="preserve"> </w:t>
      </w:r>
      <w:r w:rsidRPr="008372F6">
        <w:rPr>
          <w:rFonts w:ascii="Arial" w:hAnsi="Arial" w:cs="Arial"/>
          <w:w w:val="110"/>
          <w:sz w:val="24"/>
          <w:szCs w:val="24"/>
        </w:rPr>
        <w:t xml:space="preserve">it indicates what is treated as the default and what is treated as a deviation (Kahneman </w:t>
      </w:r>
      <w:hyperlink w:anchor="_bookmark60" w:history="1">
        <w:r w:rsidR="005D491A" w:rsidRPr="008372F6">
          <w:rPr>
            <w:rFonts w:ascii="Arial" w:hAnsi="Arial" w:cs="Arial"/>
            <w:w w:val="110"/>
            <w:sz w:val="24"/>
            <w:szCs w:val="24"/>
          </w:rPr>
          <w:t>2003).</w:t>
        </w:r>
      </w:hyperlink>
      <w:r w:rsidRPr="008372F6">
        <w:rPr>
          <w:rFonts w:ascii="Arial" w:hAnsi="Arial" w:cs="Arial"/>
          <w:w w:val="110"/>
          <w:sz w:val="24"/>
          <w:szCs w:val="24"/>
        </w:rPr>
        <w:t xml:space="preserve"> Applied to delegated healthcare rationing, citizens may </w:t>
      </w:r>
      <w:r w:rsidRPr="008372F6">
        <w:rPr>
          <w:rFonts w:ascii="Arial" w:hAnsi="Arial" w:cs="Arial"/>
          <w:spacing w:val="-2"/>
          <w:w w:val="110"/>
          <w:sz w:val="24"/>
          <w:szCs w:val="24"/>
        </w:rPr>
        <w:t>anchor</w:t>
      </w:r>
      <w:r w:rsidRPr="008372F6">
        <w:rPr>
          <w:rFonts w:ascii="Arial" w:hAnsi="Arial" w:cs="Arial"/>
          <w:spacing w:val="-8"/>
          <w:w w:val="110"/>
          <w:sz w:val="24"/>
          <w:szCs w:val="24"/>
        </w:rPr>
        <w:t xml:space="preserve"> </w:t>
      </w:r>
      <w:r w:rsidRPr="008372F6">
        <w:rPr>
          <w:rFonts w:ascii="Arial" w:hAnsi="Arial" w:cs="Arial"/>
          <w:spacing w:val="-2"/>
          <w:w w:val="110"/>
          <w:sz w:val="24"/>
          <w:szCs w:val="24"/>
        </w:rPr>
        <w:t>on</w:t>
      </w:r>
      <w:r w:rsidRPr="008372F6">
        <w:rPr>
          <w:rFonts w:ascii="Arial" w:hAnsi="Arial" w:cs="Arial"/>
          <w:spacing w:val="-8"/>
          <w:w w:val="110"/>
          <w:sz w:val="24"/>
          <w:szCs w:val="24"/>
        </w:rPr>
        <w:t xml:space="preserve"> </w:t>
      </w:r>
      <w:r w:rsidRPr="008372F6">
        <w:rPr>
          <w:rFonts w:ascii="Arial" w:hAnsi="Arial" w:cs="Arial"/>
          <w:spacing w:val="-2"/>
          <w:w w:val="110"/>
          <w:sz w:val="24"/>
          <w:szCs w:val="24"/>
        </w:rPr>
        <w:t>multiple</w:t>
      </w:r>
      <w:r w:rsidRPr="008372F6">
        <w:rPr>
          <w:rFonts w:ascii="Arial" w:hAnsi="Arial" w:cs="Arial"/>
          <w:spacing w:val="-8"/>
          <w:w w:val="110"/>
          <w:sz w:val="24"/>
          <w:szCs w:val="24"/>
        </w:rPr>
        <w:t xml:space="preserve"> </w:t>
      </w:r>
      <w:r w:rsidRPr="008372F6">
        <w:rPr>
          <w:rFonts w:ascii="Arial" w:hAnsi="Arial" w:cs="Arial"/>
          <w:spacing w:val="-2"/>
          <w:w w:val="110"/>
          <w:sz w:val="24"/>
          <w:szCs w:val="24"/>
        </w:rPr>
        <w:t>plausible</w:t>
      </w:r>
      <w:r w:rsidRPr="008372F6">
        <w:rPr>
          <w:rFonts w:ascii="Arial" w:hAnsi="Arial" w:cs="Arial"/>
          <w:spacing w:val="-8"/>
          <w:w w:val="110"/>
          <w:sz w:val="24"/>
          <w:szCs w:val="24"/>
        </w:rPr>
        <w:t xml:space="preserve"> </w:t>
      </w:r>
      <w:r w:rsidRPr="008372F6">
        <w:rPr>
          <w:rFonts w:ascii="Arial" w:hAnsi="Arial" w:cs="Arial"/>
          <w:spacing w:val="-2"/>
          <w:w w:val="110"/>
          <w:sz w:val="24"/>
          <w:szCs w:val="24"/>
        </w:rPr>
        <w:t>baselines:</w:t>
      </w:r>
      <w:r w:rsidRPr="008372F6">
        <w:rPr>
          <w:rFonts w:ascii="Arial" w:hAnsi="Arial" w:cs="Arial"/>
          <w:spacing w:val="10"/>
          <w:w w:val="110"/>
          <w:sz w:val="24"/>
          <w:szCs w:val="24"/>
        </w:rPr>
        <w:t xml:space="preserve"> </w:t>
      </w:r>
      <w:r w:rsidRPr="008372F6">
        <w:rPr>
          <w:rFonts w:ascii="Arial" w:hAnsi="Arial" w:cs="Arial"/>
          <w:spacing w:val="-2"/>
          <w:w w:val="110"/>
          <w:sz w:val="24"/>
          <w:szCs w:val="24"/>
        </w:rPr>
        <w:t>existing</w:t>
      </w:r>
      <w:r w:rsidRPr="008372F6">
        <w:rPr>
          <w:rFonts w:ascii="Arial" w:hAnsi="Arial" w:cs="Arial"/>
          <w:spacing w:val="-8"/>
          <w:w w:val="110"/>
          <w:sz w:val="24"/>
          <w:szCs w:val="24"/>
        </w:rPr>
        <w:t xml:space="preserve"> </w:t>
      </w:r>
      <w:r w:rsidRPr="008372F6">
        <w:rPr>
          <w:rFonts w:ascii="Arial" w:hAnsi="Arial" w:cs="Arial"/>
          <w:spacing w:val="-2"/>
          <w:w w:val="110"/>
          <w:sz w:val="24"/>
          <w:szCs w:val="24"/>
        </w:rPr>
        <w:t>coverage</w:t>
      </w:r>
      <w:r w:rsidRPr="008372F6">
        <w:rPr>
          <w:rFonts w:ascii="Arial" w:hAnsi="Arial" w:cs="Arial"/>
          <w:spacing w:val="-8"/>
          <w:w w:val="110"/>
          <w:sz w:val="24"/>
          <w:szCs w:val="24"/>
        </w:rPr>
        <w:t xml:space="preserve"> </w:t>
      </w:r>
      <w:r w:rsidRPr="008372F6">
        <w:rPr>
          <w:rFonts w:ascii="Arial" w:hAnsi="Arial" w:cs="Arial"/>
          <w:spacing w:val="-2"/>
          <w:w w:val="110"/>
          <w:sz w:val="24"/>
          <w:szCs w:val="24"/>
        </w:rPr>
        <w:t>norms,</w:t>
      </w:r>
      <w:r w:rsidRPr="008372F6">
        <w:rPr>
          <w:rFonts w:ascii="Arial" w:hAnsi="Arial" w:cs="Arial"/>
          <w:spacing w:val="-8"/>
          <w:w w:val="110"/>
          <w:sz w:val="24"/>
          <w:szCs w:val="24"/>
        </w:rPr>
        <w:t xml:space="preserve"> </w:t>
      </w:r>
      <w:r w:rsidRPr="008372F6">
        <w:rPr>
          <w:rFonts w:ascii="Arial" w:hAnsi="Arial" w:cs="Arial"/>
          <w:spacing w:val="-2"/>
          <w:w w:val="110"/>
          <w:sz w:val="24"/>
          <w:szCs w:val="24"/>
        </w:rPr>
        <w:t>a</w:t>
      </w:r>
      <w:r w:rsidRPr="008372F6">
        <w:rPr>
          <w:rFonts w:ascii="Arial" w:hAnsi="Arial" w:cs="Arial"/>
          <w:spacing w:val="-8"/>
          <w:w w:val="110"/>
          <w:sz w:val="24"/>
          <w:szCs w:val="24"/>
        </w:rPr>
        <w:t xml:space="preserve"> </w:t>
      </w:r>
      <w:r w:rsidRPr="008372F6">
        <w:rPr>
          <w:rFonts w:ascii="Arial" w:hAnsi="Arial" w:cs="Arial"/>
          <w:spacing w:val="-2"/>
          <w:w w:val="110"/>
          <w:sz w:val="24"/>
          <w:szCs w:val="24"/>
        </w:rPr>
        <w:t>generalized</w:t>
      </w:r>
      <w:r w:rsidRPr="008372F6">
        <w:rPr>
          <w:rFonts w:ascii="Arial" w:hAnsi="Arial" w:cs="Arial"/>
          <w:spacing w:val="-8"/>
          <w:w w:val="110"/>
          <w:sz w:val="24"/>
          <w:szCs w:val="24"/>
        </w:rPr>
        <w:t xml:space="preserve"> </w:t>
      </w:r>
      <w:r w:rsidRPr="008372F6">
        <w:rPr>
          <w:rFonts w:ascii="Arial" w:hAnsi="Arial" w:cs="Arial"/>
          <w:spacing w:val="-2"/>
          <w:w w:val="110"/>
          <w:sz w:val="24"/>
          <w:szCs w:val="24"/>
        </w:rPr>
        <w:t>expectation</w:t>
      </w:r>
      <w:r w:rsidRPr="008372F6">
        <w:rPr>
          <w:rFonts w:ascii="Arial" w:hAnsi="Arial" w:cs="Arial"/>
          <w:spacing w:val="-8"/>
          <w:w w:val="110"/>
          <w:sz w:val="24"/>
          <w:szCs w:val="24"/>
        </w:rPr>
        <w:t xml:space="preserve"> </w:t>
      </w:r>
      <w:r w:rsidRPr="008372F6">
        <w:rPr>
          <w:rFonts w:ascii="Arial" w:hAnsi="Arial" w:cs="Arial"/>
          <w:spacing w:val="-2"/>
          <w:w w:val="110"/>
          <w:sz w:val="24"/>
          <w:szCs w:val="24"/>
        </w:rPr>
        <w:t>of</w:t>
      </w:r>
      <w:r w:rsidRPr="008372F6">
        <w:rPr>
          <w:rFonts w:ascii="Arial" w:hAnsi="Arial" w:cs="Arial"/>
          <w:spacing w:val="-8"/>
          <w:w w:val="110"/>
          <w:sz w:val="24"/>
          <w:szCs w:val="24"/>
        </w:rPr>
        <w:t xml:space="preserve"> </w:t>
      </w:r>
      <w:r w:rsidRPr="008372F6">
        <w:rPr>
          <w:rFonts w:ascii="Arial" w:hAnsi="Arial" w:cs="Arial"/>
          <w:spacing w:val="-2"/>
          <w:w w:val="110"/>
          <w:sz w:val="24"/>
          <w:szCs w:val="24"/>
        </w:rPr>
        <w:t xml:space="preserve">equal </w:t>
      </w:r>
      <w:r w:rsidRPr="008372F6">
        <w:rPr>
          <w:rFonts w:ascii="Arial" w:hAnsi="Arial" w:cs="Arial"/>
          <w:w w:val="110"/>
          <w:sz w:val="24"/>
          <w:szCs w:val="24"/>
        </w:rPr>
        <w:t>access, an identifiable patient in need, or the collective budget constraint emphasized by expert institutions.</w:t>
      </w:r>
      <w:r w:rsidRPr="008372F6">
        <w:rPr>
          <w:rFonts w:ascii="Arial" w:hAnsi="Arial" w:cs="Arial"/>
          <w:spacing w:val="76"/>
          <w:w w:val="110"/>
          <w:sz w:val="24"/>
          <w:szCs w:val="24"/>
        </w:rPr>
        <w:t xml:space="preserve"> </w:t>
      </w:r>
      <w:r w:rsidRPr="008372F6">
        <w:rPr>
          <w:rFonts w:ascii="Arial" w:hAnsi="Arial" w:cs="Arial"/>
          <w:w w:val="110"/>
          <w:sz w:val="24"/>
          <w:szCs w:val="24"/>
        </w:rPr>
        <w:t>The</w:t>
      </w:r>
      <w:r w:rsidRPr="008372F6">
        <w:rPr>
          <w:rFonts w:ascii="Arial" w:hAnsi="Arial" w:cs="Arial"/>
          <w:spacing w:val="25"/>
          <w:w w:val="110"/>
          <w:sz w:val="24"/>
          <w:szCs w:val="24"/>
        </w:rPr>
        <w:t xml:space="preserve"> </w:t>
      </w:r>
      <w:r w:rsidRPr="008372F6">
        <w:rPr>
          <w:rFonts w:ascii="Arial" w:hAnsi="Arial" w:cs="Arial"/>
          <w:w w:val="110"/>
          <w:sz w:val="24"/>
          <w:szCs w:val="24"/>
        </w:rPr>
        <w:t>same</w:t>
      </w:r>
      <w:r w:rsidRPr="008372F6">
        <w:rPr>
          <w:rFonts w:ascii="Arial" w:hAnsi="Arial" w:cs="Arial"/>
          <w:spacing w:val="25"/>
          <w:w w:val="110"/>
          <w:sz w:val="24"/>
          <w:szCs w:val="24"/>
        </w:rPr>
        <w:t xml:space="preserve"> </w:t>
      </w:r>
      <w:r w:rsidRPr="008372F6">
        <w:rPr>
          <w:rFonts w:ascii="Arial" w:hAnsi="Arial" w:cs="Arial"/>
          <w:w w:val="110"/>
          <w:sz w:val="24"/>
          <w:szCs w:val="24"/>
        </w:rPr>
        <w:t>choice</w:t>
      </w:r>
      <w:r w:rsidRPr="008372F6">
        <w:rPr>
          <w:rFonts w:ascii="Arial" w:hAnsi="Arial" w:cs="Arial"/>
          <w:spacing w:val="25"/>
          <w:w w:val="110"/>
          <w:sz w:val="24"/>
          <w:szCs w:val="24"/>
        </w:rPr>
        <w:t xml:space="preserve"> </w:t>
      </w:r>
      <w:r w:rsidRPr="008372F6">
        <w:rPr>
          <w:rFonts w:ascii="Arial" w:hAnsi="Arial" w:cs="Arial"/>
          <w:w w:val="110"/>
          <w:sz w:val="24"/>
          <w:szCs w:val="24"/>
        </w:rPr>
        <w:t>can</w:t>
      </w:r>
      <w:r w:rsidRPr="008372F6">
        <w:rPr>
          <w:rFonts w:ascii="Arial" w:hAnsi="Arial" w:cs="Arial"/>
          <w:spacing w:val="25"/>
          <w:w w:val="110"/>
          <w:sz w:val="24"/>
          <w:szCs w:val="24"/>
        </w:rPr>
        <w:t xml:space="preserve"> </w:t>
      </w:r>
      <w:r w:rsidRPr="008372F6">
        <w:rPr>
          <w:rFonts w:ascii="Arial" w:hAnsi="Arial" w:cs="Arial"/>
          <w:w w:val="110"/>
          <w:sz w:val="24"/>
          <w:szCs w:val="24"/>
        </w:rPr>
        <w:t>therefore</w:t>
      </w:r>
      <w:r w:rsidRPr="008372F6">
        <w:rPr>
          <w:rFonts w:ascii="Arial" w:hAnsi="Arial" w:cs="Arial"/>
          <w:spacing w:val="25"/>
          <w:w w:val="110"/>
          <w:sz w:val="24"/>
          <w:szCs w:val="24"/>
        </w:rPr>
        <w:t xml:space="preserve"> </w:t>
      </w:r>
      <w:r w:rsidRPr="008372F6">
        <w:rPr>
          <w:rFonts w:ascii="Arial" w:hAnsi="Arial" w:cs="Arial"/>
          <w:w w:val="110"/>
          <w:sz w:val="24"/>
          <w:szCs w:val="24"/>
        </w:rPr>
        <w:t>be</w:t>
      </w:r>
      <w:r w:rsidRPr="008372F6">
        <w:rPr>
          <w:rFonts w:ascii="Arial" w:hAnsi="Arial" w:cs="Arial"/>
          <w:spacing w:val="25"/>
          <w:w w:val="110"/>
          <w:sz w:val="24"/>
          <w:szCs w:val="24"/>
        </w:rPr>
        <w:t xml:space="preserve"> </w:t>
      </w:r>
      <w:r w:rsidRPr="008372F6">
        <w:rPr>
          <w:rFonts w:ascii="Arial" w:hAnsi="Arial" w:cs="Arial"/>
          <w:w w:val="110"/>
          <w:sz w:val="24"/>
          <w:szCs w:val="24"/>
        </w:rPr>
        <w:t>interpreted</w:t>
      </w:r>
      <w:r w:rsidRPr="008372F6">
        <w:rPr>
          <w:rFonts w:ascii="Arial" w:hAnsi="Arial" w:cs="Arial"/>
          <w:spacing w:val="25"/>
          <w:w w:val="110"/>
          <w:sz w:val="24"/>
          <w:szCs w:val="24"/>
        </w:rPr>
        <w:t xml:space="preserve"> </w:t>
      </w:r>
      <w:r w:rsidRPr="008372F6">
        <w:rPr>
          <w:rFonts w:ascii="Arial" w:hAnsi="Arial" w:cs="Arial"/>
          <w:w w:val="110"/>
          <w:sz w:val="24"/>
          <w:szCs w:val="24"/>
        </w:rPr>
        <w:t>as</w:t>
      </w:r>
      <w:r w:rsidRPr="008372F6">
        <w:rPr>
          <w:rFonts w:ascii="Arial" w:hAnsi="Arial" w:cs="Arial"/>
          <w:spacing w:val="25"/>
          <w:w w:val="110"/>
          <w:sz w:val="24"/>
          <w:szCs w:val="24"/>
        </w:rPr>
        <w:t xml:space="preserve"> </w:t>
      </w:r>
      <w:r w:rsidRPr="008372F6">
        <w:rPr>
          <w:rFonts w:ascii="Arial" w:hAnsi="Arial" w:cs="Arial"/>
          <w:w w:val="110"/>
          <w:sz w:val="24"/>
          <w:szCs w:val="24"/>
        </w:rPr>
        <w:t>a</w:t>
      </w:r>
      <w:r w:rsidRPr="008372F6">
        <w:rPr>
          <w:rFonts w:ascii="Arial" w:hAnsi="Arial" w:cs="Arial"/>
          <w:spacing w:val="25"/>
          <w:w w:val="110"/>
          <w:sz w:val="24"/>
          <w:szCs w:val="24"/>
        </w:rPr>
        <w:t xml:space="preserve"> </w:t>
      </w:r>
      <w:r w:rsidRPr="008372F6">
        <w:rPr>
          <w:rFonts w:ascii="Arial" w:hAnsi="Arial" w:cs="Arial"/>
          <w:w w:val="110"/>
          <w:sz w:val="24"/>
          <w:szCs w:val="24"/>
        </w:rPr>
        <w:t>departure</w:t>
      </w:r>
      <w:r w:rsidRPr="008372F6">
        <w:rPr>
          <w:rFonts w:ascii="Arial" w:hAnsi="Arial" w:cs="Arial"/>
          <w:spacing w:val="25"/>
          <w:w w:val="110"/>
          <w:sz w:val="24"/>
          <w:szCs w:val="24"/>
        </w:rPr>
        <w:t xml:space="preserve"> </w:t>
      </w:r>
      <w:r w:rsidRPr="008372F6">
        <w:rPr>
          <w:rFonts w:ascii="Arial" w:hAnsi="Arial" w:cs="Arial"/>
          <w:w w:val="110"/>
          <w:sz w:val="24"/>
          <w:szCs w:val="24"/>
        </w:rPr>
        <w:t>from</w:t>
      </w:r>
      <w:r w:rsidRPr="008372F6">
        <w:rPr>
          <w:rFonts w:ascii="Arial" w:hAnsi="Arial" w:cs="Arial"/>
          <w:spacing w:val="25"/>
          <w:w w:val="110"/>
          <w:sz w:val="24"/>
          <w:szCs w:val="24"/>
        </w:rPr>
        <w:t xml:space="preserve"> </w:t>
      </w:r>
      <w:r w:rsidRPr="008372F6">
        <w:rPr>
          <w:rFonts w:ascii="Arial" w:hAnsi="Arial" w:cs="Arial"/>
          <w:w w:val="110"/>
          <w:sz w:val="24"/>
          <w:szCs w:val="24"/>
        </w:rPr>
        <w:t>an</w:t>
      </w:r>
      <w:r w:rsidRPr="008372F6">
        <w:rPr>
          <w:rFonts w:ascii="Arial" w:hAnsi="Arial" w:cs="Arial"/>
          <w:spacing w:val="25"/>
          <w:w w:val="110"/>
          <w:sz w:val="24"/>
          <w:szCs w:val="24"/>
        </w:rPr>
        <w:t xml:space="preserve"> </w:t>
      </w:r>
      <w:r w:rsidRPr="008372F6">
        <w:rPr>
          <w:rFonts w:ascii="Arial" w:hAnsi="Arial" w:cs="Arial"/>
          <w:w w:val="110"/>
          <w:sz w:val="24"/>
          <w:szCs w:val="24"/>
        </w:rPr>
        <w:t>entitlement-like status quo (experienced as a loss) or as a refusal to extend coverage beyond what is fiscally sustainable (experienced as a foregone gain).</w:t>
      </w:r>
    </w:p>
    <w:p w14:paraId="00FB13AB" w14:textId="366CC29E"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Prospect theory also implies a domain-specific pattern of risk-taking.</w:t>
      </w:r>
      <w:r w:rsidRPr="008372F6">
        <w:rPr>
          <w:rFonts w:ascii="Arial" w:hAnsi="Arial" w:cs="Arial"/>
          <w:spacing w:val="28"/>
          <w:w w:val="105"/>
          <w:sz w:val="24"/>
          <w:szCs w:val="24"/>
        </w:rPr>
        <w:t xml:space="preserve"> </w:t>
      </w:r>
      <w:r w:rsidRPr="008372F6">
        <w:rPr>
          <w:rFonts w:ascii="Arial" w:hAnsi="Arial" w:cs="Arial"/>
          <w:w w:val="105"/>
          <w:sz w:val="24"/>
          <w:szCs w:val="24"/>
        </w:rPr>
        <w:t>Because the value function is</w:t>
      </w:r>
      <w:r w:rsidRPr="008372F6">
        <w:rPr>
          <w:rFonts w:ascii="Arial" w:hAnsi="Arial" w:cs="Arial"/>
          <w:spacing w:val="-11"/>
          <w:w w:val="105"/>
          <w:sz w:val="24"/>
          <w:szCs w:val="24"/>
        </w:rPr>
        <w:t xml:space="preserve"> </w:t>
      </w:r>
      <w:r w:rsidRPr="008372F6">
        <w:rPr>
          <w:rFonts w:ascii="Arial" w:hAnsi="Arial" w:cs="Arial"/>
          <w:w w:val="105"/>
          <w:sz w:val="24"/>
          <w:szCs w:val="24"/>
        </w:rPr>
        <w:t>concave</w:t>
      </w:r>
      <w:r w:rsidRPr="008372F6">
        <w:rPr>
          <w:rFonts w:ascii="Arial" w:hAnsi="Arial" w:cs="Arial"/>
          <w:spacing w:val="-11"/>
          <w:w w:val="105"/>
          <w:sz w:val="24"/>
          <w:szCs w:val="24"/>
        </w:rPr>
        <w:t xml:space="preserve"> </w:t>
      </w:r>
      <w:r w:rsidRPr="008372F6">
        <w:rPr>
          <w:rFonts w:ascii="Arial" w:hAnsi="Arial" w:cs="Arial"/>
          <w:w w:val="105"/>
          <w:sz w:val="24"/>
          <w:szCs w:val="24"/>
        </w:rPr>
        <w:t>over</w:t>
      </w:r>
      <w:r w:rsidRPr="008372F6">
        <w:rPr>
          <w:rFonts w:ascii="Arial" w:hAnsi="Arial" w:cs="Arial"/>
          <w:spacing w:val="-11"/>
          <w:w w:val="105"/>
          <w:sz w:val="24"/>
          <w:szCs w:val="24"/>
        </w:rPr>
        <w:t xml:space="preserve"> </w:t>
      </w:r>
      <w:r w:rsidRPr="008372F6">
        <w:rPr>
          <w:rFonts w:ascii="Arial" w:hAnsi="Arial" w:cs="Arial"/>
          <w:w w:val="105"/>
          <w:sz w:val="24"/>
          <w:szCs w:val="24"/>
        </w:rPr>
        <w:t>gains</w:t>
      </w:r>
      <w:r w:rsidRPr="008372F6">
        <w:rPr>
          <w:rFonts w:ascii="Arial" w:hAnsi="Arial" w:cs="Arial"/>
          <w:spacing w:val="-11"/>
          <w:w w:val="105"/>
          <w:sz w:val="24"/>
          <w:szCs w:val="24"/>
        </w:rPr>
        <w:t xml:space="preserve"> </w:t>
      </w:r>
      <w:r w:rsidRPr="008372F6">
        <w:rPr>
          <w:rFonts w:ascii="Arial" w:hAnsi="Arial" w:cs="Arial"/>
          <w:w w:val="105"/>
          <w:sz w:val="24"/>
          <w:szCs w:val="24"/>
        </w:rPr>
        <w:t>and</w:t>
      </w:r>
      <w:r w:rsidRPr="008372F6">
        <w:rPr>
          <w:rFonts w:ascii="Arial" w:hAnsi="Arial" w:cs="Arial"/>
          <w:spacing w:val="-11"/>
          <w:w w:val="105"/>
          <w:sz w:val="24"/>
          <w:szCs w:val="24"/>
        </w:rPr>
        <w:t xml:space="preserve"> </w:t>
      </w:r>
      <w:r w:rsidRPr="008372F6">
        <w:rPr>
          <w:rFonts w:ascii="Arial" w:hAnsi="Arial" w:cs="Arial"/>
          <w:w w:val="105"/>
          <w:sz w:val="24"/>
          <w:szCs w:val="24"/>
        </w:rPr>
        <w:t>convex</w:t>
      </w:r>
      <w:r w:rsidRPr="008372F6">
        <w:rPr>
          <w:rFonts w:ascii="Arial" w:hAnsi="Arial" w:cs="Arial"/>
          <w:spacing w:val="-11"/>
          <w:w w:val="105"/>
          <w:sz w:val="24"/>
          <w:szCs w:val="24"/>
        </w:rPr>
        <w:t xml:space="preserve"> </w:t>
      </w:r>
      <w:r w:rsidRPr="008372F6">
        <w:rPr>
          <w:rFonts w:ascii="Arial" w:hAnsi="Arial" w:cs="Arial"/>
          <w:w w:val="105"/>
          <w:sz w:val="24"/>
          <w:szCs w:val="24"/>
        </w:rPr>
        <w:t>over</w:t>
      </w:r>
      <w:r w:rsidRPr="008372F6">
        <w:rPr>
          <w:rFonts w:ascii="Arial" w:hAnsi="Arial" w:cs="Arial"/>
          <w:spacing w:val="-11"/>
          <w:w w:val="105"/>
          <w:sz w:val="24"/>
          <w:szCs w:val="24"/>
        </w:rPr>
        <w:t xml:space="preserve"> </w:t>
      </w:r>
      <w:r w:rsidRPr="008372F6">
        <w:rPr>
          <w:rFonts w:ascii="Arial" w:hAnsi="Arial" w:cs="Arial"/>
          <w:w w:val="105"/>
          <w:sz w:val="24"/>
          <w:szCs w:val="24"/>
        </w:rPr>
        <w:t>losses,</w:t>
      </w:r>
      <w:r w:rsidRPr="008372F6">
        <w:rPr>
          <w:rFonts w:ascii="Arial" w:hAnsi="Arial" w:cs="Arial"/>
          <w:spacing w:val="-8"/>
          <w:w w:val="105"/>
          <w:sz w:val="24"/>
          <w:szCs w:val="24"/>
        </w:rPr>
        <w:t xml:space="preserve"> </w:t>
      </w:r>
      <w:r w:rsidRPr="008372F6">
        <w:rPr>
          <w:rFonts w:ascii="Arial" w:hAnsi="Arial" w:cs="Arial"/>
          <w:w w:val="105"/>
          <w:sz w:val="24"/>
          <w:szCs w:val="24"/>
        </w:rPr>
        <w:t>individuals</w:t>
      </w:r>
      <w:r w:rsidRPr="008372F6">
        <w:rPr>
          <w:rFonts w:ascii="Arial" w:hAnsi="Arial" w:cs="Arial"/>
          <w:spacing w:val="-11"/>
          <w:w w:val="105"/>
          <w:sz w:val="24"/>
          <w:szCs w:val="24"/>
        </w:rPr>
        <w:t xml:space="preserve"> </w:t>
      </w:r>
      <w:r w:rsidRPr="008372F6">
        <w:rPr>
          <w:rFonts w:ascii="Arial" w:hAnsi="Arial" w:cs="Arial"/>
          <w:w w:val="105"/>
          <w:sz w:val="24"/>
          <w:szCs w:val="24"/>
        </w:rPr>
        <w:t>tend</w:t>
      </w:r>
      <w:r w:rsidRPr="008372F6">
        <w:rPr>
          <w:rFonts w:ascii="Arial" w:hAnsi="Arial" w:cs="Arial"/>
          <w:spacing w:val="-11"/>
          <w:w w:val="105"/>
          <w:sz w:val="24"/>
          <w:szCs w:val="24"/>
        </w:rPr>
        <w:t xml:space="preserve"> </w:t>
      </w:r>
      <w:r w:rsidRPr="008372F6">
        <w:rPr>
          <w:rFonts w:ascii="Arial" w:hAnsi="Arial" w:cs="Arial"/>
          <w:w w:val="105"/>
          <w:sz w:val="24"/>
          <w:szCs w:val="24"/>
        </w:rPr>
        <w:t>to</w:t>
      </w:r>
      <w:r w:rsidRPr="008372F6">
        <w:rPr>
          <w:rFonts w:ascii="Arial" w:hAnsi="Arial" w:cs="Arial"/>
          <w:spacing w:val="-11"/>
          <w:w w:val="105"/>
          <w:sz w:val="24"/>
          <w:szCs w:val="24"/>
        </w:rPr>
        <w:t xml:space="preserve"> </w:t>
      </w:r>
      <w:r w:rsidRPr="008372F6">
        <w:rPr>
          <w:rFonts w:ascii="Arial" w:hAnsi="Arial" w:cs="Arial"/>
          <w:w w:val="105"/>
          <w:sz w:val="24"/>
          <w:szCs w:val="24"/>
        </w:rPr>
        <w:t>be</w:t>
      </w:r>
      <w:r w:rsidRPr="008372F6">
        <w:rPr>
          <w:rFonts w:ascii="Arial" w:hAnsi="Arial" w:cs="Arial"/>
          <w:spacing w:val="-11"/>
          <w:w w:val="105"/>
          <w:sz w:val="24"/>
          <w:szCs w:val="24"/>
        </w:rPr>
        <w:t xml:space="preserve"> </w:t>
      </w:r>
      <w:r w:rsidRPr="008372F6">
        <w:rPr>
          <w:rFonts w:ascii="Arial" w:hAnsi="Arial" w:cs="Arial"/>
          <w:w w:val="105"/>
          <w:sz w:val="24"/>
          <w:szCs w:val="24"/>
        </w:rPr>
        <w:t>risk-averse</w:t>
      </w:r>
      <w:r w:rsidRPr="008372F6">
        <w:rPr>
          <w:rFonts w:ascii="Arial" w:hAnsi="Arial" w:cs="Arial"/>
          <w:spacing w:val="-11"/>
          <w:w w:val="105"/>
          <w:sz w:val="24"/>
          <w:szCs w:val="24"/>
        </w:rPr>
        <w:t xml:space="preserve"> </w:t>
      </w:r>
      <w:r w:rsidRPr="008372F6">
        <w:rPr>
          <w:rFonts w:ascii="Arial" w:hAnsi="Arial" w:cs="Arial"/>
          <w:w w:val="105"/>
          <w:sz w:val="24"/>
          <w:szCs w:val="24"/>
        </w:rPr>
        <w:t>in</w:t>
      </w:r>
      <w:r w:rsidRPr="008372F6">
        <w:rPr>
          <w:rFonts w:ascii="Arial" w:hAnsi="Arial" w:cs="Arial"/>
          <w:spacing w:val="-11"/>
          <w:w w:val="105"/>
          <w:sz w:val="24"/>
          <w:szCs w:val="24"/>
        </w:rPr>
        <w:t xml:space="preserve"> </w:t>
      </w:r>
      <w:r w:rsidRPr="008372F6">
        <w:rPr>
          <w:rFonts w:ascii="Arial" w:hAnsi="Arial" w:cs="Arial"/>
          <w:w w:val="105"/>
          <w:sz w:val="24"/>
          <w:szCs w:val="24"/>
        </w:rPr>
        <w:t>the</w:t>
      </w:r>
      <w:r w:rsidRPr="008372F6">
        <w:rPr>
          <w:rFonts w:ascii="Arial" w:hAnsi="Arial" w:cs="Arial"/>
          <w:spacing w:val="-11"/>
          <w:w w:val="105"/>
          <w:sz w:val="24"/>
          <w:szCs w:val="24"/>
        </w:rPr>
        <w:t xml:space="preserve"> </w:t>
      </w:r>
      <w:r w:rsidRPr="008372F6">
        <w:rPr>
          <w:rFonts w:ascii="Arial" w:hAnsi="Arial" w:cs="Arial"/>
          <w:w w:val="105"/>
          <w:sz w:val="24"/>
          <w:szCs w:val="24"/>
        </w:rPr>
        <w:t>gain</w:t>
      </w:r>
      <w:r w:rsidRPr="008372F6">
        <w:rPr>
          <w:rFonts w:ascii="Arial" w:hAnsi="Arial" w:cs="Arial"/>
          <w:spacing w:val="-11"/>
          <w:w w:val="105"/>
          <w:sz w:val="24"/>
          <w:szCs w:val="24"/>
        </w:rPr>
        <w:t xml:space="preserve"> </w:t>
      </w:r>
      <w:r w:rsidRPr="008372F6">
        <w:rPr>
          <w:rFonts w:ascii="Arial" w:hAnsi="Arial" w:cs="Arial"/>
          <w:w w:val="105"/>
          <w:sz w:val="24"/>
          <w:szCs w:val="24"/>
        </w:rPr>
        <w:t>domain</w:t>
      </w:r>
      <w:r w:rsidRPr="008372F6">
        <w:rPr>
          <w:rFonts w:ascii="Arial" w:hAnsi="Arial" w:cs="Arial"/>
          <w:spacing w:val="-11"/>
          <w:w w:val="105"/>
          <w:sz w:val="24"/>
          <w:szCs w:val="24"/>
        </w:rPr>
        <w:t xml:space="preserve"> </w:t>
      </w:r>
      <w:r w:rsidRPr="008372F6">
        <w:rPr>
          <w:rFonts w:ascii="Arial" w:hAnsi="Arial" w:cs="Arial"/>
          <w:w w:val="105"/>
          <w:sz w:val="24"/>
          <w:szCs w:val="24"/>
        </w:rPr>
        <w:t xml:space="preserve">and risk-seeking in the loss domain (the reflection effect) (Kahneman and Tversky </w:t>
      </w:r>
      <w:hyperlink w:anchor="_bookmark61" w:history="1">
        <w:r w:rsidR="005D491A" w:rsidRPr="008372F6">
          <w:rPr>
            <w:rFonts w:ascii="Arial" w:hAnsi="Arial" w:cs="Arial"/>
            <w:w w:val="105"/>
            <w:sz w:val="24"/>
            <w:szCs w:val="24"/>
          </w:rPr>
          <w:t>1979;</w:t>
        </w:r>
      </w:hyperlink>
      <w:r w:rsidRPr="008372F6">
        <w:rPr>
          <w:rFonts w:ascii="Arial" w:hAnsi="Arial" w:cs="Arial"/>
          <w:w w:val="105"/>
          <w:sz w:val="24"/>
          <w:szCs w:val="24"/>
        </w:rPr>
        <w:t xml:space="preserve"> Vis </w:t>
      </w:r>
      <w:hyperlink w:anchor="_bookmark103" w:history="1">
        <w:r w:rsidR="005D491A" w:rsidRPr="008372F6">
          <w:rPr>
            <w:rFonts w:ascii="Arial" w:hAnsi="Arial" w:cs="Arial"/>
            <w:w w:val="105"/>
            <w:sz w:val="24"/>
            <w:szCs w:val="24"/>
          </w:rPr>
          <w:t>2011).</w:t>
        </w:r>
      </w:hyperlink>
      <w:r w:rsidRPr="008372F6">
        <w:rPr>
          <w:rFonts w:ascii="Arial" w:hAnsi="Arial" w:cs="Arial"/>
          <w:w w:val="105"/>
          <w:sz w:val="24"/>
          <w:szCs w:val="24"/>
        </w:rPr>
        <w:t xml:space="preserve"> This matters directly for high-cost oncology medicines, where decisions often involve clinical uncertainty and the possibility of small-probability benefits at high financial cost.</w:t>
      </w:r>
      <w:r w:rsidRPr="008372F6">
        <w:rPr>
          <w:rFonts w:ascii="Arial" w:hAnsi="Arial" w:cs="Arial"/>
          <w:spacing w:val="37"/>
          <w:w w:val="105"/>
          <w:sz w:val="24"/>
          <w:szCs w:val="24"/>
        </w:rPr>
        <w:t xml:space="preserve"> </w:t>
      </w:r>
      <w:r w:rsidRPr="008372F6">
        <w:rPr>
          <w:rFonts w:ascii="Arial" w:hAnsi="Arial" w:cs="Arial"/>
          <w:w w:val="105"/>
          <w:sz w:val="24"/>
          <w:szCs w:val="24"/>
        </w:rPr>
        <w:t>When the situation is framed</w:t>
      </w:r>
      <w:r w:rsidRPr="008372F6">
        <w:rPr>
          <w:rFonts w:ascii="Arial" w:hAnsi="Arial" w:cs="Arial"/>
          <w:spacing w:val="40"/>
          <w:w w:val="105"/>
          <w:sz w:val="24"/>
          <w:szCs w:val="24"/>
        </w:rPr>
        <w:t xml:space="preserve"> </w:t>
      </w:r>
      <w:r w:rsidRPr="008372F6">
        <w:rPr>
          <w:rFonts w:ascii="Arial" w:hAnsi="Arial" w:cs="Arial"/>
          <w:w w:val="105"/>
          <w:sz w:val="24"/>
          <w:szCs w:val="24"/>
        </w:rPr>
        <w:t>in</w:t>
      </w:r>
      <w:r w:rsidRPr="008372F6">
        <w:rPr>
          <w:rFonts w:ascii="Arial" w:hAnsi="Arial" w:cs="Arial"/>
          <w:spacing w:val="28"/>
          <w:w w:val="105"/>
          <w:sz w:val="24"/>
          <w:szCs w:val="24"/>
        </w:rPr>
        <w:t xml:space="preserve"> </w:t>
      </w:r>
      <w:r w:rsidRPr="008372F6">
        <w:rPr>
          <w:rFonts w:ascii="Arial" w:hAnsi="Arial" w:cs="Arial"/>
          <w:w w:val="105"/>
          <w:sz w:val="24"/>
          <w:szCs w:val="24"/>
        </w:rPr>
        <w:t>the</w:t>
      </w:r>
      <w:r w:rsidRPr="008372F6">
        <w:rPr>
          <w:rFonts w:ascii="Arial" w:hAnsi="Arial" w:cs="Arial"/>
          <w:spacing w:val="28"/>
          <w:w w:val="105"/>
          <w:sz w:val="24"/>
          <w:szCs w:val="24"/>
        </w:rPr>
        <w:t xml:space="preserve"> </w:t>
      </w:r>
      <w:r w:rsidRPr="008372F6">
        <w:rPr>
          <w:rFonts w:ascii="Arial" w:hAnsi="Arial" w:cs="Arial"/>
          <w:w w:val="105"/>
          <w:sz w:val="24"/>
          <w:szCs w:val="24"/>
        </w:rPr>
        <w:t>loss</w:t>
      </w:r>
      <w:r w:rsidRPr="008372F6">
        <w:rPr>
          <w:rFonts w:ascii="Arial" w:hAnsi="Arial" w:cs="Arial"/>
          <w:spacing w:val="28"/>
          <w:w w:val="105"/>
          <w:sz w:val="24"/>
          <w:szCs w:val="24"/>
        </w:rPr>
        <w:t xml:space="preserve"> </w:t>
      </w:r>
      <w:r w:rsidRPr="008372F6">
        <w:rPr>
          <w:rFonts w:ascii="Arial" w:hAnsi="Arial" w:cs="Arial"/>
          <w:w w:val="105"/>
          <w:sz w:val="24"/>
          <w:szCs w:val="24"/>
        </w:rPr>
        <w:t>domain</w:t>
      </w:r>
      <w:r w:rsidRPr="008372F6">
        <w:rPr>
          <w:rFonts w:ascii="Arial" w:hAnsi="Arial" w:cs="Arial"/>
          <w:spacing w:val="28"/>
          <w:w w:val="105"/>
          <w:sz w:val="24"/>
          <w:szCs w:val="24"/>
        </w:rPr>
        <w:t xml:space="preserve"> </w:t>
      </w:r>
      <w:r w:rsidRPr="008372F6">
        <w:rPr>
          <w:rFonts w:ascii="Arial" w:hAnsi="Arial" w:cs="Arial"/>
          <w:w w:val="105"/>
          <w:sz w:val="24"/>
          <w:szCs w:val="24"/>
        </w:rPr>
        <w:t>(for</w:t>
      </w:r>
      <w:r w:rsidRPr="008372F6">
        <w:rPr>
          <w:rFonts w:ascii="Arial" w:hAnsi="Arial" w:cs="Arial"/>
          <w:spacing w:val="28"/>
          <w:w w:val="105"/>
          <w:sz w:val="24"/>
          <w:szCs w:val="24"/>
        </w:rPr>
        <w:t xml:space="preserve"> </w:t>
      </w:r>
      <w:r w:rsidRPr="008372F6">
        <w:rPr>
          <w:rFonts w:ascii="Arial" w:hAnsi="Arial" w:cs="Arial"/>
          <w:w w:val="105"/>
          <w:sz w:val="24"/>
          <w:szCs w:val="24"/>
        </w:rPr>
        <w:t>example,</w:t>
      </w:r>
      <w:r w:rsidRPr="008372F6">
        <w:rPr>
          <w:rFonts w:ascii="Arial" w:hAnsi="Arial" w:cs="Arial"/>
          <w:spacing w:val="28"/>
          <w:w w:val="105"/>
          <w:sz w:val="24"/>
          <w:szCs w:val="24"/>
        </w:rPr>
        <w:t xml:space="preserve"> </w:t>
      </w:r>
      <w:r w:rsidRPr="008372F6">
        <w:rPr>
          <w:rFonts w:ascii="Arial" w:hAnsi="Arial" w:cs="Arial"/>
          <w:w w:val="105"/>
          <w:sz w:val="24"/>
          <w:szCs w:val="24"/>
        </w:rPr>
        <w:t>as</w:t>
      </w:r>
      <w:r w:rsidRPr="008372F6">
        <w:rPr>
          <w:rFonts w:ascii="Arial" w:hAnsi="Arial" w:cs="Arial"/>
          <w:spacing w:val="28"/>
          <w:w w:val="105"/>
          <w:sz w:val="24"/>
          <w:szCs w:val="24"/>
        </w:rPr>
        <w:t xml:space="preserve"> </w:t>
      </w:r>
      <w:r w:rsidRPr="008372F6">
        <w:rPr>
          <w:rFonts w:ascii="Arial" w:hAnsi="Arial" w:cs="Arial"/>
          <w:w w:val="105"/>
          <w:sz w:val="24"/>
          <w:szCs w:val="24"/>
        </w:rPr>
        <w:t>denying</w:t>
      </w:r>
      <w:r w:rsidRPr="008372F6">
        <w:rPr>
          <w:rFonts w:ascii="Arial" w:hAnsi="Arial" w:cs="Arial"/>
          <w:spacing w:val="28"/>
          <w:w w:val="105"/>
          <w:sz w:val="24"/>
          <w:szCs w:val="24"/>
        </w:rPr>
        <w:t xml:space="preserve"> </w:t>
      </w:r>
      <w:r w:rsidRPr="008372F6">
        <w:rPr>
          <w:rFonts w:ascii="Arial" w:hAnsi="Arial" w:cs="Arial"/>
          <w:w w:val="105"/>
          <w:sz w:val="24"/>
          <w:szCs w:val="24"/>
        </w:rPr>
        <w:t>a</w:t>
      </w:r>
      <w:r w:rsidRPr="008372F6">
        <w:rPr>
          <w:rFonts w:ascii="Arial" w:hAnsi="Arial" w:cs="Arial"/>
          <w:spacing w:val="28"/>
          <w:w w:val="105"/>
          <w:sz w:val="24"/>
          <w:szCs w:val="24"/>
        </w:rPr>
        <w:t xml:space="preserve"> </w:t>
      </w:r>
      <w:r w:rsidRPr="008372F6">
        <w:rPr>
          <w:rFonts w:ascii="Arial" w:hAnsi="Arial" w:cs="Arial"/>
          <w:w w:val="105"/>
          <w:sz w:val="24"/>
          <w:szCs w:val="24"/>
        </w:rPr>
        <w:t>last-resort</w:t>
      </w:r>
      <w:r w:rsidRPr="008372F6">
        <w:rPr>
          <w:rFonts w:ascii="Arial" w:hAnsi="Arial" w:cs="Arial"/>
          <w:spacing w:val="28"/>
          <w:w w:val="105"/>
          <w:sz w:val="24"/>
          <w:szCs w:val="24"/>
        </w:rPr>
        <w:t xml:space="preserve"> </w:t>
      </w:r>
      <w:r w:rsidRPr="008372F6">
        <w:rPr>
          <w:rFonts w:ascii="Arial" w:hAnsi="Arial" w:cs="Arial"/>
          <w:w w:val="105"/>
          <w:sz w:val="24"/>
          <w:szCs w:val="24"/>
        </w:rPr>
        <w:t>option),</w:t>
      </w:r>
      <w:r w:rsidRPr="008372F6">
        <w:rPr>
          <w:rFonts w:ascii="Arial" w:hAnsi="Arial" w:cs="Arial"/>
          <w:spacing w:val="28"/>
          <w:w w:val="105"/>
          <w:sz w:val="24"/>
          <w:szCs w:val="24"/>
        </w:rPr>
        <w:t xml:space="preserve"> </w:t>
      </w:r>
      <w:r w:rsidRPr="008372F6">
        <w:rPr>
          <w:rFonts w:ascii="Arial" w:hAnsi="Arial" w:cs="Arial"/>
          <w:w w:val="105"/>
          <w:sz w:val="24"/>
          <w:szCs w:val="24"/>
        </w:rPr>
        <w:t>citizens</w:t>
      </w:r>
      <w:r w:rsidRPr="008372F6">
        <w:rPr>
          <w:rFonts w:ascii="Arial" w:hAnsi="Arial" w:cs="Arial"/>
          <w:spacing w:val="28"/>
          <w:w w:val="105"/>
          <w:sz w:val="24"/>
          <w:szCs w:val="24"/>
        </w:rPr>
        <w:t xml:space="preserve"> </w:t>
      </w:r>
      <w:ins w:id="313" w:author="Microsoft Office User" w:date="2026-09-11T09:52:00Z">
        <w:r w:rsidR="00347A86" w:rsidRPr="008372F6">
          <w:rPr>
            <w:rFonts w:ascii="Arial" w:hAnsi="Arial" w:cs="Arial"/>
            <w:w w:val="105"/>
            <w:sz w:val="24"/>
            <w:szCs w:val="24"/>
          </w:rPr>
          <w:t>would</w:t>
        </w:r>
      </w:ins>
      <w:del w:id="314" w:author="Microsoft Office User" w:date="2026-09-11T09:52:00Z">
        <w:r w:rsidRPr="008372F6" w:rsidDel="00347A86">
          <w:rPr>
            <w:rFonts w:ascii="Arial" w:hAnsi="Arial" w:cs="Arial"/>
            <w:w w:val="105"/>
            <w:sz w:val="24"/>
            <w:szCs w:val="24"/>
          </w:rPr>
          <w:delText>should</w:delText>
        </w:r>
      </w:del>
      <w:r w:rsidRPr="008372F6">
        <w:rPr>
          <w:rFonts w:ascii="Arial" w:hAnsi="Arial" w:cs="Arial"/>
          <w:spacing w:val="28"/>
          <w:w w:val="105"/>
          <w:sz w:val="24"/>
          <w:szCs w:val="24"/>
        </w:rPr>
        <w:t xml:space="preserve"> </w:t>
      </w:r>
      <w:r w:rsidRPr="008372F6">
        <w:rPr>
          <w:rFonts w:ascii="Arial" w:hAnsi="Arial" w:cs="Arial"/>
          <w:w w:val="105"/>
          <w:sz w:val="24"/>
          <w:szCs w:val="24"/>
        </w:rPr>
        <w:t>be</w:t>
      </w:r>
      <w:r w:rsidRPr="008372F6">
        <w:rPr>
          <w:rFonts w:ascii="Arial" w:hAnsi="Arial" w:cs="Arial"/>
          <w:spacing w:val="28"/>
          <w:w w:val="105"/>
          <w:sz w:val="24"/>
          <w:szCs w:val="24"/>
        </w:rPr>
        <w:t xml:space="preserve"> </w:t>
      </w:r>
      <w:r w:rsidRPr="008372F6">
        <w:rPr>
          <w:rFonts w:ascii="Arial" w:hAnsi="Arial" w:cs="Arial"/>
          <w:w w:val="105"/>
          <w:sz w:val="24"/>
          <w:szCs w:val="24"/>
        </w:rPr>
        <w:t>more</w:t>
      </w:r>
      <w:r w:rsidRPr="008372F6">
        <w:rPr>
          <w:rFonts w:ascii="Arial" w:hAnsi="Arial" w:cs="Arial"/>
          <w:spacing w:val="28"/>
          <w:w w:val="105"/>
          <w:sz w:val="24"/>
          <w:szCs w:val="24"/>
        </w:rPr>
        <w:t xml:space="preserve"> </w:t>
      </w:r>
      <w:r w:rsidRPr="008372F6">
        <w:rPr>
          <w:rFonts w:ascii="Arial" w:hAnsi="Arial" w:cs="Arial"/>
          <w:w w:val="105"/>
          <w:sz w:val="24"/>
          <w:szCs w:val="24"/>
        </w:rPr>
        <w:t xml:space="preserve">willing to tolerate fiscal risk and uncertainty to avert the salient loss (Hameleers </w:t>
      </w:r>
      <w:hyperlink w:anchor="_bookmark53" w:history="1">
        <w:r w:rsidR="005D491A" w:rsidRPr="008372F6">
          <w:rPr>
            <w:rFonts w:ascii="Arial" w:hAnsi="Arial" w:cs="Arial"/>
            <w:w w:val="105"/>
            <w:sz w:val="24"/>
            <w:szCs w:val="24"/>
          </w:rPr>
          <w:t>2021).</w:t>
        </w:r>
      </w:hyperlink>
      <w:r w:rsidRPr="008372F6">
        <w:rPr>
          <w:rFonts w:ascii="Arial" w:hAnsi="Arial" w:cs="Arial"/>
          <w:w w:val="105"/>
          <w:sz w:val="24"/>
          <w:szCs w:val="24"/>
        </w:rPr>
        <w:t xml:space="preserve"> When the same situation is framed in the gain domain (for example, as protecting finite resources from extraordinary expenditure and preserving broader access), citizens </w:t>
      </w:r>
      <w:ins w:id="315" w:author="Microsoft Office User" w:date="2026-09-11T09:52:00Z">
        <w:r w:rsidR="00347A86" w:rsidRPr="008372F6">
          <w:rPr>
            <w:rFonts w:ascii="Arial" w:hAnsi="Arial" w:cs="Arial"/>
            <w:w w:val="105"/>
            <w:sz w:val="24"/>
            <w:szCs w:val="24"/>
          </w:rPr>
          <w:t>would</w:t>
        </w:r>
      </w:ins>
      <w:del w:id="316" w:author="Microsoft Office User" w:date="2026-09-11T09:52:00Z">
        <w:r w:rsidRPr="008372F6" w:rsidDel="00347A86">
          <w:rPr>
            <w:rFonts w:ascii="Arial" w:hAnsi="Arial" w:cs="Arial"/>
            <w:w w:val="105"/>
            <w:sz w:val="24"/>
            <w:szCs w:val="24"/>
          </w:rPr>
          <w:delText>should</w:delText>
        </w:r>
      </w:del>
      <w:r w:rsidRPr="008372F6">
        <w:rPr>
          <w:rFonts w:ascii="Arial" w:hAnsi="Arial" w:cs="Arial"/>
          <w:w w:val="105"/>
          <w:sz w:val="24"/>
          <w:szCs w:val="24"/>
        </w:rPr>
        <w:t xml:space="preserve"> become more supportive of restraint (Hameleers</w:t>
      </w:r>
      <w:r w:rsidRPr="008372F6">
        <w:rPr>
          <w:rFonts w:ascii="Arial" w:hAnsi="Arial" w:cs="Arial"/>
          <w:spacing w:val="-1"/>
          <w:w w:val="105"/>
          <w:sz w:val="24"/>
          <w:szCs w:val="24"/>
        </w:rPr>
        <w:t xml:space="preserve"> </w:t>
      </w:r>
      <w:hyperlink w:anchor="_bookmark53" w:history="1">
        <w:r w:rsidR="005D491A" w:rsidRPr="008372F6">
          <w:rPr>
            <w:rFonts w:ascii="Arial" w:hAnsi="Arial" w:cs="Arial"/>
            <w:w w:val="105"/>
            <w:sz w:val="24"/>
            <w:szCs w:val="24"/>
          </w:rPr>
          <w:t>2021).</w:t>
        </w:r>
      </w:hyperlink>
      <w:r w:rsidRPr="008372F6">
        <w:rPr>
          <w:rFonts w:ascii="Arial" w:hAnsi="Arial" w:cs="Arial"/>
          <w:w w:val="105"/>
          <w:sz w:val="24"/>
          <w:szCs w:val="24"/>
        </w:rPr>
        <w:t xml:space="preserve"> Related</w:t>
      </w:r>
      <w:r w:rsidRPr="008372F6">
        <w:rPr>
          <w:rFonts w:ascii="Arial" w:hAnsi="Arial" w:cs="Arial"/>
          <w:spacing w:val="-1"/>
          <w:w w:val="105"/>
          <w:sz w:val="24"/>
          <w:szCs w:val="24"/>
        </w:rPr>
        <w:t xml:space="preserve"> </w:t>
      </w:r>
      <w:r w:rsidRPr="008372F6">
        <w:rPr>
          <w:rFonts w:ascii="Arial" w:hAnsi="Arial" w:cs="Arial"/>
          <w:w w:val="105"/>
          <w:sz w:val="24"/>
          <w:szCs w:val="24"/>
        </w:rPr>
        <w:t>mechanisms</w:t>
      </w:r>
      <w:r w:rsidRPr="008372F6">
        <w:rPr>
          <w:rFonts w:ascii="Arial" w:hAnsi="Arial" w:cs="Arial"/>
          <w:spacing w:val="-1"/>
          <w:w w:val="105"/>
          <w:sz w:val="24"/>
          <w:szCs w:val="24"/>
        </w:rPr>
        <w:t xml:space="preserve"> </w:t>
      </w:r>
      <w:r w:rsidRPr="008372F6">
        <w:rPr>
          <w:rFonts w:ascii="Arial" w:hAnsi="Arial" w:cs="Arial"/>
          <w:w w:val="105"/>
          <w:sz w:val="24"/>
          <w:szCs w:val="24"/>
        </w:rPr>
        <w:t>reinforce</w:t>
      </w:r>
      <w:r w:rsidRPr="008372F6">
        <w:rPr>
          <w:rFonts w:ascii="Arial" w:hAnsi="Arial" w:cs="Arial"/>
          <w:spacing w:val="-1"/>
          <w:w w:val="105"/>
          <w:sz w:val="24"/>
          <w:szCs w:val="24"/>
        </w:rPr>
        <w:t xml:space="preserve"> </w:t>
      </w:r>
      <w:r w:rsidRPr="008372F6">
        <w:rPr>
          <w:rFonts w:ascii="Arial" w:hAnsi="Arial" w:cs="Arial"/>
          <w:w w:val="105"/>
          <w:sz w:val="24"/>
          <w:szCs w:val="24"/>
        </w:rPr>
        <w:t>this</w:t>
      </w:r>
      <w:r w:rsidRPr="008372F6">
        <w:rPr>
          <w:rFonts w:ascii="Arial" w:hAnsi="Arial" w:cs="Arial"/>
          <w:spacing w:val="-1"/>
          <w:w w:val="105"/>
          <w:sz w:val="24"/>
          <w:szCs w:val="24"/>
        </w:rPr>
        <w:t xml:space="preserve"> </w:t>
      </w:r>
      <w:r w:rsidRPr="008372F6">
        <w:rPr>
          <w:rFonts w:ascii="Arial" w:hAnsi="Arial" w:cs="Arial"/>
          <w:w w:val="105"/>
          <w:sz w:val="24"/>
          <w:szCs w:val="24"/>
        </w:rPr>
        <w:t>asymmetry. Probability</w:t>
      </w:r>
      <w:r w:rsidRPr="008372F6">
        <w:rPr>
          <w:rFonts w:ascii="Arial" w:hAnsi="Arial" w:cs="Arial"/>
          <w:spacing w:val="-1"/>
          <w:w w:val="105"/>
          <w:sz w:val="24"/>
          <w:szCs w:val="24"/>
        </w:rPr>
        <w:t xml:space="preserve"> </w:t>
      </w:r>
      <w:r w:rsidRPr="008372F6">
        <w:rPr>
          <w:rFonts w:ascii="Arial" w:hAnsi="Arial" w:cs="Arial"/>
          <w:w w:val="105"/>
          <w:sz w:val="24"/>
          <w:szCs w:val="24"/>
        </w:rPr>
        <w:t>weighting</w:t>
      </w:r>
      <w:r w:rsidRPr="008372F6">
        <w:rPr>
          <w:rFonts w:ascii="Arial" w:hAnsi="Arial" w:cs="Arial"/>
          <w:spacing w:val="-1"/>
          <w:w w:val="105"/>
          <w:sz w:val="24"/>
          <w:szCs w:val="24"/>
        </w:rPr>
        <w:t xml:space="preserve"> </w:t>
      </w:r>
      <w:r w:rsidRPr="008372F6">
        <w:rPr>
          <w:rFonts w:ascii="Arial" w:hAnsi="Arial" w:cs="Arial"/>
          <w:w w:val="105"/>
          <w:sz w:val="24"/>
          <w:szCs w:val="24"/>
        </w:rPr>
        <w:t>implies</w:t>
      </w:r>
      <w:r w:rsidRPr="008372F6">
        <w:rPr>
          <w:rFonts w:ascii="Arial" w:hAnsi="Arial" w:cs="Arial"/>
          <w:spacing w:val="-1"/>
          <w:w w:val="105"/>
          <w:sz w:val="24"/>
          <w:szCs w:val="24"/>
        </w:rPr>
        <w:t xml:space="preserve"> </w:t>
      </w:r>
      <w:r w:rsidRPr="008372F6">
        <w:rPr>
          <w:rFonts w:ascii="Arial" w:hAnsi="Arial" w:cs="Arial"/>
          <w:w w:val="105"/>
          <w:sz w:val="24"/>
          <w:szCs w:val="24"/>
        </w:rPr>
        <w:t xml:space="preserve">that small probabilities can receive disproportionate attention (Kahneman </w:t>
      </w:r>
      <w:r w:rsidRPr="008372F6">
        <w:rPr>
          <w:rFonts w:ascii="Arial" w:hAnsi="Arial" w:cs="Arial"/>
          <w:w w:val="105"/>
          <w:sz w:val="24"/>
          <w:szCs w:val="24"/>
        </w:rPr>
        <w:lastRenderedPageBreak/>
        <w:t xml:space="preserve">and Tversky </w:t>
      </w:r>
      <w:hyperlink w:anchor="_bookmark61" w:history="1">
        <w:r w:rsidR="005D491A" w:rsidRPr="008372F6">
          <w:rPr>
            <w:rFonts w:ascii="Arial" w:hAnsi="Arial" w:cs="Arial"/>
            <w:w w:val="105"/>
            <w:sz w:val="24"/>
            <w:szCs w:val="24"/>
          </w:rPr>
          <w:t>1979;</w:t>
        </w:r>
      </w:hyperlink>
      <w:r w:rsidRPr="008372F6">
        <w:rPr>
          <w:rFonts w:ascii="Arial" w:hAnsi="Arial" w:cs="Arial"/>
          <w:w w:val="105"/>
          <w:sz w:val="24"/>
          <w:szCs w:val="24"/>
        </w:rPr>
        <w:t xml:space="preserve"> Kahneman and Tversky </w:t>
      </w:r>
      <w:hyperlink w:anchor="_bookmark62" w:history="1">
        <w:r w:rsidR="005D491A" w:rsidRPr="008372F6">
          <w:rPr>
            <w:rFonts w:ascii="Arial" w:hAnsi="Arial" w:cs="Arial"/>
            <w:w w:val="105"/>
            <w:sz w:val="24"/>
            <w:szCs w:val="24"/>
          </w:rPr>
          <w:t>1984);</w:t>
        </w:r>
      </w:hyperlink>
      <w:r w:rsidRPr="008372F6">
        <w:rPr>
          <w:rFonts w:ascii="Arial" w:hAnsi="Arial" w:cs="Arial"/>
          <w:w w:val="105"/>
          <w:sz w:val="24"/>
          <w:szCs w:val="24"/>
        </w:rPr>
        <w:t xml:space="preserve"> in a rescue-oriented loss frame, even a modest chance of benefit can become politically</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morally</w:t>
      </w:r>
      <w:r w:rsidRPr="008372F6">
        <w:rPr>
          <w:rFonts w:ascii="Arial" w:hAnsi="Arial" w:cs="Arial"/>
          <w:spacing w:val="40"/>
          <w:w w:val="105"/>
          <w:sz w:val="24"/>
          <w:szCs w:val="24"/>
        </w:rPr>
        <w:t xml:space="preserve"> </w:t>
      </w:r>
      <w:r w:rsidRPr="008372F6">
        <w:rPr>
          <w:rFonts w:ascii="Arial" w:hAnsi="Arial" w:cs="Arial"/>
          <w:w w:val="105"/>
          <w:sz w:val="24"/>
          <w:szCs w:val="24"/>
        </w:rPr>
        <w:t>salient</w:t>
      </w:r>
      <w:r w:rsidRPr="008372F6">
        <w:rPr>
          <w:rFonts w:ascii="Arial" w:hAnsi="Arial" w:cs="Arial"/>
          <w:spacing w:val="40"/>
          <w:w w:val="105"/>
          <w:sz w:val="24"/>
          <w:szCs w:val="24"/>
        </w:rPr>
        <w:t xml:space="preserve"> </w:t>
      </w:r>
      <w:r w:rsidRPr="008372F6">
        <w:rPr>
          <w:rFonts w:ascii="Arial" w:hAnsi="Arial" w:cs="Arial"/>
          <w:w w:val="105"/>
          <w:sz w:val="24"/>
          <w:szCs w:val="24"/>
        </w:rPr>
        <w:t>relative</w:t>
      </w:r>
      <w:r w:rsidRPr="008372F6">
        <w:rPr>
          <w:rFonts w:ascii="Arial" w:hAnsi="Arial" w:cs="Arial"/>
          <w:spacing w:val="40"/>
          <w:w w:val="105"/>
          <w:sz w:val="24"/>
          <w:szCs w:val="24"/>
        </w:rPr>
        <w:t xml:space="preserve"> </w:t>
      </w:r>
      <w:r w:rsidRPr="008372F6">
        <w:rPr>
          <w:rFonts w:ascii="Arial" w:hAnsi="Arial" w:cs="Arial"/>
          <w:w w:val="105"/>
          <w:sz w:val="24"/>
          <w:szCs w:val="24"/>
        </w:rPr>
        <w:t>to</w:t>
      </w:r>
      <w:r w:rsidRPr="008372F6">
        <w:rPr>
          <w:rFonts w:ascii="Arial" w:hAnsi="Arial" w:cs="Arial"/>
          <w:spacing w:val="40"/>
          <w:w w:val="105"/>
          <w:sz w:val="24"/>
          <w:szCs w:val="24"/>
        </w:rPr>
        <w:t xml:space="preserve"> </w:t>
      </w:r>
      <w:r w:rsidRPr="008372F6">
        <w:rPr>
          <w:rFonts w:ascii="Arial" w:hAnsi="Arial" w:cs="Arial"/>
          <w:w w:val="105"/>
          <w:sz w:val="24"/>
          <w:szCs w:val="24"/>
        </w:rPr>
        <w:t>diffuse</w:t>
      </w:r>
      <w:r w:rsidRPr="008372F6">
        <w:rPr>
          <w:rFonts w:ascii="Arial" w:hAnsi="Arial" w:cs="Arial"/>
          <w:spacing w:val="40"/>
          <w:w w:val="105"/>
          <w:sz w:val="24"/>
          <w:szCs w:val="24"/>
        </w:rPr>
        <w:t xml:space="preserve"> </w:t>
      </w:r>
      <w:r w:rsidRPr="008372F6">
        <w:rPr>
          <w:rFonts w:ascii="Arial" w:hAnsi="Arial" w:cs="Arial"/>
          <w:w w:val="105"/>
          <w:sz w:val="24"/>
          <w:szCs w:val="24"/>
        </w:rPr>
        <w:t>opportunity</w:t>
      </w:r>
      <w:r w:rsidRPr="008372F6">
        <w:rPr>
          <w:rFonts w:ascii="Arial" w:hAnsi="Arial" w:cs="Arial"/>
          <w:spacing w:val="40"/>
          <w:w w:val="105"/>
          <w:sz w:val="24"/>
          <w:szCs w:val="24"/>
        </w:rPr>
        <w:t xml:space="preserve"> </w:t>
      </w:r>
      <w:r w:rsidRPr="008372F6">
        <w:rPr>
          <w:rFonts w:ascii="Arial" w:hAnsi="Arial" w:cs="Arial"/>
          <w:w w:val="105"/>
          <w:sz w:val="24"/>
          <w:szCs w:val="24"/>
        </w:rPr>
        <w:t>costs</w:t>
      </w:r>
      <w:r w:rsidRPr="008372F6">
        <w:rPr>
          <w:rFonts w:ascii="Arial" w:hAnsi="Arial" w:cs="Arial"/>
          <w:spacing w:val="40"/>
          <w:w w:val="105"/>
          <w:sz w:val="24"/>
          <w:szCs w:val="24"/>
        </w:rPr>
        <w:t xml:space="preserve"> </w:t>
      </w:r>
      <w:r w:rsidRPr="008372F6">
        <w:rPr>
          <w:rFonts w:ascii="Arial" w:hAnsi="Arial" w:cs="Arial"/>
          <w:w w:val="105"/>
          <w:sz w:val="24"/>
          <w:szCs w:val="24"/>
        </w:rPr>
        <w:t>that</w:t>
      </w:r>
      <w:r w:rsidRPr="008372F6">
        <w:rPr>
          <w:rFonts w:ascii="Arial" w:hAnsi="Arial" w:cs="Arial"/>
          <w:spacing w:val="40"/>
          <w:w w:val="105"/>
          <w:sz w:val="24"/>
          <w:szCs w:val="24"/>
        </w:rPr>
        <w:t xml:space="preserve"> </w:t>
      </w:r>
      <w:r w:rsidRPr="008372F6">
        <w:rPr>
          <w:rFonts w:ascii="Arial" w:hAnsi="Arial" w:cs="Arial"/>
          <w:w w:val="105"/>
          <w:sz w:val="24"/>
          <w:szCs w:val="24"/>
        </w:rPr>
        <w:t>remain</w:t>
      </w:r>
      <w:r w:rsidRPr="008372F6">
        <w:rPr>
          <w:rFonts w:ascii="Arial" w:hAnsi="Arial" w:cs="Arial"/>
          <w:spacing w:val="40"/>
          <w:w w:val="105"/>
          <w:sz w:val="24"/>
          <w:szCs w:val="24"/>
        </w:rPr>
        <w:t xml:space="preserve"> </w:t>
      </w:r>
      <w:r w:rsidRPr="008372F6">
        <w:rPr>
          <w:rFonts w:ascii="Arial" w:hAnsi="Arial" w:cs="Arial"/>
          <w:w w:val="105"/>
          <w:sz w:val="24"/>
          <w:szCs w:val="24"/>
        </w:rPr>
        <w:t>abstract.</w:t>
      </w:r>
    </w:p>
    <w:p w14:paraId="538601CE" w14:textId="77777777" w:rsidR="002E5AF1" w:rsidRPr="008372F6" w:rsidRDefault="00000000" w:rsidP="008372F6">
      <w:pPr>
        <w:pStyle w:val="BodyText"/>
        <w:spacing w:before="120" w:after="120" w:line="360" w:lineRule="auto"/>
        <w:jc w:val="both"/>
        <w:rPr>
          <w:rFonts w:ascii="Arial" w:hAnsi="Arial" w:cs="Arial"/>
          <w:w w:val="105"/>
          <w:sz w:val="24"/>
          <w:szCs w:val="24"/>
        </w:rPr>
      </w:pPr>
      <w:commentRangeStart w:id="317"/>
      <w:del w:id="318" w:author="Katri Aaltonen" w:date="2026-08-23T11:41:00Z">
        <w:r w:rsidRPr="008372F6" w:rsidDel="00DA3B00">
          <w:rPr>
            <w:rFonts w:ascii="Arial" w:hAnsi="Arial" w:cs="Arial"/>
            <w:w w:val="105"/>
            <w:sz w:val="24"/>
            <w:szCs w:val="24"/>
          </w:rPr>
          <w:delText xml:space="preserve">These mechanisms </w:delText>
        </w:r>
      </w:del>
      <w:commentRangeEnd w:id="317"/>
      <w:r w:rsidR="00DA3B00" w:rsidRPr="008372F6">
        <w:rPr>
          <w:rStyle w:val="CommentReference"/>
          <w:rFonts w:ascii="Arial" w:hAnsi="Arial" w:cs="Arial"/>
          <w:w w:val="105"/>
          <w:sz w:val="24"/>
          <w:szCs w:val="24"/>
        </w:rPr>
        <w:commentReference w:id="317"/>
      </w:r>
      <w:del w:id="319" w:author="Katri Aaltonen" w:date="2026-08-23T11:41:00Z">
        <w:r w:rsidRPr="008372F6" w:rsidDel="00DA3B00">
          <w:rPr>
            <w:rFonts w:ascii="Arial" w:hAnsi="Arial" w:cs="Arial"/>
            <w:w w:val="105"/>
            <w:sz w:val="24"/>
            <w:szCs w:val="24"/>
          </w:rPr>
          <w:delText>should persist under technocratic delegation because frames operate through interpretation rather than through formal institutional responsibility.</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Delegation is often narrated as depoliticization: evidence is assessed through objective criteria, thresholds are applied consistently, and distributive choices are presented as technically grounded rather than politically discretionary (Thatcher</w:delText>
        </w:r>
        <w:r w:rsidRPr="008372F6" w:rsidDel="00DA3B00">
          <w:rPr>
            <w:rFonts w:ascii="Arial" w:hAnsi="Arial" w:cs="Arial"/>
            <w:spacing w:val="20"/>
            <w:w w:val="105"/>
            <w:sz w:val="24"/>
            <w:szCs w:val="24"/>
          </w:rPr>
          <w:delText xml:space="preserve"> </w:delText>
        </w:r>
        <w:r w:rsidRPr="008372F6" w:rsidDel="00DA3B00">
          <w:rPr>
            <w:rFonts w:ascii="Arial" w:hAnsi="Arial" w:cs="Arial"/>
            <w:w w:val="105"/>
            <w:sz w:val="24"/>
            <w:szCs w:val="24"/>
          </w:rPr>
          <w:delText>and</w:delText>
        </w:r>
        <w:r w:rsidRPr="008372F6" w:rsidDel="00DA3B00">
          <w:rPr>
            <w:rFonts w:ascii="Arial" w:hAnsi="Arial" w:cs="Arial"/>
            <w:spacing w:val="20"/>
            <w:w w:val="105"/>
            <w:sz w:val="24"/>
            <w:szCs w:val="24"/>
          </w:rPr>
          <w:delText xml:space="preserve"> </w:delText>
        </w:r>
        <w:r w:rsidRPr="008372F6" w:rsidDel="00DA3B00">
          <w:rPr>
            <w:rFonts w:ascii="Arial" w:hAnsi="Arial" w:cs="Arial"/>
            <w:w w:val="105"/>
            <w:sz w:val="24"/>
            <w:szCs w:val="24"/>
          </w:rPr>
          <w:delText>Sweet</w:delText>
        </w:r>
        <w:r w:rsidRPr="008372F6" w:rsidDel="00DA3B00">
          <w:rPr>
            <w:rFonts w:ascii="Arial" w:hAnsi="Arial" w:cs="Arial"/>
            <w:spacing w:val="20"/>
            <w:w w:val="105"/>
            <w:sz w:val="24"/>
            <w:szCs w:val="24"/>
          </w:rPr>
          <w:delText xml:space="preserve"> </w:delText>
        </w:r>
        <w:r w:rsidRPr="008372F6" w:rsidDel="00DA3B00">
          <w:rPr>
            <w:rFonts w:ascii="Arial" w:hAnsi="Arial" w:cs="Arial"/>
            <w:sz w:val="24"/>
            <w:szCs w:val="24"/>
          </w:rPr>
          <w:fldChar w:fldCharType="begin"/>
        </w:r>
        <w:r w:rsidRPr="008372F6" w:rsidDel="00DA3B00">
          <w:rPr>
            <w:rFonts w:ascii="Arial" w:hAnsi="Arial" w:cs="Arial"/>
            <w:sz w:val="24"/>
            <w:szCs w:val="24"/>
          </w:rPr>
          <w:delInstrText>HYPERLINK \l "_bookmark98"</w:delInstrText>
        </w:r>
        <w:r w:rsidRPr="008372F6" w:rsidDel="00DA3B00">
          <w:rPr>
            <w:rFonts w:ascii="Arial" w:hAnsi="Arial" w:cs="Arial"/>
            <w:sz w:val="24"/>
            <w:szCs w:val="24"/>
          </w:rPr>
        </w:r>
        <w:r w:rsidRPr="008372F6" w:rsidDel="00DA3B00">
          <w:rPr>
            <w:rFonts w:ascii="Arial" w:hAnsi="Arial" w:cs="Arial"/>
            <w:sz w:val="24"/>
            <w:szCs w:val="24"/>
          </w:rPr>
          <w:fldChar w:fldCharType="separate"/>
        </w:r>
        <w:r w:rsidR="005D491A" w:rsidRPr="008372F6" w:rsidDel="00DA3B00">
          <w:rPr>
            <w:rFonts w:ascii="Arial" w:hAnsi="Arial" w:cs="Arial"/>
            <w:w w:val="105"/>
            <w:sz w:val="24"/>
            <w:szCs w:val="24"/>
          </w:rPr>
          <w:delText>2002).</w:delText>
        </w:r>
        <w:r w:rsidRPr="008372F6" w:rsidDel="00DA3B00">
          <w:rPr>
            <w:rFonts w:ascii="Arial" w:hAnsi="Arial" w:cs="Arial"/>
            <w:w w:val="105"/>
            <w:sz w:val="24"/>
            <w:szCs w:val="24"/>
          </w:rPr>
          <w:fldChar w:fldCharType="end"/>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Yet</w:delText>
        </w:r>
        <w:r w:rsidRPr="008372F6" w:rsidDel="00DA3B00">
          <w:rPr>
            <w:rFonts w:ascii="Arial" w:hAnsi="Arial" w:cs="Arial"/>
            <w:spacing w:val="20"/>
            <w:w w:val="105"/>
            <w:sz w:val="24"/>
            <w:szCs w:val="24"/>
          </w:rPr>
          <w:delText xml:space="preserve"> </w:delText>
        </w:r>
        <w:r w:rsidRPr="008372F6" w:rsidDel="00DA3B00">
          <w:rPr>
            <w:rFonts w:ascii="Arial" w:hAnsi="Arial" w:cs="Arial"/>
            <w:w w:val="105"/>
            <w:sz w:val="24"/>
            <w:szCs w:val="24"/>
          </w:rPr>
          <w:delText>the</w:delText>
        </w:r>
        <w:r w:rsidRPr="008372F6" w:rsidDel="00DA3B00">
          <w:rPr>
            <w:rFonts w:ascii="Arial" w:hAnsi="Arial" w:cs="Arial"/>
            <w:spacing w:val="21"/>
            <w:w w:val="105"/>
            <w:sz w:val="24"/>
            <w:szCs w:val="24"/>
          </w:rPr>
          <w:delText xml:space="preserve"> </w:delText>
        </w:r>
        <w:r w:rsidRPr="008372F6" w:rsidDel="00DA3B00">
          <w:rPr>
            <w:rFonts w:ascii="Arial" w:hAnsi="Arial" w:cs="Arial"/>
            <w:w w:val="105"/>
            <w:sz w:val="24"/>
            <w:szCs w:val="24"/>
          </w:rPr>
          <w:delText>fact</w:delText>
        </w:r>
        <w:r w:rsidRPr="008372F6" w:rsidDel="00DA3B00">
          <w:rPr>
            <w:rFonts w:ascii="Arial" w:hAnsi="Arial" w:cs="Arial"/>
            <w:spacing w:val="20"/>
            <w:w w:val="105"/>
            <w:sz w:val="24"/>
            <w:szCs w:val="24"/>
          </w:rPr>
          <w:delText xml:space="preserve"> </w:delText>
        </w:r>
        <w:r w:rsidRPr="008372F6" w:rsidDel="00DA3B00">
          <w:rPr>
            <w:rFonts w:ascii="Arial" w:hAnsi="Arial" w:cs="Arial"/>
            <w:w w:val="105"/>
            <w:sz w:val="24"/>
            <w:szCs w:val="24"/>
          </w:rPr>
          <w:delText>that</w:delText>
        </w:r>
        <w:r w:rsidRPr="008372F6" w:rsidDel="00DA3B00">
          <w:rPr>
            <w:rFonts w:ascii="Arial" w:hAnsi="Arial" w:cs="Arial"/>
            <w:spacing w:val="20"/>
            <w:w w:val="105"/>
            <w:sz w:val="24"/>
            <w:szCs w:val="24"/>
          </w:rPr>
          <w:delText xml:space="preserve"> </w:delText>
        </w:r>
        <w:r w:rsidRPr="008372F6" w:rsidDel="00DA3B00">
          <w:rPr>
            <w:rFonts w:ascii="Arial" w:hAnsi="Arial" w:cs="Arial"/>
            <w:w w:val="105"/>
            <w:sz w:val="24"/>
            <w:szCs w:val="24"/>
          </w:rPr>
          <w:delText>decisions</w:delText>
        </w:r>
        <w:r w:rsidRPr="008372F6" w:rsidDel="00DA3B00">
          <w:rPr>
            <w:rFonts w:ascii="Arial" w:hAnsi="Arial" w:cs="Arial"/>
            <w:spacing w:val="21"/>
            <w:w w:val="105"/>
            <w:sz w:val="24"/>
            <w:szCs w:val="24"/>
          </w:rPr>
          <w:delText xml:space="preserve"> </w:delText>
        </w:r>
        <w:r w:rsidRPr="008372F6" w:rsidDel="00DA3B00">
          <w:rPr>
            <w:rFonts w:ascii="Arial" w:hAnsi="Arial" w:cs="Arial"/>
            <w:w w:val="105"/>
            <w:sz w:val="24"/>
            <w:szCs w:val="24"/>
          </w:rPr>
          <w:delText>are</w:delText>
        </w:r>
        <w:r w:rsidRPr="008372F6" w:rsidDel="00DA3B00">
          <w:rPr>
            <w:rFonts w:ascii="Arial" w:hAnsi="Arial" w:cs="Arial"/>
            <w:spacing w:val="21"/>
            <w:w w:val="105"/>
            <w:sz w:val="24"/>
            <w:szCs w:val="24"/>
          </w:rPr>
          <w:delText xml:space="preserve"> </w:delText>
        </w:r>
        <w:r w:rsidRPr="008372F6" w:rsidDel="00DA3B00">
          <w:rPr>
            <w:rFonts w:ascii="Arial" w:hAnsi="Arial" w:cs="Arial"/>
            <w:w w:val="105"/>
            <w:sz w:val="24"/>
            <w:szCs w:val="24"/>
          </w:rPr>
          <w:delText>justified</w:delText>
        </w:r>
        <w:r w:rsidRPr="008372F6" w:rsidDel="00DA3B00">
          <w:rPr>
            <w:rFonts w:ascii="Arial" w:hAnsi="Arial" w:cs="Arial"/>
            <w:spacing w:val="20"/>
            <w:w w:val="105"/>
            <w:sz w:val="24"/>
            <w:szCs w:val="24"/>
          </w:rPr>
          <w:delText xml:space="preserve"> </w:delText>
        </w:r>
        <w:r w:rsidRPr="008372F6" w:rsidDel="00DA3B00">
          <w:rPr>
            <w:rFonts w:ascii="Arial" w:hAnsi="Arial" w:cs="Arial"/>
            <w:w w:val="105"/>
            <w:sz w:val="24"/>
            <w:szCs w:val="24"/>
          </w:rPr>
          <w:delText>technically</w:delText>
        </w:r>
        <w:r w:rsidRPr="008372F6" w:rsidDel="00DA3B00">
          <w:rPr>
            <w:rFonts w:ascii="Arial" w:hAnsi="Arial" w:cs="Arial"/>
            <w:spacing w:val="20"/>
            <w:w w:val="105"/>
            <w:sz w:val="24"/>
            <w:szCs w:val="24"/>
          </w:rPr>
          <w:delText xml:space="preserve"> </w:delText>
        </w:r>
        <w:r w:rsidRPr="008372F6" w:rsidDel="00DA3B00">
          <w:rPr>
            <w:rFonts w:ascii="Arial" w:hAnsi="Arial" w:cs="Arial"/>
            <w:w w:val="105"/>
            <w:sz w:val="24"/>
            <w:szCs w:val="24"/>
          </w:rPr>
          <w:delText>does</w:delText>
        </w:r>
        <w:r w:rsidRPr="008372F6" w:rsidDel="00DA3B00">
          <w:rPr>
            <w:rFonts w:ascii="Arial" w:hAnsi="Arial" w:cs="Arial"/>
            <w:spacing w:val="21"/>
            <w:w w:val="105"/>
            <w:sz w:val="24"/>
            <w:szCs w:val="24"/>
          </w:rPr>
          <w:delText xml:space="preserve"> </w:delText>
        </w:r>
        <w:r w:rsidRPr="008372F6" w:rsidDel="00DA3B00">
          <w:rPr>
            <w:rFonts w:ascii="Arial" w:hAnsi="Arial" w:cs="Arial"/>
            <w:w w:val="105"/>
            <w:sz w:val="24"/>
            <w:szCs w:val="24"/>
          </w:rPr>
          <w:delText>not</w:delText>
        </w:r>
        <w:r w:rsidRPr="008372F6" w:rsidDel="00DA3B00">
          <w:rPr>
            <w:rFonts w:ascii="Arial" w:hAnsi="Arial" w:cs="Arial"/>
            <w:spacing w:val="20"/>
            <w:w w:val="105"/>
            <w:sz w:val="24"/>
            <w:szCs w:val="24"/>
          </w:rPr>
          <w:delText xml:space="preserve"> </w:delText>
        </w:r>
        <w:r w:rsidRPr="008372F6" w:rsidDel="00DA3B00">
          <w:rPr>
            <w:rFonts w:ascii="Arial" w:hAnsi="Arial" w:cs="Arial"/>
            <w:w w:val="105"/>
            <w:sz w:val="24"/>
            <w:szCs w:val="24"/>
          </w:rPr>
          <w:delText>immunize</w:delText>
        </w:r>
        <w:r w:rsidR="007B26EF" w:rsidRPr="008372F6" w:rsidDel="00DA3B00">
          <w:rPr>
            <w:rFonts w:ascii="Arial" w:hAnsi="Arial" w:cs="Arial"/>
            <w:w w:val="105"/>
            <w:sz w:val="24"/>
            <w:szCs w:val="24"/>
          </w:rPr>
          <w:delText xml:space="preserve"> </w:delText>
        </w:r>
        <w:r w:rsidRPr="008372F6" w:rsidDel="00DA3B00">
          <w:rPr>
            <w:rFonts w:ascii="Arial" w:hAnsi="Arial" w:cs="Arial"/>
            <w:w w:val="105"/>
            <w:sz w:val="24"/>
            <w:szCs w:val="24"/>
          </w:rPr>
          <w:delText>publics against reference dependence.</w:delText>
        </w:r>
        <w:r w:rsidRPr="008372F6" w:rsidDel="00DA3B00">
          <w:rPr>
            <w:rFonts w:ascii="Arial" w:hAnsi="Arial" w:cs="Arial"/>
            <w:spacing w:val="29"/>
            <w:w w:val="105"/>
            <w:sz w:val="24"/>
            <w:szCs w:val="24"/>
          </w:rPr>
          <w:delText xml:space="preserve"> </w:delText>
        </w:r>
        <w:r w:rsidRPr="008372F6" w:rsidDel="00DA3B00">
          <w:rPr>
            <w:rFonts w:ascii="Arial" w:hAnsi="Arial" w:cs="Arial"/>
            <w:w w:val="105"/>
            <w:sz w:val="24"/>
            <w:szCs w:val="24"/>
          </w:rPr>
          <w:delText>Technical criteria themselves must be interpreted, and citizens draw</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pragmatic</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inferences</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about</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what</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a</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communicated</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rationale</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implies</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and</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what</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the</w:delText>
        </w:r>
        <w:r w:rsidRPr="008372F6" w:rsidDel="00DA3B00">
          <w:rPr>
            <w:rFonts w:ascii="Arial" w:hAnsi="Arial" w:cs="Arial"/>
            <w:spacing w:val="40"/>
            <w:w w:val="105"/>
            <w:sz w:val="24"/>
            <w:szCs w:val="24"/>
          </w:rPr>
          <w:delText xml:space="preserve"> </w:delText>
        </w:r>
        <w:r w:rsidRPr="008372F6" w:rsidDel="00DA3B00">
          <w:rPr>
            <w:rFonts w:ascii="Arial" w:hAnsi="Arial" w:cs="Arial"/>
            <w:w w:val="105"/>
            <w:sz w:val="24"/>
            <w:szCs w:val="24"/>
          </w:rPr>
          <w:delText xml:space="preserve">decision-maker is prioritizing (Flusberg et al. </w:delText>
        </w:r>
        <w:r w:rsidRPr="008372F6" w:rsidDel="00DA3B00">
          <w:rPr>
            <w:rFonts w:ascii="Arial" w:hAnsi="Arial" w:cs="Arial"/>
            <w:sz w:val="24"/>
            <w:szCs w:val="24"/>
          </w:rPr>
          <w:fldChar w:fldCharType="begin"/>
        </w:r>
        <w:r w:rsidRPr="008372F6" w:rsidDel="00DA3B00">
          <w:rPr>
            <w:rFonts w:ascii="Arial" w:hAnsi="Arial" w:cs="Arial"/>
            <w:sz w:val="24"/>
            <w:szCs w:val="24"/>
          </w:rPr>
          <w:delInstrText>HYPERLINK \l "_bookmark45"</w:delInstrText>
        </w:r>
        <w:r w:rsidRPr="008372F6" w:rsidDel="00DA3B00">
          <w:rPr>
            <w:rFonts w:ascii="Arial" w:hAnsi="Arial" w:cs="Arial"/>
            <w:sz w:val="24"/>
            <w:szCs w:val="24"/>
          </w:rPr>
        </w:r>
        <w:r w:rsidRPr="008372F6" w:rsidDel="00DA3B00">
          <w:rPr>
            <w:rFonts w:ascii="Arial" w:hAnsi="Arial" w:cs="Arial"/>
            <w:sz w:val="24"/>
            <w:szCs w:val="24"/>
          </w:rPr>
          <w:fldChar w:fldCharType="separate"/>
        </w:r>
        <w:r w:rsidR="005D491A" w:rsidRPr="008372F6" w:rsidDel="00DA3B00">
          <w:rPr>
            <w:rFonts w:ascii="Arial" w:hAnsi="Arial" w:cs="Arial"/>
            <w:w w:val="105"/>
            <w:sz w:val="24"/>
            <w:szCs w:val="24"/>
          </w:rPr>
          <w:delText>2024).</w:delText>
        </w:r>
        <w:r w:rsidRPr="008372F6" w:rsidDel="00DA3B00">
          <w:rPr>
            <w:rFonts w:ascii="Arial" w:hAnsi="Arial" w:cs="Arial"/>
            <w:w w:val="105"/>
            <w:sz w:val="24"/>
            <w:szCs w:val="24"/>
          </w:rPr>
          <w:fldChar w:fldCharType="end"/>
        </w:r>
        <w:r w:rsidRPr="008372F6" w:rsidDel="00DA3B00">
          <w:rPr>
            <w:rFonts w:ascii="Arial" w:hAnsi="Arial" w:cs="Arial"/>
            <w:w w:val="105"/>
            <w:sz w:val="24"/>
            <w:szCs w:val="24"/>
          </w:rPr>
          <w:delText xml:space="preserve"> </w:delText>
        </w:r>
      </w:del>
      <w:r w:rsidRPr="008372F6">
        <w:rPr>
          <w:rFonts w:ascii="Arial" w:hAnsi="Arial" w:cs="Arial"/>
          <w:w w:val="105"/>
          <w:sz w:val="24"/>
          <w:szCs w:val="24"/>
        </w:rPr>
        <w:t>Moreover, complexity increases reliance on accessible cues.</w:t>
      </w:r>
      <w:r w:rsidRPr="008372F6">
        <w:rPr>
          <w:rFonts w:ascii="Arial" w:hAnsi="Arial" w:cs="Arial"/>
          <w:spacing w:val="19"/>
          <w:w w:val="105"/>
          <w:sz w:val="24"/>
          <w:szCs w:val="24"/>
        </w:rPr>
        <w:t xml:space="preserve"> </w:t>
      </w:r>
      <w:r w:rsidRPr="008372F6">
        <w:rPr>
          <w:rFonts w:ascii="Arial" w:hAnsi="Arial" w:cs="Arial"/>
          <w:w w:val="105"/>
          <w:sz w:val="24"/>
          <w:szCs w:val="24"/>
        </w:rPr>
        <w:t>Under</w:t>
      </w:r>
      <w:r w:rsidRPr="008372F6">
        <w:rPr>
          <w:rFonts w:ascii="Arial" w:hAnsi="Arial" w:cs="Arial"/>
          <w:spacing w:val="-9"/>
          <w:w w:val="105"/>
          <w:sz w:val="24"/>
          <w:szCs w:val="24"/>
        </w:rPr>
        <w:t xml:space="preserve"> </w:t>
      </w:r>
      <w:r w:rsidRPr="008372F6">
        <w:rPr>
          <w:rFonts w:ascii="Arial" w:hAnsi="Arial" w:cs="Arial"/>
          <w:w w:val="105"/>
          <w:sz w:val="24"/>
          <w:szCs w:val="24"/>
        </w:rPr>
        <w:t>uncertainty,</w:t>
      </w:r>
      <w:r w:rsidRPr="008372F6">
        <w:rPr>
          <w:rFonts w:ascii="Arial" w:hAnsi="Arial" w:cs="Arial"/>
          <w:spacing w:val="-7"/>
          <w:w w:val="105"/>
          <w:sz w:val="24"/>
          <w:szCs w:val="24"/>
        </w:rPr>
        <w:t xml:space="preserve"> </w:t>
      </w:r>
      <w:r w:rsidRPr="008372F6">
        <w:rPr>
          <w:rFonts w:ascii="Arial" w:hAnsi="Arial" w:cs="Arial"/>
          <w:w w:val="105"/>
          <w:sz w:val="24"/>
          <w:szCs w:val="24"/>
        </w:rPr>
        <w:t>citizens</w:t>
      </w:r>
      <w:r w:rsidRPr="008372F6">
        <w:rPr>
          <w:rFonts w:ascii="Arial" w:hAnsi="Arial" w:cs="Arial"/>
          <w:spacing w:val="-9"/>
          <w:w w:val="105"/>
          <w:sz w:val="24"/>
          <w:szCs w:val="24"/>
        </w:rPr>
        <w:t xml:space="preserve"> </w:t>
      </w:r>
      <w:r w:rsidRPr="008372F6">
        <w:rPr>
          <w:rFonts w:ascii="Arial" w:hAnsi="Arial" w:cs="Arial"/>
          <w:w w:val="105"/>
          <w:sz w:val="24"/>
          <w:szCs w:val="24"/>
        </w:rPr>
        <w:t>frequently</w:t>
      </w:r>
      <w:r w:rsidRPr="008372F6">
        <w:rPr>
          <w:rFonts w:ascii="Arial" w:hAnsi="Arial" w:cs="Arial"/>
          <w:spacing w:val="-9"/>
          <w:w w:val="105"/>
          <w:sz w:val="24"/>
          <w:szCs w:val="24"/>
        </w:rPr>
        <w:t xml:space="preserve"> </w:t>
      </w:r>
      <w:r w:rsidRPr="008372F6">
        <w:rPr>
          <w:rFonts w:ascii="Arial" w:hAnsi="Arial" w:cs="Arial"/>
          <w:w w:val="105"/>
          <w:sz w:val="24"/>
          <w:szCs w:val="24"/>
        </w:rPr>
        <w:t>lean</w:t>
      </w:r>
      <w:r w:rsidRPr="008372F6">
        <w:rPr>
          <w:rFonts w:ascii="Arial" w:hAnsi="Arial" w:cs="Arial"/>
          <w:spacing w:val="-9"/>
          <w:w w:val="105"/>
          <w:sz w:val="24"/>
          <w:szCs w:val="24"/>
        </w:rPr>
        <w:t xml:space="preserve"> </w:t>
      </w:r>
      <w:r w:rsidRPr="008372F6">
        <w:rPr>
          <w:rFonts w:ascii="Arial" w:hAnsi="Arial" w:cs="Arial"/>
          <w:w w:val="105"/>
          <w:sz w:val="24"/>
          <w:szCs w:val="24"/>
        </w:rPr>
        <w:t>on</w:t>
      </w:r>
      <w:r w:rsidRPr="008372F6">
        <w:rPr>
          <w:rFonts w:ascii="Arial" w:hAnsi="Arial" w:cs="Arial"/>
          <w:spacing w:val="-9"/>
          <w:w w:val="105"/>
          <w:sz w:val="24"/>
          <w:szCs w:val="24"/>
        </w:rPr>
        <w:t xml:space="preserve"> </w:t>
      </w:r>
      <w:r w:rsidRPr="008372F6">
        <w:rPr>
          <w:rFonts w:ascii="Arial" w:hAnsi="Arial" w:cs="Arial"/>
          <w:w w:val="105"/>
          <w:sz w:val="24"/>
          <w:szCs w:val="24"/>
        </w:rPr>
        <w:t>heuristics</w:t>
      </w:r>
      <w:r w:rsidRPr="008372F6">
        <w:rPr>
          <w:rFonts w:ascii="Arial" w:hAnsi="Arial" w:cs="Arial"/>
          <w:spacing w:val="-9"/>
          <w:w w:val="105"/>
          <w:sz w:val="24"/>
          <w:szCs w:val="24"/>
        </w:rPr>
        <w:t xml:space="preserve"> </w:t>
      </w:r>
      <w:r w:rsidRPr="008372F6">
        <w:rPr>
          <w:rFonts w:ascii="Arial" w:hAnsi="Arial" w:cs="Arial"/>
          <w:w w:val="105"/>
          <w:sz w:val="24"/>
          <w:szCs w:val="24"/>
        </w:rPr>
        <w:t>such</w:t>
      </w:r>
      <w:r w:rsidRPr="008372F6">
        <w:rPr>
          <w:rFonts w:ascii="Arial" w:hAnsi="Arial" w:cs="Arial"/>
          <w:spacing w:val="-9"/>
          <w:w w:val="105"/>
          <w:sz w:val="24"/>
          <w:szCs w:val="24"/>
        </w:rPr>
        <w:t xml:space="preserve"> </w:t>
      </w:r>
      <w:r w:rsidRPr="008372F6">
        <w:rPr>
          <w:rFonts w:ascii="Arial" w:hAnsi="Arial" w:cs="Arial"/>
          <w:w w:val="105"/>
          <w:sz w:val="24"/>
          <w:szCs w:val="24"/>
        </w:rPr>
        <w:t>as</w:t>
      </w:r>
      <w:r w:rsidRPr="008372F6">
        <w:rPr>
          <w:rFonts w:ascii="Arial" w:hAnsi="Arial" w:cs="Arial"/>
          <w:spacing w:val="-9"/>
          <w:w w:val="105"/>
          <w:sz w:val="24"/>
          <w:szCs w:val="24"/>
        </w:rPr>
        <w:t xml:space="preserve"> </w:t>
      </w:r>
      <w:r w:rsidRPr="008372F6">
        <w:rPr>
          <w:rFonts w:ascii="Arial" w:hAnsi="Arial" w:cs="Arial"/>
          <w:w w:val="105"/>
          <w:sz w:val="24"/>
          <w:szCs w:val="24"/>
        </w:rPr>
        <w:t>availability,</w:t>
      </w:r>
      <w:r w:rsidRPr="008372F6">
        <w:rPr>
          <w:rFonts w:ascii="Arial" w:hAnsi="Arial" w:cs="Arial"/>
          <w:spacing w:val="-7"/>
          <w:w w:val="105"/>
          <w:sz w:val="24"/>
          <w:szCs w:val="24"/>
        </w:rPr>
        <w:t xml:space="preserve"> </w:t>
      </w:r>
      <w:r w:rsidRPr="008372F6">
        <w:rPr>
          <w:rFonts w:ascii="Arial" w:hAnsi="Arial" w:cs="Arial"/>
          <w:w w:val="105"/>
          <w:sz w:val="24"/>
          <w:szCs w:val="24"/>
        </w:rPr>
        <w:t>which</w:t>
      </w:r>
      <w:r w:rsidRPr="008372F6">
        <w:rPr>
          <w:rFonts w:ascii="Arial" w:hAnsi="Arial" w:cs="Arial"/>
          <w:spacing w:val="-9"/>
          <w:w w:val="105"/>
          <w:sz w:val="24"/>
          <w:szCs w:val="24"/>
        </w:rPr>
        <w:t xml:space="preserve"> </w:t>
      </w:r>
      <w:r w:rsidRPr="008372F6">
        <w:rPr>
          <w:rFonts w:ascii="Arial" w:hAnsi="Arial" w:cs="Arial"/>
          <w:w w:val="105"/>
          <w:sz w:val="24"/>
          <w:szCs w:val="24"/>
        </w:rPr>
        <w:t>gives</w:t>
      </w:r>
      <w:r w:rsidRPr="008372F6">
        <w:rPr>
          <w:rFonts w:ascii="Arial" w:hAnsi="Arial" w:cs="Arial"/>
          <w:spacing w:val="-9"/>
          <w:w w:val="105"/>
          <w:sz w:val="24"/>
          <w:szCs w:val="24"/>
        </w:rPr>
        <w:t xml:space="preserve"> </w:t>
      </w:r>
      <w:r w:rsidRPr="008372F6">
        <w:rPr>
          <w:rFonts w:ascii="Arial" w:hAnsi="Arial" w:cs="Arial"/>
          <w:w w:val="105"/>
          <w:sz w:val="24"/>
          <w:szCs w:val="24"/>
        </w:rPr>
        <w:t>greater weight</w:t>
      </w:r>
      <w:r w:rsidRPr="008372F6">
        <w:rPr>
          <w:rFonts w:ascii="Arial" w:hAnsi="Arial" w:cs="Arial"/>
          <w:spacing w:val="26"/>
          <w:w w:val="105"/>
          <w:sz w:val="24"/>
          <w:szCs w:val="24"/>
        </w:rPr>
        <w:t xml:space="preserve"> </w:t>
      </w:r>
      <w:r w:rsidRPr="008372F6">
        <w:rPr>
          <w:rFonts w:ascii="Arial" w:hAnsi="Arial" w:cs="Arial"/>
          <w:w w:val="105"/>
          <w:sz w:val="24"/>
          <w:szCs w:val="24"/>
        </w:rPr>
        <w:t>to</w:t>
      </w:r>
      <w:r w:rsidRPr="008372F6">
        <w:rPr>
          <w:rFonts w:ascii="Arial" w:hAnsi="Arial" w:cs="Arial"/>
          <w:spacing w:val="26"/>
          <w:w w:val="105"/>
          <w:sz w:val="24"/>
          <w:szCs w:val="24"/>
        </w:rPr>
        <w:t xml:space="preserve"> </w:t>
      </w:r>
      <w:r w:rsidRPr="008372F6">
        <w:rPr>
          <w:rFonts w:ascii="Arial" w:hAnsi="Arial" w:cs="Arial"/>
          <w:w w:val="105"/>
          <w:sz w:val="24"/>
          <w:szCs w:val="24"/>
        </w:rPr>
        <w:t>vivid,</w:t>
      </w:r>
      <w:r w:rsidRPr="008372F6">
        <w:rPr>
          <w:rFonts w:ascii="Arial" w:hAnsi="Arial" w:cs="Arial"/>
          <w:spacing w:val="26"/>
          <w:w w:val="105"/>
          <w:sz w:val="24"/>
          <w:szCs w:val="24"/>
        </w:rPr>
        <w:t xml:space="preserve"> </w:t>
      </w:r>
      <w:r w:rsidRPr="008372F6">
        <w:rPr>
          <w:rFonts w:ascii="Arial" w:hAnsi="Arial" w:cs="Arial"/>
          <w:w w:val="105"/>
          <w:sz w:val="24"/>
          <w:szCs w:val="24"/>
        </w:rPr>
        <w:t>easily</w:t>
      </w:r>
      <w:r w:rsidRPr="008372F6">
        <w:rPr>
          <w:rFonts w:ascii="Arial" w:hAnsi="Arial" w:cs="Arial"/>
          <w:spacing w:val="26"/>
          <w:w w:val="105"/>
          <w:sz w:val="24"/>
          <w:szCs w:val="24"/>
        </w:rPr>
        <w:t xml:space="preserve"> </w:t>
      </w:r>
      <w:r w:rsidRPr="008372F6">
        <w:rPr>
          <w:rFonts w:ascii="Arial" w:hAnsi="Arial" w:cs="Arial"/>
          <w:w w:val="105"/>
          <w:sz w:val="24"/>
          <w:szCs w:val="24"/>
        </w:rPr>
        <w:t>imagined</w:t>
      </w:r>
      <w:r w:rsidRPr="008372F6">
        <w:rPr>
          <w:rFonts w:ascii="Arial" w:hAnsi="Arial" w:cs="Arial"/>
          <w:spacing w:val="26"/>
          <w:w w:val="105"/>
          <w:sz w:val="24"/>
          <w:szCs w:val="24"/>
        </w:rPr>
        <w:t xml:space="preserve"> </w:t>
      </w:r>
      <w:r w:rsidRPr="008372F6">
        <w:rPr>
          <w:rFonts w:ascii="Arial" w:hAnsi="Arial" w:cs="Arial"/>
          <w:w w:val="105"/>
          <w:sz w:val="24"/>
          <w:szCs w:val="24"/>
        </w:rPr>
        <w:t>cases</w:t>
      </w:r>
      <w:r w:rsidRPr="008372F6">
        <w:rPr>
          <w:rFonts w:ascii="Arial" w:hAnsi="Arial" w:cs="Arial"/>
          <w:spacing w:val="26"/>
          <w:w w:val="105"/>
          <w:sz w:val="24"/>
          <w:szCs w:val="24"/>
        </w:rPr>
        <w:t xml:space="preserve"> </w:t>
      </w:r>
      <w:r w:rsidRPr="008372F6">
        <w:rPr>
          <w:rFonts w:ascii="Arial" w:hAnsi="Arial" w:cs="Arial"/>
          <w:w w:val="105"/>
          <w:sz w:val="24"/>
          <w:szCs w:val="24"/>
        </w:rPr>
        <w:t>than</w:t>
      </w:r>
      <w:r w:rsidRPr="008372F6">
        <w:rPr>
          <w:rFonts w:ascii="Arial" w:hAnsi="Arial" w:cs="Arial"/>
          <w:spacing w:val="26"/>
          <w:w w:val="105"/>
          <w:sz w:val="24"/>
          <w:szCs w:val="24"/>
        </w:rPr>
        <w:t xml:space="preserve"> </w:t>
      </w:r>
      <w:r w:rsidRPr="008372F6">
        <w:rPr>
          <w:rFonts w:ascii="Arial" w:hAnsi="Arial" w:cs="Arial"/>
          <w:w w:val="105"/>
          <w:sz w:val="24"/>
          <w:szCs w:val="24"/>
        </w:rPr>
        <w:t>to</w:t>
      </w:r>
      <w:r w:rsidRPr="008372F6">
        <w:rPr>
          <w:rFonts w:ascii="Arial" w:hAnsi="Arial" w:cs="Arial"/>
          <w:spacing w:val="26"/>
          <w:w w:val="105"/>
          <w:sz w:val="24"/>
          <w:szCs w:val="24"/>
        </w:rPr>
        <w:t xml:space="preserve"> </w:t>
      </w:r>
      <w:r w:rsidRPr="008372F6">
        <w:rPr>
          <w:rFonts w:ascii="Arial" w:hAnsi="Arial" w:cs="Arial"/>
          <w:w w:val="105"/>
          <w:sz w:val="24"/>
          <w:szCs w:val="24"/>
        </w:rPr>
        <w:t>abstract</w:t>
      </w:r>
      <w:r w:rsidRPr="008372F6">
        <w:rPr>
          <w:rFonts w:ascii="Arial" w:hAnsi="Arial" w:cs="Arial"/>
          <w:spacing w:val="26"/>
          <w:w w:val="105"/>
          <w:sz w:val="24"/>
          <w:szCs w:val="24"/>
        </w:rPr>
        <w:t xml:space="preserve"> </w:t>
      </w:r>
      <w:r w:rsidRPr="008372F6">
        <w:rPr>
          <w:rFonts w:ascii="Arial" w:hAnsi="Arial" w:cs="Arial"/>
          <w:w w:val="105"/>
          <w:sz w:val="24"/>
          <w:szCs w:val="24"/>
        </w:rPr>
        <w:t>aggregates</w:t>
      </w:r>
      <w:r w:rsidRPr="008372F6">
        <w:rPr>
          <w:rFonts w:ascii="Arial" w:hAnsi="Arial" w:cs="Arial"/>
          <w:spacing w:val="26"/>
          <w:w w:val="105"/>
          <w:sz w:val="24"/>
          <w:szCs w:val="24"/>
        </w:rPr>
        <w:t xml:space="preserve"> </w:t>
      </w:r>
      <w:r w:rsidRPr="008372F6">
        <w:rPr>
          <w:rFonts w:ascii="Arial" w:hAnsi="Arial" w:cs="Arial"/>
          <w:w w:val="105"/>
          <w:sz w:val="24"/>
          <w:szCs w:val="24"/>
        </w:rPr>
        <w:t>(Tversky</w:t>
      </w:r>
      <w:r w:rsidRPr="008372F6">
        <w:rPr>
          <w:rFonts w:ascii="Arial" w:hAnsi="Arial" w:cs="Arial"/>
          <w:spacing w:val="26"/>
          <w:w w:val="105"/>
          <w:sz w:val="24"/>
          <w:szCs w:val="24"/>
        </w:rPr>
        <w:t xml:space="preserve"> </w:t>
      </w:r>
      <w:r w:rsidRPr="008372F6">
        <w:rPr>
          <w:rFonts w:ascii="Arial" w:hAnsi="Arial" w:cs="Arial"/>
          <w:w w:val="105"/>
          <w:sz w:val="24"/>
          <w:szCs w:val="24"/>
        </w:rPr>
        <w:t>and</w:t>
      </w:r>
      <w:r w:rsidRPr="008372F6">
        <w:rPr>
          <w:rFonts w:ascii="Arial" w:hAnsi="Arial" w:cs="Arial"/>
          <w:spacing w:val="26"/>
          <w:w w:val="105"/>
          <w:sz w:val="24"/>
          <w:szCs w:val="24"/>
        </w:rPr>
        <w:t xml:space="preserve"> </w:t>
      </w:r>
      <w:r w:rsidRPr="008372F6">
        <w:rPr>
          <w:rFonts w:ascii="Arial" w:hAnsi="Arial" w:cs="Arial"/>
          <w:w w:val="105"/>
          <w:sz w:val="24"/>
          <w:szCs w:val="24"/>
        </w:rPr>
        <w:t>Kahneman</w:t>
      </w:r>
      <w:r w:rsidRPr="008372F6">
        <w:rPr>
          <w:rFonts w:ascii="Arial" w:hAnsi="Arial" w:cs="Arial"/>
          <w:spacing w:val="26"/>
          <w:w w:val="105"/>
          <w:sz w:val="24"/>
          <w:szCs w:val="24"/>
        </w:rPr>
        <w:t xml:space="preserve"> </w:t>
      </w:r>
      <w:hyperlink w:anchor="_bookmark100" w:history="1">
        <w:r w:rsidR="005D491A" w:rsidRPr="008372F6">
          <w:rPr>
            <w:rFonts w:ascii="Arial" w:hAnsi="Arial" w:cs="Arial"/>
            <w:w w:val="105"/>
            <w:sz w:val="24"/>
            <w:szCs w:val="24"/>
          </w:rPr>
          <w:t>1973).</w:t>
        </w:r>
      </w:hyperlink>
      <w:r w:rsidRPr="008372F6">
        <w:rPr>
          <w:rFonts w:ascii="Arial" w:hAnsi="Arial" w:cs="Arial"/>
          <w:w w:val="105"/>
          <w:sz w:val="24"/>
          <w:szCs w:val="24"/>
        </w:rPr>
        <w:t xml:space="preserve"> In rationing, the narrative of a specific patient denied a last-resort medicine is cognitively accessible, whereas opportunity costs borne by anonymous others are comparatively opaque. This asymmetry makes it easier for loss frames to dominate public evaluation even when expert institutions supply cost-effectiveness language and probabilistic evidence.</w:t>
      </w:r>
    </w:p>
    <w:p w14:paraId="7DED5F17" w14:textId="77777777" w:rsidR="002E5AF1"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spacing w:val="-2"/>
          <w:w w:val="105"/>
          <w:sz w:val="24"/>
          <w:szCs w:val="24"/>
        </w:rPr>
        <w:t>If</w:t>
      </w:r>
      <w:r w:rsidRPr="008372F6">
        <w:rPr>
          <w:rFonts w:ascii="Arial" w:hAnsi="Arial" w:cs="Arial"/>
          <w:spacing w:val="-4"/>
          <w:w w:val="105"/>
          <w:sz w:val="24"/>
          <w:szCs w:val="24"/>
        </w:rPr>
        <w:t xml:space="preserve"> </w:t>
      </w:r>
      <w:r w:rsidRPr="008372F6">
        <w:rPr>
          <w:rFonts w:ascii="Arial" w:hAnsi="Arial" w:cs="Arial"/>
          <w:spacing w:val="-2"/>
          <w:w w:val="105"/>
          <w:sz w:val="24"/>
          <w:szCs w:val="24"/>
        </w:rPr>
        <w:t>prospect</w:t>
      </w:r>
      <w:r w:rsidRPr="008372F6">
        <w:rPr>
          <w:rFonts w:ascii="Arial" w:hAnsi="Arial" w:cs="Arial"/>
          <w:spacing w:val="-4"/>
          <w:w w:val="105"/>
          <w:sz w:val="24"/>
          <w:szCs w:val="24"/>
        </w:rPr>
        <w:t xml:space="preserve"> </w:t>
      </w:r>
      <w:r w:rsidRPr="008372F6">
        <w:rPr>
          <w:rFonts w:ascii="Arial" w:hAnsi="Arial" w:cs="Arial"/>
          <w:spacing w:val="-2"/>
          <w:w w:val="105"/>
          <w:sz w:val="24"/>
          <w:szCs w:val="24"/>
        </w:rPr>
        <w:t>theory</w:t>
      </w:r>
      <w:r w:rsidRPr="008372F6">
        <w:rPr>
          <w:rFonts w:ascii="Arial" w:hAnsi="Arial" w:cs="Arial"/>
          <w:spacing w:val="-4"/>
          <w:w w:val="105"/>
          <w:sz w:val="24"/>
          <w:szCs w:val="24"/>
        </w:rPr>
        <w:t xml:space="preserve"> </w:t>
      </w:r>
      <w:r w:rsidRPr="008372F6">
        <w:rPr>
          <w:rFonts w:ascii="Arial" w:hAnsi="Arial" w:cs="Arial"/>
          <w:spacing w:val="-2"/>
          <w:w w:val="105"/>
          <w:sz w:val="24"/>
          <w:szCs w:val="24"/>
        </w:rPr>
        <w:t>explains</w:t>
      </w:r>
      <w:r w:rsidRPr="008372F6">
        <w:rPr>
          <w:rFonts w:ascii="Arial" w:hAnsi="Arial" w:cs="Arial"/>
          <w:spacing w:val="-4"/>
          <w:w w:val="105"/>
          <w:sz w:val="24"/>
          <w:szCs w:val="24"/>
        </w:rPr>
        <w:t xml:space="preserve"> </w:t>
      </w:r>
      <w:r w:rsidRPr="008372F6">
        <w:rPr>
          <w:rFonts w:ascii="Arial" w:hAnsi="Arial" w:cs="Arial"/>
          <w:spacing w:val="-2"/>
          <w:w w:val="105"/>
          <w:sz w:val="24"/>
          <w:szCs w:val="24"/>
        </w:rPr>
        <w:t>why</w:t>
      </w:r>
      <w:r w:rsidRPr="008372F6">
        <w:rPr>
          <w:rFonts w:ascii="Arial" w:hAnsi="Arial" w:cs="Arial"/>
          <w:spacing w:val="-4"/>
          <w:w w:val="105"/>
          <w:sz w:val="24"/>
          <w:szCs w:val="24"/>
        </w:rPr>
        <w:t xml:space="preserve"> </w:t>
      </w:r>
      <w:r w:rsidRPr="008372F6">
        <w:rPr>
          <w:rFonts w:ascii="Arial" w:hAnsi="Arial" w:cs="Arial"/>
          <w:spacing w:val="-2"/>
          <w:w w:val="105"/>
          <w:sz w:val="24"/>
          <w:szCs w:val="24"/>
        </w:rPr>
        <w:t>equivalent</w:t>
      </w:r>
      <w:r w:rsidRPr="008372F6">
        <w:rPr>
          <w:rFonts w:ascii="Arial" w:hAnsi="Arial" w:cs="Arial"/>
          <w:spacing w:val="-4"/>
          <w:w w:val="105"/>
          <w:sz w:val="24"/>
          <w:szCs w:val="24"/>
        </w:rPr>
        <w:t xml:space="preserve"> </w:t>
      </w:r>
      <w:r w:rsidRPr="008372F6">
        <w:rPr>
          <w:rFonts w:ascii="Arial" w:hAnsi="Arial" w:cs="Arial"/>
          <w:spacing w:val="-2"/>
          <w:w w:val="105"/>
          <w:sz w:val="24"/>
          <w:szCs w:val="24"/>
        </w:rPr>
        <w:t>choices</w:t>
      </w:r>
      <w:r w:rsidRPr="008372F6">
        <w:rPr>
          <w:rFonts w:ascii="Arial" w:hAnsi="Arial" w:cs="Arial"/>
          <w:spacing w:val="-4"/>
          <w:w w:val="105"/>
          <w:sz w:val="24"/>
          <w:szCs w:val="24"/>
        </w:rPr>
        <w:t xml:space="preserve"> </w:t>
      </w:r>
      <w:r w:rsidRPr="008372F6">
        <w:rPr>
          <w:rFonts w:ascii="Arial" w:hAnsi="Arial" w:cs="Arial"/>
          <w:spacing w:val="-2"/>
          <w:w w:val="105"/>
          <w:sz w:val="24"/>
          <w:szCs w:val="24"/>
        </w:rPr>
        <w:t>can</w:t>
      </w:r>
      <w:r w:rsidRPr="008372F6">
        <w:rPr>
          <w:rFonts w:ascii="Arial" w:hAnsi="Arial" w:cs="Arial"/>
          <w:spacing w:val="-4"/>
          <w:w w:val="105"/>
          <w:sz w:val="24"/>
          <w:szCs w:val="24"/>
        </w:rPr>
        <w:t xml:space="preserve"> </w:t>
      </w:r>
      <w:r w:rsidRPr="008372F6">
        <w:rPr>
          <w:rFonts w:ascii="Arial" w:hAnsi="Arial" w:cs="Arial"/>
          <w:spacing w:val="-2"/>
          <w:w w:val="105"/>
          <w:sz w:val="24"/>
          <w:szCs w:val="24"/>
        </w:rPr>
        <w:t>elicit</w:t>
      </w:r>
      <w:r w:rsidRPr="008372F6">
        <w:rPr>
          <w:rFonts w:ascii="Arial" w:hAnsi="Arial" w:cs="Arial"/>
          <w:spacing w:val="-4"/>
          <w:w w:val="105"/>
          <w:sz w:val="24"/>
          <w:szCs w:val="24"/>
        </w:rPr>
        <w:t xml:space="preserve"> </w:t>
      </w:r>
      <w:r w:rsidRPr="008372F6">
        <w:rPr>
          <w:rFonts w:ascii="Arial" w:hAnsi="Arial" w:cs="Arial"/>
          <w:spacing w:val="-2"/>
          <w:w w:val="105"/>
          <w:sz w:val="24"/>
          <w:szCs w:val="24"/>
        </w:rPr>
        <w:t>different</w:t>
      </w:r>
      <w:r w:rsidRPr="008372F6">
        <w:rPr>
          <w:rFonts w:ascii="Arial" w:hAnsi="Arial" w:cs="Arial"/>
          <w:spacing w:val="-4"/>
          <w:w w:val="105"/>
          <w:sz w:val="24"/>
          <w:szCs w:val="24"/>
        </w:rPr>
        <w:t xml:space="preserve"> </w:t>
      </w:r>
      <w:r w:rsidRPr="008372F6">
        <w:rPr>
          <w:rFonts w:ascii="Arial" w:hAnsi="Arial" w:cs="Arial"/>
          <w:spacing w:val="-2"/>
          <w:w w:val="105"/>
          <w:sz w:val="24"/>
          <w:szCs w:val="24"/>
        </w:rPr>
        <w:t>preferences</w:t>
      </w:r>
      <w:r w:rsidRPr="008372F6">
        <w:rPr>
          <w:rFonts w:ascii="Arial" w:hAnsi="Arial" w:cs="Arial"/>
          <w:spacing w:val="-4"/>
          <w:w w:val="105"/>
          <w:sz w:val="24"/>
          <w:szCs w:val="24"/>
        </w:rPr>
        <w:t xml:space="preserve"> </w:t>
      </w:r>
      <w:r w:rsidRPr="008372F6">
        <w:rPr>
          <w:rFonts w:ascii="Arial" w:hAnsi="Arial" w:cs="Arial"/>
          <w:spacing w:val="-2"/>
          <w:w w:val="105"/>
          <w:sz w:val="24"/>
          <w:szCs w:val="24"/>
        </w:rPr>
        <w:t>depending</w:t>
      </w:r>
      <w:r w:rsidRPr="008372F6">
        <w:rPr>
          <w:rFonts w:ascii="Arial" w:hAnsi="Arial" w:cs="Arial"/>
          <w:spacing w:val="-4"/>
          <w:w w:val="105"/>
          <w:sz w:val="24"/>
          <w:szCs w:val="24"/>
        </w:rPr>
        <w:t xml:space="preserve"> </w:t>
      </w:r>
      <w:r w:rsidRPr="008372F6">
        <w:rPr>
          <w:rFonts w:ascii="Arial" w:hAnsi="Arial" w:cs="Arial"/>
          <w:spacing w:val="-2"/>
          <w:w w:val="105"/>
          <w:sz w:val="24"/>
          <w:szCs w:val="24"/>
        </w:rPr>
        <w:t>on</w:t>
      </w:r>
      <w:r w:rsidRPr="008372F6">
        <w:rPr>
          <w:rFonts w:ascii="Arial" w:hAnsi="Arial" w:cs="Arial"/>
          <w:spacing w:val="-4"/>
          <w:w w:val="105"/>
          <w:sz w:val="24"/>
          <w:szCs w:val="24"/>
        </w:rPr>
        <w:t xml:space="preserve"> </w:t>
      </w:r>
      <w:r w:rsidRPr="008372F6">
        <w:rPr>
          <w:rFonts w:ascii="Arial" w:hAnsi="Arial" w:cs="Arial"/>
          <w:spacing w:val="-2"/>
          <w:w w:val="105"/>
          <w:sz w:val="24"/>
          <w:szCs w:val="24"/>
        </w:rPr>
        <w:t xml:space="preserve">the </w:t>
      </w:r>
      <w:r w:rsidRPr="008372F6">
        <w:rPr>
          <w:rFonts w:ascii="Arial" w:hAnsi="Arial" w:cs="Arial"/>
          <w:w w:val="105"/>
          <w:sz w:val="24"/>
          <w:szCs w:val="24"/>
        </w:rPr>
        <w:t>reference</w:t>
      </w:r>
      <w:r w:rsidRPr="008372F6">
        <w:rPr>
          <w:rFonts w:ascii="Arial" w:hAnsi="Arial" w:cs="Arial"/>
          <w:spacing w:val="-8"/>
          <w:w w:val="105"/>
          <w:sz w:val="24"/>
          <w:szCs w:val="24"/>
        </w:rPr>
        <w:t xml:space="preserve"> </w:t>
      </w:r>
      <w:r w:rsidRPr="008372F6">
        <w:rPr>
          <w:rFonts w:ascii="Arial" w:hAnsi="Arial" w:cs="Arial"/>
          <w:w w:val="105"/>
          <w:sz w:val="24"/>
          <w:szCs w:val="24"/>
        </w:rPr>
        <w:t>point,</w:t>
      </w:r>
      <w:r w:rsidRPr="008372F6">
        <w:rPr>
          <w:rFonts w:ascii="Arial" w:hAnsi="Arial" w:cs="Arial"/>
          <w:spacing w:val="-7"/>
          <w:w w:val="105"/>
          <w:sz w:val="24"/>
          <w:szCs w:val="24"/>
        </w:rPr>
        <w:t xml:space="preserve"> </w:t>
      </w:r>
      <w:r w:rsidRPr="008372F6">
        <w:rPr>
          <w:rFonts w:ascii="Arial" w:hAnsi="Arial" w:cs="Arial"/>
          <w:w w:val="105"/>
          <w:sz w:val="24"/>
          <w:szCs w:val="24"/>
        </w:rPr>
        <w:t>the</w:t>
      </w:r>
      <w:r w:rsidRPr="008372F6">
        <w:rPr>
          <w:rFonts w:ascii="Arial" w:hAnsi="Arial" w:cs="Arial"/>
          <w:spacing w:val="-8"/>
          <w:w w:val="105"/>
          <w:sz w:val="24"/>
          <w:szCs w:val="24"/>
        </w:rPr>
        <w:t xml:space="preserve"> </w:t>
      </w:r>
      <w:r w:rsidRPr="008372F6">
        <w:rPr>
          <w:rFonts w:ascii="Arial" w:hAnsi="Arial" w:cs="Arial"/>
          <w:w w:val="105"/>
          <w:sz w:val="24"/>
          <w:szCs w:val="24"/>
        </w:rPr>
        <w:t>rule</w:t>
      </w:r>
      <w:r w:rsidRPr="008372F6">
        <w:rPr>
          <w:rFonts w:ascii="Arial" w:hAnsi="Arial" w:cs="Arial"/>
          <w:spacing w:val="-8"/>
          <w:w w:val="105"/>
          <w:sz w:val="24"/>
          <w:szCs w:val="24"/>
        </w:rPr>
        <w:t xml:space="preserve"> </w:t>
      </w:r>
      <w:r w:rsidRPr="008372F6">
        <w:rPr>
          <w:rFonts w:ascii="Arial" w:hAnsi="Arial" w:cs="Arial"/>
          <w:w w:val="105"/>
          <w:sz w:val="24"/>
          <w:szCs w:val="24"/>
        </w:rPr>
        <w:t>of</w:t>
      </w:r>
      <w:r w:rsidRPr="008372F6">
        <w:rPr>
          <w:rFonts w:ascii="Arial" w:hAnsi="Arial" w:cs="Arial"/>
          <w:spacing w:val="-9"/>
          <w:w w:val="105"/>
          <w:sz w:val="24"/>
          <w:szCs w:val="24"/>
        </w:rPr>
        <w:t xml:space="preserve"> </w:t>
      </w:r>
      <w:r w:rsidRPr="008372F6">
        <w:rPr>
          <w:rFonts w:ascii="Arial" w:hAnsi="Arial" w:cs="Arial"/>
          <w:w w:val="105"/>
          <w:sz w:val="24"/>
          <w:szCs w:val="24"/>
        </w:rPr>
        <w:t>rescue</w:t>
      </w:r>
      <w:r w:rsidRPr="008372F6">
        <w:rPr>
          <w:rFonts w:ascii="Arial" w:hAnsi="Arial" w:cs="Arial"/>
          <w:spacing w:val="-8"/>
          <w:w w:val="105"/>
          <w:sz w:val="24"/>
          <w:szCs w:val="24"/>
        </w:rPr>
        <w:t xml:space="preserve"> </w:t>
      </w:r>
      <w:r w:rsidRPr="008372F6">
        <w:rPr>
          <w:rFonts w:ascii="Arial" w:hAnsi="Arial" w:cs="Arial"/>
          <w:w w:val="105"/>
          <w:sz w:val="24"/>
          <w:szCs w:val="24"/>
        </w:rPr>
        <w:t>clarifies</w:t>
      </w:r>
      <w:r w:rsidRPr="008372F6">
        <w:rPr>
          <w:rFonts w:ascii="Arial" w:hAnsi="Arial" w:cs="Arial"/>
          <w:spacing w:val="-8"/>
          <w:w w:val="105"/>
          <w:sz w:val="24"/>
          <w:szCs w:val="24"/>
        </w:rPr>
        <w:t xml:space="preserve"> </w:t>
      </w:r>
      <w:r w:rsidRPr="008372F6">
        <w:rPr>
          <w:rFonts w:ascii="Arial" w:hAnsi="Arial" w:cs="Arial"/>
          <w:w w:val="105"/>
          <w:sz w:val="24"/>
          <w:szCs w:val="24"/>
        </w:rPr>
        <w:t>why</w:t>
      </w:r>
      <w:r w:rsidRPr="008372F6">
        <w:rPr>
          <w:rFonts w:ascii="Arial" w:hAnsi="Arial" w:cs="Arial"/>
          <w:spacing w:val="-8"/>
          <w:w w:val="105"/>
          <w:sz w:val="24"/>
          <w:szCs w:val="24"/>
        </w:rPr>
        <w:t xml:space="preserve"> </w:t>
      </w:r>
      <w:r w:rsidRPr="008372F6">
        <w:rPr>
          <w:rFonts w:ascii="Arial" w:hAnsi="Arial" w:cs="Arial"/>
          <w:w w:val="105"/>
          <w:sz w:val="24"/>
          <w:szCs w:val="24"/>
        </w:rPr>
        <w:t>some</w:t>
      </w:r>
      <w:r w:rsidRPr="008372F6">
        <w:rPr>
          <w:rFonts w:ascii="Arial" w:hAnsi="Arial" w:cs="Arial"/>
          <w:spacing w:val="-8"/>
          <w:w w:val="105"/>
          <w:sz w:val="24"/>
          <w:szCs w:val="24"/>
        </w:rPr>
        <w:t xml:space="preserve"> </w:t>
      </w:r>
      <w:r w:rsidRPr="008372F6">
        <w:rPr>
          <w:rFonts w:ascii="Arial" w:hAnsi="Arial" w:cs="Arial"/>
          <w:w w:val="105"/>
          <w:sz w:val="24"/>
          <w:szCs w:val="24"/>
        </w:rPr>
        <w:t>reference</w:t>
      </w:r>
      <w:r w:rsidRPr="008372F6">
        <w:rPr>
          <w:rFonts w:ascii="Arial" w:hAnsi="Arial" w:cs="Arial"/>
          <w:spacing w:val="-8"/>
          <w:w w:val="105"/>
          <w:sz w:val="24"/>
          <w:szCs w:val="24"/>
        </w:rPr>
        <w:t xml:space="preserve"> </w:t>
      </w:r>
      <w:r w:rsidRPr="008372F6">
        <w:rPr>
          <w:rFonts w:ascii="Arial" w:hAnsi="Arial" w:cs="Arial"/>
          <w:w w:val="105"/>
          <w:sz w:val="24"/>
          <w:szCs w:val="24"/>
        </w:rPr>
        <w:t>points</w:t>
      </w:r>
      <w:r w:rsidRPr="008372F6">
        <w:rPr>
          <w:rFonts w:ascii="Arial" w:hAnsi="Arial" w:cs="Arial"/>
          <w:spacing w:val="-8"/>
          <w:w w:val="105"/>
          <w:sz w:val="24"/>
          <w:szCs w:val="24"/>
        </w:rPr>
        <w:t xml:space="preserve"> </w:t>
      </w:r>
      <w:r w:rsidRPr="008372F6">
        <w:rPr>
          <w:rFonts w:ascii="Arial" w:hAnsi="Arial" w:cs="Arial"/>
          <w:w w:val="105"/>
          <w:sz w:val="24"/>
          <w:szCs w:val="24"/>
        </w:rPr>
        <w:t>acquire</w:t>
      </w:r>
      <w:r w:rsidRPr="008372F6">
        <w:rPr>
          <w:rFonts w:ascii="Arial" w:hAnsi="Arial" w:cs="Arial"/>
          <w:spacing w:val="-8"/>
          <w:w w:val="105"/>
          <w:sz w:val="24"/>
          <w:szCs w:val="24"/>
        </w:rPr>
        <w:t xml:space="preserve"> </w:t>
      </w:r>
      <w:r w:rsidRPr="008372F6">
        <w:rPr>
          <w:rFonts w:ascii="Arial" w:hAnsi="Arial" w:cs="Arial"/>
          <w:w w:val="105"/>
          <w:sz w:val="24"/>
          <w:szCs w:val="24"/>
        </w:rPr>
        <w:t>exceptional</w:t>
      </w:r>
      <w:r w:rsidRPr="008372F6">
        <w:rPr>
          <w:rFonts w:ascii="Arial" w:hAnsi="Arial" w:cs="Arial"/>
          <w:spacing w:val="-9"/>
          <w:w w:val="105"/>
          <w:sz w:val="24"/>
          <w:szCs w:val="24"/>
        </w:rPr>
        <w:t xml:space="preserve"> </w:t>
      </w:r>
      <w:r w:rsidRPr="008372F6">
        <w:rPr>
          <w:rFonts w:ascii="Arial" w:hAnsi="Arial" w:cs="Arial"/>
          <w:w w:val="105"/>
          <w:sz w:val="24"/>
          <w:szCs w:val="24"/>
        </w:rPr>
        <w:t>moral</w:t>
      </w:r>
      <w:r w:rsidRPr="008372F6">
        <w:rPr>
          <w:rFonts w:ascii="Arial" w:hAnsi="Arial" w:cs="Arial"/>
          <w:spacing w:val="-8"/>
          <w:w w:val="105"/>
          <w:sz w:val="24"/>
          <w:szCs w:val="24"/>
        </w:rPr>
        <w:t xml:space="preserve"> </w:t>
      </w:r>
      <w:r w:rsidRPr="008372F6">
        <w:rPr>
          <w:rFonts w:ascii="Arial" w:hAnsi="Arial" w:cs="Arial"/>
          <w:w w:val="105"/>
          <w:sz w:val="24"/>
          <w:szCs w:val="24"/>
        </w:rPr>
        <w:t>force in healthcare. The rule of rescue refers to the perceived imperative to save persons facing avoidable death even when doing so is inefficient and diverts resources from interventions that could generate larger</w:t>
      </w:r>
      <w:r w:rsidRPr="008372F6">
        <w:rPr>
          <w:rFonts w:ascii="Arial" w:hAnsi="Arial" w:cs="Arial"/>
          <w:spacing w:val="-12"/>
          <w:w w:val="105"/>
          <w:sz w:val="24"/>
          <w:szCs w:val="24"/>
        </w:rPr>
        <w:t xml:space="preserve"> </w:t>
      </w:r>
      <w:r w:rsidRPr="008372F6">
        <w:rPr>
          <w:rFonts w:ascii="Arial" w:hAnsi="Arial" w:cs="Arial"/>
          <w:w w:val="105"/>
          <w:sz w:val="24"/>
          <w:szCs w:val="24"/>
        </w:rPr>
        <w:t>aggregate</w:t>
      </w:r>
      <w:r w:rsidRPr="008372F6">
        <w:rPr>
          <w:rFonts w:ascii="Arial" w:hAnsi="Arial" w:cs="Arial"/>
          <w:spacing w:val="-11"/>
          <w:w w:val="105"/>
          <w:sz w:val="24"/>
          <w:szCs w:val="24"/>
        </w:rPr>
        <w:t xml:space="preserve"> </w:t>
      </w:r>
      <w:r w:rsidRPr="008372F6">
        <w:rPr>
          <w:rFonts w:ascii="Arial" w:hAnsi="Arial" w:cs="Arial"/>
          <w:w w:val="105"/>
          <w:sz w:val="24"/>
          <w:szCs w:val="24"/>
        </w:rPr>
        <w:t>benefits</w:t>
      </w:r>
      <w:r w:rsidRPr="008372F6">
        <w:rPr>
          <w:rFonts w:ascii="Arial" w:hAnsi="Arial" w:cs="Arial"/>
          <w:spacing w:val="-11"/>
          <w:w w:val="105"/>
          <w:sz w:val="24"/>
          <w:szCs w:val="24"/>
        </w:rPr>
        <w:t xml:space="preserve"> </w:t>
      </w:r>
      <w:r w:rsidRPr="008372F6">
        <w:rPr>
          <w:rFonts w:ascii="Arial" w:hAnsi="Arial" w:cs="Arial"/>
          <w:w w:val="105"/>
          <w:sz w:val="24"/>
          <w:szCs w:val="24"/>
        </w:rPr>
        <w:t>(McKie</w:t>
      </w:r>
      <w:r w:rsidRPr="008372F6">
        <w:rPr>
          <w:rFonts w:ascii="Arial" w:hAnsi="Arial" w:cs="Arial"/>
          <w:spacing w:val="-11"/>
          <w:w w:val="105"/>
          <w:sz w:val="24"/>
          <w:szCs w:val="24"/>
        </w:rPr>
        <w:t xml:space="preserve"> </w:t>
      </w:r>
      <w:r w:rsidRPr="008372F6">
        <w:rPr>
          <w:rFonts w:ascii="Arial" w:hAnsi="Arial" w:cs="Arial"/>
          <w:w w:val="105"/>
          <w:sz w:val="24"/>
          <w:szCs w:val="24"/>
        </w:rPr>
        <w:t>and</w:t>
      </w:r>
      <w:r w:rsidRPr="008372F6">
        <w:rPr>
          <w:rFonts w:ascii="Arial" w:hAnsi="Arial" w:cs="Arial"/>
          <w:spacing w:val="-12"/>
          <w:w w:val="105"/>
          <w:sz w:val="24"/>
          <w:szCs w:val="24"/>
        </w:rPr>
        <w:t xml:space="preserve"> </w:t>
      </w:r>
      <w:r w:rsidRPr="008372F6">
        <w:rPr>
          <w:rFonts w:ascii="Arial" w:hAnsi="Arial" w:cs="Arial"/>
          <w:w w:val="105"/>
          <w:sz w:val="24"/>
          <w:szCs w:val="24"/>
        </w:rPr>
        <w:t>Richardson</w:t>
      </w:r>
      <w:r w:rsidRPr="008372F6">
        <w:rPr>
          <w:rFonts w:ascii="Arial" w:hAnsi="Arial" w:cs="Arial"/>
          <w:spacing w:val="-11"/>
          <w:w w:val="105"/>
          <w:sz w:val="24"/>
          <w:szCs w:val="24"/>
        </w:rPr>
        <w:t xml:space="preserve"> </w:t>
      </w:r>
      <w:hyperlink w:anchor="_bookmark75" w:history="1">
        <w:r w:rsidR="005D491A" w:rsidRPr="008372F6">
          <w:rPr>
            <w:rFonts w:ascii="Arial" w:hAnsi="Arial" w:cs="Arial"/>
            <w:w w:val="105"/>
            <w:sz w:val="24"/>
            <w:szCs w:val="24"/>
          </w:rPr>
          <w:t>2003,</w:t>
        </w:r>
      </w:hyperlink>
      <w:r w:rsidRPr="008372F6">
        <w:rPr>
          <w:rFonts w:ascii="Arial" w:hAnsi="Arial" w:cs="Arial"/>
          <w:spacing w:val="-9"/>
          <w:w w:val="105"/>
          <w:sz w:val="24"/>
          <w:szCs w:val="24"/>
        </w:rPr>
        <w:t xml:space="preserve"> </w:t>
      </w:r>
      <w:r w:rsidRPr="008372F6">
        <w:rPr>
          <w:rFonts w:ascii="Arial" w:hAnsi="Arial" w:cs="Arial"/>
          <w:w w:val="105"/>
          <w:sz w:val="24"/>
          <w:szCs w:val="24"/>
        </w:rPr>
        <w:t>p.</w:t>
      </w:r>
      <w:r w:rsidRPr="008372F6">
        <w:rPr>
          <w:rFonts w:ascii="Arial" w:hAnsi="Arial" w:cs="Arial"/>
          <w:spacing w:val="-12"/>
          <w:w w:val="105"/>
          <w:sz w:val="24"/>
          <w:szCs w:val="24"/>
        </w:rPr>
        <w:t xml:space="preserve"> </w:t>
      </w:r>
      <w:r w:rsidRPr="008372F6">
        <w:rPr>
          <w:rFonts w:ascii="Arial" w:hAnsi="Arial" w:cs="Arial"/>
          <w:w w:val="105"/>
          <w:sz w:val="24"/>
          <w:szCs w:val="24"/>
        </w:rPr>
        <w:t>2407).</w:t>
      </w:r>
      <w:r w:rsidRPr="008372F6">
        <w:rPr>
          <w:rFonts w:ascii="Arial" w:hAnsi="Arial" w:cs="Arial"/>
          <w:spacing w:val="15"/>
          <w:w w:val="105"/>
          <w:sz w:val="24"/>
          <w:szCs w:val="24"/>
        </w:rPr>
        <w:t xml:space="preserve"> </w:t>
      </w:r>
      <w:r w:rsidRPr="008372F6">
        <w:rPr>
          <w:rFonts w:ascii="Arial" w:hAnsi="Arial" w:cs="Arial"/>
          <w:w w:val="105"/>
          <w:sz w:val="24"/>
          <w:szCs w:val="24"/>
        </w:rPr>
        <w:t>It</w:t>
      </w:r>
      <w:r w:rsidRPr="008372F6">
        <w:rPr>
          <w:rFonts w:ascii="Arial" w:hAnsi="Arial" w:cs="Arial"/>
          <w:spacing w:val="-11"/>
          <w:w w:val="105"/>
          <w:sz w:val="24"/>
          <w:szCs w:val="24"/>
        </w:rPr>
        <w:t xml:space="preserve"> </w:t>
      </w:r>
      <w:r w:rsidRPr="008372F6">
        <w:rPr>
          <w:rFonts w:ascii="Arial" w:hAnsi="Arial" w:cs="Arial"/>
          <w:w w:val="105"/>
          <w:sz w:val="24"/>
          <w:szCs w:val="24"/>
        </w:rPr>
        <w:t>reflects</w:t>
      </w:r>
      <w:r w:rsidRPr="008372F6">
        <w:rPr>
          <w:rFonts w:ascii="Arial" w:hAnsi="Arial" w:cs="Arial"/>
          <w:spacing w:val="-11"/>
          <w:w w:val="105"/>
          <w:sz w:val="24"/>
          <w:szCs w:val="24"/>
        </w:rPr>
        <w:t xml:space="preserve"> </w:t>
      </w:r>
      <w:r w:rsidRPr="008372F6">
        <w:rPr>
          <w:rFonts w:ascii="Arial" w:hAnsi="Arial" w:cs="Arial"/>
          <w:w w:val="105"/>
          <w:sz w:val="24"/>
          <w:szCs w:val="24"/>
        </w:rPr>
        <w:t>a</w:t>
      </w:r>
      <w:r w:rsidRPr="008372F6">
        <w:rPr>
          <w:rFonts w:ascii="Arial" w:hAnsi="Arial" w:cs="Arial"/>
          <w:spacing w:val="-11"/>
          <w:w w:val="105"/>
          <w:sz w:val="24"/>
          <w:szCs w:val="24"/>
        </w:rPr>
        <w:t xml:space="preserve"> </w:t>
      </w:r>
      <w:r w:rsidRPr="008372F6">
        <w:rPr>
          <w:rFonts w:ascii="Arial" w:hAnsi="Arial" w:cs="Arial"/>
          <w:w w:val="105"/>
          <w:sz w:val="24"/>
          <w:szCs w:val="24"/>
        </w:rPr>
        <w:t>“shock-horror”</w:t>
      </w:r>
      <w:r w:rsidRPr="008372F6">
        <w:rPr>
          <w:rFonts w:ascii="Arial" w:hAnsi="Arial" w:cs="Arial"/>
          <w:spacing w:val="-11"/>
          <w:w w:val="105"/>
          <w:sz w:val="24"/>
          <w:szCs w:val="24"/>
        </w:rPr>
        <w:t xml:space="preserve"> </w:t>
      </w:r>
      <w:r w:rsidRPr="008372F6">
        <w:rPr>
          <w:rFonts w:ascii="Arial" w:hAnsi="Arial" w:cs="Arial"/>
          <w:w w:val="105"/>
          <w:sz w:val="24"/>
          <w:szCs w:val="24"/>
        </w:rPr>
        <w:t xml:space="preserve">response that prioritizes lifesaving over non-lifesaving measures (McKie and Richardson </w:t>
      </w:r>
      <w:hyperlink w:anchor="_bookmark75" w:history="1">
        <w:r w:rsidR="005D491A" w:rsidRPr="008372F6">
          <w:rPr>
            <w:rFonts w:ascii="Arial" w:hAnsi="Arial" w:cs="Arial"/>
            <w:w w:val="105"/>
            <w:sz w:val="24"/>
            <w:szCs w:val="24"/>
          </w:rPr>
          <w:t>2003,</w:t>
        </w:r>
      </w:hyperlink>
      <w:r w:rsidRPr="008372F6">
        <w:rPr>
          <w:rFonts w:ascii="Arial" w:hAnsi="Arial" w:cs="Arial"/>
          <w:w w:val="105"/>
          <w:sz w:val="24"/>
          <w:szCs w:val="24"/>
        </w:rPr>
        <w:t xml:space="preserve"> p. 2407). In rationing contexts, rescue narratives transform a distributive trade-off into an evaluation of whether the state is failing to prevent a preventable loss of life.</w:t>
      </w:r>
      <w:r w:rsidRPr="008372F6">
        <w:rPr>
          <w:rFonts w:ascii="Arial" w:hAnsi="Arial" w:cs="Arial"/>
          <w:spacing w:val="40"/>
          <w:w w:val="105"/>
          <w:sz w:val="24"/>
          <w:szCs w:val="24"/>
        </w:rPr>
        <w:t xml:space="preserve"> </w:t>
      </w:r>
      <w:r w:rsidRPr="008372F6">
        <w:rPr>
          <w:rFonts w:ascii="Arial" w:hAnsi="Arial" w:cs="Arial"/>
          <w:w w:val="105"/>
          <w:sz w:val="24"/>
          <w:szCs w:val="24"/>
        </w:rPr>
        <w:t>By foregrounding imminent harm and a morally</w:t>
      </w:r>
      <w:r w:rsidRPr="008372F6">
        <w:rPr>
          <w:rFonts w:ascii="Arial" w:hAnsi="Arial" w:cs="Arial"/>
          <w:spacing w:val="20"/>
          <w:w w:val="105"/>
          <w:sz w:val="24"/>
          <w:szCs w:val="24"/>
        </w:rPr>
        <w:t xml:space="preserve"> </w:t>
      </w:r>
      <w:r w:rsidRPr="008372F6">
        <w:rPr>
          <w:rFonts w:ascii="Arial" w:hAnsi="Arial" w:cs="Arial"/>
          <w:w w:val="105"/>
          <w:sz w:val="24"/>
          <w:szCs w:val="24"/>
        </w:rPr>
        <w:t>charged</w:t>
      </w:r>
      <w:r w:rsidRPr="008372F6">
        <w:rPr>
          <w:rFonts w:ascii="Arial" w:hAnsi="Arial" w:cs="Arial"/>
          <w:spacing w:val="20"/>
          <w:w w:val="105"/>
          <w:sz w:val="24"/>
          <w:szCs w:val="24"/>
        </w:rPr>
        <w:t xml:space="preserve"> </w:t>
      </w:r>
      <w:r w:rsidRPr="008372F6">
        <w:rPr>
          <w:rFonts w:ascii="Arial" w:hAnsi="Arial" w:cs="Arial"/>
          <w:w w:val="105"/>
          <w:sz w:val="24"/>
          <w:szCs w:val="24"/>
        </w:rPr>
        <w:t>counterfactual</w:t>
      </w:r>
      <w:r w:rsidRPr="008372F6">
        <w:rPr>
          <w:rFonts w:ascii="Arial" w:hAnsi="Arial" w:cs="Arial"/>
          <w:spacing w:val="20"/>
          <w:w w:val="105"/>
          <w:sz w:val="24"/>
          <w:szCs w:val="24"/>
        </w:rPr>
        <w:t xml:space="preserve"> </w:t>
      </w:r>
      <w:r w:rsidRPr="008372F6">
        <w:rPr>
          <w:rFonts w:ascii="Arial" w:hAnsi="Arial" w:cs="Arial"/>
          <w:w w:val="105"/>
          <w:sz w:val="24"/>
          <w:szCs w:val="24"/>
        </w:rPr>
        <w:t>(a</w:t>
      </w:r>
      <w:r w:rsidRPr="008372F6">
        <w:rPr>
          <w:rFonts w:ascii="Arial" w:hAnsi="Arial" w:cs="Arial"/>
          <w:spacing w:val="20"/>
          <w:w w:val="105"/>
          <w:sz w:val="24"/>
          <w:szCs w:val="24"/>
        </w:rPr>
        <w:t xml:space="preserve"> </w:t>
      </w:r>
      <w:r w:rsidRPr="008372F6">
        <w:rPr>
          <w:rFonts w:ascii="Arial" w:hAnsi="Arial" w:cs="Arial"/>
          <w:w w:val="105"/>
          <w:sz w:val="24"/>
          <w:szCs w:val="24"/>
        </w:rPr>
        <w:t>life</w:t>
      </w:r>
      <w:r w:rsidRPr="008372F6">
        <w:rPr>
          <w:rFonts w:ascii="Arial" w:hAnsi="Arial" w:cs="Arial"/>
          <w:spacing w:val="20"/>
          <w:w w:val="105"/>
          <w:sz w:val="24"/>
          <w:szCs w:val="24"/>
        </w:rPr>
        <w:t xml:space="preserve"> </w:t>
      </w:r>
      <w:r w:rsidRPr="008372F6">
        <w:rPr>
          <w:rFonts w:ascii="Arial" w:hAnsi="Arial" w:cs="Arial"/>
          <w:w w:val="105"/>
          <w:sz w:val="24"/>
          <w:szCs w:val="24"/>
        </w:rPr>
        <w:t>that</w:t>
      </w:r>
      <w:r w:rsidRPr="008372F6">
        <w:rPr>
          <w:rFonts w:ascii="Arial" w:hAnsi="Arial" w:cs="Arial"/>
          <w:spacing w:val="20"/>
          <w:w w:val="105"/>
          <w:sz w:val="24"/>
          <w:szCs w:val="24"/>
        </w:rPr>
        <w:t xml:space="preserve"> </w:t>
      </w:r>
      <w:r w:rsidRPr="008372F6">
        <w:rPr>
          <w:rFonts w:ascii="Arial" w:hAnsi="Arial" w:cs="Arial"/>
          <w:w w:val="105"/>
          <w:sz w:val="24"/>
          <w:szCs w:val="24"/>
        </w:rPr>
        <w:t>could</w:t>
      </w:r>
      <w:r w:rsidRPr="008372F6">
        <w:rPr>
          <w:rFonts w:ascii="Arial" w:hAnsi="Arial" w:cs="Arial"/>
          <w:spacing w:val="20"/>
          <w:w w:val="105"/>
          <w:sz w:val="24"/>
          <w:szCs w:val="24"/>
        </w:rPr>
        <w:t xml:space="preserve"> </w:t>
      </w:r>
      <w:r w:rsidRPr="008372F6">
        <w:rPr>
          <w:rFonts w:ascii="Arial" w:hAnsi="Arial" w:cs="Arial"/>
          <w:w w:val="105"/>
          <w:sz w:val="24"/>
          <w:szCs w:val="24"/>
        </w:rPr>
        <w:t>have</w:t>
      </w:r>
      <w:r w:rsidRPr="008372F6">
        <w:rPr>
          <w:rFonts w:ascii="Arial" w:hAnsi="Arial" w:cs="Arial"/>
          <w:spacing w:val="20"/>
          <w:w w:val="105"/>
          <w:sz w:val="24"/>
          <w:szCs w:val="24"/>
        </w:rPr>
        <w:t xml:space="preserve"> </w:t>
      </w:r>
      <w:r w:rsidRPr="008372F6">
        <w:rPr>
          <w:rFonts w:ascii="Arial" w:hAnsi="Arial" w:cs="Arial"/>
          <w:w w:val="105"/>
          <w:sz w:val="24"/>
          <w:szCs w:val="24"/>
        </w:rPr>
        <w:t>been</w:t>
      </w:r>
      <w:r w:rsidRPr="008372F6">
        <w:rPr>
          <w:rFonts w:ascii="Arial" w:hAnsi="Arial" w:cs="Arial"/>
          <w:spacing w:val="20"/>
          <w:w w:val="105"/>
          <w:sz w:val="24"/>
          <w:szCs w:val="24"/>
        </w:rPr>
        <w:t xml:space="preserve"> </w:t>
      </w:r>
      <w:r w:rsidRPr="008372F6">
        <w:rPr>
          <w:rFonts w:ascii="Arial" w:hAnsi="Arial" w:cs="Arial"/>
          <w:w w:val="105"/>
          <w:sz w:val="24"/>
          <w:szCs w:val="24"/>
        </w:rPr>
        <w:t>extended),</w:t>
      </w:r>
      <w:r w:rsidRPr="008372F6">
        <w:rPr>
          <w:rFonts w:ascii="Arial" w:hAnsi="Arial" w:cs="Arial"/>
          <w:spacing w:val="20"/>
          <w:w w:val="105"/>
          <w:sz w:val="24"/>
          <w:szCs w:val="24"/>
        </w:rPr>
        <w:t xml:space="preserve"> </w:t>
      </w:r>
      <w:ins w:id="320" w:author="Héctor Bahamonde" w:date="2026-08-10T19:37:00Z">
        <w:r w:rsidR="00380282" w:rsidRPr="008372F6">
          <w:rPr>
            <w:rFonts w:ascii="Arial" w:hAnsi="Arial" w:cs="Arial"/>
            <w:w w:val="105"/>
            <w:sz w:val="24"/>
            <w:szCs w:val="24"/>
          </w:rPr>
          <w:t>such frames are designed to make a loss-domain interpretation more salient and may therefore elicit the loss-aversion and risk-seeking dynamics predicted by prospect theory.</w:t>
        </w:r>
      </w:ins>
      <w:del w:id="321" w:author="Héctor Bahamonde" w:date="2026-08-10T19:37:00Z">
        <w:r w:rsidRPr="008372F6" w:rsidDel="00380282">
          <w:rPr>
            <w:rFonts w:ascii="Arial" w:hAnsi="Arial" w:cs="Arial"/>
            <w:w w:val="105"/>
            <w:sz w:val="24"/>
            <w:szCs w:val="24"/>
          </w:rPr>
          <w:delText>such</w:delText>
        </w:r>
        <w:r w:rsidRPr="008372F6" w:rsidDel="00380282">
          <w:rPr>
            <w:rFonts w:ascii="Arial" w:hAnsi="Arial" w:cs="Arial"/>
            <w:spacing w:val="20"/>
            <w:w w:val="105"/>
            <w:sz w:val="24"/>
            <w:szCs w:val="24"/>
          </w:rPr>
          <w:delText xml:space="preserve"> </w:delText>
        </w:r>
        <w:r w:rsidRPr="008372F6" w:rsidDel="00380282">
          <w:rPr>
            <w:rFonts w:ascii="Arial" w:hAnsi="Arial" w:cs="Arial"/>
            <w:w w:val="105"/>
            <w:sz w:val="24"/>
            <w:szCs w:val="24"/>
          </w:rPr>
          <w:delText>frames</w:delText>
        </w:r>
        <w:r w:rsidRPr="008372F6" w:rsidDel="00380282">
          <w:rPr>
            <w:rFonts w:ascii="Arial" w:hAnsi="Arial" w:cs="Arial"/>
            <w:spacing w:val="20"/>
            <w:w w:val="105"/>
            <w:sz w:val="24"/>
            <w:szCs w:val="24"/>
          </w:rPr>
          <w:delText xml:space="preserve"> </w:delText>
        </w:r>
        <w:r w:rsidRPr="008372F6" w:rsidDel="00380282">
          <w:rPr>
            <w:rFonts w:ascii="Arial" w:hAnsi="Arial" w:cs="Arial"/>
            <w:w w:val="105"/>
            <w:sz w:val="24"/>
            <w:szCs w:val="24"/>
          </w:rPr>
          <w:delText>situate</w:delText>
        </w:r>
        <w:r w:rsidRPr="008372F6" w:rsidDel="00380282">
          <w:rPr>
            <w:rFonts w:ascii="Arial" w:hAnsi="Arial" w:cs="Arial"/>
            <w:spacing w:val="20"/>
            <w:w w:val="105"/>
            <w:sz w:val="24"/>
            <w:szCs w:val="24"/>
          </w:rPr>
          <w:delText xml:space="preserve"> </w:delText>
        </w:r>
        <w:r w:rsidRPr="008372F6" w:rsidDel="00380282">
          <w:rPr>
            <w:rFonts w:ascii="Arial" w:hAnsi="Arial" w:cs="Arial"/>
            <w:w w:val="105"/>
            <w:sz w:val="24"/>
            <w:szCs w:val="24"/>
          </w:rPr>
          <w:delText>citizens in the loss domain, thereby activating the loss aversion and risk-seeking dynamics predicted by prospect theory.</w:delText>
        </w:r>
      </w:del>
      <w:r w:rsidRPr="008372F6">
        <w:rPr>
          <w:rFonts w:ascii="Arial" w:hAnsi="Arial" w:cs="Arial"/>
          <w:w w:val="105"/>
          <w:sz w:val="24"/>
          <w:szCs w:val="24"/>
        </w:rPr>
        <w:t xml:space="preserve"> Extensions further suggest that end-of-life situations intensify the perceived moral stakes of denial, including concerns about narrative closure (Sinclair </w:t>
      </w:r>
      <w:hyperlink w:anchor="_bookmark94" w:history="1">
        <w:r w:rsidR="005D491A" w:rsidRPr="008372F6">
          <w:rPr>
            <w:rFonts w:ascii="Arial" w:hAnsi="Arial" w:cs="Arial"/>
            <w:w w:val="105"/>
            <w:sz w:val="24"/>
            <w:szCs w:val="24"/>
          </w:rPr>
          <w:t>2022),</w:t>
        </w:r>
      </w:hyperlink>
      <w:r w:rsidRPr="008372F6">
        <w:rPr>
          <w:rFonts w:ascii="Arial" w:hAnsi="Arial" w:cs="Arial"/>
          <w:w w:val="105"/>
          <w:sz w:val="24"/>
          <w:szCs w:val="24"/>
        </w:rPr>
        <w:t xml:space="preserve"> which heighten the salience of losses relative to diffuse population-level gains.</w:t>
      </w:r>
    </w:p>
    <w:p w14:paraId="1C5DD227" w14:textId="3908FEED" w:rsidR="002E5AF1"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 xml:space="preserve">Taken together, prospect theory and the rule of rescue provide a coherent account </w:t>
      </w:r>
      <w:del w:id="322" w:author="Katri Aaltonen" w:date="2026-08-23T11:42:00Z">
        <w:r w:rsidRPr="008372F6" w:rsidDel="00DA3B00">
          <w:rPr>
            <w:rFonts w:ascii="Arial" w:hAnsi="Arial" w:cs="Arial"/>
            <w:w w:val="105"/>
            <w:sz w:val="24"/>
            <w:szCs w:val="24"/>
          </w:rPr>
          <w:delText>of why technocratic delegation should not eliminate</w:delText>
        </w:r>
      </w:del>
      <w:ins w:id="323" w:author="Katri Aaltonen" w:date="2026-08-23T11:42:00Z">
        <w:r w:rsidR="00DA3B00" w:rsidRPr="008372F6">
          <w:rPr>
            <w:rFonts w:ascii="Arial" w:hAnsi="Arial" w:cs="Arial"/>
            <w:w w:val="105"/>
            <w:sz w:val="24"/>
            <w:szCs w:val="24"/>
          </w:rPr>
          <w:t>for</w:t>
        </w:r>
      </w:ins>
      <w:r w:rsidRPr="008372F6">
        <w:rPr>
          <w:rFonts w:ascii="Arial" w:hAnsi="Arial" w:cs="Arial"/>
          <w:w w:val="105"/>
          <w:sz w:val="24"/>
          <w:szCs w:val="24"/>
        </w:rPr>
        <w:t xml:space="preserve"> framing effects in public evaluations of reimbursement decisions.</w:t>
      </w:r>
      <w:r w:rsidRPr="008372F6">
        <w:rPr>
          <w:rFonts w:ascii="Arial" w:hAnsi="Arial" w:cs="Arial"/>
          <w:spacing w:val="-15"/>
          <w:w w:val="105"/>
          <w:sz w:val="24"/>
          <w:szCs w:val="24"/>
        </w:rPr>
        <w:t xml:space="preserve"> </w:t>
      </w:r>
      <w:r w:rsidRPr="008372F6">
        <w:rPr>
          <w:rFonts w:ascii="Arial" w:hAnsi="Arial" w:cs="Arial"/>
          <w:w w:val="105"/>
          <w:sz w:val="24"/>
          <w:szCs w:val="24"/>
        </w:rPr>
        <w:t>When</w:t>
      </w:r>
      <w:r w:rsidRPr="008372F6">
        <w:rPr>
          <w:rFonts w:ascii="Arial" w:hAnsi="Arial" w:cs="Arial"/>
          <w:spacing w:val="-14"/>
          <w:w w:val="105"/>
          <w:sz w:val="24"/>
          <w:szCs w:val="24"/>
        </w:rPr>
        <w:t xml:space="preserve"> </w:t>
      </w:r>
      <w:r w:rsidRPr="008372F6">
        <w:rPr>
          <w:rFonts w:ascii="Arial" w:hAnsi="Arial" w:cs="Arial"/>
          <w:w w:val="105"/>
          <w:sz w:val="24"/>
          <w:szCs w:val="24"/>
        </w:rPr>
        <w:t>an</w:t>
      </w:r>
      <w:r w:rsidRPr="008372F6">
        <w:rPr>
          <w:rFonts w:ascii="Arial" w:hAnsi="Arial" w:cs="Arial"/>
          <w:spacing w:val="-15"/>
          <w:w w:val="105"/>
          <w:sz w:val="24"/>
          <w:szCs w:val="24"/>
        </w:rPr>
        <w:t xml:space="preserve"> </w:t>
      </w:r>
      <w:r w:rsidRPr="008372F6">
        <w:rPr>
          <w:rFonts w:ascii="Arial" w:hAnsi="Arial" w:cs="Arial"/>
          <w:w w:val="105"/>
          <w:sz w:val="24"/>
          <w:szCs w:val="24"/>
        </w:rPr>
        <w:t>identical</w:t>
      </w:r>
      <w:r w:rsidRPr="008372F6">
        <w:rPr>
          <w:rFonts w:ascii="Arial" w:hAnsi="Arial" w:cs="Arial"/>
          <w:spacing w:val="-14"/>
          <w:w w:val="105"/>
          <w:sz w:val="24"/>
          <w:szCs w:val="24"/>
        </w:rPr>
        <w:t xml:space="preserve"> </w:t>
      </w:r>
      <w:r w:rsidRPr="008372F6">
        <w:rPr>
          <w:rFonts w:ascii="Arial" w:hAnsi="Arial" w:cs="Arial"/>
          <w:w w:val="105"/>
          <w:sz w:val="24"/>
          <w:szCs w:val="24"/>
        </w:rPr>
        <w:t>reimbursement</w:t>
      </w:r>
      <w:r w:rsidRPr="008372F6">
        <w:rPr>
          <w:rFonts w:ascii="Arial" w:hAnsi="Arial" w:cs="Arial"/>
          <w:spacing w:val="-15"/>
          <w:w w:val="105"/>
          <w:sz w:val="24"/>
          <w:szCs w:val="24"/>
        </w:rPr>
        <w:t xml:space="preserve"> </w:t>
      </w:r>
      <w:r w:rsidRPr="008372F6">
        <w:rPr>
          <w:rFonts w:ascii="Arial" w:hAnsi="Arial" w:cs="Arial"/>
          <w:w w:val="105"/>
          <w:sz w:val="24"/>
          <w:szCs w:val="24"/>
        </w:rPr>
        <w:t>decision</w:t>
      </w:r>
      <w:r w:rsidRPr="008372F6">
        <w:rPr>
          <w:rFonts w:ascii="Arial" w:hAnsi="Arial" w:cs="Arial"/>
          <w:spacing w:val="-14"/>
          <w:w w:val="105"/>
          <w:sz w:val="24"/>
          <w:szCs w:val="24"/>
        </w:rPr>
        <w:t xml:space="preserve"> </w:t>
      </w:r>
      <w:r w:rsidRPr="008372F6">
        <w:rPr>
          <w:rFonts w:ascii="Arial" w:hAnsi="Arial" w:cs="Arial"/>
          <w:w w:val="105"/>
          <w:sz w:val="24"/>
          <w:szCs w:val="24"/>
        </w:rPr>
        <w:t>is</w:t>
      </w:r>
      <w:r w:rsidRPr="008372F6">
        <w:rPr>
          <w:rFonts w:ascii="Arial" w:hAnsi="Arial" w:cs="Arial"/>
          <w:spacing w:val="-15"/>
          <w:w w:val="105"/>
          <w:sz w:val="24"/>
          <w:szCs w:val="24"/>
        </w:rPr>
        <w:t xml:space="preserve"> </w:t>
      </w:r>
      <w:r w:rsidRPr="008372F6">
        <w:rPr>
          <w:rFonts w:ascii="Arial" w:hAnsi="Arial" w:cs="Arial"/>
          <w:w w:val="105"/>
          <w:sz w:val="24"/>
          <w:szCs w:val="24"/>
        </w:rPr>
        <w:t>framed</w:t>
      </w:r>
      <w:r w:rsidRPr="008372F6">
        <w:rPr>
          <w:rFonts w:ascii="Arial" w:hAnsi="Arial" w:cs="Arial"/>
          <w:spacing w:val="-14"/>
          <w:w w:val="105"/>
          <w:sz w:val="24"/>
          <w:szCs w:val="24"/>
        </w:rPr>
        <w:t xml:space="preserve"> </w:t>
      </w:r>
      <w:r w:rsidRPr="008372F6">
        <w:rPr>
          <w:rFonts w:ascii="Arial" w:hAnsi="Arial" w:cs="Arial"/>
          <w:w w:val="105"/>
          <w:sz w:val="24"/>
          <w:szCs w:val="24"/>
        </w:rPr>
        <w:t>as</w:t>
      </w:r>
      <w:r w:rsidRPr="008372F6">
        <w:rPr>
          <w:rFonts w:ascii="Arial" w:hAnsi="Arial" w:cs="Arial"/>
          <w:spacing w:val="-14"/>
          <w:w w:val="105"/>
          <w:sz w:val="24"/>
          <w:szCs w:val="24"/>
        </w:rPr>
        <w:t xml:space="preserve"> </w:t>
      </w:r>
      <w:r w:rsidRPr="008372F6">
        <w:rPr>
          <w:rFonts w:ascii="Arial" w:hAnsi="Arial" w:cs="Arial"/>
          <w:w w:val="105"/>
          <w:sz w:val="24"/>
          <w:szCs w:val="24"/>
        </w:rPr>
        <w:t>avoiding</w:t>
      </w:r>
      <w:r w:rsidRPr="008372F6">
        <w:rPr>
          <w:rFonts w:ascii="Arial" w:hAnsi="Arial" w:cs="Arial"/>
          <w:spacing w:val="-15"/>
          <w:w w:val="105"/>
          <w:sz w:val="24"/>
          <w:szCs w:val="24"/>
        </w:rPr>
        <w:t xml:space="preserve"> </w:t>
      </w:r>
      <w:r w:rsidRPr="008372F6">
        <w:rPr>
          <w:rFonts w:ascii="Arial" w:hAnsi="Arial" w:cs="Arial"/>
          <w:w w:val="105"/>
          <w:sz w:val="24"/>
          <w:szCs w:val="24"/>
        </w:rPr>
        <w:t>a</w:t>
      </w:r>
      <w:r w:rsidRPr="008372F6">
        <w:rPr>
          <w:rFonts w:ascii="Arial" w:hAnsi="Arial" w:cs="Arial"/>
          <w:spacing w:val="-14"/>
          <w:w w:val="105"/>
          <w:sz w:val="24"/>
          <w:szCs w:val="24"/>
        </w:rPr>
        <w:t xml:space="preserve"> </w:t>
      </w:r>
      <w:r w:rsidRPr="008372F6">
        <w:rPr>
          <w:rFonts w:ascii="Arial" w:hAnsi="Arial" w:cs="Arial"/>
          <w:w w:val="105"/>
          <w:sz w:val="24"/>
          <w:szCs w:val="24"/>
        </w:rPr>
        <w:t>salient</w:t>
      </w:r>
      <w:r w:rsidRPr="008372F6">
        <w:rPr>
          <w:rFonts w:ascii="Arial" w:hAnsi="Arial" w:cs="Arial"/>
          <w:spacing w:val="-15"/>
          <w:w w:val="105"/>
          <w:sz w:val="24"/>
          <w:szCs w:val="24"/>
        </w:rPr>
        <w:t xml:space="preserve"> </w:t>
      </w:r>
      <w:r w:rsidRPr="008372F6">
        <w:rPr>
          <w:rFonts w:ascii="Arial" w:hAnsi="Arial" w:cs="Arial"/>
          <w:w w:val="105"/>
          <w:sz w:val="24"/>
          <w:szCs w:val="24"/>
        </w:rPr>
        <w:t>loss</w:t>
      </w:r>
      <w:r w:rsidRPr="008372F6">
        <w:rPr>
          <w:rFonts w:ascii="Arial" w:hAnsi="Arial" w:cs="Arial"/>
          <w:spacing w:val="-14"/>
          <w:w w:val="105"/>
          <w:sz w:val="24"/>
          <w:szCs w:val="24"/>
        </w:rPr>
        <w:t xml:space="preserve"> </w:t>
      </w:r>
      <w:r w:rsidRPr="008372F6">
        <w:rPr>
          <w:rFonts w:ascii="Arial" w:hAnsi="Arial" w:cs="Arial"/>
          <w:w w:val="105"/>
          <w:sz w:val="24"/>
          <w:szCs w:val="24"/>
        </w:rPr>
        <w:t>to</w:t>
      </w:r>
      <w:r w:rsidRPr="008372F6">
        <w:rPr>
          <w:rFonts w:ascii="Arial" w:hAnsi="Arial" w:cs="Arial"/>
          <w:spacing w:val="-15"/>
          <w:w w:val="105"/>
          <w:sz w:val="24"/>
          <w:szCs w:val="24"/>
        </w:rPr>
        <w:t xml:space="preserve"> </w:t>
      </w:r>
      <w:r w:rsidRPr="008372F6">
        <w:rPr>
          <w:rFonts w:ascii="Arial" w:hAnsi="Arial" w:cs="Arial"/>
          <w:w w:val="105"/>
          <w:sz w:val="24"/>
          <w:szCs w:val="24"/>
        </w:rPr>
        <w:t xml:space="preserve">identifiable patients, citizens </w:t>
      </w:r>
      <w:ins w:id="324" w:author="Microsoft Office User" w:date="2026-09-11T10:05:00Z">
        <w:r w:rsidR="00347A86" w:rsidRPr="008372F6">
          <w:rPr>
            <w:rFonts w:ascii="Arial" w:hAnsi="Arial" w:cs="Arial"/>
            <w:w w:val="105"/>
            <w:sz w:val="24"/>
            <w:szCs w:val="24"/>
          </w:rPr>
          <w:t>would</w:t>
        </w:r>
      </w:ins>
      <w:del w:id="325" w:author="Microsoft Office User" w:date="2026-09-11T10:05:00Z">
        <w:r w:rsidRPr="008372F6" w:rsidDel="00347A86">
          <w:rPr>
            <w:rFonts w:ascii="Arial" w:hAnsi="Arial" w:cs="Arial"/>
            <w:w w:val="105"/>
            <w:sz w:val="24"/>
            <w:szCs w:val="24"/>
          </w:rPr>
          <w:delText>should</w:delText>
        </w:r>
      </w:del>
      <w:r w:rsidRPr="008372F6">
        <w:rPr>
          <w:rFonts w:ascii="Arial" w:hAnsi="Arial" w:cs="Arial"/>
          <w:w w:val="105"/>
          <w:sz w:val="24"/>
          <w:szCs w:val="24"/>
        </w:rPr>
        <w:t xml:space="preserve"> be more willing to endorse riskier and more expensive options. When it is framed as preserving collective gains by protecting finite resources, citizens </w:t>
      </w:r>
      <w:ins w:id="326" w:author="Microsoft Office User" w:date="2026-09-11T10:05:00Z">
        <w:r w:rsidR="00347A86" w:rsidRPr="008372F6">
          <w:rPr>
            <w:rFonts w:ascii="Arial" w:hAnsi="Arial" w:cs="Arial"/>
            <w:w w:val="105"/>
            <w:sz w:val="24"/>
            <w:szCs w:val="24"/>
          </w:rPr>
          <w:t>would</w:t>
        </w:r>
      </w:ins>
      <w:del w:id="327" w:author="Microsoft Office User" w:date="2026-09-11T10:05:00Z">
        <w:r w:rsidRPr="008372F6" w:rsidDel="00347A86">
          <w:rPr>
            <w:rFonts w:ascii="Arial" w:hAnsi="Arial" w:cs="Arial"/>
            <w:w w:val="105"/>
            <w:sz w:val="24"/>
            <w:szCs w:val="24"/>
          </w:rPr>
          <w:delText>should</w:delText>
        </w:r>
      </w:del>
      <w:r w:rsidRPr="008372F6">
        <w:rPr>
          <w:rFonts w:ascii="Arial" w:hAnsi="Arial" w:cs="Arial"/>
          <w:w w:val="105"/>
          <w:sz w:val="24"/>
          <w:szCs w:val="24"/>
        </w:rPr>
        <w:t xml:space="preserve"> be more willing to</w:t>
      </w:r>
      <w:r w:rsidRPr="008372F6">
        <w:rPr>
          <w:rFonts w:ascii="Arial" w:hAnsi="Arial" w:cs="Arial"/>
          <w:spacing w:val="-1"/>
          <w:w w:val="105"/>
          <w:sz w:val="24"/>
          <w:szCs w:val="24"/>
        </w:rPr>
        <w:t xml:space="preserve"> </w:t>
      </w:r>
      <w:r w:rsidRPr="008372F6">
        <w:rPr>
          <w:rFonts w:ascii="Arial" w:hAnsi="Arial" w:cs="Arial"/>
          <w:w w:val="105"/>
          <w:sz w:val="24"/>
          <w:szCs w:val="24"/>
        </w:rPr>
        <w:t>accept</w:t>
      </w:r>
      <w:r w:rsidRPr="008372F6">
        <w:rPr>
          <w:rFonts w:ascii="Arial" w:hAnsi="Arial" w:cs="Arial"/>
          <w:spacing w:val="-2"/>
          <w:w w:val="105"/>
          <w:sz w:val="24"/>
          <w:szCs w:val="24"/>
        </w:rPr>
        <w:t xml:space="preserve"> </w:t>
      </w:r>
      <w:r w:rsidRPr="008372F6">
        <w:rPr>
          <w:rFonts w:ascii="Arial" w:hAnsi="Arial" w:cs="Arial"/>
          <w:w w:val="105"/>
          <w:sz w:val="24"/>
          <w:szCs w:val="24"/>
        </w:rPr>
        <w:t>restraint.</w:t>
      </w:r>
      <w:r w:rsidRPr="008372F6">
        <w:rPr>
          <w:rFonts w:ascii="Arial" w:hAnsi="Arial" w:cs="Arial"/>
          <w:spacing w:val="24"/>
          <w:w w:val="105"/>
          <w:sz w:val="24"/>
          <w:szCs w:val="24"/>
        </w:rPr>
        <w:t xml:space="preserve"> </w:t>
      </w:r>
      <w:r w:rsidRPr="008372F6">
        <w:rPr>
          <w:rFonts w:ascii="Arial" w:hAnsi="Arial" w:cs="Arial"/>
          <w:w w:val="105"/>
          <w:sz w:val="24"/>
          <w:szCs w:val="24"/>
        </w:rPr>
        <w:t>Rescue</w:t>
      </w:r>
      <w:r w:rsidRPr="008372F6">
        <w:rPr>
          <w:rFonts w:ascii="Arial" w:hAnsi="Arial" w:cs="Arial"/>
          <w:spacing w:val="-1"/>
          <w:w w:val="105"/>
          <w:sz w:val="24"/>
          <w:szCs w:val="24"/>
        </w:rPr>
        <w:t xml:space="preserve"> </w:t>
      </w:r>
      <w:r w:rsidRPr="008372F6">
        <w:rPr>
          <w:rFonts w:ascii="Arial" w:hAnsi="Arial" w:cs="Arial"/>
          <w:w w:val="105"/>
          <w:sz w:val="24"/>
          <w:szCs w:val="24"/>
        </w:rPr>
        <w:t>narratives</w:t>
      </w:r>
      <w:r w:rsidRPr="008372F6">
        <w:rPr>
          <w:rFonts w:ascii="Arial" w:hAnsi="Arial" w:cs="Arial"/>
          <w:spacing w:val="-1"/>
          <w:w w:val="105"/>
          <w:sz w:val="24"/>
          <w:szCs w:val="24"/>
        </w:rPr>
        <w:t xml:space="preserve"> </w:t>
      </w:r>
      <w:ins w:id="328" w:author="Microsoft Office User" w:date="2026-09-11T10:20:00Z">
        <w:r w:rsidR="00094080" w:rsidRPr="008372F6">
          <w:rPr>
            <w:rFonts w:ascii="Arial" w:hAnsi="Arial" w:cs="Arial"/>
            <w:w w:val="105"/>
            <w:sz w:val="24"/>
            <w:szCs w:val="24"/>
          </w:rPr>
          <w:t>would</w:t>
        </w:r>
      </w:ins>
      <w:del w:id="329" w:author="Microsoft Office User" w:date="2026-09-11T10:20:00Z">
        <w:r w:rsidRPr="008372F6" w:rsidDel="00094080">
          <w:rPr>
            <w:rFonts w:ascii="Arial" w:hAnsi="Arial" w:cs="Arial"/>
            <w:w w:val="105"/>
            <w:sz w:val="24"/>
            <w:szCs w:val="24"/>
          </w:rPr>
          <w:delText>should</w:delText>
        </w:r>
      </w:del>
      <w:r w:rsidRPr="008372F6">
        <w:rPr>
          <w:rFonts w:ascii="Arial" w:hAnsi="Arial" w:cs="Arial"/>
          <w:spacing w:val="-2"/>
          <w:w w:val="105"/>
          <w:sz w:val="24"/>
          <w:szCs w:val="24"/>
        </w:rPr>
        <w:t xml:space="preserve"> </w:t>
      </w:r>
      <w:r w:rsidRPr="008372F6">
        <w:rPr>
          <w:rFonts w:ascii="Arial" w:hAnsi="Arial" w:cs="Arial"/>
          <w:w w:val="105"/>
          <w:sz w:val="24"/>
          <w:szCs w:val="24"/>
        </w:rPr>
        <w:t>magnify</w:t>
      </w:r>
      <w:r w:rsidRPr="008372F6">
        <w:rPr>
          <w:rFonts w:ascii="Arial" w:hAnsi="Arial" w:cs="Arial"/>
          <w:spacing w:val="-1"/>
          <w:w w:val="105"/>
          <w:sz w:val="24"/>
          <w:szCs w:val="24"/>
        </w:rPr>
        <w:t xml:space="preserve"> </w:t>
      </w:r>
      <w:r w:rsidRPr="008372F6">
        <w:rPr>
          <w:rFonts w:ascii="Arial" w:hAnsi="Arial" w:cs="Arial"/>
          <w:w w:val="105"/>
          <w:sz w:val="24"/>
          <w:szCs w:val="24"/>
        </w:rPr>
        <w:t>the</w:t>
      </w:r>
      <w:r w:rsidRPr="008372F6">
        <w:rPr>
          <w:rFonts w:ascii="Arial" w:hAnsi="Arial" w:cs="Arial"/>
          <w:spacing w:val="-1"/>
          <w:w w:val="105"/>
          <w:sz w:val="24"/>
          <w:szCs w:val="24"/>
        </w:rPr>
        <w:t xml:space="preserve"> </w:t>
      </w:r>
      <w:r w:rsidRPr="008372F6">
        <w:rPr>
          <w:rFonts w:ascii="Arial" w:hAnsi="Arial" w:cs="Arial"/>
          <w:w w:val="105"/>
          <w:sz w:val="24"/>
          <w:szCs w:val="24"/>
        </w:rPr>
        <w:t>effect</w:t>
      </w:r>
      <w:r w:rsidRPr="008372F6">
        <w:rPr>
          <w:rFonts w:ascii="Arial" w:hAnsi="Arial" w:cs="Arial"/>
          <w:spacing w:val="-2"/>
          <w:w w:val="105"/>
          <w:sz w:val="24"/>
          <w:szCs w:val="24"/>
        </w:rPr>
        <w:t xml:space="preserve"> </w:t>
      </w:r>
      <w:r w:rsidRPr="008372F6">
        <w:rPr>
          <w:rFonts w:ascii="Arial" w:hAnsi="Arial" w:cs="Arial"/>
          <w:w w:val="105"/>
          <w:sz w:val="24"/>
          <w:szCs w:val="24"/>
        </w:rPr>
        <w:t>of</w:t>
      </w:r>
      <w:r w:rsidRPr="008372F6">
        <w:rPr>
          <w:rFonts w:ascii="Arial" w:hAnsi="Arial" w:cs="Arial"/>
          <w:spacing w:val="-1"/>
          <w:w w:val="105"/>
          <w:sz w:val="24"/>
          <w:szCs w:val="24"/>
        </w:rPr>
        <w:t xml:space="preserve"> </w:t>
      </w:r>
      <w:r w:rsidRPr="008372F6">
        <w:rPr>
          <w:rFonts w:ascii="Arial" w:hAnsi="Arial" w:cs="Arial"/>
          <w:w w:val="105"/>
          <w:sz w:val="24"/>
          <w:szCs w:val="24"/>
        </w:rPr>
        <w:t>loss</w:t>
      </w:r>
      <w:r w:rsidRPr="008372F6">
        <w:rPr>
          <w:rFonts w:ascii="Arial" w:hAnsi="Arial" w:cs="Arial"/>
          <w:spacing w:val="-1"/>
          <w:w w:val="105"/>
          <w:sz w:val="24"/>
          <w:szCs w:val="24"/>
        </w:rPr>
        <w:t xml:space="preserve"> </w:t>
      </w:r>
      <w:r w:rsidRPr="008372F6">
        <w:rPr>
          <w:rFonts w:ascii="Arial" w:hAnsi="Arial" w:cs="Arial"/>
          <w:w w:val="105"/>
          <w:sz w:val="24"/>
          <w:szCs w:val="24"/>
        </w:rPr>
        <w:t>framing</w:t>
      </w:r>
      <w:r w:rsidRPr="008372F6">
        <w:rPr>
          <w:rFonts w:ascii="Arial" w:hAnsi="Arial" w:cs="Arial"/>
          <w:spacing w:val="-1"/>
          <w:w w:val="105"/>
          <w:sz w:val="24"/>
          <w:szCs w:val="24"/>
        </w:rPr>
        <w:t xml:space="preserve"> </w:t>
      </w:r>
      <w:r w:rsidRPr="008372F6">
        <w:rPr>
          <w:rFonts w:ascii="Arial" w:hAnsi="Arial" w:cs="Arial"/>
          <w:w w:val="105"/>
          <w:sz w:val="24"/>
          <w:szCs w:val="24"/>
        </w:rPr>
        <w:t>by</w:t>
      </w:r>
      <w:r w:rsidRPr="008372F6">
        <w:rPr>
          <w:rFonts w:ascii="Arial" w:hAnsi="Arial" w:cs="Arial"/>
          <w:spacing w:val="-1"/>
          <w:w w:val="105"/>
          <w:sz w:val="24"/>
          <w:szCs w:val="24"/>
        </w:rPr>
        <w:t xml:space="preserve"> </w:t>
      </w:r>
      <w:r w:rsidRPr="008372F6">
        <w:rPr>
          <w:rFonts w:ascii="Arial" w:hAnsi="Arial" w:cs="Arial"/>
          <w:w w:val="105"/>
          <w:sz w:val="24"/>
          <w:szCs w:val="24"/>
        </w:rPr>
        <w:t>intensifying</w:t>
      </w:r>
      <w:r w:rsidRPr="008372F6">
        <w:rPr>
          <w:rFonts w:ascii="Arial" w:hAnsi="Arial" w:cs="Arial"/>
          <w:spacing w:val="-1"/>
          <w:w w:val="105"/>
          <w:sz w:val="24"/>
          <w:szCs w:val="24"/>
        </w:rPr>
        <w:t xml:space="preserve"> </w:t>
      </w:r>
      <w:r w:rsidRPr="008372F6">
        <w:rPr>
          <w:rFonts w:ascii="Arial" w:hAnsi="Arial" w:cs="Arial"/>
          <w:w w:val="105"/>
          <w:sz w:val="24"/>
          <w:szCs w:val="24"/>
        </w:rPr>
        <w:lastRenderedPageBreak/>
        <w:t>moral salience</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by</w:t>
      </w:r>
      <w:r w:rsidRPr="008372F6">
        <w:rPr>
          <w:rFonts w:ascii="Arial" w:hAnsi="Arial" w:cs="Arial"/>
          <w:spacing w:val="40"/>
          <w:w w:val="105"/>
          <w:sz w:val="24"/>
          <w:szCs w:val="24"/>
        </w:rPr>
        <w:t xml:space="preserve"> </w:t>
      </w:r>
      <w:r w:rsidRPr="008372F6">
        <w:rPr>
          <w:rFonts w:ascii="Arial" w:hAnsi="Arial" w:cs="Arial"/>
          <w:w w:val="105"/>
          <w:sz w:val="24"/>
          <w:szCs w:val="24"/>
        </w:rPr>
        <w:t>making</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focal</w:t>
      </w:r>
      <w:r w:rsidRPr="008372F6">
        <w:rPr>
          <w:rFonts w:ascii="Arial" w:hAnsi="Arial" w:cs="Arial"/>
          <w:spacing w:val="40"/>
          <w:w w:val="105"/>
          <w:sz w:val="24"/>
          <w:szCs w:val="24"/>
        </w:rPr>
        <w:t xml:space="preserve"> </w:t>
      </w:r>
      <w:r w:rsidRPr="008372F6">
        <w:rPr>
          <w:rFonts w:ascii="Arial" w:hAnsi="Arial" w:cs="Arial"/>
          <w:w w:val="105"/>
          <w:sz w:val="24"/>
          <w:szCs w:val="24"/>
        </w:rPr>
        <w:t>outcome</w:t>
      </w:r>
      <w:r w:rsidRPr="008372F6">
        <w:rPr>
          <w:rFonts w:ascii="Arial" w:hAnsi="Arial" w:cs="Arial"/>
          <w:spacing w:val="40"/>
          <w:w w:val="105"/>
          <w:sz w:val="24"/>
          <w:szCs w:val="24"/>
        </w:rPr>
        <w:t xml:space="preserve"> </w:t>
      </w:r>
      <w:r w:rsidRPr="008372F6">
        <w:rPr>
          <w:rFonts w:ascii="Arial" w:hAnsi="Arial" w:cs="Arial"/>
          <w:w w:val="105"/>
          <w:sz w:val="24"/>
          <w:szCs w:val="24"/>
        </w:rPr>
        <w:t>vivid,</w:t>
      </w:r>
      <w:r w:rsidRPr="008372F6">
        <w:rPr>
          <w:rFonts w:ascii="Arial" w:hAnsi="Arial" w:cs="Arial"/>
          <w:spacing w:val="40"/>
          <w:w w:val="105"/>
          <w:sz w:val="24"/>
          <w:szCs w:val="24"/>
        </w:rPr>
        <w:t xml:space="preserve"> </w:t>
      </w:r>
      <w:r w:rsidRPr="008372F6">
        <w:rPr>
          <w:rFonts w:ascii="Arial" w:hAnsi="Arial" w:cs="Arial"/>
          <w:w w:val="105"/>
          <w:sz w:val="24"/>
          <w:szCs w:val="24"/>
        </w:rPr>
        <w:t>concrete,</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attributable.</w:t>
      </w:r>
    </w:p>
    <w:p w14:paraId="4B8E6B87" w14:textId="72D3E246" w:rsidR="005D491A" w:rsidRPr="008372F6" w:rsidDel="00DA3B00" w:rsidRDefault="00000000" w:rsidP="008372F6">
      <w:pPr>
        <w:pStyle w:val="BodyText"/>
        <w:spacing w:before="120" w:after="120" w:line="360" w:lineRule="auto"/>
        <w:jc w:val="both"/>
        <w:rPr>
          <w:del w:id="330" w:author="Katri Aaltonen" w:date="2026-08-23T11:43:00Z"/>
          <w:rFonts w:ascii="Arial" w:hAnsi="Arial" w:cs="Arial"/>
          <w:w w:val="105"/>
          <w:sz w:val="24"/>
          <w:szCs w:val="24"/>
        </w:rPr>
      </w:pPr>
      <w:del w:id="331" w:author="Katri Aaltonen" w:date="2026-08-23T11:43:00Z">
        <w:r w:rsidRPr="008372F6" w:rsidDel="00DA3B00">
          <w:rPr>
            <w:rFonts w:ascii="Arial" w:hAnsi="Arial" w:cs="Arial"/>
            <w:w w:val="110"/>
            <w:sz w:val="24"/>
            <w:szCs w:val="24"/>
          </w:rPr>
          <w:delText>This implication aligns with research on delegation and accountability, which suggests that delegation may facilitate blame avoidance only under specific institutional conditions and only insofar</w:delText>
        </w:r>
        <w:r w:rsidRPr="008372F6" w:rsidDel="00DA3B00">
          <w:rPr>
            <w:rFonts w:ascii="Arial" w:hAnsi="Arial" w:cs="Arial"/>
            <w:spacing w:val="-13"/>
            <w:w w:val="110"/>
            <w:sz w:val="24"/>
            <w:szCs w:val="24"/>
          </w:rPr>
          <w:delText xml:space="preserve"> </w:delText>
        </w:r>
        <w:r w:rsidRPr="008372F6" w:rsidDel="00DA3B00">
          <w:rPr>
            <w:rFonts w:ascii="Arial" w:hAnsi="Arial" w:cs="Arial"/>
            <w:w w:val="110"/>
            <w:sz w:val="24"/>
            <w:szCs w:val="24"/>
          </w:rPr>
          <w:delText>as</w:delText>
        </w:r>
        <w:r w:rsidRPr="008372F6" w:rsidDel="00DA3B00">
          <w:rPr>
            <w:rFonts w:ascii="Arial" w:hAnsi="Arial" w:cs="Arial"/>
            <w:spacing w:val="-13"/>
            <w:w w:val="110"/>
            <w:sz w:val="24"/>
            <w:szCs w:val="24"/>
          </w:rPr>
          <w:delText xml:space="preserve"> </w:delText>
        </w:r>
        <w:r w:rsidRPr="008372F6" w:rsidDel="00DA3B00">
          <w:rPr>
            <w:rFonts w:ascii="Arial" w:hAnsi="Arial" w:cs="Arial"/>
            <w:w w:val="110"/>
            <w:sz w:val="24"/>
            <w:szCs w:val="24"/>
          </w:rPr>
          <w:delText>citizens</w:delText>
        </w:r>
        <w:r w:rsidRPr="008372F6" w:rsidDel="00DA3B00">
          <w:rPr>
            <w:rFonts w:ascii="Arial" w:hAnsi="Arial" w:cs="Arial"/>
            <w:spacing w:val="-13"/>
            <w:w w:val="110"/>
            <w:sz w:val="24"/>
            <w:szCs w:val="24"/>
          </w:rPr>
          <w:delText xml:space="preserve"> </w:delText>
        </w:r>
        <w:r w:rsidRPr="008372F6" w:rsidDel="00DA3B00">
          <w:rPr>
            <w:rFonts w:ascii="Arial" w:hAnsi="Arial" w:cs="Arial"/>
            <w:w w:val="110"/>
            <w:sz w:val="24"/>
            <w:szCs w:val="24"/>
          </w:rPr>
          <w:delText>accept</w:delText>
        </w:r>
        <w:r w:rsidRPr="008372F6" w:rsidDel="00DA3B00">
          <w:rPr>
            <w:rFonts w:ascii="Arial" w:hAnsi="Arial" w:cs="Arial"/>
            <w:spacing w:val="-13"/>
            <w:w w:val="110"/>
            <w:sz w:val="24"/>
            <w:szCs w:val="24"/>
          </w:rPr>
          <w:delText xml:space="preserve"> </w:delText>
        </w:r>
        <w:r w:rsidRPr="008372F6" w:rsidDel="00DA3B00">
          <w:rPr>
            <w:rFonts w:ascii="Arial" w:hAnsi="Arial" w:cs="Arial"/>
            <w:w w:val="110"/>
            <w:sz w:val="24"/>
            <w:szCs w:val="24"/>
          </w:rPr>
          <w:delText>the</w:delText>
        </w:r>
        <w:r w:rsidRPr="008372F6" w:rsidDel="00DA3B00">
          <w:rPr>
            <w:rFonts w:ascii="Arial" w:hAnsi="Arial" w:cs="Arial"/>
            <w:spacing w:val="-13"/>
            <w:w w:val="110"/>
            <w:sz w:val="24"/>
            <w:szCs w:val="24"/>
          </w:rPr>
          <w:delText xml:space="preserve"> </w:delText>
        </w:r>
        <w:r w:rsidRPr="008372F6" w:rsidDel="00DA3B00">
          <w:rPr>
            <w:rFonts w:ascii="Arial" w:hAnsi="Arial" w:cs="Arial"/>
            <w:w w:val="110"/>
            <w:sz w:val="24"/>
            <w:szCs w:val="24"/>
          </w:rPr>
          <w:delText>attributional</w:delText>
        </w:r>
        <w:r w:rsidRPr="008372F6" w:rsidDel="00DA3B00">
          <w:rPr>
            <w:rFonts w:ascii="Arial" w:hAnsi="Arial" w:cs="Arial"/>
            <w:spacing w:val="-13"/>
            <w:w w:val="110"/>
            <w:sz w:val="24"/>
            <w:szCs w:val="24"/>
          </w:rPr>
          <w:delText xml:space="preserve"> </w:delText>
        </w:r>
        <w:r w:rsidRPr="008372F6" w:rsidDel="00DA3B00">
          <w:rPr>
            <w:rFonts w:ascii="Arial" w:hAnsi="Arial" w:cs="Arial"/>
            <w:w w:val="110"/>
            <w:sz w:val="24"/>
            <w:szCs w:val="24"/>
          </w:rPr>
          <w:delText>story</w:delText>
        </w:r>
        <w:r w:rsidRPr="008372F6" w:rsidDel="00DA3B00">
          <w:rPr>
            <w:rFonts w:ascii="Arial" w:hAnsi="Arial" w:cs="Arial"/>
            <w:spacing w:val="-13"/>
            <w:w w:val="110"/>
            <w:sz w:val="24"/>
            <w:szCs w:val="24"/>
          </w:rPr>
          <w:delText xml:space="preserve"> </w:delText>
        </w:r>
        <w:r w:rsidRPr="008372F6" w:rsidDel="00DA3B00">
          <w:rPr>
            <w:rFonts w:ascii="Arial" w:hAnsi="Arial" w:cs="Arial"/>
            <w:w w:val="110"/>
            <w:sz w:val="24"/>
            <w:szCs w:val="24"/>
          </w:rPr>
          <w:delText>that</w:delText>
        </w:r>
        <w:r w:rsidRPr="008372F6" w:rsidDel="00DA3B00">
          <w:rPr>
            <w:rFonts w:ascii="Arial" w:hAnsi="Arial" w:cs="Arial"/>
            <w:spacing w:val="-13"/>
            <w:w w:val="110"/>
            <w:sz w:val="24"/>
            <w:szCs w:val="24"/>
          </w:rPr>
          <w:delText xml:space="preserve"> </w:delText>
        </w:r>
        <w:r w:rsidRPr="008372F6" w:rsidDel="00DA3B00">
          <w:rPr>
            <w:rFonts w:ascii="Arial" w:hAnsi="Arial" w:cs="Arial"/>
            <w:w w:val="110"/>
            <w:sz w:val="24"/>
            <w:szCs w:val="24"/>
          </w:rPr>
          <w:delText>responsibility</w:delText>
        </w:r>
        <w:r w:rsidRPr="008372F6" w:rsidDel="00DA3B00">
          <w:rPr>
            <w:rFonts w:ascii="Arial" w:hAnsi="Arial" w:cs="Arial"/>
            <w:spacing w:val="-13"/>
            <w:w w:val="110"/>
            <w:sz w:val="24"/>
            <w:szCs w:val="24"/>
          </w:rPr>
          <w:delText xml:space="preserve"> </w:delText>
        </w:r>
        <w:r w:rsidRPr="008372F6" w:rsidDel="00DA3B00">
          <w:rPr>
            <w:rFonts w:ascii="Arial" w:hAnsi="Arial" w:cs="Arial"/>
            <w:w w:val="110"/>
            <w:sz w:val="24"/>
            <w:szCs w:val="24"/>
          </w:rPr>
          <w:delText>has</w:delText>
        </w:r>
        <w:r w:rsidRPr="008372F6" w:rsidDel="00DA3B00">
          <w:rPr>
            <w:rFonts w:ascii="Arial" w:hAnsi="Arial" w:cs="Arial"/>
            <w:spacing w:val="-13"/>
            <w:w w:val="110"/>
            <w:sz w:val="24"/>
            <w:szCs w:val="24"/>
          </w:rPr>
          <w:delText xml:space="preserve"> </w:delText>
        </w:r>
        <w:r w:rsidRPr="008372F6" w:rsidDel="00DA3B00">
          <w:rPr>
            <w:rFonts w:ascii="Arial" w:hAnsi="Arial" w:cs="Arial"/>
            <w:w w:val="110"/>
            <w:sz w:val="24"/>
            <w:szCs w:val="24"/>
          </w:rPr>
          <w:delText>shifted</w:delText>
        </w:r>
        <w:r w:rsidRPr="008372F6" w:rsidDel="00DA3B00">
          <w:rPr>
            <w:rFonts w:ascii="Arial" w:hAnsi="Arial" w:cs="Arial"/>
            <w:spacing w:val="-13"/>
            <w:w w:val="110"/>
            <w:sz w:val="24"/>
            <w:szCs w:val="24"/>
          </w:rPr>
          <w:delText xml:space="preserve"> </w:delText>
        </w:r>
        <w:r w:rsidRPr="008372F6" w:rsidDel="00DA3B00">
          <w:rPr>
            <w:rFonts w:ascii="Arial" w:hAnsi="Arial" w:cs="Arial"/>
            <w:w w:val="110"/>
            <w:sz w:val="24"/>
            <w:szCs w:val="24"/>
          </w:rPr>
          <w:delText>(Heinkelmann-Wild et</w:delText>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al.</w:delText>
        </w:r>
        <w:r w:rsidRPr="008372F6" w:rsidDel="00DA3B00">
          <w:rPr>
            <w:rFonts w:ascii="Arial" w:hAnsi="Arial" w:cs="Arial"/>
            <w:spacing w:val="-4"/>
            <w:w w:val="110"/>
            <w:sz w:val="24"/>
            <w:szCs w:val="24"/>
          </w:rPr>
          <w:delText xml:space="preserve"> </w:delText>
        </w:r>
        <w:r w:rsidRPr="008372F6" w:rsidDel="00DA3B00">
          <w:rPr>
            <w:rFonts w:ascii="Arial" w:hAnsi="Arial" w:cs="Arial"/>
            <w:sz w:val="24"/>
            <w:szCs w:val="24"/>
          </w:rPr>
          <w:fldChar w:fldCharType="begin"/>
        </w:r>
        <w:r w:rsidRPr="008372F6" w:rsidDel="00DA3B00">
          <w:rPr>
            <w:rFonts w:ascii="Arial" w:hAnsi="Arial" w:cs="Arial"/>
            <w:sz w:val="24"/>
            <w:szCs w:val="24"/>
          </w:rPr>
          <w:delInstrText>HYPERLINK \l "_bookmark55"</w:delInstrText>
        </w:r>
        <w:r w:rsidRPr="008372F6" w:rsidDel="00DA3B00">
          <w:rPr>
            <w:rFonts w:ascii="Arial" w:hAnsi="Arial" w:cs="Arial"/>
            <w:sz w:val="24"/>
            <w:szCs w:val="24"/>
          </w:rPr>
        </w:r>
        <w:r w:rsidRPr="008372F6" w:rsidDel="00DA3B00">
          <w:rPr>
            <w:rFonts w:ascii="Arial" w:hAnsi="Arial" w:cs="Arial"/>
            <w:sz w:val="24"/>
            <w:szCs w:val="24"/>
          </w:rPr>
          <w:fldChar w:fldCharType="separate"/>
        </w:r>
        <w:r w:rsidR="005D491A" w:rsidRPr="008372F6" w:rsidDel="00DA3B00">
          <w:rPr>
            <w:rFonts w:ascii="Arial" w:hAnsi="Arial" w:cs="Arial"/>
            <w:w w:val="110"/>
            <w:sz w:val="24"/>
            <w:szCs w:val="24"/>
          </w:rPr>
          <w:delText>2023;</w:delText>
        </w:r>
        <w:r w:rsidRPr="008372F6" w:rsidDel="00DA3B00">
          <w:rPr>
            <w:rFonts w:ascii="Arial" w:hAnsi="Arial" w:cs="Arial"/>
            <w:w w:val="110"/>
            <w:sz w:val="24"/>
            <w:szCs w:val="24"/>
          </w:rPr>
          <w:fldChar w:fldCharType="end"/>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Heinkelmann-Wild</w:delText>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and</w:delText>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Zangl</w:delText>
        </w:r>
        <w:r w:rsidRPr="008372F6" w:rsidDel="00DA3B00">
          <w:rPr>
            <w:rFonts w:ascii="Arial" w:hAnsi="Arial" w:cs="Arial"/>
            <w:spacing w:val="-4"/>
            <w:w w:val="110"/>
            <w:sz w:val="24"/>
            <w:szCs w:val="24"/>
          </w:rPr>
          <w:delText xml:space="preserve"> </w:delText>
        </w:r>
        <w:r w:rsidRPr="008372F6" w:rsidDel="00DA3B00">
          <w:rPr>
            <w:rFonts w:ascii="Arial" w:hAnsi="Arial" w:cs="Arial"/>
            <w:sz w:val="24"/>
            <w:szCs w:val="24"/>
          </w:rPr>
          <w:fldChar w:fldCharType="begin"/>
        </w:r>
        <w:r w:rsidRPr="008372F6" w:rsidDel="00DA3B00">
          <w:rPr>
            <w:rFonts w:ascii="Arial" w:hAnsi="Arial" w:cs="Arial"/>
            <w:sz w:val="24"/>
            <w:szCs w:val="24"/>
          </w:rPr>
          <w:delInstrText>HYPERLINK \l "_bookmark56"</w:delInstrText>
        </w:r>
        <w:r w:rsidRPr="008372F6" w:rsidDel="00DA3B00">
          <w:rPr>
            <w:rFonts w:ascii="Arial" w:hAnsi="Arial" w:cs="Arial"/>
            <w:sz w:val="24"/>
            <w:szCs w:val="24"/>
          </w:rPr>
        </w:r>
        <w:r w:rsidRPr="008372F6" w:rsidDel="00DA3B00">
          <w:rPr>
            <w:rFonts w:ascii="Arial" w:hAnsi="Arial" w:cs="Arial"/>
            <w:sz w:val="24"/>
            <w:szCs w:val="24"/>
          </w:rPr>
          <w:fldChar w:fldCharType="separate"/>
        </w:r>
        <w:r w:rsidR="005D491A" w:rsidRPr="008372F6" w:rsidDel="00DA3B00">
          <w:rPr>
            <w:rFonts w:ascii="Arial" w:hAnsi="Arial" w:cs="Arial"/>
            <w:w w:val="110"/>
            <w:sz w:val="24"/>
            <w:szCs w:val="24"/>
          </w:rPr>
          <w:delText>2020).</w:delText>
        </w:r>
        <w:r w:rsidRPr="008372F6" w:rsidDel="00DA3B00">
          <w:rPr>
            <w:rFonts w:ascii="Arial" w:hAnsi="Arial" w:cs="Arial"/>
            <w:w w:val="110"/>
            <w:sz w:val="24"/>
            <w:szCs w:val="24"/>
          </w:rPr>
          <w:fldChar w:fldCharType="end"/>
        </w:r>
        <w:r w:rsidRPr="008372F6" w:rsidDel="00DA3B00">
          <w:rPr>
            <w:rFonts w:ascii="Arial" w:hAnsi="Arial" w:cs="Arial"/>
            <w:w w:val="110"/>
            <w:sz w:val="24"/>
            <w:szCs w:val="24"/>
          </w:rPr>
          <w:delText xml:space="preserve"> It</w:delText>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also</w:delText>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aligns</w:delText>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with</w:delText>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work</w:delText>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on</w:delText>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the</w:delText>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contestability</w:delText>
        </w:r>
        <w:r w:rsidRPr="008372F6" w:rsidDel="00DA3B00">
          <w:rPr>
            <w:rFonts w:ascii="Arial" w:hAnsi="Arial" w:cs="Arial"/>
            <w:spacing w:val="-4"/>
            <w:w w:val="110"/>
            <w:sz w:val="24"/>
            <w:szCs w:val="24"/>
          </w:rPr>
          <w:delText xml:space="preserve"> </w:delText>
        </w:r>
        <w:r w:rsidRPr="008372F6" w:rsidDel="00DA3B00">
          <w:rPr>
            <w:rFonts w:ascii="Arial" w:hAnsi="Arial" w:cs="Arial"/>
            <w:w w:val="110"/>
            <w:sz w:val="24"/>
            <w:szCs w:val="24"/>
          </w:rPr>
          <w:delText xml:space="preserve">of expertise, where public acceptance of expert advice depends on more than technical merit and remains vulnerable to competing narratives (Head </w:delText>
        </w:r>
        <w:r w:rsidRPr="008372F6" w:rsidDel="00DA3B00">
          <w:rPr>
            <w:rFonts w:ascii="Arial" w:hAnsi="Arial" w:cs="Arial"/>
            <w:sz w:val="24"/>
            <w:szCs w:val="24"/>
          </w:rPr>
          <w:fldChar w:fldCharType="begin"/>
        </w:r>
        <w:r w:rsidRPr="008372F6" w:rsidDel="00DA3B00">
          <w:rPr>
            <w:rFonts w:ascii="Arial" w:hAnsi="Arial" w:cs="Arial"/>
            <w:sz w:val="24"/>
            <w:szCs w:val="24"/>
          </w:rPr>
          <w:delInstrText>HYPERLINK \l "_bookmark54"</w:delInstrText>
        </w:r>
        <w:r w:rsidRPr="008372F6" w:rsidDel="00DA3B00">
          <w:rPr>
            <w:rFonts w:ascii="Arial" w:hAnsi="Arial" w:cs="Arial"/>
            <w:sz w:val="24"/>
            <w:szCs w:val="24"/>
          </w:rPr>
        </w:r>
        <w:r w:rsidRPr="008372F6" w:rsidDel="00DA3B00">
          <w:rPr>
            <w:rFonts w:ascii="Arial" w:hAnsi="Arial" w:cs="Arial"/>
            <w:sz w:val="24"/>
            <w:szCs w:val="24"/>
          </w:rPr>
          <w:fldChar w:fldCharType="separate"/>
        </w:r>
        <w:r w:rsidR="005D491A" w:rsidRPr="008372F6" w:rsidDel="00DA3B00">
          <w:rPr>
            <w:rFonts w:ascii="Arial" w:hAnsi="Arial" w:cs="Arial"/>
            <w:w w:val="110"/>
            <w:sz w:val="24"/>
            <w:szCs w:val="24"/>
          </w:rPr>
          <w:delText>2024).</w:delText>
        </w:r>
        <w:r w:rsidRPr="008372F6" w:rsidDel="00DA3B00">
          <w:rPr>
            <w:rFonts w:ascii="Arial" w:hAnsi="Arial" w:cs="Arial"/>
            <w:w w:val="110"/>
            <w:sz w:val="24"/>
            <w:szCs w:val="24"/>
          </w:rPr>
          <w:fldChar w:fldCharType="end"/>
        </w:r>
      </w:del>
    </w:p>
    <w:p w14:paraId="31BFFA67" w14:textId="67E65F09" w:rsidR="005D491A" w:rsidRPr="008372F6" w:rsidRDefault="00D94BA7" w:rsidP="008372F6">
      <w:pPr>
        <w:pStyle w:val="BodyText"/>
        <w:spacing w:before="120" w:after="120" w:line="360" w:lineRule="auto"/>
        <w:jc w:val="both"/>
        <w:rPr>
          <w:rFonts w:ascii="Arial" w:hAnsi="Arial" w:cs="Arial"/>
          <w:sz w:val="24"/>
          <w:szCs w:val="24"/>
        </w:rPr>
      </w:pPr>
      <w:ins w:id="332" w:author="Héctor Bahamonde" w:date="2026-09-18T15:36:00Z" w16du:dateUtc="2026-09-18T13:36:00Z">
        <w:r w:rsidRPr="00D94BA7">
          <w:rPr>
            <w:rFonts w:ascii="Arial" w:hAnsi="Arial" w:cs="Arial"/>
            <w:w w:val="110"/>
            <w:sz w:val="24"/>
            <w:szCs w:val="24"/>
          </w:rPr>
          <w:t>This framework situates framing within delegated governance and connects it to broader institutional theory on delegation and accountability</w:t>
        </w:r>
      </w:ins>
      <w:del w:id="333" w:author="Héctor Bahamonde" w:date="2026-09-18T15:36:00Z" w16du:dateUtc="2026-09-18T13:36:00Z">
        <w:r w:rsidR="00000000" w:rsidRPr="008372F6" w:rsidDel="00D94BA7">
          <w:rPr>
            <w:rFonts w:ascii="Arial" w:hAnsi="Arial" w:cs="Arial"/>
            <w:w w:val="110"/>
            <w:sz w:val="24"/>
            <w:szCs w:val="24"/>
          </w:rPr>
          <w:delText>The theoretical framework developed above assumes that formal institutional insulation does not eliminate political contestation; it redirects it toward the arena of public interpretation</w:delText>
        </w:r>
      </w:del>
      <w:r w:rsidR="00000000" w:rsidRPr="008372F6">
        <w:rPr>
          <w:rFonts w:ascii="Arial" w:hAnsi="Arial" w:cs="Arial"/>
          <w:w w:val="110"/>
          <w:sz w:val="24"/>
          <w:szCs w:val="24"/>
        </w:rPr>
        <w:t xml:space="preserve">. </w:t>
      </w:r>
      <w:del w:id="334" w:author="Héctor Bahamonde" w:date="2026-09-18T15:37:00Z" w16du:dateUtc="2026-09-18T13:37:00Z">
        <w:r w:rsidR="00000000" w:rsidRPr="008372F6" w:rsidDel="000D4A67">
          <w:rPr>
            <w:rFonts w:ascii="Arial" w:hAnsi="Arial" w:cs="Arial"/>
            <w:w w:val="110"/>
            <w:sz w:val="24"/>
            <w:szCs w:val="24"/>
          </w:rPr>
          <w:delText>This claim</w:delText>
        </w:r>
        <w:r w:rsidR="00000000" w:rsidRPr="008372F6" w:rsidDel="000D4A67">
          <w:rPr>
            <w:rFonts w:ascii="Arial" w:hAnsi="Arial" w:cs="Arial"/>
            <w:spacing w:val="-16"/>
            <w:w w:val="110"/>
            <w:sz w:val="24"/>
            <w:szCs w:val="24"/>
          </w:rPr>
          <w:delText xml:space="preserve"> </w:delText>
        </w:r>
        <w:r w:rsidR="00000000" w:rsidRPr="008372F6" w:rsidDel="000D4A67">
          <w:rPr>
            <w:rFonts w:ascii="Arial" w:hAnsi="Arial" w:cs="Arial"/>
            <w:w w:val="110"/>
            <w:sz w:val="24"/>
            <w:szCs w:val="24"/>
          </w:rPr>
          <w:delText>benefits</w:delText>
        </w:r>
        <w:r w:rsidR="00000000" w:rsidRPr="008372F6" w:rsidDel="000D4A67">
          <w:rPr>
            <w:rFonts w:ascii="Arial" w:hAnsi="Arial" w:cs="Arial"/>
            <w:spacing w:val="-15"/>
            <w:w w:val="110"/>
            <w:sz w:val="24"/>
            <w:szCs w:val="24"/>
          </w:rPr>
          <w:delText xml:space="preserve"> </w:delText>
        </w:r>
        <w:r w:rsidR="00000000" w:rsidRPr="008372F6" w:rsidDel="000D4A67">
          <w:rPr>
            <w:rFonts w:ascii="Arial" w:hAnsi="Arial" w:cs="Arial"/>
            <w:w w:val="110"/>
            <w:sz w:val="24"/>
            <w:szCs w:val="24"/>
          </w:rPr>
          <w:delText>from</w:delText>
        </w:r>
        <w:r w:rsidR="00000000" w:rsidRPr="008372F6" w:rsidDel="000D4A67">
          <w:rPr>
            <w:rFonts w:ascii="Arial" w:hAnsi="Arial" w:cs="Arial"/>
            <w:spacing w:val="-15"/>
            <w:w w:val="110"/>
            <w:sz w:val="24"/>
            <w:szCs w:val="24"/>
          </w:rPr>
          <w:delText xml:space="preserve"> </w:delText>
        </w:r>
        <w:r w:rsidR="00000000" w:rsidRPr="008372F6" w:rsidDel="000D4A67">
          <w:rPr>
            <w:rFonts w:ascii="Arial" w:hAnsi="Arial" w:cs="Arial"/>
            <w:w w:val="110"/>
            <w:sz w:val="24"/>
            <w:szCs w:val="24"/>
          </w:rPr>
          <w:delText>engagement</w:delText>
        </w:r>
        <w:r w:rsidR="00000000" w:rsidRPr="008372F6" w:rsidDel="000D4A67">
          <w:rPr>
            <w:rFonts w:ascii="Arial" w:hAnsi="Arial" w:cs="Arial"/>
            <w:spacing w:val="-15"/>
            <w:w w:val="110"/>
            <w:sz w:val="24"/>
            <w:szCs w:val="24"/>
          </w:rPr>
          <w:delText xml:space="preserve"> </w:delText>
        </w:r>
        <w:r w:rsidR="00000000" w:rsidRPr="008372F6" w:rsidDel="000D4A67">
          <w:rPr>
            <w:rFonts w:ascii="Arial" w:hAnsi="Arial" w:cs="Arial"/>
            <w:w w:val="110"/>
            <w:sz w:val="24"/>
            <w:szCs w:val="24"/>
          </w:rPr>
          <w:delText>with</w:delText>
        </w:r>
        <w:r w:rsidR="00000000" w:rsidRPr="008372F6" w:rsidDel="000D4A67">
          <w:rPr>
            <w:rFonts w:ascii="Arial" w:hAnsi="Arial" w:cs="Arial"/>
            <w:spacing w:val="-15"/>
            <w:w w:val="110"/>
            <w:sz w:val="24"/>
            <w:szCs w:val="24"/>
          </w:rPr>
          <w:delText xml:space="preserve"> </w:delText>
        </w:r>
        <w:r w:rsidR="00000000" w:rsidRPr="008372F6" w:rsidDel="000D4A67">
          <w:rPr>
            <w:rFonts w:ascii="Arial" w:hAnsi="Arial" w:cs="Arial"/>
            <w:w w:val="110"/>
            <w:sz w:val="24"/>
            <w:szCs w:val="24"/>
          </w:rPr>
          <w:delText>broader</w:delText>
        </w:r>
        <w:r w:rsidR="00000000" w:rsidRPr="008372F6" w:rsidDel="000D4A67">
          <w:rPr>
            <w:rFonts w:ascii="Arial" w:hAnsi="Arial" w:cs="Arial"/>
            <w:spacing w:val="-15"/>
            <w:w w:val="110"/>
            <w:sz w:val="24"/>
            <w:szCs w:val="24"/>
          </w:rPr>
          <w:delText xml:space="preserve"> </w:delText>
        </w:r>
        <w:r w:rsidR="00000000" w:rsidRPr="008372F6" w:rsidDel="000D4A67">
          <w:rPr>
            <w:rFonts w:ascii="Arial" w:hAnsi="Arial" w:cs="Arial"/>
            <w:w w:val="110"/>
            <w:sz w:val="24"/>
            <w:szCs w:val="24"/>
          </w:rPr>
          <w:delText>institutional</w:delText>
        </w:r>
        <w:r w:rsidR="00000000" w:rsidRPr="008372F6" w:rsidDel="000D4A67">
          <w:rPr>
            <w:rFonts w:ascii="Arial" w:hAnsi="Arial" w:cs="Arial"/>
            <w:spacing w:val="-15"/>
            <w:w w:val="110"/>
            <w:sz w:val="24"/>
            <w:szCs w:val="24"/>
          </w:rPr>
          <w:delText xml:space="preserve"> </w:delText>
        </w:r>
        <w:r w:rsidR="00000000" w:rsidRPr="008372F6" w:rsidDel="000D4A67">
          <w:rPr>
            <w:rFonts w:ascii="Arial" w:hAnsi="Arial" w:cs="Arial"/>
            <w:w w:val="110"/>
            <w:sz w:val="24"/>
            <w:szCs w:val="24"/>
          </w:rPr>
          <w:delText>theory</w:delText>
        </w:r>
        <w:r w:rsidR="00000000" w:rsidRPr="008372F6" w:rsidDel="000D4A67">
          <w:rPr>
            <w:rFonts w:ascii="Arial" w:hAnsi="Arial" w:cs="Arial"/>
            <w:spacing w:val="-15"/>
            <w:w w:val="110"/>
            <w:sz w:val="24"/>
            <w:szCs w:val="24"/>
          </w:rPr>
          <w:delText xml:space="preserve"> </w:delText>
        </w:r>
        <w:r w:rsidR="00000000" w:rsidRPr="008372F6" w:rsidDel="000D4A67">
          <w:rPr>
            <w:rFonts w:ascii="Arial" w:hAnsi="Arial" w:cs="Arial"/>
            <w:w w:val="110"/>
            <w:sz w:val="24"/>
            <w:szCs w:val="24"/>
          </w:rPr>
          <w:delText>on</w:delText>
        </w:r>
        <w:r w:rsidR="00000000" w:rsidRPr="008372F6" w:rsidDel="000D4A67">
          <w:rPr>
            <w:rFonts w:ascii="Arial" w:hAnsi="Arial" w:cs="Arial"/>
            <w:spacing w:val="-16"/>
            <w:w w:val="110"/>
            <w:sz w:val="24"/>
            <w:szCs w:val="24"/>
          </w:rPr>
          <w:delText xml:space="preserve"> </w:delText>
        </w:r>
        <w:r w:rsidR="00000000" w:rsidRPr="008372F6" w:rsidDel="000D4A67">
          <w:rPr>
            <w:rFonts w:ascii="Arial" w:hAnsi="Arial" w:cs="Arial"/>
            <w:w w:val="110"/>
            <w:sz w:val="24"/>
            <w:szCs w:val="24"/>
          </w:rPr>
          <w:delText>delegation</w:delText>
        </w:r>
        <w:r w:rsidR="00000000" w:rsidRPr="008372F6" w:rsidDel="000D4A67">
          <w:rPr>
            <w:rFonts w:ascii="Arial" w:hAnsi="Arial" w:cs="Arial"/>
            <w:spacing w:val="-15"/>
            <w:w w:val="110"/>
            <w:sz w:val="24"/>
            <w:szCs w:val="24"/>
          </w:rPr>
          <w:delText xml:space="preserve"> </w:delText>
        </w:r>
        <w:r w:rsidR="00000000" w:rsidRPr="008372F6" w:rsidDel="000D4A67">
          <w:rPr>
            <w:rFonts w:ascii="Arial" w:hAnsi="Arial" w:cs="Arial"/>
            <w:w w:val="110"/>
            <w:sz w:val="24"/>
            <w:szCs w:val="24"/>
          </w:rPr>
          <w:delText>and</w:delText>
        </w:r>
        <w:r w:rsidR="00000000" w:rsidRPr="008372F6" w:rsidDel="000D4A67">
          <w:rPr>
            <w:rFonts w:ascii="Arial" w:hAnsi="Arial" w:cs="Arial"/>
            <w:spacing w:val="-15"/>
            <w:w w:val="110"/>
            <w:sz w:val="24"/>
            <w:szCs w:val="24"/>
          </w:rPr>
          <w:delText xml:space="preserve"> </w:delText>
        </w:r>
        <w:r w:rsidR="00000000" w:rsidRPr="008372F6" w:rsidDel="000D4A67">
          <w:rPr>
            <w:rFonts w:ascii="Arial" w:hAnsi="Arial" w:cs="Arial"/>
            <w:w w:val="110"/>
            <w:sz w:val="24"/>
            <w:szCs w:val="24"/>
          </w:rPr>
          <w:delText xml:space="preserve">accountability. </w:delText>
        </w:r>
      </w:del>
      <w:r w:rsidR="00000000" w:rsidRPr="008372F6">
        <w:rPr>
          <w:rFonts w:ascii="Arial" w:hAnsi="Arial" w:cs="Arial"/>
          <w:w w:val="110"/>
          <w:sz w:val="24"/>
          <w:szCs w:val="24"/>
        </w:rPr>
        <w:t>Delegation</w:t>
      </w:r>
      <w:r w:rsidR="00000000" w:rsidRPr="008372F6">
        <w:rPr>
          <w:rFonts w:ascii="Arial" w:hAnsi="Arial" w:cs="Arial"/>
          <w:spacing w:val="-3"/>
          <w:w w:val="110"/>
          <w:sz w:val="24"/>
          <w:szCs w:val="24"/>
        </w:rPr>
        <w:t xml:space="preserve"> </w:t>
      </w:r>
      <w:r w:rsidR="00000000" w:rsidRPr="008372F6">
        <w:rPr>
          <w:rFonts w:ascii="Arial" w:hAnsi="Arial" w:cs="Arial"/>
          <w:w w:val="110"/>
          <w:sz w:val="24"/>
          <w:szCs w:val="24"/>
        </w:rPr>
        <w:t>to</w:t>
      </w:r>
      <w:r w:rsidR="00000000" w:rsidRPr="008372F6">
        <w:rPr>
          <w:rFonts w:ascii="Arial" w:hAnsi="Arial" w:cs="Arial"/>
          <w:spacing w:val="-3"/>
          <w:w w:val="110"/>
          <w:sz w:val="24"/>
          <w:szCs w:val="24"/>
        </w:rPr>
        <w:t xml:space="preserve"> </w:t>
      </w:r>
      <w:r w:rsidR="00000000" w:rsidRPr="008372F6">
        <w:rPr>
          <w:rFonts w:ascii="Arial" w:hAnsi="Arial" w:cs="Arial"/>
          <w:w w:val="110"/>
          <w:sz w:val="24"/>
          <w:szCs w:val="24"/>
        </w:rPr>
        <w:t>technically</w:t>
      </w:r>
      <w:r w:rsidR="00000000" w:rsidRPr="008372F6">
        <w:rPr>
          <w:rFonts w:ascii="Arial" w:hAnsi="Arial" w:cs="Arial"/>
          <w:spacing w:val="-3"/>
          <w:w w:val="110"/>
          <w:sz w:val="24"/>
          <w:szCs w:val="24"/>
        </w:rPr>
        <w:t xml:space="preserve"> </w:t>
      </w:r>
      <w:r w:rsidR="00000000" w:rsidRPr="008372F6">
        <w:rPr>
          <w:rFonts w:ascii="Arial" w:hAnsi="Arial" w:cs="Arial"/>
          <w:w w:val="110"/>
          <w:sz w:val="24"/>
          <w:szCs w:val="24"/>
        </w:rPr>
        <w:t>specialized</w:t>
      </w:r>
      <w:r w:rsidR="00000000" w:rsidRPr="008372F6">
        <w:rPr>
          <w:rFonts w:ascii="Arial" w:hAnsi="Arial" w:cs="Arial"/>
          <w:spacing w:val="-3"/>
          <w:w w:val="110"/>
          <w:sz w:val="24"/>
          <w:szCs w:val="24"/>
        </w:rPr>
        <w:t xml:space="preserve"> </w:t>
      </w:r>
      <w:r w:rsidR="00000000" w:rsidRPr="008372F6">
        <w:rPr>
          <w:rFonts w:ascii="Arial" w:hAnsi="Arial" w:cs="Arial"/>
          <w:w w:val="110"/>
          <w:sz w:val="24"/>
          <w:szCs w:val="24"/>
        </w:rPr>
        <w:t>agencies</w:t>
      </w:r>
      <w:r w:rsidR="00000000" w:rsidRPr="008372F6">
        <w:rPr>
          <w:rFonts w:ascii="Arial" w:hAnsi="Arial" w:cs="Arial"/>
          <w:spacing w:val="-3"/>
          <w:w w:val="110"/>
          <w:sz w:val="24"/>
          <w:szCs w:val="24"/>
        </w:rPr>
        <w:t xml:space="preserve"> </w:t>
      </w:r>
      <w:r w:rsidR="00000000" w:rsidRPr="008372F6">
        <w:rPr>
          <w:rFonts w:ascii="Arial" w:hAnsi="Arial" w:cs="Arial"/>
          <w:w w:val="110"/>
          <w:sz w:val="24"/>
          <w:szCs w:val="24"/>
        </w:rPr>
        <w:t>is</w:t>
      </w:r>
      <w:r w:rsidR="00000000" w:rsidRPr="008372F6">
        <w:rPr>
          <w:rFonts w:ascii="Arial" w:hAnsi="Arial" w:cs="Arial"/>
          <w:spacing w:val="-3"/>
          <w:w w:val="110"/>
          <w:sz w:val="24"/>
          <w:szCs w:val="24"/>
        </w:rPr>
        <w:t xml:space="preserve"> </w:t>
      </w:r>
      <w:r w:rsidR="00000000" w:rsidRPr="008372F6">
        <w:rPr>
          <w:rFonts w:ascii="Arial" w:hAnsi="Arial" w:cs="Arial"/>
          <w:w w:val="110"/>
          <w:sz w:val="24"/>
          <w:szCs w:val="24"/>
        </w:rPr>
        <w:t>a</w:t>
      </w:r>
      <w:r w:rsidR="00000000" w:rsidRPr="008372F6">
        <w:rPr>
          <w:rFonts w:ascii="Arial" w:hAnsi="Arial" w:cs="Arial"/>
          <w:spacing w:val="-3"/>
          <w:w w:val="110"/>
          <w:sz w:val="24"/>
          <w:szCs w:val="24"/>
        </w:rPr>
        <w:t xml:space="preserve"> </w:t>
      </w:r>
      <w:r w:rsidR="00000000" w:rsidRPr="008372F6">
        <w:rPr>
          <w:rFonts w:ascii="Arial" w:hAnsi="Arial" w:cs="Arial"/>
          <w:w w:val="110"/>
          <w:sz w:val="24"/>
          <w:szCs w:val="24"/>
        </w:rPr>
        <w:t>common</w:t>
      </w:r>
      <w:r w:rsidR="00000000" w:rsidRPr="008372F6">
        <w:rPr>
          <w:rFonts w:ascii="Arial" w:hAnsi="Arial" w:cs="Arial"/>
          <w:spacing w:val="-3"/>
          <w:w w:val="110"/>
          <w:sz w:val="24"/>
          <w:szCs w:val="24"/>
        </w:rPr>
        <w:t xml:space="preserve"> </w:t>
      </w:r>
      <w:r w:rsidR="00000000" w:rsidRPr="008372F6">
        <w:rPr>
          <w:rFonts w:ascii="Arial" w:hAnsi="Arial" w:cs="Arial"/>
          <w:w w:val="110"/>
          <w:sz w:val="24"/>
          <w:szCs w:val="24"/>
        </w:rPr>
        <w:t>governance</w:t>
      </w:r>
      <w:r w:rsidR="00000000" w:rsidRPr="008372F6">
        <w:rPr>
          <w:rFonts w:ascii="Arial" w:hAnsi="Arial" w:cs="Arial"/>
          <w:spacing w:val="-3"/>
          <w:w w:val="110"/>
          <w:sz w:val="24"/>
          <w:szCs w:val="24"/>
        </w:rPr>
        <w:t xml:space="preserve"> </w:t>
      </w:r>
      <w:r w:rsidR="00000000" w:rsidRPr="008372F6">
        <w:rPr>
          <w:rFonts w:ascii="Arial" w:hAnsi="Arial" w:cs="Arial"/>
          <w:w w:val="110"/>
          <w:sz w:val="24"/>
          <w:szCs w:val="24"/>
        </w:rPr>
        <w:t>strategy</w:t>
      </w:r>
      <w:r w:rsidR="00000000" w:rsidRPr="008372F6">
        <w:rPr>
          <w:rFonts w:ascii="Arial" w:hAnsi="Arial" w:cs="Arial"/>
          <w:spacing w:val="-3"/>
          <w:w w:val="110"/>
          <w:sz w:val="24"/>
          <w:szCs w:val="24"/>
        </w:rPr>
        <w:t xml:space="preserve"> </w:t>
      </w:r>
      <w:r w:rsidR="00000000" w:rsidRPr="008372F6">
        <w:rPr>
          <w:rFonts w:ascii="Arial" w:hAnsi="Arial" w:cs="Arial"/>
          <w:w w:val="110"/>
          <w:sz w:val="24"/>
          <w:szCs w:val="24"/>
        </w:rPr>
        <w:t>in</w:t>
      </w:r>
      <w:r w:rsidR="00000000" w:rsidRPr="008372F6">
        <w:rPr>
          <w:rFonts w:ascii="Arial" w:hAnsi="Arial" w:cs="Arial"/>
          <w:spacing w:val="-3"/>
          <w:w w:val="110"/>
          <w:sz w:val="24"/>
          <w:szCs w:val="24"/>
        </w:rPr>
        <w:t xml:space="preserve"> </w:t>
      </w:r>
      <w:r w:rsidR="00000000" w:rsidRPr="008372F6">
        <w:rPr>
          <w:rFonts w:ascii="Arial" w:hAnsi="Arial" w:cs="Arial"/>
          <w:w w:val="110"/>
          <w:sz w:val="24"/>
          <w:szCs w:val="24"/>
        </w:rPr>
        <w:t xml:space="preserve">contemporary democracies, reflecting functional demands for expertise as well as political incentives to shift </w:t>
      </w:r>
      <w:r w:rsidR="00000000" w:rsidRPr="008372F6">
        <w:rPr>
          <w:rFonts w:ascii="Arial" w:hAnsi="Arial" w:cs="Arial"/>
          <w:sz w:val="24"/>
          <w:szCs w:val="24"/>
        </w:rPr>
        <w:t>responsibility for contentious decisions.</w:t>
      </w:r>
      <w:r w:rsidR="00000000" w:rsidRPr="008372F6">
        <w:rPr>
          <w:rFonts w:ascii="Arial" w:hAnsi="Arial" w:cs="Arial"/>
          <w:spacing w:val="40"/>
          <w:sz w:val="24"/>
          <w:szCs w:val="24"/>
        </w:rPr>
        <w:t xml:space="preserve"> </w:t>
      </w:r>
      <w:r w:rsidR="00000000" w:rsidRPr="008372F6">
        <w:rPr>
          <w:rFonts w:ascii="Arial" w:hAnsi="Arial" w:cs="Arial"/>
          <w:sz w:val="24"/>
          <w:szCs w:val="24"/>
        </w:rPr>
        <w:t>Yet political scientists have questioned whether institutional insulation genuinely depoliticizes decision-making or instead obscures underlying political struggle</w:t>
      </w:r>
      <w:r w:rsidR="00000000" w:rsidRPr="008372F6">
        <w:rPr>
          <w:rFonts w:ascii="Arial" w:hAnsi="Arial" w:cs="Arial"/>
          <w:spacing w:val="40"/>
          <w:w w:val="110"/>
          <w:sz w:val="24"/>
          <w:szCs w:val="24"/>
        </w:rPr>
        <w:t xml:space="preserve"> </w:t>
      </w:r>
      <w:r w:rsidR="00000000" w:rsidRPr="008372F6">
        <w:rPr>
          <w:rFonts w:ascii="Arial" w:hAnsi="Arial" w:cs="Arial"/>
          <w:w w:val="110"/>
          <w:sz w:val="24"/>
          <w:szCs w:val="24"/>
        </w:rPr>
        <w:t xml:space="preserve">(Koop and Hanretty </w:t>
      </w:r>
      <w:hyperlink w:anchor="_bookmark65" w:history="1">
        <w:r w:rsidR="005D491A" w:rsidRPr="008372F6">
          <w:rPr>
            <w:rFonts w:ascii="Arial" w:hAnsi="Arial" w:cs="Arial"/>
            <w:w w:val="110"/>
            <w:sz w:val="24"/>
            <w:szCs w:val="24"/>
          </w:rPr>
          <w:t>2018).</w:t>
        </w:r>
      </w:hyperlink>
      <w:r w:rsidR="00000000" w:rsidRPr="008372F6">
        <w:rPr>
          <w:rFonts w:ascii="Arial" w:hAnsi="Arial" w:cs="Arial"/>
          <w:spacing w:val="40"/>
          <w:w w:val="110"/>
          <w:sz w:val="24"/>
          <w:szCs w:val="24"/>
        </w:rPr>
        <w:t xml:space="preserve"> </w:t>
      </w:r>
      <w:r w:rsidR="00000000" w:rsidRPr="008372F6">
        <w:rPr>
          <w:rFonts w:ascii="Arial" w:hAnsi="Arial" w:cs="Arial"/>
          <w:w w:val="110"/>
          <w:sz w:val="24"/>
          <w:szCs w:val="24"/>
        </w:rPr>
        <w:t>Comparative work suggests that formal independence can improve regulatory</w:t>
      </w:r>
      <w:r w:rsidR="00000000" w:rsidRPr="008372F6">
        <w:rPr>
          <w:rFonts w:ascii="Arial" w:hAnsi="Arial" w:cs="Arial"/>
          <w:spacing w:val="-16"/>
          <w:w w:val="110"/>
          <w:sz w:val="24"/>
          <w:szCs w:val="24"/>
        </w:rPr>
        <w:t xml:space="preserve"> </w:t>
      </w:r>
      <w:r w:rsidR="00000000" w:rsidRPr="008372F6">
        <w:rPr>
          <w:rFonts w:ascii="Arial" w:hAnsi="Arial" w:cs="Arial"/>
          <w:w w:val="110"/>
          <w:sz w:val="24"/>
          <w:szCs w:val="24"/>
        </w:rPr>
        <w:t>quality</w:t>
      </w:r>
      <w:r w:rsidR="00000000" w:rsidRPr="008372F6">
        <w:rPr>
          <w:rFonts w:ascii="Arial" w:hAnsi="Arial" w:cs="Arial"/>
          <w:spacing w:val="-15"/>
          <w:w w:val="110"/>
          <w:sz w:val="24"/>
          <w:szCs w:val="24"/>
        </w:rPr>
        <w:t xml:space="preserve"> </w:t>
      </w:r>
      <w:r w:rsidR="00000000" w:rsidRPr="008372F6">
        <w:rPr>
          <w:rFonts w:ascii="Arial" w:hAnsi="Arial" w:cs="Arial"/>
          <w:w w:val="110"/>
          <w:sz w:val="24"/>
          <w:szCs w:val="24"/>
        </w:rPr>
        <w:t>by</w:t>
      </w:r>
      <w:r w:rsidR="00000000" w:rsidRPr="008372F6">
        <w:rPr>
          <w:rFonts w:ascii="Arial" w:hAnsi="Arial" w:cs="Arial"/>
          <w:spacing w:val="-15"/>
          <w:w w:val="110"/>
          <w:sz w:val="24"/>
          <w:szCs w:val="24"/>
        </w:rPr>
        <w:t xml:space="preserve"> </w:t>
      </w:r>
      <w:r w:rsidR="00000000" w:rsidRPr="008372F6">
        <w:rPr>
          <w:rFonts w:ascii="Arial" w:hAnsi="Arial" w:cs="Arial"/>
          <w:w w:val="110"/>
          <w:sz w:val="24"/>
          <w:szCs w:val="24"/>
        </w:rPr>
        <w:t>enabling</w:t>
      </w:r>
      <w:r w:rsidR="00000000" w:rsidRPr="008372F6">
        <w:rPr>
          <w:rFonts w:ascii="Arial" w:hAnsi="Arial" w:cs="Arial"/>
          <w:spacing w:val="-15"/>
          <w:w w:val="110"/>
          <w:sz w:val="24"/>
          <w:szCs w:val="24"/>
        </w:rPr>
        <w:t xml:space="preserve"> </w:t>
      </w:r>
      <w:r w:rsidR="00000000" w:rsidRPr="008372F6">
        <w:rPr>
          <w:rFonts w:ascii="Arial" w:hAnsi="Arial" w:cs="Arial"/>
          <w:w w:val="110"/>
          <w:sz w:val="24"/>
          <w:szCs w:val="24"/>
        </w:rPr>
        <w:t>more</w:t>
      </w:r>
      <w:r w:rsidR="00000000" w:rsidRPr="008372F6">
        <w:rPr>
          <w:rFonts w:ascii="Arial" w:hAnsi="Arial" w:cs="Arial"/>
          <w:spacing w:val="-15"/>
          <w:w w:val="110"/>
          <w:sz w:val="24"/>
          <w:szCs w:val="24"/>
        </w:rPr>
        <w:t xml:space="preserve"> </w:t>
      </w:r>
      <w:r w:rsidR="00000000" w:rsidRPr="008372F6">
        <w:rPr>
          <w:rFonts w:ascii="Arial" w:hAnsi="Arial" w:cs="Arial"/>
          <w:w w:val="110"/>
          <w:sz w:val="24"/>
          <w:szCs w:val="24"/>
        </w:rPr>
        <w:t>technically</w:t>
      </w:r>
      <w:r w:rsidR="00000000" w:rsidRPr="008372F6">
        <w:rPr>
          <w:rFonts w:ascii="Arial" w:hAnsi="Arial" w:cs="Arial"/>
          <w:spacing w:val="-15"/>
          <w:w w:val="110"/>
          <w:sz w:val="24"/>
          <w:szCs w:val="24"/>
        </w:rPr>
        <w:t xml:space="preserve"> </w:t>
      </w:r>
      <w:r w:rsidR="00000000" w:rsidRPr="008372F6">
        <w:rPr>
          <w:rFonts w:ascii="Arial" w:hAnsi="Arial" w:cs="Arial"/>
          <w:w w:val="110"/>
          <w:sz w:val="24"/>
          <w:szCs w:val="24"/>
        </w:rPr>
        <w:t>sophisticated</w:t>
      </w:r>
      <w:r w:rsidR="00000000" w:rsidRPr="008372F6">
        <w:rPr>
          <w:rFonts w:ascii="Arial" w:hAnsi="Arial" w:cs="Arial"/>
          <w:spacing w:val="-15"/>
          <w:w w:val="110"/>
          <w:sz w:val="24"/>
          <w:szCs w:val="24"/>
        </w:rPr>
        <w:t xml:space="preserve"> </w:t>
      </w:r>
      <w:r w:rsidR="00000000" w:rsidRPr="008372F6">
        <w:rPr>
          <w:rFonts w:ascii="Arial" w:hAnsi="Arial" w:cs="Arial"/>
          <w:w w:val="110"/>
          <w:sz w:val="24"/>
          <w:szCs w:val="24"/>
        </w:rPr>
        <w:t>decisions</w:t>
      </w:r>
      <w:r w:rsidR="00000000" w:rsidRPr="008372F6">
        <w:rPr>
          <w:rFonts w:ascii="Arial" w:hAnsi="Arial" w:cs="Arial"/>
          <w:spacing w:val="-15"/>
          <w:w w:val="110"/>
          <w:sz w:val="24"/>
          <w:szCs w:val="24"/>
        </w:rPr>
        <w:t xml:space="preserve"> </w:t>
      </w:r>
      <w:r w:rsidR="00000000" w:rsidRPr="008372F6">
        <w:rPr>
          <w:rFonts w:ascii="Arial" w:hAnsi="Arial" w:cs="Arial"/>
          <w:w w:val="110"/>
          <w:sz w:val="24"/>
          <w:szCs w:val="24"/>
        </w:rPr>
        <w:t>(Koop</w:t>
      </w:r>
      <w:r w:rsidR="00000000" w:rsidRPr="008372F6">
        <w:rPr>
          <w:rFonts w:ascii="Arial" w:hAnsi="Arial" w:cs="Arial"/>
          <w:spacing w:val="-16"/>
          <w:w w:val="110"/>
          <w:sz w:val="24"/>
          <w:szCs w:val="24"/>
        </w:rPr>
        <w:t xml:space="preserve"> </w:t>
      </w:r>
      <w:r w:rsidR="00000000" w:rsidRPr="008372F6">
        <w:rPr>
          <w:rFonts w:ascii="Arial" w:hAnsi="Arial" w:cs="Arial"/>
          <w:w w:val="110"/>
          <w:sz w:val="24"/>
          <w:szCs w:val="24"/>
        </w:rPr>
        <w:t>and</w:t>
      </w:r>
      <w:r w:rsidR="00000000" w:rsidRPr="008372F6">
        <w:rPr>
          <w:rFonts w:ascii="Arial" w:hAnsi="Arial" w:cs="Arial"/>
          <w:spacing w:val="-15"/>
          <w:w w:val="110"/>
          <w:sz w:val="24"/>
          <w:szCs w:val="24"/>
        </w:rPr>
        <w:t xml:space="preserve"> </w:t>
      </w:r>
      <w:r w:rsidR="00000000" w:rsidRPr="008372F6">
        <w:rPr>
          <w:rFonts w:ascii="Arial" w:hAnsi="Arial" w:cs="Arial"/>
          <w:w w:val="110"/>
          <w:sz w:val="24"/>
          <w:szCs w:val="24"/>
        </w:rPr>
        <w:t>Hanretty</w:t>
      </w:r>
      <w:r w:rsidR="00000000" w:rsidRPr="008372F6">
        <w:rPr>
          <w:rFonts w:ascii="Arial" w:hAnsi="Arial" w:cs="Arial"/>
          <w:spacing w:val="-15"/>
          <w:w w:val="110"/>
          <w:sz w:val="24"/>
          <w:szCs w:val="24"/>
        </w:rPr>
        <w:t xml:space="preserve"> </w:t>
      </w:r>
      <w:hyperlink w:anchor="_bookmark65" w:history="1">
        <w:r w:rsidR="005D491A" w:rsidRPr="008372F6">
          <w:rPr>
            <w:rFonts w:ascii="Arial" w:hAnsi="Arial" w:cs="Arial"/>
            <w:w w:val="110"/>
            <w:sz w:val="24"/>
            <w:szCs w:val="24"/>
          </w:rPr>
          <w:t>2018).</w:t>
        </w:r>
      </w:hyperlink>
      <w:r w:rsidR="00000000" w:rsidRPr="008372F6">
        <w:rPr>
          <w:rFonts w:ascii="Arial" w:hAnsi="Arial" w:cs="Arial"/>
          <w:w w:val="110"/>
          <w:sz w:val="24"/>
          <w:szCs w:val="24"/>
        </w:rPr>
        <w:t xml:space="preserve"> At</w:t>
      </w:r>
      <w:r w:rsidR="00000000" w:rsidRPr="008372F6">
        <w:rPr>
          <w:rFonts w:ascii="Arial" w:hAnsi="Arial" w:cs="Arial"/>
          <w:spacing w:val="-4"/>
          <w:w w:val="110"/>
          <w:sz w:val="24"/>
          <w:szCs w:val="24"/>
        </w:rPr>
        <w:t xml:space="preserve"> </w:t>
      </w:r>
      <w:r w:rsidR="00000000" w:rsidRPr="008372F6">
        <w:rPr>
          <w:rFonts w:ascii="Arial" w:hAnsi="Arial" w:cs="Arial"/>
          <w:w w:val="110"/>
          <w:sz w:val="24"/>
          <w:szCs w:val="24"/>
        </w:rPr>
        <w:t>the</w:t>
      </w:r>
      <w:r w:rsidR="00000000" w:rsidRPr="008372F6">
        <w:rPr>
          <w:rFonts w:ascii="Arial" w:hAnsi="Arial" w:cs="Arial"/>
          <w:spacing w:val="-4"/>
          <w:w w:val="110"/>
          <w:sz w:val="24"/>
          <w:szCs w:val="24"/>
        </w:rPr>
        <w:t xml:space="preserve"> </w:t>
      </w:r>
      <w:r w:rsidR="00000000" w:rsidRPr="008372F6">
        <w:rPr>
          <w:rFonts w:ascii="Arial" w:hAnsi="Arial" w:cs="Arial"/>
          <w:w w:val="110"/>
          <w:sz w:val="24"/>
          <w:szCs w:val="24"/>
        </w:rPr>
        <w:t>same</w:t>
      </w:r>
      <w:r w:rsidR="00000000" w:rsidRPr="008372F6">
        <w:rPr>
          <w:rFonts w:ascii="Arial" w:hAnsi="Arial" w:cs="Arial"/>
          <w:spacing w:val="-3"/>
          <w:w w:val="110"/>
          <w:sz w:val="24"/>
          <w:szCs w:val="24"/>
        </w:rPr>
        <w:t xml:space="preserve"> </w:t>
      </w:r>
      <w:r w:rsidR="00000000" w:rsidRPr="008372F6">
        <w:rPr>
          <w:rFonts w:ascii="Arial" w:hAnsi="Arial" w:cs="Arial"/>
          <w:w w:val="110"/>
          <w:sz w:val="24"/>
          <w:szCs w:val="24"/>
        </w:rPr>
        <w:t>time,</w:t>
      </w:r>
      <w:r w:rsidR="00000000" w:rsidRPr="008372F6">
        <w:rPr>
          <w:rFonts w:ascii="Arial" w:hAnsi="Arial" w:cs="Arial"/>
          <w:spacing w:val="-4"/>
          <w:w w:val="110"/>
          <w:sz w:val="24"/>
          <w:szCs w:val="24"/>
        </w:rPr>
        <w:t xml:space="preserve"> </w:t>
      </w:r>
      <w:r w:rsidR="00000000" w:rsidRPr="008372F6">
        <w:rPr>
          <w:rFonts w:ascii="Arial" w:hAnsi="Arial" w:cs="Arial"/>
          <w:w w:val="110"/>
          <w:sz w:val="24"/>
          <w:szCs w:val="24"/>
        </w:rPr>
        <w:t>such</w:t>
      </w:r>
      <w:r w:rsidR="00000000" w:rsidRPr="008372F6">
        <w:rPr>
          <w:rFonts w:ascii="Arial" w:hAnsi="Arial" w:cs="Arial"/>
          <w:spacing w:val="-4"/>
          <w:w w:val="110"/>
          <w:sz w:val="24"/>
          <w:szCs w:val="24"/>
        </w:rPr>
        <w:t xml:space="preserve"> </w:t>
      </w:r>
      <w:r w:rsidR="00000000" w:rsidRPr="008372F6">
        <w:rPr>
          <w:rFonts w:ascii="Arial" w:hAnsi="Arial" w:cs="Arial"/>
          <w:w w:val="110"/>
          <w:sz w:val="24"/>
          <w:szCs w:val="24"/>
        </w:rPr>
        <w:t>capacity</w:t>
      </w:r>
      <w:r w:rsidR="00000000" w:rsidRPr="008372F6">
        <w:rPr>
          <w:rFonts w:ascii="Arial" w:hAnsi="Arial" w:cs="Arial"/>
          <w:spacing w:val="-4"/>
          <w:w w:val="110"/>
          <w:sz w:val="24"/>
          <w:szCs w:val="24"/>
        </w:rPr>
        <w:t xml:space="preserve"> </w:t>
      </w:r>
      <w:r w:rsidR="00000000" w:rsidRPr="008372F6">
        <w:rPr>
          <w:rFonts w:ascii="Arial" w:hAnsi="Arial" w:cs="Arial"/>
          <w:w w:val="110"/>
          <w:sz w:val="24"/>
          <w:szCs w:val="24"/>
        </w:rPr>
        <w:t>gains</w:t>
      </w:r>
      <w:r w:rsidR="00000000" w:rsidRPr="008372F6">
        <w:rPr>
          <w:rFonts w:ascii="Arial" w:hAnsi="Arial" w:cs="Arial"/>
          <w:spacing w:val="-4"/>
          <w:w w:val="110"/>
          <w:sz w:val="24"/>
          <w:szCs w:val="24"/>
        </w:rPr>
        <w:t xml:space="preserve"> </w:t>
      </w:r>
      <w:r w:rsidR="00000000" w:rsidRPr="008372F6">
        <w:rPr>
          <w:rFonts w:ascii="Arial" w:hAnsi="Arial" w:cs="Arial"/>
          <w:w w:val="110"/>
          <w:sz w:val="24"/>
          <w:szCs w:val="24"/>
        </w:rPr>
        <w:t>do</w:t>
      </w:r>
      <w:r w:rsidR="00000000" w:rsidRPr="008372F6">
        <w:rPr>
          <w:rFonts w:ascii="Arial" w:hAnsi="Arial" w:cs="Arial"/>
          <w:spacing w:val="-4"/>
          <w:w w:val="110"/>
          <w:sz w:val="24"/>
          <w:szCs w:val="24"/>
        </w:rPr>
        <w:t xml:space="preserve"> </w:t>
      </w:r>
      <w:r w:rsidR="00000000" w:rsidRPr="008372F6">
        <w:rPr>
          <w:rFonts w:ascii="Arial" w:hAnsi="Arial" w:cs="Arial"/>
          <w:w w:val="110"/>
          <w:sz w:val="24"/>
          <w:szCs w:val="24"/>
        </w:rPr>
        <w:t>not</w:t>
      </w:r>
      <w:r w:rsidR="00000000" w:rsidRPr="008372F6">
        <w:rPr>
          <w:rFonts w:ascii="Arial" w:hAnsi="Arial" w:cs="Arial"/>
          <w:spacing w:val="-4"/>
          <w:w w:val="110"/>
          <w:sz w:val="24"/>
          <w:szCs w:val="24"/>
        </w:rPr>
        <w:t xml:space="preserve"> </w:t>
      </w:r>
      <w:r w:rsidR="00000000" w:rsidRPr="008372F6">
        <w:rPr>
          <w:rFonts w:ascii="Arial" w:hAnsi="Arial" w:cs="Arial"/>
          <w:w w:val="110"/>
          <w:sz w:val="24"/>
          <w:szCs w:val="24"/>
        </w:rPr>
        <w:t>remove</w:t>
      </w:r>
      <w:r w:rsidR="00000000" w:rsidRPr="008372F6">
        <w:rPr>
          <w:rFonts w:ascii="Arial" w:hAnsi="Arial" w:cs="Arial"/>
          <w:spacing w:val="-4"/>
          <w:w w:val="110"/>
          <w:sz w:val="24"/>
          <w:szCs w:val="24"/>
        </w:rPr>
        <w:t xml:space="preserve"> </w:t>
      </w:r>
      <w:r w:rsidR="00000000" w:rsidRPr="008372F6">
        <w:rPr>
          <w:rFonts w:ascii="Arial" w:hAnsi="Arial" w:cs="Arial"/>
          <w:w w:val="110"/>
          <w:sz w:val="24"/>
          <w:szCs w:val="24"/>
        </w:rPr>
        <w:t>the</w:t>
      </w:r>
      <w:r w:rsidR="00000000" w:rsidRPr="008372F6">
        <w:rPr>
          <w:rFonts w:ascii="Arial" w:hAnsi="Arial" w:cs="Arial"/>
          <w:spacing w:val="-3"/>
          <w:w w:val="110"/>
          <w:sz w:val="24"/>
          <w:szCs w:val="24"/>
        </w:rPr>
        <w:t xml:space="preserve"> </w:t>
      </w:r>
      <w:r w:rsidR="00000000" w:rsidRPr="008372F6">
        <w:rPr>
          <w:rFonts w:ascii="Arial" w:hAnsi="Arial" w:cs="Arial"/>
          <w:w w:val="110"/>
          <w:sz w:val="24"/>
          <w:szCs w:val="24"/>
        </w:rPr>
        <w:t>distributive</w:t>
      </w:r>
      <w:r w:rsidR="00000000" w:rsidRPr="008372F6">
        <w:rPr>
          <w:rFonts w:ascii="Arial" w:hAnsi="Arial" w:cs="Arial"/>
          <w:spacing w:val="-4"/>
          <w:w w:val="110"/>
          <w:sz w:val="24"/>
          <w:szCs w:val="24"/>
        </w:rPr>
        <w:t xml:space="preserve"> </w:t>
      </w:r>
      <w:r w:rsidR="00000000" w:rsidRPr="008372F6">
        <w:rPr>
          <w:rFonts w:ascii="Arial" w:hAnsi="Arial" w:cs="Arial"/>
          <w:w w:val="110"/>
          <w:sz w:val="24"/>
          <w:szCs w:val="24"/>
        </w:rPr>
        <w:t>and</w:t>
      </w:r>
      <w:r w:rsidR="00000000" w:rsidRPr="008372F6">
        <w:rPr>
          <w:rFonts w:ascii="Arial" w:hAnsi="Arial" w:cs="Arial"/>
          <w:spacing w:val="-4"/>
          <w:w w:val="110"/>
          <w:sz w:val="24"/>
          <w:szCs w:val="24"/>
        </w:rPr>
        <w:t xml:space="preserve"> </w:t>
      </w:r>
      <w:r w:rsidR="00000000" w:rsidRPr="008372F6">
        <w:rPr>
          <w:rFonts w:ascii="Arial" w:hAnsi="Arial" w:cs="Arial"/>
          <w:w w:val="110"/>
          <w:sz w:val="24"/>
          <w:szCs w:val="24"/>
        </w:rPr>
        <w:t>value-laden</w:t>
      </w:r>
      <w:r w:rsidR="00000000" w:rsidRPr="008372F6">
        <w:rPr>
          <w:rFonts w:ascii="Arial" w:hAnsi="Arial" w:cs="Arial"/>
          <w:spacing w:val="-4"/>
          <w:w w:val="110"/>
          <w:sz w:val="24"/>
          <w:szCs w:val="24"/>
        </w:rPr>
        <w:t xml:space="preserve"> </w:t>
      </w:r>
      <w:r w:rsidR="00000000" w:rsidRPr="008372F6">
        <w:rPr>
          <w:rFonts w:ascii="Arial" w:hAnsi="Arial" w:cs="Arial"/>
          <w:w w:val="110"/>
          <w:sz w:val="24"/>
          <w:szCs w:val="24"/>
        </w:rPr>
        <w:t>character</w:t>
      </w:r>
      <w:r w:rsidR="00000000" w:rsidRPr="008372F6">
        <w:rPr>
          <w:rFonts w:ascii="Arial" w:hAnsi="Arial" w:cs="Arial"/>
          <w:spacing w:val="-4"/>
          <w:w w:val="110"/>
          <w:sz w:val="24"/>
          <w:szCs w:val="24"/>
        </w:rPr>
        <w:t xml:space="preserve"> </w:t>
      </w:r>
      <w:r w:rsidR="00000000" w:rsidRPr="008372F6">
        <w:rPr>
          <w:rFonts w:ascii="Arial" w:hAnsi="Arial" w:cs="Arial"/>
          <w:w w:val="110"/>
          <w:sz w:val="24"/>
          <w:szCs w:val="24"/>
        </w:rPr>
        <w:t>of decisions</w:t>
      </w:r>
      <w:r w:rsidR="00000000" w:rsidRPr="008372F6">
        <w:rPr>
          <w:rFonts w:ascii="Arial" w:hAnsi="Arial" w:cs="Arial"/>
          <w:spacing w:val="-10"/>
          <w:w w:val="110"/>
          <w:sz w:val="24"/>
          <w:szCs w:val="24"/>
        </w:rPr>
        <w:t xml:space="preserve"> </w:t>
      </w:r>
      <w:r w:rsidR="00000000" w:rsidRPr="008372F6">
        <w:rPr>
          <w:rFonts w:ascii="Arial" w:hAnsi="Arial" w:cs="Arial"/>
          <w:w w:val="110"/>
          <w:sz w:val="24"/>
          <w:szCs w:val="24"/>
        </w:rPr>
        <w:t>with</w:t>
      </w:r>
      <w:r w:rsidR="00000000" w:rsidRPr="008372F6">
        <w:rPr>
          <w:rFonts w:ascii="Arial" w:hAnsi="Arial" w:cs="Arial"/>
          <w:spacing w:val="-10"/>
          <w:w w:val="110"/>
          <w:sz w:val="24"/>
          <w:szCs w:val="24"/>
        </w:rPr>
        <w:t xml:space="preserve"> </w:t>
      </w:r>
      <w:r w:rsidR="00000000" w:rsidRPr="008372F6">
        <w:rPr>
          <w:rFonts w:ascii="Arial" w:hAnsi="Arial" w:cs="Arial"/>
          <w:w w:val="110"/>
          <w:sz w:val="24"/>
          <w:szCs w:val="24"/>
        </w:rPr>
        <w:t>major</w:t>
      </w:r>
      <w:r w:rsidR="00000000" w:rsidRPr="008372F6">
        <w:rPr>
          <w:rFonts w:ascii="Arial" w:hAnsi="Arial" w:cs="Arial"/>
          <w:spacing w:val="-10"/>
          <w:w w:val="110"/>
          <w:sz w:val="24"/>
          <w:szCs w:val="24"/>
        </w:rPr>
        <w:t xml:space="preserve"> </w:t>
      </w:r>
      <w:r w:rsidR="00000000" w:rsidRPr="008372F6">
        <w:rPr>
          <w:rFonts w:ascii="Arial" w:hAnsi="Arial" w:cs="Arial"/>
          <w:w w:val="110"/>
          <w:sz w:val="24"/>
          <w:szCs w:val="24"/>
        </w:rPr>
        <w:t>consequences</w:t>
      </w:r>
      <w:r w:rsidR="00000000" w:rsidRPr="008372F6">
        <w:rPr>
          <w:rFonts w:ascii="Arial" w:hAnsi="Arial" w:cs="Arial"/>
          <w:spacing w:val="-10"/>
          <w:w w:val="110"/>
          <w:sz w:val="24"/>
          <w:szCs w:val="24"/>
        </w:rPr>
        <w:t xml:space="preserve"> </w:t>
      </w:r>
      <w:r w:rsidR="00000000" w:rsidRPr="008372F6">
        <w:rPr>
          <w:rFonts w:ascii="Arial" w:hAnsi="Arial" w:cs="Arial"/>
          <w:w w:val="110"/>
          <w:sz w:val="24"/>
          <w:szCs w:val="24"/>
        </w:rPr>
        <w:t>for</w:t>
      </w:r>
      <w:r w:rsidR="00000000" w:rsidRPr="008372F6">
        <w:rPr>
          <w:rFonts w:ascii="Arial" w:hAnsi="Arial" w:cs="Arial"/>
          <w:spacing w:val="-10"/>
          <w:w w:val="110"/>
          <w:sz w:val="24"/>
          <w:szCs w:val="24"/>
        </w:rPr>
        <w:t xml:space="preserve"> </w:t>
      </w:r>
      <w:r w:rsidR="00000000" w:rsidRPr="008372F6">
        <w:rPr>
          <w:rFonts w:ascii="Arial" w:hAnsi="Arial" w:cs="Arial"/>
          <w:w w:val="110"/>
          <w:sz w:val="24"/>
          <w:szCs w:val="24"/>
        </w:rPr>
        <w:t>affected</w:t>
      </w:r>
      <w:r w:rsidR="00000000" w:rsidRPr="008372F6">
        <w:rPr>
          <w:rFonts w:ascii="Arial" w:hAnsi="Arial" w:cs="Arial"/>
          <w:spacing w:val="-10"/>
          <w:w w:val="110"/>
          <w:sz w:val="24"/>
          <w:szCs w:val="24"/>
        </w:rPr>
        <w:t xml:space="preserve"> </w:t>
      </w:r>
      <w:r w:rsidR="00000000" w:rsidRPr="008372F6">
        <w:rPr>
          <w:rFonts w:ascii="Arial" w:hAnsi="Arial" w:cs="Arial"/>
          <w:w w:val="110"/>
          <w:sz w:val="24"/>
          <w:szCs w:val="24"/>
        </w:rPr>
        <w:t>publics</w:t>
      </w:r>
      <w:r w:rsidR="00000000" w:rsidRPr="008372F6">
        <w:rPr>
          <w:rFonts w:ascii="Arial" w:hAnsi="Arial" w:cs="Arial"/>
          <w:spacing w:val="-10"/>
          <w:w w:val="110"/>
          <w:sz w:val="24"/>
          <w:szCs w:val="24"/>
        </w:rPr>
        <w:t xml:space="preserve"> </w:t>
      </w:r>
      <w:r w:rsidR="00000000" w:rsidRPr="008372F6">
        <w:rPr>
          <w:rFonts w:ascii="Arial" w:hAnsi="Arial" w:cs="Arial"/>
          <w:w w:val="110"/>
          <w:sz w:val="24"/>
          <w:szCs w:val="24"/>
        </w:rPr>
        <w:t>(Langvatn</w:t>
      </w:r>
      <w:r w:rsidR="00000000" w:rsidRPr="008372F6">
        <w:rPr>
          <w:rFonts w:ascii="Arial" w:hAnsi="Arial" w:cs="Arial"/>
          <w:spacing w:val="-10"/>
          <w:w w:val="110"/>
          <w:sz w:val="24"/>
          <w:szCs w:val="24"/>
        </w:rPr>
        <w:t xml:space="preserve"> </w:t>
      </w:r>
      <w:r w:rsidR="00000000" w:rsidRPr="008372F6">
        <w:rPr>
          <w:rFonts w:ascii="Arial" w:hAnsi="Arial" w:cs="Arial"/>
          <w:w w:val="110"/>
          <w:sz w:val="24"/>
          <w:szCs w:val="24"/>
        </w:rPr>
        <w:t>and</w:t>
      </w:r>
      <w:r w:rsidR="00000000" w:rsidRPr="008372F6">
        <w:rPr>
          <w:rFonts w:ascii="Arial" w:hAnsi="Arial" w:cs="Arial"/>
          <w:spacing w:val="-10"/>
          <w:w w:val="110"/>
          <w:sz w:val="24"/>
          <w:szCs w:val="24"/>
        </w:rPr>
        <w:t xml:space="preserve"> </w:t>
      </w:r>
      <w:r w:rsidR="00000000" w:rsidRPr="008372F6">
        <w:rPr>
          <w:rFonts w:ascii="Arial" w:hAnsi="Arial" w:cs="Arial"/>
          <w:w w:val="110"/>
          <w:sz w:val="24"/>
          <w:szCs w:val="24"/>
        </w:rPr>
        <w:t>Holst</w:t>
      </w:r>
      <w:r w:rsidR="00000000" w:rsidRPr="008372F6">
        <w:rPr>
          <w:rFonts w:ascii="Arial" w:hAnsi="Arial" w:cs="Arial"/>
          <w:spacing w:val="-10"/>
          <w:w w:val="110"/>
          <w:sz w:val="24"/>
          <w:szCs w:val="24"/>
        </w:rPr>
        <w:t xml:space="preserve"> </w:t>
      </w:r>
      <w:hyperlink w:anchor="_bookmark68" w:history="1">
        <w:r w:rsidR="005D491A" w:rsidRPr="008372F6">
          <w:rPr>
            <w:rFonts w:ascii="Arial" w:hAnsi="Arial" w:cs="Arial"/>
            <w:w w:val="110"/>
            <w:sz w:val="24"/>
            <w:szCs w:val="24"/>
          </w:rPr>
          <w:t>2022),</w:t>
        </w:r>
      </w:hyperlink>
      <w:r w:rsidR="00000000" w:rsidRPr="008372F6">
        <w:rPr>
          <w:rFonts w:ascii="Arial" w:hAnsi="Arial" w:cs="Arial"/>
          <w:spacing w:val="-10"/>
          <w:w w:val="110"/>
          <w:sz w:val="24"/>
          <w:szCs w:val="24"/>
        </w:rPr>
        <w:t xml:space="preserve"> </w:t>
      </w:r>
      <w:r w:rsidR="00000000" w:rsidRPr="008372F6">
        <w:rPr>
          <w:rFonts w:ascii="Arial" w:hAnsi="Arial" w:cs="Arial"/>
          <w:w w:val="110"/>
          <w:sz w:val="24"/>
          <w:szCs w:val="24"/>
        </w:rPr>
        <w:t>and</w:t>
      </w:r>
      <w:r w:rsidR="00000000" w:rsidRPr="008372F6">
        <w:rPr>
          <w:rFonts w:ascii="Arial" w:hAnsi="Arial" w:cs="Arial"/>
          <w:spacing w:val="-10"/>
          <w:w w:val="110"/>
          <w:sz w:val="24"/>
          <w:szCs w:val="24"/>
        </w:rPr>
        <w:t xml:space="preserve"> </w:t>
      </w:r>
      <w:r w:rsidR="00000000" w:rsidRPr="008372F6">
        <w:rPr>
          <w:rFonts w:ascii="Arial" w:hAnsi="Arial" w:cs="Arial"/>
          <w:w w:val="110"/>
          <w:sz w:val="24"/>
          <w:szCs w:val="24"/>
        </w:rPr>
        <w:t xml:space="preserve">insulation </w:t>
      </w:r>
      <w:r w:rsidR="00000000" w:rsidRPr="008372F6">
        <w:rPr>
          <w:rFonts w:ascii="Arial" w:hAnsi="Arial" w:cs="Arial"/>
          <w:sz w:val="24"/>
          <w:szCs w:val="24"/>
        </w:rPr>
        <w:t xml:space="preserve">can generate accountability deficits by weakening electoral responsiveness and limiting conventional </w:t>
      </w:r>
      <w:r w:rsidR="00000000" w:rsidRPr="008372F6">
        <w:rPr>
          <w:rFonts w:ascii="Arial" w:hAnsi="Arial" w:cs="Arial"/>
          <w:w w:val="110"/>
          <w:sz w:val="24"/>
          <w:szCs w:val="24"/>
        </w:rPr>
        <w:t xml:space="preserve">channels of democratic control (Crum </w:t>
      </w:r>
      <w:hyperlink w:anchor="_bookmark30" w:history="1">
        <w:r w:rsidR="005D491A" w:rsidRPr="008372F6">
          <w:rPr>
            <w:rFonts w:ascii="Arial" w:hAnsi="Arial" w:cs="Arial"/>
            <w:w w:val="110"/>
            <w:sz w:val="24"/>
            <w:szCs w:val="24"/>
          </w:rPr>
          <w:t>2017).</w:t>
        </w:r>
      </w:hyperlink>
      <w:ins w:id="335" w:author="Héctor Bahamonde" w:date="2026-08-10T19:38:00Z">
        <w:r w:rsidR="00380282" w:rsidRPr="008372F6">
          <w:rPr>
            <w:rFonts w:ascii="Arial" w:hAnsi="Arial" w:cs="Arial"/>
            <w:sz w:val="24"/>
            <w:szCs w:val="24"/>
          </w:rPr>
          <w:t xml:space="preserve"> </w:t>
        </w:r>
      </w:ins>
      <w:ins w:id="336" w:author="Héctor Bahamonde" w:date="2026-09-18T15:38:00Z" w16du:dateUtc="2026-09-18T13:38:00Z">
        <w:r w:rsidR="003A0D05" w:rsidRPr="003A0D05">
          <w:rPr>
            <w:rFonts w:ascii="Arial" w:hAnsi="Arial" w:cs="Arial"/>
            <w:sz w:val="24"/>
            <w:szCs w:val="24"/>
          </w:rPr>
          <w:t>These propositions motivate the directional hypotheses, while the experiment identifies treatment effects on funding choices rather than effects of delegation or the intervening psychological process.</w:t>
        </w:r>
      </w:ins>
    </w:p>
    <w:p w14:paraId="7624DFCE" w14:textId="77777777" w:rsidR="005D491A" w:rsidRPr="008372F6" w:rsidRDefault="00000000" w:rsidP="008372F6">
      <w:pPr>
        <w:pStyle w:val="Heading1"/>
        <w:numPr>
          <w:ilvl w:val="0"/>
          <w:numId w:val="2"/>
        </w:numPr>
        <w:tabs>
          <w:tab w:val="left" w:pos="844"/>
        </w:tabs>
        <w:spacing w:before="120" w:after="120" w:line="360" w:lineRule="auto"/>
        <w:ind w:left="0" w:hanging="284"/>
        <w:jc w:val="both"/>
        <w:rPr>
          <w:rFonts w:ascii="Arial" w:hAnsi="Arial" w:cs="Arial"/>
          <w:sz w:val="24"/>
          <w:szCs w:val="24"/>
        </w:rPr>
      </w:pPr>
      <w:bookmarkStart w:id="337" w:name="Method"/>
      <w:bookmarkStart w:id="338" w:name="_bookmark2"/>
      <w:bookmarkEnd w:id="337"/>
      <w:bookmarkEnd w:id="338"/>
      <w:r w:rsidRPr="008372F6">
        <w:rPr>
          <w:rFonts w:ascii="Arial" w:hAnsi="Arial" w:cs="Arial"/>
          <w:spacing w:val="-2"/>
          <w:sz w:val="24"/>
          <w:szCs w:val="24"/>
        </w:rPr>
        <w:t>Method</w:t>
      </w:r>
    </w:p>
    <w:p w14:paraId="7FAAD0A7" w14:textId="2AC44DFB"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empirical</w:t>
      </w:r>
      <w:r w:rsidRPr="008372F6">
        <w:rPr>
          <w:rFonts w:ascii="Arial" w:hAnsi="Arial" w:cs="Arial"/>
          <w:spacing w:val="40"/>
          <w:w w:val="105"/>
          <w:sz w:val="24"/>
          <w:szCs w:val="24"/>
        </w:rPr>
        <w:t xml:space="preserve"> </w:t>
      </w:r>
      <w:r w:rsidRPr="008372F6">
        <w:rPr>
          <w:rFonts w:ascii="Arial" w:hAnsi="Arial" w:cs="Arial"/>
          <w:w w:val="105"/>
          <w:sz w:val="24"/>
          <w:szCs w:val="24"/>
        </w:rPr>
        <w:t>analysis</w:t>
      </w:r>
      <w:r w:rsidRPr="008372F6">
        <w:rPr>
          <w:rFonts w:ascii="Arial" w:hAnsi="Arial" w:cs="Arial"/>
          <w:spacing w:val="40"/>
          <w:w w:val="105"/>
          <w:sz w:val="24"/>
          <w:szCs w:val="24"/>
        </w:rPr>
        <w:t xml:space="preserve"> </w:t>
      </w:r>
      <w:r w:rsidRPr="008372F6">
        <w:rPr>
          <w:rFonts w:ascii="Arial" w:hAnsi="Arial" w:cs="Arial"/>
          <w:w w:val="105"/>
          <w:sz w:val="24"/>
          <w:szCs w:val="24"/>
        </w:rPr>
        <w:t>draws</w:t>
      </w:r>
      <w:r w:rsidRPr="008372F6">
        <w:rPr>
          <w:rFonts w:ascii="Arial" w:hAnsi="Arial" w:cs="Arial"/>
          <w:spacing w:val="40"/>
          <w:w w:val="105"/>
          <w:sz w:val="24"/>
          <w:szCs w:val="24"/>
        </w:rPr>
        <w:t xml:space="preserve"> </w:t>
      </w:r>
      <w:r w:rsidRPr="008372F6">
        <w:rPr>
          <w:rFonts w:ascii="Arial" w:hAnsi="Arial" w:cs="Arial"/>
          <w:w w:val="105"/>
          <w:sz w:val="24"/>
          <w:szCs w:val="24"/>
        </w:rPr>
        <w:t>on</w:t>
      </w:r>
      <w:r w:rsidRPr="008372F6">
        <w:rPr>
          <w:rFonts w:ascii="Arial" w:hAnsi="Arial" w:cs="Arial"/>
          <w:spacing w:val="40"/>
          <w:w w:val="105"/>
          <w:sz w:val="24"/>
          <w:szCs w:val="24"/>
        </w:rPr>
        <w:t xml:space="preserve"> </w:t>
      </w:r>
      <w:r w:rsidRPr="008372F6">
        <w:rPr>
          <w:rFonts w:ascii="Arial" w:hAnsi="Arial" w:cs="Arial"/>
          <w:w w:val="105"/>
          <w:sz w:val="24"/>
          <w:szCs w:val="24"/>
        </w:rPr>
        <w:t>data</w:t>
      </w:r>
      <w:r w:rsidRPr="008372F6">
        <w:rPr>
          <w:rFonts w:ascii="Arial" w:hAnsi="Arial" w:cs="Arial"/>
          <w:spacing w:val="40"/>
          <w:w w:val="105"/>
          <w:sz w:val="24"/>
          <w:szCs w:val="24"/>
        </w:rPr>
        <w:t xml:space="preserve"> </w:t>
      </w:r>
      <w:r w:rsidRPr="008372F6">
        <w:rPr>
          <w:rFonts w:ascii="Arial" w:hAnsi="Arial" w:cs="Arial"/>
          <w:w w:val="105"/>
          <w:sz w:val="24"/>
          <w:szCs w:val="24"/>
        </w:rPr>
        <w:t>from</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2021</w:t>
      </w:r>
      <w:r w:rsidRPr="008372F6">
        <w:rPr>
          <w:rFonts w:ascii="Arial" w:hAnsi="Arial" w:cs="Arial"/>
          <w:spacing w:val="40"/>
          <w:w w:val="105"/>
          <w:sz w:val="24"/>
          <w:szCs w:val="24"/>
        </w:rPr>
        <w:t xml:space="preserve"> </w:t>
      </w:r>
      <w:r w:rsidRPr="008372F6">
        <w:rPr>
          <w:rFonts w:ascii="Arial" w:hAnsi="Arial" w:cs="Arial"/>
          <w:w w:val="105"/>
          <w:sz w:val="24"/>
          <w:szCs w:val="24"/>
        </w:rPr>
        <w:t>Finnish</w:t>
      </w:r>
      <w:r w:rsidRPr="008372F6">
        <w:rPr>
          <w:rFonts w:ascii="Arial" w:hAnsi="Arial" w:cs="Arial"/>
          <w:spacing w:val="40"/>
          <w:w w:val="105"/>
          <w:sz w:val="24"/>
          <w:szCs w:val="24"/>
        </w:rPr>
        <w:t xml:space="preserve"> </w:t>
      </w:r>
      <w:r w:rsidRPr="008372F6">
        <w:rPr>
          <w:rFonts w:ascii="Arial" w:hAnsi="Arial" w:cs="Arial"/>
          <w:w w:val="105"/>
          <w:sz w:val="24"/>
          <w:szCs w:val="24"/>
        </w:rPr>
        <w:t>Medicines</w:t>
      </w:r>
      <w:r w:rsidRPr="008372F6">
        <w:rPr>
          <w:rFonts w:ascii="Arial" w:hAnsi="Arial" w:cs="Arial"/>
          <w:spacing w:val="40"/>
          <w:w w:val="105"/>
          <w:sz w:val="24"/>
          <w:szCs w:val="24"/>
        </w:rPr>
        <w:t xml:space="preserve"> </w:t>
      </w:r>
      <w:r w:rsidRPr="008372F6">
        <w:rPr>
          <w:rFonts w:ascii="Arial" w:hAnsi="Arial" w:cs="Arial"/>
          <w:w w:val="105"/>
          <w:sz w:val="24"/>
          <w:szCs w:val="24"/>
        </w:rPr>
        <w:t>Barometer,</w:t>
      </w:r>
      <w:r w:rsidRPr="008372F6">
        <w:rPr>
          <w:rFonts w:ascii="Arial" w:hAnsi="Arial" w:cs="Arial"/>
          <w:spacing w:val="40"/>
          <w:w w:val="105"/>
          <w:sz w:val="24"/>
          <w:szCs w:val="24"/>
        </w:rPr>
        <w:t xml:space="preserve"> </w:t>
      </w:r>
      <w:r w:rsidRPr="008372F6">
        <w:rPr>
          <w:rFonts w:ascii="Arial" w:hAnsi="Arial" w:cs="Arial"/>
          <w:w w:val="105"/>
          <w:sz w:val="24"/>
          <w:szCs w:val="24"/>
        </w:rPr>
        <w:t>a</w:t>
      </w:r>
      <w:r w:rsidRPr="008372F6">
        <w:rPr>
          <w:rFonts w:ascii="Arial" w:hAnsi="Arial" w:cs="Arial"/>
          <w:spacing w:val="40"/>
          <w:w w:val="105"/>
          <w:sz w:val="24"/>
          <w:szCs w:val="24"/>
        </w:rPr>
        <w:t xml:space="preserve"> </w:t>
      </w:r>
      <w:r w:rsidRPr="008372F6">
        <w:rPr>
          <w:rFonts w:ascii="Arial" w:hAnsi="Arial" w:cs="Arial"/>
          <w:w w:val="105"/>
          <w:sz w:val="24"/>
          <w:szCs w:val="24"/>
        </w:rPr>
        <w:t xml:space="preserve">national, cross-sectional </w:t>
      </w:r>
      <w:del w:id="339" w:author="Héctor Bahamonde" w:date="2026-09-19T11:53:00Z" w16du:dateUtc="2026-09-19T09:53:00Z">
        <w:r w:rsidRPr="008372F6" w:rsidDel="00BF5283">
          <w:rPr>
            <w:rFonts w:ascii="Arial" w:hAnsi="Arial" w:cs="Arial"/>
            <w:w w:val="105"/>
            <w:sz w:val="24"/>
            <w:szCs w:val="24"/>
          </w:rPr>
          <w:delText xml:space="preserve">population </w:delText>
        </w:r>
      </w:del>
      <w:r w:rsidRPr="008372F6">
        <w:rPr>
          <w:rFonts w:ascii="Arial" w:hAnsi="Arial" w:cs="Arial"/>
          <w:w w:val="105"/>
          <w:sz w:val="24"/>
          <w:szCs w:val="24"/>
        </w:rPr>
        <w:t>survey administered biennially by the Finnish Medicines Agency to examine experiences, opinions, and values related to health, medicines, and well-being. The 2021 wave included an ad hoc experimental module designed specifically to assess how citizens evaluate expert-justified funding decisions on high-cost cancer medicines when identical cases are presented under</w:t>
      </w:r>
      <w:r w:rsidRPr="008372F6">
        <w:rPr>
          <w:rFonts w:ascii="Arial" w:hAnsi="Arial" w:cs="Arial"/>
          <w:spacing w:val="40"/>
          <w:w w:val="105"/>
          <w:sz w:val="24"/>
          <w:szCs w:val="24"/>
        </w:rPr>
        <w:t xml:space="preserve"> </w:t>
      </w:r>
      <w:r w:rsidRPr="008372F6">
        <w:rPr>
          <w:rFonts w:ascii="Arial" w:hAnsi="Arial" w:cs="Arial"/>
          <w:w w:val="105"/>
          <w:sz w:val="24"/>
          <w:szCs w:val="24"/>
        </w:rPr>
        <w:t>alternative</w:t>
      </w:r>
      <w:r w:rsidRPr="008372F6">
        <w:rPr>
          <w:rFonts w:ascii="Arial" w:hAnsi="Arial" w:cs="Arial"/>
          <w:spacing w:val="40"/>
          <w:w w:val="105"/>
          <w:sz w:val="24"/>
          <w:szCs w:val="24"/>
        </w:rPr>
        <w:t xml:space="preserve"> </w:t>
      </w:r>
      <w:r w:rsidRPr="008372F6">
        <w:rPr>
          <w:rFonts w:ascii="Arial" w:hAnsi="Arial" w:cs="Arial"/>
          <w:w w:val="105"/>
          <w:sz w:val="24"/>
          <w:szCs w:val="24"/>
        </w:rPr>
        <w:t>frames.</w:t>
      </w:r>
      <w:r w:rsidRPr="008372F6">
        <w:rPr>
          <w:rFonts w:ascii="Arial" w:hAnsi="Arial" w:cs="Arial"/>
          <w:spacing w:val="8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survey</w:t>
      </w:r>
      <w:r w:rsidRPr="008372F6">
        <w:rPr>
          <w:rFonts w:ascii="Arial" w:hAnsi="Arial" w:cs="Arial"/>
          <w:spacing w:val="40"/>
          <w:w w:val="105"/>
          <w:sz w:val="24"/>
          <w:szCs w:val="24"/>
        </w:rPr>
        <w:t xml:space="preserve"> </w:t>
      </w:r>
      <w:r w:rsidRPr="008372F6">
        <w:rPr>
          <w:rFonts w:ascii="Arial" w:hAnsi="Arial" w:cs="Arial"/>
          <w:w w:val="105"/>
          <w:sz w:val="24"/>
          <w:szCs w:val="24"/>
        </w:rPr>
        <w:t>questionnaire</w:t>
      </w:r>
      <w:r w:rsidRPr="008372F6">
        <w:rPr>
          <w:rFonts w:ascii="Arial" w:hAnsi="Arial" w:cs="Arial"/>
          <w:spacing w:val="40"/>
          <w:w w:val="105"/>
          <w:sz w:val="24"/>
          <w:szCs w:val="24"/>
        </w:rPr>
        <w:t xml:space="preserve"> </w:t>
      </w:r>
      <w:r w:rsidRPr="008372F6">
        <w:rPr>
          <w:rFonts w:ascii="Arial" w:hAnsi="Arial" w:cs="Arial"/>
          <w:w w:val="105"/>
          <w:sz w:val="24"/>
          <w:szCs w:val="24"/>
        </w:rPr>
        <w:t>was</w:t>
      </w:r>
      <w:r w:rsidRPr="008372F6">
        <w:rPr>
          <w:rFonts w:ascii="Arial" w:hAnsi="Arial" w:cs="Arial"/>
          <w:spacing w:val="40"/>
          <w:w w:val="105"/>
          <w:sz w:val="24"/>
          <w:szCs w:val="24"/>
        </w:rPr>
        <w:t xml:space="preserve"> </w:t>
      </w:r>
      <w:r w:rsidRPr="008372F6">
        <w:rPr>
          <w:rFonts w:ascii="Arial" w:hAnsi="Arial" w:cs="Arial"/>
          <w:w w:val="105"/>
          <w:sz w:val="24"/>
          <w:szCs w:val="24"/>
        </w:rPr>
        <w:t>drafted</w:t>
      </w:r>
      <w:r w:rsidRPr="008372F6">
        <w:rPr>
          <w:rFonts w:ascii="Arial" w:hAnsi="Arial" w:cs="Arial"/>
          <w:spacing w:val="40"/>
          <w:w w:val="105"/>
          <w:sz w:val="24"/>
          <w:szCs w:val="24"/>
        </w:rPr>
        <w:t xml:space="preserve"> </w:t>
      </w:r>
      <w:r w:rsidRPr="008372F6">
        <w:rPr>
          <w:rFonts w:ascii="Arial" w:hAnsi="Arial" w:cs="Arial"/>
          <w:w w:val="105"/>
          <w:sz w:val="24"/>
          <w:szCs w:val="24"/>
        </w:rPr>
        <w:t>with</w:t>
      </w:r>
      <w:r w:rsidRPr="008372F6">
        <w:rPr>
          <w:rFonts w:ascii="Arial" w:hAnsi="Arial" w:cs="Arial"/>
          <w:spacing w:val="40"/>
          <w:w w:val="105"/>
          <w:sz w:val="24"/>
          <w:szCs w:val="24"/>
        </w:rPr>
        <w:t xml:space="preserve"> </w:t>
      </w:r>
      <w:r w:rsidRPr="008372F6">
        <w:rPr>
          <w:rFonts w:ascii="Arial" w:hAnsi="Arial" w:cs="Arial"/>
          <w:w w:val="105"/>
          <w:sz w:val="24"/>
          <w:szCs w:val="24"/>
        </w:rPr>
        <w:t>influence</w:t>
      </w:r>
      <w:r w:rsidRPr="008372F6">
        <w:rPr>
          <w:rFonts w:ascii="Arial" w:hAnsi="Arial" w:cs="Arial"/>
          <w:spacing w:val="40"/>
          <w:w w:val="105"/>
          <w:sz w:val="24"/>
          <w:szCs w:val="24"/>
        </w:rPr>
        <w:t xml:space="preserve"> </w:t>
      </w:r>
      <w:r w:rsidRPr="008372F6">
        <w:rPr>
          <w:rFonts w:ascii="Arial" w:hAnsi="Arial" w:cs="Arial"/>
          <w:w w:val="105"/>
          <w:sz w:val="24"/>
          <w:szCs w:val="24"/>
        </w:rPr>
        <w:t>from</w:t>
      </w:r>
      <w:r w:rsidRPr="008372F6">
        <w:rPr>
          <w:rFonts w:ascii="Arial" w:hAnsi="Arial" w:cs="Arial"/>
          <w:spacing w:val="40"/>
          <w:w w:val="105"/>
          <w:sz w:val="24"/>
          <w:szCs w:val="24"/>
        </w:rPr>
        <w:t xml:space="preserve"> </w:t>
      </w:r>
      <w:r w:rsidRPr="008372F6">
        <w:rPr>
          <w:rFonts w:ascii="Arial" w:hAnsi="Arial" w:cs="Arial"/>
          <w:w w:val="105"/>
          <w:sz w:val="24"/>
          <w:szCs w:val="24"/>
        </w:rPr>
        <w:t xml:space="preserve">previous studies conducted in other countries, in particular the survey by Blendon et al. </w:t>
      </w:r>
      <w:hyperlink w:anchor="_bookmark23" w:history="1">
        <w:r w:rsidR="005D491A" w:rsidRPr="008372F6">
          <w:rPr>
            <w:rFonts w:ascii="Arial" w:hAnsi="Arial" w:cs="Arial"/>
            <w:w w:val="105"/>
            <w:sz w:val="24"/>
            <w:szCs w:val="24"/>
          </w:rPr>
          <w:t>(2012),</w:t>
        </w:r>
      </w:hyperlink>
      <w:r w:rsidRPr="008372F6">
        <w:rPr>
          <w:rFonts w:ascii="Arial" w:hAnsi="Arial" w:cs="Arial"/>
          <w:w w:val="105"/>
          <w:sz w:val="24"/>
          <w:szCs w:val="24"/>
        </w:rPr>
        <w:t xml:space="preserve"> which</w:t>
      </w:r>
      <w:r w:rsidRPr="008372F6">
        <w:rPr>
          <w:rFonts w:ascii="Arial" w:hAnsi="Arial" w:cs="Arial"/>
          <w:spacing w:val="40"/>
          <w:w w:val="105"/>
          <w:sz w:val="24"/>
          <w:szCs w:val="24"/>
        </w:rPr>
        <w:t xml:space="preserve"> </w:t>
      </w:r>
      <w:r w:rsidRPr="008372F6">
        <w:rPr>
          <w:rFonts w:ascii="Arial" w:hAnsi="Arial" w:cs="Arial"/>
          <w:w w:val="105"/>
          <w:sz w:val="24"/>
          <w:szCs w:val="24"/>
        </w:rPr>
        <w:t>similarly</w:t>
      </w:r>
      <w:r w:rsidRPr="008372F6">
        <w:rPr>
          <w:rFonts w:ascii="Arial" w:hAnsi="Arial" w:cs="Arial"/>
          <w:spacing w:val="-9"/>
          <w:w w:val="105"/>
          <w:sz w:val="24"/>
          <w:szCs w:val="24"/>
        </w:rPr>
        <w:t xml:space="preserve"> </w:t>
      </w:r>
      <w:r w:rsidRPr="008372F6">
        <w:rPr>
          <w:rFonts w:ascii="Arial" w:hAnsi="Arial" w:cs="Arial"/>
          <w:w w:val="105"/>
          <w:sz w:val="24"/>
          <w:szCs w:val="24"/>
        </w:rPr>
        <w:t>exposed</w:t>
      </w:r>
      <w:r w:rsidRPr="008372F6">
        <w:rPr>
          <w:rFonts w:ascii="Arial" w:hAnsi="Arial" w:cs="Arial"/>
          <w:spacing w:val="-9"/>
          <w:w w:val="105"/>
          <w:sz w:val="24"/>
          <w:szCs w:val="24"/>
        </w:rPr>
        <w:t xml:space="preserve"> </w:t>
      </w:r>
      <w:r w:rsidRPr="008372F6">
        <w:rPr>
          <w:rFonts w:ascii="Arial" w:hAnsi="Arial" w:cs="Arial"/>
          <w:w w:val="105"/>
          <w:sz w:val="24"/>
          <w:szCs w:val="24"/>
        </w:rPr>
        <w:t>citizens</w:t>
      </w:r>
      <w:r w:rsidRPr="008372F6">
        <w:rPr>
          <w:rFonts w:ascii="Arial" w:hAnsi="Arial" w:cs="Arial"/>
          <w:spacing w:val="-9"/>
          <w:w w:val="105"/>
          <w:sz w:val="24"/>
          <w:szCs w:val="24"/>
        </w:rPr>
        <w:t xml:space="preserve"> </w:t>
      </w:r>
      <w:r w:rsidRPr="008372F6">
        <w:rPr>
          <w:rFonts w:ascii="Arial" w:hAnsi="Arial" w:cs="Arial"/>
          <w:w w:val="105"/>
          <w:sz w:val="24"/>
          <w:szCs w:val="24"/>
        </w:rPr>
        <w:t>to</w:t>
      </w:r>
      <w:r w:rsidRPr="008372F6">
        <w:rPr>
          <w:rFonts w:ascii="Arial" w:hAnsi="Arial" w:cs="Arial"/>
          <w:spacing w:val="-9"/>
          <w:w w:val="105"/>
          <w:sz w:val="24"/>
          <w:szCs w:val="24"/>
        </w:rPr>
        <w:t xml:space="preserve"> </w:t>
      </w:r>
      <w:r w:rsidRPr="008372F6">
        <w:rPr>
          <w:rFonts w:ascii="Arial" w:hAnsi="Arial" w:cs="Arial"/>
          <w:w w:val="105"/>
          <w:sz w:val="24"/>
          <w:szCs w:val="24"/>
        </w:rPr>
        <w:t>real-life</w:t>
      </w:r>
      <w:r w:rsidRPr="008372F6">
        <w:rPr>
          <w:rFonts w:ascii="Arial" w:hAnsi="Arial" w:cs="Arial"/>
          <w:spacing w:val="-9"/>
          <w:w w:val="105"/>
          <w:sz w:val="24"/>
          <w:szCs w:val="24"/>
        </w:rPr>
        <w:t xml:space="preserve"> </w:t>
      </w:r>
      <w:r w:rsidRPr="008372F6">
        <w:rPr>
          <w:rFonts w:ascii="Arial" w:hAnsi="Arial" w:cs="Arial"/>
          <w:w w:val="105"/>
          <w:sz w:val="24"/>
          <w:szCs w:val="24"/>
        </w:rPr>
        <w:t>decision-making</w:t>
      </w:r>
      <w:r w:rsidRPr="008372F6">
        <w:rPr>
          <w:rFonts w:ascii="Arial" w:hAnsi="Arial" w:cs="Arial"/>
          <w:spacing w:val="-9"/>
          <w:w w:val="105"/>
          <w:sz w:val="24"/>
          <w:szCs w:val="24"/>
        </w:rPr>
        <w:t xml:space="preserve"> </w:t>
      </w:r>
      <w:r w:rsidRPr="008372F6">
        <w:rPr>
          <w:rFonts w:ascii="Arial" w:hAnsi="Arial" w:cs="Arial"/>
          <w:w w:val="105"/>
          <w:sz w:val="24"/>
          <w:szCs w:val="24"/>
        </w:rPr>
        <w:t>tasks,</w:t>
      </w:r>
      <w:r w:rsidRPr="008372F6">
        <w:rPr>
          <w:rFonts w:ascii="Arial" w:hAnsi="Arial" w:cs="Arial"/>
          <w:spacing w:val="-7"/>
          <w:w w:val="105"/>
          <w:sz w:val="24"/>
          <w:szCs w:val="24"/>
        </w:rPr>
        <w:t xml:space="preserve"> </w:t>
      </w:r>
      <w:r w:rsidRPr="008372F6">
        <w:rPr>
          <w:rFonts w:ascii="Arial" w:hAnsi="Arial" w:cs="Arial"/>
          <w:w w:val="105"/>
          <w:sz w:val="24"/>
          <w:szCs w:val="24"/>
        </w:rPr>
        <w:t>and</w:t>
      </w:r>
      <w:r w:rsidRPr="008372F6">
        <w:rPr>
          <w:rFonts w:ascii="Arial" w:hAnsi="Arial" w:cs="Arial"/>
          <w:spacing w:val="-9"/>
          <w:w w:val="105"/>
          <w:sz w:val="24"/>
          <w:szCs w:val="24"/>
        </w:rPr>
        <w:t xml:space="preserve"> </w:t>
      </w:r>
      <w:r w:rsidRPr="008372F6">
        <w:rPr>
          <w:rFonts w:ascii="Arial" w:hAnsi="Arial" w:cs="Arial"/>
          <w:w w:val="105"/>
          <w:sz w:val="24"/>
          <w:szCs w:val="24"/>
        </w:rPr>
        <w:t>Ghinea</w:t>
      </w:r>
      <w:r w:rsidRPr="008372F6">
        <w:rPr>
          <w:rFonts w:ascii="Arial" w:hAnsi="Arial" w:cs="Arial"/>
          <w:spacing w:val="-9"/>
          <w:w w:val="105"/>
          <w:sz w:val="24"/>
          <w:szCs w:val="24"/>
        </w:rPr>
        <w:t xml:space="preserve"> </w:t>
      </w:r>
      <w:r w:rsidRPr="008372F6">
        <w:rPr>
          <w:rFonts w:ascii="Arial" w:hAnsi="Arial" w:cs="Arial"/>
          <w:w w:val="105"/>
          <w:sz w:val="24"/>
          <w:szCs w:val="24"/>
        </w:rPr>
        <w:t>et</w:t>
      </w:r>
      <w:r w:rsidRPr="008372F6">
        <w:rPr>
          <w:rFonts w:ascii="Arial" w:hAnsi="Arial" w:cs="Arial"/>
          <w:spacing w:val="-9"/>
          <w:w w:val="105"/>
          <w:sz w:val="24"/>
          <w:szCs w:val="24"/>
        </w:rPr>
        <w:t xml:space="preserve"> </w:t>
      </w:r>
      <w:r w:rsidRPr="008372F6">
        <w:rPr>
          <w:rFonts w:ascii="Arial" w:hAnsi="Arial" w:cs="Arial"/>
          <w:w w:val="105"/>
          <w:sz w:val="24"/>
          <w:szCs w:val="24"/>
        </w:rPr>
        <w:t>al.</w:t>
      </w:r>
      <w:r w:rsidRPr="008372F6">
        <w:rPr>
          <w:rFonts w:ascii="Arial" w:hAnsi="Arial" w:cs="Arial"/>
          <w:spacing w:val="-9"/>
          <w:w w:val="105"/>
          <w:sz w:val="24"/>
          <w:szCs w:val="24"/>
        </w:rPr>
        <w:t xml:space="preserve"> </w:t>
      </w:r>
      <w:hyperlink w:anchor="_bookmark48" w:history="1">
        <w:r w:rsidR="005D491A" w:rsidRPr="008372F6">
          <w:rPr>
            <w:rFonts w:ascii="Arial" w:hAnsi="Arial" w:cs="Arial"/>
            <w:w w:val="105"/>
            <w:sz w:val="24"/>
            <w:szCs w:val="24"/>
          </w:rPr>
          <w:t>(2021),</w:t>
        </w:r>
      </w:hyperlink>
      <w:r w:rsidRPr="008372F6">
        <w:rPr>
          <w:rFonts w:ascii="Arial" w:hAnsi="Arial" w:cs="Arial"/>
          <w:spacing w:val="-7"/>
          <w:w w:val="105"/>
          <w:sz w:val="24"/>
          <w:szCs w:val="24"/>
        </w:rPr>
        <w:t xml:space="preserve"> </w:t>
      </w:r>
      <w:r w:rsidRPr="008372F6">
        <w:rPr>
          <w:rFonts w:ascii="Arial" w:hAnsi="Arial" w:cs="Arial"/>
          <w:w w:val="105"/>
          <w:sz w:val="24"/>
          <w:szCs w:val="24"/>
        </w:rPr>
        <w:t>which</w:t>
      </w:r>
      <w:r w:rsidRPr="008372F6">
        <w:rPr>
          <w:rFonts w:ascii="Arial" w:hAnsi="Arial" w:cs="Arial"/>
          <w:spacing w:val="-9"/>
          <w:w w:val="105"/>
          <w:sz w:val="24"/>
          <w:szCs w:val="24"/>
        </w:rPr>
        <w:t xml:space="preserve"> </w:t>
      </w:r>
      <w:r w:rsidRPr="008372F6">
        <w:rPr>
          <w:rFonts w:ascii="Arial" w:hAnsi="Arial" w:cs="Arial"/>
          <w:w w:val="105"/>
          <w:sz w:val="24"/>
          <w:szCs w:val="24"/>
        </w:rPr>
        <w:t>surveyed Australian citizens’ attitudes towards public funding of high-cost cancer medicines.</w:t>
      </w:r>
    </w:p>
    <w:p w14:paraId="57138962" w14:textId="77777777"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Finland</w:t>
      </w:r>
      <w:r w:rsidRPr="008372F6">
        <w:rPr>
          <w:rFonts w:ascii="Arial" w:hAnsi="Arial" w:cs="Arial"/>
          <w:spacing w:val="21"/>
          <w:w w:val="105"/>
          <w:sz w:val="24"/>
          <w:szCs w:val="24"/>
        </w:rPr>
        <w:t xml:space="preserve"> </w:t>
      </w:r>
      <w:r w:rsidRPr="008372F6">
        <w:rPr>
          <w:rFonts w:ascii="Arial" w:hAnsi="Arial" w:cs="Arial"/>
          <w:w w:val="105"/>
          <w:sz w:val="24"/>
          <w:szCs w:val="24"/>
        </w:rPr>
        <w:t>provides</w:t>
      </w:r>
      <w:r w:rsidRPr="008372F6">
        <w:rPr>
          <w:rFonts w:ascii="Arial" w:hAnsi="Arial" w:cs="Arial"/>
          <w:spacing w:val="21"/>
          <w:w w:val="105"/>
          <w:sz w:val="24"/>
          <w:szCs w:val="24"/>
        </w:rPr>
        <w:t xml:space="preserve"> </w:t>
      </w:r>
      <w:r w:rsidRPr="008372F6">
        <w:rPr>
          <w:rFonts w:ascii="Arial" w:hAnsi="Arial" w:cs="Arial"/>
          <w:w w:val="105"/>
          <w:sz w:val="24"/>
          <w:szCs w:val="24"/>
        </w:rPr>
        <w:t>an</w:t>
      </w:r>
      <w:r w:rsidRPr="008372F6">
        <w:rPr>
          <w:rFonts w:ascii="Arial" w:hAnsi="Arial" w:cs="Arial"/>
          <w:spacing w:val="21"/>
          <w:w w:val="105"/>
          <w:sz w:val="24"/>
          <w:szCs w:val="24"/>
        </w:rPr>
        <w:t xml:space="preserve"> </w:t>
      </w:r>
      <w:r w:rsidRPr="008372F6">
        <w:rPr>
          <w:rFonts w:ascii="Arial" w:hAnsi="Arial" w:cs="Arial"/>
          <w:w w:val="105"/>
          <w:sz w:val="24"/>
          <w:szCs w:val="24"/>
        </w:rPr>
        <w:t>appropriate</w:t>
      </w:r>
      <w:r w:rsidRPr="008372F6">
        <w:rPr>
          <w:rFonts w:ascii="Arial" w:hAnsi="Arial" w:cs="Arial"/>
          <w:spacing w:val="21"/>
          <w:w w:val="105"/>
          <w:sz w:val="24"/>
          <w:szCs w:val="24"/>
        </w:rPr>
        <w:t xml:space="preserve"> </w:t>
      </w:r>
      <w:r w:rsidRPr="008372F6">
        <w:rPr>
          <w:rFonts w:ascii="Arial" w:hAnsi="Arial" w:cs="Arial"/>
          <w:w w:val="105"/>
          <w:sz w:val="24"/>
          <w:szCs w:val="24"/>
        </w:rPr>
        <w:t>research</w:t>
      </w:r>
      <w:r w:rsidRPr="008372F6">
        <w:rPr>
          <w:rFonts w:ascii="Arial" w:hAnsi="Arial" w:cs="Arial"/>
          <w:spacing w:val="21"/>
          <w:w w:val="105"/>
          <w:sz w:val="24"/>
          <w:szCs w:val="24"/>
        </w:rPr>
        <w:t xml:space="preserve"> </w:t>
      </w:r>
      <w:r w:rsidRPr="008372F6">
        <w:rPr>
          <w:rFonts w:ascii="Arial" w:hAnsi="Arial" w:cs="Arial"/>
          <w:w w:val="105"/>
          <w:sz w:val="24"/>
          <w:szCs w:val="24"/>
        </w:rPr>
        <w:t>context</w:t>
      </w:r>
      <w:r w:rsidRPr="008372F6">
        <w:rPr>
          <w:rFonts w:ascii="Arial" w:hAnsi="Arial" w:cs="Arial"/>
          <w:spacing w:val="21"/>
          <w:w w:val="105"/>
          <w:sz w:val="24"/>
          <w:szCs w:val="24"/>
        </w:rPr>
        <w:t xml:space="preserve"> </w:t>
      </w:r>
      <w:r w:rsidRPr="008372F6">
        <w:rPr>
          <w:rFonts w:ascii="Arial" w:hAnsi="Arial" w:cs="Arial"/>
          <w:w w:val="105"/>
          <w:sz w:val="24"/>
          <w:szCs w:val="24"/>
        </w:rPr>
        <w:t>for</w:t>
      </w:r>
      <w:r w:rsidRPr="008372F6">
        <w:rPr>
          <w:rFonts w:ascii="Arial" w:hAnsi="Arial" w:cs="Arial"/>
          <w:spacing w:val="21"/>
          <w:w w:val="105"/>
          <w:sz w:val="24"/>
          <w:szCs w:val="24"/>
        </w:rPr>
        <w:t xml:space="preserve"> </w:t>
      </w:r>
      <w:r w:rsidRPr="008372F6">
        <w:rPr>
          <w:rFonts w:ascii="Arial" w:hAnsi="Arial" w:cs="Arial"/>
          <w:w w:val="105"/>
          <w:sz w:val="24"/>
          <w:szCs w:val="24"/>
        </w:rPr>
        <w:t>three</w:t>
      </w:r>
      <w:r w:rsidRPr="008372F6">
        <w:rPr>
          <w:rFonts w:ascii="Arial" w:hAnsi="Arial" w:cs="Arial"/>
          <w:spacing w:val="21"/>
          <w:w w:val="105"/>
          <w:sz w:val="24"/>
          <w:szCs w:val="24"/>
        </w:rPr>
        <w:t xml:space="preserve"> </w:t>
      </w:r>
      <w:r w:rsidRPr="008372F6">
        <w:rPr>
          <w:rFonts w:ascii="Arial" w:hAnsi="Arial" w:cs="Arial"/>
          <w:w w:val="105"/>
          <w:sz w:val="24"/>
          <w:szCs w:val="24"/>
        </w:rPr>
        <w:t>reasons.</w:t>
      </w:r>
      <w:r w:rsidRPr="008372F6">
        <w:rPr>
          <w:rFonts w:ascii="Arial" w:hAnsi="Arial" w:cs="Arial"/>
          <w:spacing w:val="40"/>
          <w:w w:val="105"/>
          <w:sz w:val="24"/>
          <w:szCs w:val="24"/>
        </w:rPr>
        <w:t xml:space="preserve"> </w:t>
      </w:r>
      <w:r w:rsidRPr="008372F6">
        <w:rPr>
          <w:rFonts w:ascii="Arial" w:hAnsi="Arial" w:cs="Arial"/>
          <w:w w:val="105"/>
          <w:sz w:val="24"/>
          <w:szCs w:val="24"/>
        </w:rPr>
        <w:t>First,</w:t>
      </w:r>
      <w:r w:rsidRPr="008372F6">
        <w:rPr>
          <w:rFonts w:ascii="Arial" w:hAnsi="Arial" w:cs="Arial"/>
          <w:spacing w:val="21"/>
          <w:w w:val="105"/>
          <w:sz w:val="24"/>
          <w:szCs w:val="24"/>
        </w:rPr>
        <w:t xml:space="preserve"> </w:t>
      </w:r>
      <w:r w:rsidRPr="008372F6">
        <w:rPr>
          <w:rFonts w:ascii="Arial" w:hAnsi="Arial" w:cs="Arial"/>
          <w:w w:val="105"/>
          <w:sz w:val="24"/>
          <w:szCs w:val="24"/>
        </w:rPr>
        <w:t>the</w:t>
      </w:r>
      <w:r w:rsidRPr="008372F6">
        <w:rPr>
          <w:rFonts w:ascii="Arial" w:hAnsi="Arial" w:cs="Arial"/>
          <w:spacing w:val="21"/>
          <w:w w:val="105"/>
          <w:sz w:val="24"/>
          <w:szCs w:val="24"/>
        </w:rPr>
        <w:t xml:space="preserve"> </w:t>
      </w:r>
      <w:r w:rsidRPr="008372F6">
        <w:rPr>
          <w:rFonts w:ascii="Arial" w:hAnsi="Arial" w:cs="Arial"/>
          <w:w w:val="105"/>
          <w:sz w:val="24"/>
          <w:szCs w:val="24"/>
        </w:rPr>
        <w:t>healthcare</w:t>
      </w:r>
      <w:r w:rsidRPr="008372F6">
        <w:rPr>
          <w:rFonts w:ascii="Arial" w:hAnsi="Arial" w:cs="Arial"/>
          <w:spacing w:val="21"/>
          <w:w w:val="105"/>
          <w:sz w:val="24"/>
          <w:szCs w:val="24"/>
        </w:rPr>
        <w:t xml:space="preserve"> </w:t>
      </w:r>
      <w:r w:rsidRPr="008372F6">
        <w:rPr>
          <w:rFonts w:ascii="Arial" w:hAnsi="Arial" w:cs="Arial"/>
          <w:w w:val="105"/>
          <w:sz w:val="24"/>
          <w:szCs w:val="24"/>
        </w:rPr>
        <w:t xml:space="preserve">system is comprehensive and predominantly publicly funded, resembling other advanced welfare states in which questions of healthcare rationing and legitimacy are politically salient (Keskimäki et al. </w:t>
      </w:r>
      <w:hyperlink w:anchor="_bookmark64" w:history="1">
        <w:r w:rsidR="005D491A" w:rsidRPr="008372F6">
          <w:rPr>
            <w:rFonts w:ascii="Arial" w:hAnsi="Arial" w:cs="Arial"/>
            <w:w w:val="105"/>
            <w:sz w:val="24"/>
            <w:szCs w:val="24"/>
          </w:rPr>
          <w:t>2019).</w:t>
        </w:r>
      </w:hyperlink>
      <w:r w:rsidRPr="008372F6">
        <w:rPr>
          <w:rFonts w:ascii="Arial" w:hAnsi="Arial" w:cs="Arial"/>
          <w:w w:val="105"/>
          <w:sz w:val="24"/>
          <w:szCs w:val="24"/>
        </w:rPr>
        <w:t xml:space="preserve"> Second,</w:t>
      </w:r>
      <w:r w:rsidRPr="008372F6">
        <w:rPr>
          <w:rFonts w:ascii="Arial" w:hAnsi="Arial" w:cs="Arial"/>
          <w:spacing w:val="-8"/>
          <w:w w:val="105"/>
          <w:sz w:val="24"/>
          <w:szCs w:val="24"/>
        </w:rPr>
        <w:t xml:space="preserve"> </w:t>
      </w:r>
      <w:r w:rsidRPr="008372F6">
        <w:rPr>
          <w:rFonts w:ascii="Arial" w:hAnsi="Arial" w:cs="Arial"/>
          <w:w w:val="105"/>
          <w:sz w:val="24"/>
          <w:szCs w:val="24"/>
        </w:rPr>
        <w:t>healthcare</w:t>
      </w:r>
      <w:r w:rsidRPr="008372F6">
        <w:rPr>
          <w:rFonts w:ascii="Arial" w:hAnsi="Arial" w:cs="Arial"/>
          <w:spacing w:val="-10"/>
          <w:w w:val="105"/>
          <w:sz w:val="24"/>
          <w:szCs w:val="24"/>
        </w:rPr>
        <w:t xml:space="preserve"> </w:t>
      </w:r>
      <w:r w:rsidRPr="008372F6">
        <w:rPr>
          <w:rFonts w:ascii="Arial" w:hAnsi="Arial" w:cs="Arial"/>
          <w:w w:val="105"/>
          <w:sz w:val="24"/>
          <w:szCs w:val="24"/>
        </w:rPr>
        <w:t>resource</w:t>
      </w:r>
      <w:r w:rsidRPr="008372F6">
        <w:rPr>
          <w:rFonts w:ascii="Arial" w:hAnsi="Arial" w:cs="Arial"/>
          <w:spacing w:val="-10"/>
          <w:w w:val="105"/>
          <w:sz w:val="24"/>
          <w:szCs w:val="24"/>
        </w:rPr>
        <w:t xml:space="preserve"> </w:t>
      </w:r>
      <w:r w:rsidRPr="008372F6">
        <w:rPr>
          <w:rFonts w:ascii="Arial" w:hAnsi="Arial" w:cs="Arial"/>
          <w:w w:val="105"/>
          <w:sz w:val="24"/>
          <w:szCs w:val="24"/>
        </w:rPr>
        <w:t>allocation</w:t>
      </w:r>
      <w:r w:rsidRPr="008372F6">
        <w:rPr>
          <w:rFonts w:ascii="Arial" w:hAnsi="Arial" w:cs="Arial"/>
          <w:spacing w:val="-10"/>
          <w:w w:val="105"/>
          <w:sz w:val="24"/>
          <w:szCs w:val="24"/>
        </w:rPr>
        <w:t xml:space="preserve"> </w:t>
      </w:r>
      <w:r w:rsidRPr="008372F6">
        <w:rPr>
          <w:rFonts w:ascii="Arial" w:hAnsi="Arial" w:cs="Arial"/>
          <w:w w:val="105"/>
          <w:sz w:val="24"/>
          <w:szCs w:val="24"/>
        </w:rPr>
        <w:t>decisions</w:t>
      </w:r>
      <w:r w:rsidRPr="008372F6">
        <w:rPr>
          <w:rFonts w:ascii="Arial" w:hAnsi="Arial" w:cs="Arial"/>
          <w:spacing w:val="-10"/>
          <w:w w:val="105"/>
          <w:sz w:val="24"/>
          <w:szCs w:val="24"/>
        </w:rPr>
        <w:t xml:space="preserve"> </w:t>
      </w:r>
      <w:r w:rsidRPr="008372F6">
        <w:rPr>
          <w:rFonts w:ascii="Arial" w:hAnsi="Arial" w:cs="Arial"/>
          <w:w w:val="105"/>
          <w:sz w:val="24"/>
          <w:szCs w:val="24"/>
        </w:rPr>
        <w:t>are</w:t>
      </w:r>
      <w:r w:rsidRPr="008372F6">
        <w:rPr>
          <w:rFonts w:ascii="Arial" w:hAnsi="Arial" w:cs="Arial"/>
          <w:spacing w:val="-10"/>
          <w:w w:val="105"/>
          <w:sz w:val="24"/>
          <w:szCs w:val="24"/>
        </w:rPr>
        <w:t xml:space="preserve"> </w:t>
      </w:r>
      <w:r w:rsidRPr="008372F6">
        <w:rPr>
          <w:rFonts w:ascii="Arial" w:hAnsi="Arial" w:cs="Arial"/>
          <w:w w:val="105"/>
          <w:sz w:val="24"/>
          <w:szCs w:val="24"/>
        </w:rPr>
        <w:t>routinely</w:t>
      </w:r>
      <w:r w:rsidRPr="008372F6">
        <w:rPr>
          <w:rFonts w:ascii="Arial" w:hAnsi="Arial" w:cs="Arial"/>
          <w:spacing w:val="-10"/>
          <w:w w:val="105"/>
          <w:sz w:val="24"/>
          <w:szCs w:val="24"/>
        </w:rPr>
        <w:t xml:space="preserve"> </w:t>
      </w:r>
      <w:r w:rsidRPr="008372F6">
        <w:rPr>
          <w:rFonts w:ascii="Arial" w:hAnsi="Arial" w:cs="Arial"/>
          <w:w w:val="105"/>
          <w:sz w:val="24"/>
          <w:szCs w:val="24"/>
        </w:rPr>
        <w:lastRenderedPageBreak/>
        <w:t>justified</w:t>
      </w:r>
      <w:r w:rsidRPr="008372F6">
        <w:rPr>
          <w:rFonts w:ascii="Arial" w:hAnsi="Arial" w:cs="Arial"/>
          <w:spacing w:val="-10"/>
          <w:w w:val="105"/>
          <w:sz w:val="24"/>
          <w:szCs w:val="24"/>
        </w:rPr>
        <w:t xml:space="preserve"> </w:t>
      </w:r>
      <w:r w:rsidRPr="008372F6">
        <w:rPr>
          <w:rFonts w:ascii="Arial" w:hAnsi="Arial" w:cs="Arial"/>
          <w:w w:val="105"/>
          <w:sz w:val="24"/>
          <w:szCs w:val="24"/>
        </w:rPr>
        <w:t>through</w:t>
      </w:r>
      <w:r w:rsidRPr="008372F6">
        <w:rPr>
          <w:rFonts w:ascii="Arial" w:hAnsi="Arial" w:cs="Arial"/>
          <w:spacing w:val="-10"/>
          <w:w w:val="105"/>
          <w:sz w:val="24"/>
          <w:szCs w:val="24"/>
        </w:rPr>
        <w:t xml:space="preserve"> </w:t>
      </w:r>
      <w:r w:rsidRPr="008372F6">
        <w:rPr>
          <w:rFonts w:ascii="Arial" w:hAnsi="Arial" w:cs="Arial"/>
          <w:w w:val="105"/>
          <w:sz w:val="24"/>
          <w:szCs w:val="24"/>
        </w:rPr>
        <w:t>clinical</w:t>
      </w:r>
      <w:r w:rsidRPr="008372F6">
        <w:rPr>
          <w:rFonts w:ascii="Arial" w:hAnsi="Arial" w:cs="Arial"/>
          <w:spacing w:val="-10"/>
          <w:w w:val="105"/>
          <w:sz w:val="24"/>
          <w:szCs w:val="24"/>
        </w:rPr>
        <w:t xml:space="preserve"> </w:t>
      </w:r>
      <w:r w:rsidRPr="008372F6">
        <w:rPr>
          <w:rFonts w:ascii="Arial" w:hAnsi="Arial" w:cs="Arial"/>
          <w:w w:val="105"/>
          <w:sz w:val="24"/>
          <w:szCs w:val="24"/>
        </w:rPr>
        <w:t>evidence,</w:t>
      </w:r>
      <w:r w:rsidRPr="008372F6">
        <w:rPr>
          <w:rFonts w:ascii="Arial" w:hAnsi="Arial" w:cs="Arial"/>
          <w:spacing w:val="-8"/>
          <w:w w:val="105"/>
          <w:sz w:val="24"/>
          <w:szCs w:val="24"/>
        </w:rPr>
        <w:t xml:space="preserve"> </w:t>
      </w:r>
      <w:r w:rsidRPr="008372F6">
        <w:rPr>
          <w:rFonts w:ascii="Arial" w:hAnsi="Arial" w:cs="Arial"/>
          <w:w w:val="105"/>
          <w:sz w:val="24"/>
          <w:szCs w:val="24"/>
        </w:rPr>
        <w:t>cost-effectiveness thresholds, and health technology assessment, making the communicative dimension of these decisions especially important.</w:t>
      </w:r>
      <w:r w:rsidRPr="008372F6">
        <w:rPr>
          <w:rFonts w:ascii="Arial" w:hAnsi="Arial" w:cs="Arial"/>
          <w:spacing w:val="34"/>
          <w:w w:val="105"/>
          <w:sz w:val="24"/>
          <w:szCs w:val="24"/>
        </w:rPr>
        <w:t xml:space="preserve"> </w:t>
      </w:r>
      <w:r w:rsidRPr="008372F6">
        <w:rPr>
          <w:rFonts w:ascii="Arial" w:hAnsi="Arial" w:cs="Arial"/>
          <w:w w:val="105"/>
          <w:sz w:val="24"/>
          <w:szCs w:val="24"/>
        </w:rPr>
        <w:t>However, despite the normative emphasis on transparency as a core dimension of legitimate limit-setting, justifications for pharmaceutical reimbursement decisions in Finland are confidential to the public and only communicated to the pharmaceutical company applying for reimbursement status. Third, Nordic healthcare systems face precisely the structural pressures that motivate this study:</w:t>
      </w:r>
      <w:r w:rsidRPr="008372F6">
        <w:rPr>
          <w:rFonts w:ascii="Arial" w:hAnsi="Arial" w:cs="Arial"/>
          <w:spacing w:val="38"/>
          <w:w w:val="105"/>
          <w:sz w:val="24"/>
          <w:szCs w:val="24"/>
        </w:rPr>
        <w:t xml:space="preserve"> </w:t>
      </w:r>
      <w:r w:rsidRPr="008372F6">
        <w:rPr>
          <w:rFonts w:ascii="Arial" w:hAnsi="Arial" w:cs="Arial"/>
          <w:w w:val="105"/>
          <w:sz w:val="24"/>
          <w:szCs w:val="24"/>
        </w:rPr>
        <w:t>technological and demographic changes contribute to a widening gap between medical opportunities and fiscal possibilities, which is a common source of controversy among stakeholders.</w:t>
      </w:r>
    </w:p>
    <w:p w14:paraId="238A520A" w14:textId="2EC3133A"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Data collection was carried out by a professional market research company (Taloustutkimus Ltd) using a pre-recruited online panel of approximately 40,000 Finnish citizens.</w:t>
      </w:r>
      <w:r w:rsidRPr="008372F6">
        <w:rPr>
          <w:rFonts w:ascii="Arial" w:hAnsi="Arial" w:cs="Arial"/>
          <w:spacing w:val="40"/>
          <w:w w:val="105"/>
          <w:sz w:val="24"/>
          <w:szCs w:val="24"/>
        </w:rPr>
        <w:t xml:space="preserve"> </w:t>
      </w:r>
      <w:r w:rsidRPr="008372F6">
        <w:rPr>
          <w:rFonts w:ascii="Arial" w:hAnsi="Arial" w:cs="Arial"/>
          <w:w w:val="105"/>
          <w:sz w:val="24"/>
          <w:szCs w:val="24"/>
        </w:rPr>
        <w:t>To reach the target sample size, 10,105 invitations were distributed to panel members.</w:t>
      </w:r>
      <w:r w:rsidRPr="008372F6">
        <w:rPr>
          <w:rFonts w:ascii="Arial" w:hAnsi="Arial" w:cs="Arial"/>
          <w:spacing w:val="40"/>
          <w:w w:val="105"/>
          <w:sz w:val="24"/>
          <w:szCs w:val="24"/>
        </w:rPr>
        <w:t xml:space="preserve"> </w:t>
      </w:r>
      <w:ins w:id="340" w:author="Héctor Bahamonde" w:date="2026-08-10T19:06:00Z">
        <w:r w:rsidR="00175756" w:rsidRPr="008372F6">
          <w:rPr>
            <w:rFonts w:ascii="Arial" w:hAnsi="Arial" w:cs="Arial"/>
            <w:w w:val="105"/>
            <w:sz w:val="24"/>
            <w:szCs w:val="24"/>
          </w:rPr>
          <w:t>Quota recruitment targeted balance across gender, age, education, and geographic region among Finnish-speaking adults aged 18–79. Because respondents were recruited from a non-probability online panel, these quotas can improve alignment on observed characteristics but do not eliminate selection bias or support design-based inference to the Finnish adult population</w:t>
        </w:r>
      </w:ins>
      <w:del w:id="341" w:author="Héctor Bahamonde" w:date="2026-08-10T19:06:00Z">
        <w:r w:rsidRPr="008372F6" w:rsidDel="00175756">
          <w:rPr>
            <w:rFonts w:ascii="Arial" w:hAnsi="Arial" w:cs="Arial"/>
            <w:w w:val="105"/>
            <w:sz w:val="24"/>
            <w:szCs w:val="24"/>
          </w:rPr>
          <w:delText>The sample was stratified to ensure balance across gender, age, education level, and geographic region, with eligibility restricted to</w:delText>
        </w:r>
        <w:r w:rsidRPr="008372F6" w:rsidDel="00175756">
          <w:rPr>
            <w:rFonts w:ascii="Arial" w:hAnsi="Arial" w:cs="Arial"/>
            <w:spacing w:val="30"/>
            <w:w w:val="105"/>
            <w:sz w:val="24"/>
            <w:szCs w:val="24"/>
          </w:rPr>
          <w:delText xml:space="preserve"> </w:delText>
        </w:r>
        <w:r w:rsidRPr="008372F6" w:rsidDel="00175756">
          <w:rPr>
            <w:rFonts w:ascii="Arial" w:hAnsi="Arial" w:cs="Arial"/>
            <w:w w:val="105"/>
            <w:sz w:val="24"/>
            <w:szCs w:val="24"/>
          </w:rPr>
          <w:delText>Finnish-speaking</w:delText>
        </w:r>
        <w:r w:rsidRPr="008372F6" w:rsidDel="00175756">
          <w:rPr>
            <w:rFonts w:ascii="Arial" w:hAnsi="Arial" w:cs="Arial"/>
            <w:spacing w:val="30"/>
            <w:w w:val="105"/>
            <w:sz w:val="24"/>
            <w:szCs w:val="24"/>
          </w:rPr>
          <w:delText xml:space="preserve"> </w:delText>
        </w:r>
        <w:r w:rsidRPr="008372F6" w:rsidDel="00175756">
          <w:rPr>
            <w:rFonts w:ascii="Arial" w:hAnsi="Arial" w:cs="Arial"/>
            <w:w w:val="105"/>
            <w:sz w:val="24"/>
            <w:szCs w:val="24"/>
          </w:rPr>
          <w:delText>citizens</w:delText>
        </w:r>
        <w:r w:rsidRPr="008372F6" w:rsidDel="00175756">
          <w:rPr>
            <w:rFonts w:ascii="Arial" w:hAnsi="Arial" w:cs="Arial"/>
            <w:spacing w:val="30"/>
            <w:w w:val="105"/>
            <w:sz w:val="24"/>
            <w:szCs w:val="24"/>
          </w:rPr>
          <w:delText xml:space="preserve"> </w:delText>
        </w:r>
        <w:r w:rsidRPr="008372F6" w:rsidDel="00175756">
          <w:rPr>
            <w:rFonts w:ascii="Arial" w:hAnsi="Arial" w:cs="Arial"/>
            <w:w w:val="105"/>
            <w:sz w:val="24"/>
            <w:szCs w:val="24"/>
          </w:rPr>
          <w:delText>aged</w:delText>
        </w:r>
        <w:r w:rsidRPr="008372F6" w:rsidDel="00175756">
          <w:rPr>
            <w:rFonts w:ascii="Arial" w:hAnsi="Arial" w:cs="Arial"/>
            <w:spacing w:val="30"/>
            <w:w w:val="105"/>
            <w:sz w:val="24"/>
            <w:szCs w:val="24"/>
          </w:rPr>
          <w:delText xml:space="preserve"> </w:delText>
        </w:r>
        <w:r w:rsidRPr="008372F6" w:rsidDel="00175756">
          <w:rPr>
            <w:rFonts w:ascii="Arial" w:hAnsi="Arial" w:cs="Arial"/>
            <w:w w:val="105"/>
            <w:sz w:val="24"/>
            <w:szCs w:val="24"/>
          </w:rPr>
          <w:delText>18—79</w:delText>
        </w:r>
        <w:r w:rsidRPr="008372F6" w:rsidDel="00175756">
          <w:rPr>
            <w:rFonts w:ascii="Arial" w:hAnsi="Arial" w:cs="Arial"/>
            <w:spacing w:val="30"/>
            <w:w w:val="105"/>
            <w:sz w:val="24"/>
            <w:szCs w:val="24"/>
          </w:rPr>
          <w:delText xml:space="preserve"> </w:delText>
        </w:r>
        <w:r w:rsidRPr="008372F6" w:rsidDel="00175756">
          <w:rPr>
            <w:rFonts w:ascii="Arial" w:hAnsi="Arial" w:cs="Arial"/>
            <w:w w:val="105"/>
            <w:sz w:val="24"/>
            <w:szCs w:val="24"/>
          </w:rPr>
          <w:delText>years</w:delText>
        </w:r>
      </w:del>
      <w:r w:rsidRPr="008372F6">
        <w:rPr>
          <w:rFonts w:ascii="Arial" w:hAnsi="Arial" w:cs="Arial"/>
          <w:w w:val="105"/>
          <w:sz w:val="24"/>
          <w:szCs w:val="24"/>
        </w:rPr>
        <w:t>.</w:t>
      </w:r>
      <w:ins w:id="342" w:author="Héctor Bahamonde" w:date="2026-08-10T19:10:00Z">
        <w:r w:rsidR="00175756" w:rsidRPr="008372F6">
          <w:rPr>
            <w:rStyle w:val="FootnoteReference"/>
            <w:rFonts w:ascii="Arial" w:hAnsi="Arial" w:cs="Arial"/>
            <w:w w:val="105"/>
            <w:sz w:val="24"/>
            <w:szCs w:val="24"/>
          </w:rPr>
          <w:footnoteReference w:id="1"/>
        </w:r>
      </w:ins>
      <w:r w:rsidRPr="008372F6">
        <w:rPr>
          <w:rFonts w:ascii="Arial" w:hAnsi="Arial" w:cs="Arial"/>
          <w:spacing w:val="40"/>
          <w:w w:val="105"/>
          <w:sz w:val="24"/>
          <w:szCs w:val="24"/>
        </w:rPr>
        <w:t xml:space="preserve"> </w:t>
      </w:r>
      <w:r w:rsidRPr="008372F6">
        <w:rPr>
          <w:rFonts w:ascii="Arial" w:hAnsi="Arial" w:cs="Arial"/>
          <w:w w:val="105"/>
          <w:sz w:val="24"/>
          <w:szCs w:val="24"/>
        </w:rPr>
        <w:t>Considering</w:t>
      </w:r>
      <w:r w:rsidRPr="008372F6">
        <w:rPr>
          <w:rFonts w:ascii="Arial" w:hAnsi="Arial" w:cs="Arial"/>
          <w:spacing w:val="30"/>
          <w:w w:val="105"/>
          <w:sz w:val="24"/>
          <w:szCs w:val="24"/>
        </w:rPr>
        <w:t xml:space="preserve"> </w:t>
      </w:r>
      <w:r w:rsidRPr="008372F6">
        <w:rPr>
          <w:rFonts w:ascii="Arial" w:hAnsi="Arial" w:cs="Arial"/>
          <w:w w:val="105"/>
          <w:sz w:val="24"/>
          <w:szCs w:val="24"/>
        </w:rPr>
        <w:t>missing</w:t>
      </w:r>
      <w:r w:rsidRPr="008372F6">
        <w:rPr>
          <w:rFonts w:ascii="Arial" w:hAnsi="Arial" w:cs="Arial"/>
          <w:spacing w:val="30"/>
          <w:w w:val="105"/>
          <w:sz w:val="24"/>
          <w:szCs w:val="24"/>
        </w:rPr>
        <w:t xml:space="preserve"> </w:t>
      </w:r>
      <w:r w:rsidRPr="008372F6">
        <w:rPr>
          <w:rFonts w:ascii="Arial" w:hAnsi="Arial" w:cs="Arial"/>
          <w:w w:val="105"/>
          <w:sz w:val="24"/>
          <w:szCs w:val="24"/>
        </w:rPr>
        <w:t>data</w:t>
      </w:r>
      <w:r w:rsidRPr="008372F6">
        <w:rPr>
          <w:rFonts w:ascii="Arial" w:hAnsi="Arial" w:cs="Arial"/>
          <w:spacing w:val="30"/>
          <w:w w:val="105"/>
          <w:sz w:val="24"/>
          <w:szCs w:val="24"/>
        </w:rPr>
        <w:t xml:space="preserve"> </w:t>
      </w:r>
      <w:r w:rsidRPr="008372F6">
        <w:rPr>
          <w:rFonts w:ascii="Arial" w:hAnsi="Arial" w:cs="Arial"/>
          <w:w w:val="105"/>
          <w:sz w:val="24"/>
          <w:szCs w:val="24"/>
        </w:rPr>
        <w:t>on</w:t>
      </w:r>
      <w:r w:rsidRPr="008372F6">
        <w:rPr>
          <w:rFonts w:ascii="Arial" w:hAnsi="Arial" w:cs="Arial"/>
          <w:spacing w:val="30"/>
          <w:w w:val="105"/>
          <w:sz w:val="24"/>
          <w:szCs w:val="24"/>
        </w:rPr>
        <w:t xml:space="preserve"> </w:t>
      </w:r>
      <w:r w:rsidRPr="008372F6">
        <w:rPr>
          <w:rFonts w:ascii="Arial" w:hAnsi="Arial" w:cs="Arial"/>
          <w:w w:val="105"/>
          <w:sz w:val="24"/>
          <w:szCs w:val="24"/>
        </w:rPr>
        <w:t>covariates</w:t>
      </w:r>
      <w:r w:rsidRPr="008372F6">
        <w:rPr>
          <w:rFonts w:ascii="Arial" w:hAnsi="Arial" w:cs="Arial"/>
          <w:spacing w:val="30"/>
          <w:w w:val="105"/>
          <w:sz w:val="24"/>
          <w:szCs w:val="24"/>
        </w:rPr>
        <w:t xml:space="preserve"> </w:t>
      </w:r>
      <w:r w:rsidRPr="008372F6">
        <w:rPr>
          <w:rFonts w:ascii="Arial" w:hAnsi="Arial" w:cs="Arial"/>
          <w:w w:val="105"/>
          <w:sz w:val="24"/>
          <w:szCs w:val="24"/>
        </w:rPr>
        <w:t>included in the analysis, the final sample size consists of 1,499 respondents.</w:t>
      </w:r>
      <w:del w:id="350" w:author="Héctor Bahamonde" w:date="2026-08-10T19:09:00Z">
        <w:r w:rsidRPr="008372F6" w:rsidDel="00175756">
          <w:rPr>
            <w:rFonts w:ascii="Arial" w:hAnsi="Arial" w:cs="Arial"/>
            <w:spacing w:val="40"/>
            <w:w w:val="105"/>
            <w:sz w:val="24"/>
            <w:szCs w:val="24"/>
          </w:rPr>
          <w:delText xml:space="preserve"> </w:delText>
        </w:r>
      </w:del>
      <w:del w:id="351" w:author="Héctor Bahamonde" w:date="2026-08-10T19:06:00Z">
        <w:r w:rsidRPr="008372F6" w:rsidDel="00175756">
          <w:rPr>
            <w:rFonts w:ascii="Arial" w:hAnsi="Arial" w:cs="Arial"/>
            <w:w w:val="105"/>
            <w:sz w:val="24"/>
            <w:szCs w:val="24"/>
          </w:rPr>
          <w:delText>While online panels are not probability</w:delText>
        </w:r>
        <w:r w:rsidRPr="008372F6" w:rsidDel="00175756">
          <w:rPr>
            <w:rFonts w:ascii="Arial" w:hAnsi="Arial" w:cs="Arial"/>
            <w:spacing w:val="40"/>
            <w:w w:val="105"/>
            <w:sz w:val="24"/>
            <w:szCs w:val="24"/>
          </w:rPr>
          <w:delText xml:space="preserve"> </w:delText>
        </w:r>
        <w:r w:rsidRPr="008372F6" w:rsidDel="00175756">
          <w:rPr>
            <w:rFonts w:ascii="Arial" w:hAnsi="Arial" w:cs="Arial"/>
            <w:w w:val="105"/>
            <w:sz w:val="24"/>
            <w:szCs w:val="24"/>
          </w:rPr>
          <w:delText>samples,</w:delText>
        </w:r>
        <w:r w:rsidRPr="008372F6" w:rsidDel="00175756">
          <w:rPr>
            <w:rFonts w:ascii="Arial" w:hAnsi="Arial" w:cs="Arial"/>
            <w:spacing w:val="40"/>
            <w:w w:val="105"/>
            <w:sz w:val="24"/>
            <w:szCs w:val="24"/>
          </w:rPr>
          <w:delText xml:space="preserve"> </w:delText>
        </w:r>
        <w:r w:rsidRPr="008372F6" w:rsidDel="00175756">
          <w:rPr>
            <w:rFonts w:ascii="Arial" w:hAnsi="Arial" w:cs="Arial"/>
            <w:w w:val="105"/>
            <w:sz w:val="24"/>
            <w:szCs w:val="24"/>
          </w:rPr>
          <w:delText>stratification</w:delText>
        </w:r>
        <w:r w:rsidRPr="008372F6" w:rsidDel="00175756">
          <w:rPr>
            <w:rFonts w:ascii="Arial" w:hAnsi="Arial" w:cs="Arial"/>
            <w:spacing w:val="40"/>
            <w:w w:val="105"/>
            <w:sz w:val="24"/>
            <w:szCs w:val="24"/>
          </w:rPr>
          <w:delText xml:space="preserve"> </w:delText>
        </w:r>
        <w:r w:rsidRPr="008372F6" w:rsidDel="00175756">
          <w:rPr>
            <w:rFonts w:ascii="Arial" w:hAnsi="Arial" w:cs="Arial"/>
            <w:w w:val="105"/>
            <w:sz w:val="24"/>
            <w:szCs w:val="24"/>
          </w:rPr>
          <w:delText>and</w:delText>
        </w:r>
        <w:r w:rsidRPr="008372F6" w:rsidDel="00175756">
          <w:rPr>
            <w:rFonts w:ascii="Arial" w:hAnsi="Arial" w:cs="Arial"/>
            <w:spacing w:val="40"/>
            <w:w w:val="105"/>
            <w:sz w:val="24"/>
            <w:szCs w:val="24"/>
          </w:rPr>
          <w:delText xml:space="preserve"> </w:delText>
        </w:r>
        <w:r w:rsidRPr="008372F6" w:rsidDel="00175756">
          <w:rPr>
            <w:rFonts w:ascii="Arial" w:hAnsi="Arial" w:cs="Arial"/>
            <w:w w:val="105"/>
            <w:sz w:val="24"/>
            <w:szCs w:val="24"/>
          </w:rPr>
          <w:delText>quota-based</w:delText>
        </w:r>
        <w:r w:rsidRPr="008372F6" w:rsidDel="00175756">
          <w:rPr>
            <w:rFonts w:ascii="Arial" w:hAnsi="Arial" w:cs="Arial"/>
            <w:spacing w:val="40"/>
            <w:w w:val="105"/>
            <w:sz w:val="24"/>
            <w:szCs w:val="24"/>
          </w:rPr>
          <w:delText xml:space="preserve"> </w:delText>
        </w:r>
        <w:r w:rsidRPr="008372F6" w:rsidDel="00175756">
          <w:rPr>
            <w:rFonts w:ascii="Arial" w:hAnsi="Arial" w:cs="Arial"/>
            <w:w w:val="105"/>
            <w:sz w:val="24"/>
            <w:szCs w:val="24"/>
          </w:rPr>
          <w:delText>recruitment</w:delText>
        </w:r>
        <w:r w:rsidRPr="008372F6" w:rsidDel="00175756">
          <w:rPr>
            <w:rFonts w:ascii="Arial" w:hAnsi="Arial" w:cs="Arial"/>
            <w:spacing w:val="40"/>
            <w:w w:val="105"/>
            <w:sz w:val="24"/>
            <w:szCs w:val="24"/>
          </w:rPr>
          <w:delText xml:space="preserve"> </w:delText>
        </w:r>
        <w:r w:rsidRPr="008372F6" w:rsidDel="00175756">
          <w:rPr>
            <w:rFonts w:ascii="Arial" w:hAnsi="Arial" w:cs="Arial"/>
            <w:w w:val="105"/>
            <w:sz w:val="24"/>
            <w:szCs w:val="24"/>
          </w:rPr>
          <w:delText>ensure</w:delText>
        </w:r>
        <w:r w:rsidRPr="008372F6" w:rsidDel="00175756">
          <w:rPr>
            <w:rFonts w:ascii="Arial" w:hAnsi="Arial" w:cs="Arial"/>
            <w:spacing w:val="40"/>
            <w:w w:val="105"/>
            <w:sz w:val="24"/>
            <w:szCs w:val="24"/>
          </w:rPr>
          <w:delText xml:space="preserve"> </w:delText>
        </w:r>
        <w:r w:rsidRPr="008372F6" w:rsidDel="00175756">
          <w:rPr>
            <w:rFonts w:ascii="Arial" w:hAnsi="Arial" w:cs="Arial"/>
            <w:w w:val="105"/>
            <w:sz w:val="24"/>
            <w:szCs w:val="24"/>
          </w:rPr>
          <w:delText>close</w:delText>
        </w:r>
        <w:r w:rsidRPr="008372F6" w:rsidDel="00175756">
          <w:rPr>
            <w:rFonts w:ascii="Arial" w:hAnsi="Arial" w:cs="Arial"/>
            <w:spacing w:val="40"/>
            <w:w w:val="105"/>
            <w:sz w:val="24"/>
            <w:szCs w:val="24"/>
          </w:rPr>
          <w:delText xml:space="preserve"> </w:delText>
        </w:r>
        <w:r w:rsidRPr="008372F6" w:rsidDel="00175756">
          <w:rPr>
            <w:rFonts w:ascii="Arial" w:hAnsi="Arial" w:cs="Arial"/>
            <w:w w:val="105"/>
            <w:sz w:val="24"/>
            <w:szCs w:val="24"/>
          </w:rPr>
          <w:delText>correspondence</w:delText>
        </w:r>
        <w:r w:rsidRPr="008372F6" w:rsidDel="00175756">
          <w:rPr>
            <w:rFonts w:ascii="Arial" w:hAnsi="Arial" w:cs="Arial"/>
            <w:spacing w:val="40"/>
            <w:w w:val="105"/>
            <w:sz w:val="24"/>
            <w:szCs w:val="24"/>
          </w:rPr>
          <w:delText xml:space="preserve"> </w:delText>
        </w:r>
        <w:r w:rsidRPr="008372F6" w:rsidDel="00175756">
          <w:rPr>
            <w:rFonts w:ascii="Arial" w:hAnsi="Arial" w:cs="Arial"/>
            <w:w w:val="105"/>
            <w:sz w:val="24"/>
            <w:szCs w:val="24"/>
          </w:rPr>
          <w:delText>with the Finnish adult population on key sociodemographic dimensions, making the data suitable for inference about mass public opinion in a welfare-state context.</w:delText>
        </w:r>
      </w:del>
    </w:p>
    <w:p w14:paraId="2E5358C5" w14:textId="4FA3965D" w:rsidR="00C80BDD" w:rsidRPr="008372F6" w:rsidRDefault="00000000" w:rsidP="008372F6">
      <w:pPr>
        <w:pStyle w:val="BodyText"/>
        <w:spacing w:before="120" w:after="120" w:line="360" w:lineRule="auto"/>
        <w:jc w:val="both"/>
        <w:rPr>
          <w:ins w:id="352" w:author="Microsoft Office User" w:date="2026-09-13T20:11:00Z"/>
          <w:rFonts w:ascii="Arial" w:hAnsi="Arial" w:cs="Arial"/>
          <w:w w:val="105"/>
          <w:sz w:val="24"/>
          <w:szCs w:val="24"/>
        </w:rPr>
      </w:pPr>
      <w:r w:rsidRPr="008372F6">
        <w:rPr>
          <w:rFonts w:ascii="Arial" w:hAnsi="Arial" w:cs="Arial"/>
          <w:w w:val="105"/>
          <w:sz w:val="24"/>
          <w:szCs w:val="24"/>
        </w:rPr>
        <w:t>The experimental module employed a randomized between-subjects design focused on framing effects. Respondents</w:t>
      </w:r>
      <w:r w:rsidRPr="008372F6">
        <w:rPr>
          <w:rFonts w:ascii="Arial" w:hAnsi="Arial" w:cs="Arial"/>
          <w:spacing w:val="31"/>
          <w:w w:val="105"/>
          <w:sz w:val="24"/>
          <w:szCs w:val="24"/>
        </w:rPr>
        <w:t xml:space="preserve"> </w:t>
      </w:r>
      <w:r w:rsidRPr="008372F6">
        <w:rPr>
          <w:rFonts w:ascii="Arial" w:hAnsi="Arial" w:cs="Arial"/>
          <w:w w:val="105"/>
          <w:sz w:val="24"/>
          <w:szCs w:val="24"/>
        </w:rPr>
        <w:t>were</w:t>
      </w:r>
      <w:r w:rsidRPr="008372F6">
        <w:rPr>
          <w:rFonts w:ascii="Arial" w:hAnsi="Arial" w:cs="Arial"/>
          <w:spacing w:val="31"/>
          <w:w w:val="105"/>
          <w:sz w:val="24"/>
          <w:szCs w:val="24"/>
        </w:rPr>
        <w:t xml:space="preserve"> </w:t>
      </w:r>
      <w:r w:rsidRPr="008372F6">
        <w:rPr>
          <w:rFonts w:ascii="Arial" w:hAnsi="Arial" w:cs="Arial"/>
          <w:w w:val="105"/>
          <w:sz w:val="24"/>
          <w:szCs w:val="24"/>
        </w:rPr>
        <w:t>randomly</w:t>
      </w:r>
      <w:r w:rsidRPr="008372F6">
        <w:rPr>
          <w:rFonts w:ascii="Arial" w:hAnsi="Arial" w:cs="Arial"/>
          <w:spacing w:val="31"/>
          <w:w w:val="105"/>
          <w:sz w:val="24"/>
          <w:szCs w:val="24"/>
        </w:rPr>
        <w:t xml:space="preserve"> </w:t>
      </w:r>
      <w:r w:rsidRPr="008372F6">
        <w:rPr>
          <w:rFonts w:ascii="Arial" w:hAnsi="Arial" w:cs="Arial"/>
          <w:w w:val="105"/>
          <w:sz w:val="24"/>
          <w:szCs w:val="24"/>
        </w:rPr>
        <w:t>assigned</w:t>
      </w:r>
      <w:r w:rsidRPr="008372F6">
        <w:rPr>
          <w:rFonts w:ascii="Arial" w:hAnsi="Arial" w:cs="Arial"/>
          <w:spacing w:val="31"/>
          <w:w w:val="105"/>
          <w:sz w:val="24"/>
          <w:szCs w:val="24"/>
        </w:rPr>
        <w:t xml:space="preserve"> </w:t>
      </w:r>
      <w:r w:rsidRPr="008372F6">
        <w:rPr>
          <w:rFonts w:ascii="Arial" w:hAnsi="Arial" w:cs="Arial"/>
          <w:w w:val="105"/>
          <w:sz w:val="24"/>
          <w:szCs w:val="24"/>
        </w:rPr>
        <w:t>to</w:t>
      </w:r>
      <w:r w:rsidRPr="008372F6">
        <w:rPr>
          <w:rFonts w:ascii="Arial" w:hAnsi="Arial" w:cs="Arial"/>
          <w:spacing w:val="31"/>
          <w:w w:val="105"/>
          <w:sz w:val="24"/>
          <w:szCs w:val="24"/>
        </w:rPr>
        <w:t xml:space="preserve"> </w:t>
      </w:r>
      <w:r w:rsidRPr="008372F6">
        <w:rPr>
          <w:rFonts w:ascii="Arial" w:hAnsi="Arial" w:cs="Arial"/>
          <w:w w:val="105"/>
          <w:sz w:val="24"/>
          <w:szCs w:val="24"/>
        </w:rPr>
        <w:t>one</w:t>
      </w:r>
      <w:r w:rsidRPr="008372F6">
        <w:rPr>
          <w:rFonts w:ascii="Arial" w:hAnsi="Arial" w:cs="Arial"/>
          <w:spacing w:val="31"/>
          <w:w w:val="105"/>
          <w:sz w:val="24"/>
          <w:szCs w:val="24"/>
        </w:rPr>
        <w:t xml:space="preserve"> </w:t>
      </w:r>
      <w:r w:rsidRPr="008372F6">
        <w:rPr>
          <w:rFonts w:ascii="Arial" w:hAnsi="Arial" w:cs="Arial"/>
          <w:w w:val="105"/>
          <w:sz w:val="24"/>
          <w:szCs w:val="24"/>
        </w:rPr>
        <w:t>of</w:t>
      </w:r>
      <w:r w:rsidRPr="008372F6">
        <w:rPr>
          <w:rFonts w:ascii="Arial" w:hAnsi="Arial" w:cs="Arial"/>
          <w:spacing w:val="31"/>
          <w:w w:val="105"/>
          <w:sz w:val="24"/>
          <w:szCs w:val="24"/>
        </w:rPr>
        <w:t xml:space="preserve"> </w:t>
      </w:r>
      <w:r w:rsidRPr="008372F6">
        <w:rPr>
          <w:rFonts w:ascii="Arial" w:hAnsi="Arial" w:cs="Arial"/>
          <w:w w:val="105"/>
          <w:sz w:val="24"/>
          <w:szCs w:val="24"/>
        </w:rPr>
        <w:t>three</w:t>
      </w:r>
      <w:r w:rsidRPr="008372F6">
        <w:rPr>
          <w:rFonts w:ascii="Arial" w:hAnsi="Arial" w:cs="Arial"/>
          <w:spacing w:val="31"/>
          <w:w w:val="105"/>
          <w:sz w:val="24"/>
          <w:szCs w:val="24"/>
        </w:rPr>
        <w:t xml:space="preserve"> </w:t>
      </w:r>
      <w:r w:rsidRPr="008372F6">
        <w:rPr>
          <w:rFonts w:ascii="Arial" w:hAnsi="Arial" w:cs="Arial"/>
          <w:w w:val="105"/>
          <w:sz w:val="24"/>
          <w:szCs w:val="24"/>
        </w:rPr>
        <w:t>conditions: a</w:t>
      </w:r>
      <w:r w:rsidRPr="008372F6">
        <w:rPr>
          <w:rFonts w:ascii="Arial" w:hAnsi="Arial" w:cs="Arial"/>
          <w:spacing w:val="31"/>
          <w:w w:val="105"/>
          <w:sz w:val="24"/>
          <w:szCs w:val="24"/>
        </w:rPr>
        <w:t xml:space="preserve"> </w:t>
      </w:r>
      <w:r w:rsidRPr="008372F6">
        <w:rPr>
          <w:rFonts w:ascii="Arial" w:hAnsi="Arial" w:cs="Arial"/>
          <w:w w:val="105"/>
          <w:sz w:val="24"/>
          <w:szCs w:val="24"/>
        </w:rPr>
        <w:t>control</w:t>
      </w:r>
      <w:r w:rsidRPr="008372F6">
        <w:rPr>
          <w:rFonts w:ascii="Arial" w:hAnsi="Arial" w:cs="Arial"/>
          <w:spacing w:val="31"/>
          <w:w w:val="105"/>
          <w:sz w:val="24"/>
          <w:szCs w:val="24"/>
        </w:rPr>
        <w:t xml:space="preserve"> </w:t>
      </w:r>
      <w:r w:rsidRPr="008372F6">
        <w:rPr>
          <w:rFonts w:ascii="Arial" w:hAnsi="Arial" w:cs="Arial"/>
          <w:w w:val="105"/>
          <w:sz w:val="24"/>
          <w:szCs w:val="24"/>
        </w:rPr>
        <w:t>condition</w:t>
      </w:r>
      <w:r w:rsidRPr="008372F6">
        <w:rPr>
          <w:rFonts w:ascii="Arial" w:hAnsi="Arial" w:cs="Arial"/>
          <w:spacing w:val="31"/>
          <w:w w:val="105"/>
          <w:sz w:val="24"/>
          <w:szCs w:val="24"/>
        </w:rPr>
        <w:t xml:space="preserve"> </w:t>
      </w:r>
      <w:r w:rsidRPr="008372F6">
        <w:rPr>
          <w:rFonts w:ascii="Arial" w:hAnsi="Arial" w:cs="Arial"/>
          <w:w w:val="105"/>
          <w:sz w:val="24"/>
          <w:szCs w:val="24"/>
        </w:rPr>
        <w:t>and two treatment conditions that varied only in how the decision context was framed. All respondents received</w:t>
      </w:r>
      <w:r w:rsidRPr="008372F6">
        <w:rPr>
          <w:rFonts w:ascii="Arial" w:hAnsi="Arial" w:cs="Arial"/>
          <w:spacing w:val="-6"/>
          <w:w w:val="105"/>
          <w:sz w:val="24"/>
          <w:szCs w:val="24"/>
        </w:rPr>
        <w:t xml:space="preserve"> </w:t>
      </w:r>
      <w:r w:rsidRPr="008372F6">
        <w:rPr>
          <w:rFonts w:ascii="Arial" w:hAnsi="Arial" w:cs="Arial"/>
          <w:w w:val="105"/>
          <w:sz w:val="24"/>
          <w:szCs w:val="24"/>
        </w:rPr>
        <w:t>an</w:t>
      </w:r>
      <w:r w:rsidRPr="008372F6">
        <w:rPr>
          <w:rFonts w:ascii="Arial" w:hAnsi="Arial" w:cs="Arial"/>
          <w:spacing w:val="-6"/>
          <w:w w:val="105"/>
          <w:sz w:val="24"/>
          <w:szCs w:val="24"/>
        </w:rPr>
        <w:t xml:space="preserve"> </w:t>
      </w:r>
      <w:r w:rsidRPr="008372F6">
        <w:rPr>
          <w:rFonts w:ascii="Arial" w:hAnsi="Arial" w:cs="Arial"/>
          <w:w w:val="105"/>
          <w:sz w:val="24"/>
          <w:szCs w:val="24"/>
        </w:rPr>
        <w:t>identical</w:t>
      </w:r>
      <w:r w:rsidRPr="008372F6">
        <w:rPr>
          <w:rFonts w:ascii="Arial" w:hAnsi="Arial" w:cs="Arial"/>
          <w:spacing w:val="-6"/>
          <w:w w:val="105"/>
          <w:sz w:val="24"/>
          <w:szCs w:val="24"/>
        </w:rPr>
        <w:t xml:space="preserve"> </w:t>
      </w:r>
      <w:r w:rsidRPr="008372F6">
        <w:rPr>
          <w:rFonts w:ascii="Arial" w:hAnsi="Arial" w:cs="Arial"/>
          <w:w w:val="105"/>
          <w:sz w:val="24"/>
          <w:szCs w:val="24"/>
        </w:rPr>
        <w:t>clinical</w:t>
      </w:r>
      <w:r w:rsidRPr="008372F6">
        <w:rPr>
          <w:rFonts w:ascii="Arial" w:hAnsi="Arial" w:cs="Arial"/>
          <w:spacing w:val="-6"/>
          <w:w w:val="105"/>
          <w:sz w:val="24"/>
          <w:szCs w:val="24"/>
        </w:rPr>
        <w:t xml:space="preserve"> </w:t>
      </w:r>
      <w:r w:rsidRPr="008372F6">
        <w:rPr>
          <w:rFonts w:ascii="Arial" w:hAnsi="Arial" w:cs="Arial"/>
          <w:w w:val="105"/>
          <w:sz w:val="24"/>
          <w:szCs w:val="24"/>
        </w:rPr>
        <w:t>vignette</w:t>
      </w:r>
      <w:r w:rsidRPr="008372F6">
        <w:rPr>
          <w:rFonts w:ascii="Arial" w:hAnsi="Arial" w:cs="Arial"/>
          <w:spacing w:val="-6"/>
          <w:w w:val="105"/>
          <w:sz w:val="24"/>
          <w:szCs w:val="24"/>
        </w:rPr>
        <w:t xml:space="preserve"> </w:t>
      </w:r>
      <w:r w:rsidRPr="008372F6">
        <w:rPr>
          <w:rFonts w:ascii="Arial" w:hAnsi="Arial" w:cs="Arial"/>
          <w:w w:val="105"/>
          <w:sz w:val="24"/>
          <w:szCs w:val="24"/>
        </w:rPr>
        <w:t>describing</w:t>
      </w:r>
      <w:r w:rsidRPr="008372F6">
        <w:rPr>
          <w:rFonts w:ascii="Arial" w:hAnsi="Arial" w:cs="Arial"/>
          <w:spacing w:val="-6"/>
          <w:w w:val="105"/>
          <w:sz w:val="24"/>
          <w:szCs w:val="24"/>
        </w:rPr>
        <w:t xml:space="preserve"> </w:t>
      </w:r>
      <w:r w:rsidRPr="008372F6">
        <w:rPr>
          <w:rFonts w:ascii="Arial" w:hAnsi="Arial" w:cs="Arial"/>
          <w:w w:val="105"/>
          <w:sz w:val="24"/>
          <w:szCs w:val="24"/>
        </w:rPr>
        <w:t>a</w:t>
      </w:r>
      <w:r w:rsidRPr="008372F6">
        <w:rPr>
          <w:rFonts w:ascii="Arial" w:hAnsi="Arial" w:cs="Arial"/>
          <w:spacing w:val="-6"/>
          <w:w w:val="105"/>
          <w:sz w:val="24"/>
          <w:szCs w:val="24"/>
        </w:rPr>
        <w:t xml:space="preserve"> </w:t>
      </w:r>
      <w:r w:rsidRPr="008372F6">
        <w:rPr>
          <w:rFonts w:ascii="Arial" w:hAnsi="Arial" w:cs="Arial"/>
          <w:w w:val="105"/>
          <w:sz w:val="24"/>
          <w:szCs w:val="24"/>
        </w:rPr>
        <w:t>new</w:t>
      </w:r>
      <w:r w:rsidRPr="008372F6">
        <w:rPr>
          <w:rFonts w:ascii="Arial" w:hAnsi="Arial" w:cs="Arial"/>
          <w:spacing w:val="-6"/>
          <w:w w:val="105"/>
          <w:sz w:val="24"/>
          <w:szCs w:val="24"/>
        </w:rPr>
        <w:t xml:space="preserve"> </w:t>
      </w:r>
      <w:r w:rsidRPr="008372F6">
        <w:rPr>
          <w:rFonts w:ascii="Arial" w:hAnsi="Arial" w:cs="Arial"/>
          <w:w w:val="105"/>
          <w:sz w:val="24"/>
          <w:szCs w:val="24"/>
        </w:rPr>
        <w:t>oncology</w:t>
      </w:r>
      <w:r w:rsidRPr="008372F6">
        <w:rPr>
          <w:rFonts w:ascii="Arial" w:hAnsi="Arial" w:cs="Arial"/>
          <w:spacing w:val="-6"/>
          <w:w w:val="105"/>
          <w:sz w:val="24"/>
          <w:szCs w:val="24"/>
        </w:rPr>
        <w:t xml:space="preserve"> </w:t>
      </w:r>
      <w:r w:rsidRPr="008372F6">
        <w:rPr>
          <w:rFonts w:ascii="Arial" w:hAnsi="Arial" w:cs="Arial"/>
          <w:w w:val="105"/>
          <w:sz w:val="24"/>
          <w:szCs w:val="24"/>
        </w:rPr>
        <w:t>medicine</w:t>
      </w:r>
      <w:r w:rsidRPr="008372F6">
        <w:rPr>
          <w:rFonts w:ascii="Arial" w:hAnsi="Arial" w:cs="Arial"/>
          <w:spacing w:val="-6"/>
          <w:w w:val="105"/>
          <w:sz w:val="24"/>
          <w:szCs w:val="24"/>
        </w:rPr>
        <w:t xml:space="preserve"> </w:t>
      </w:r>
      <w:r w:rsidRPr="008372F6">
        <w:rPr>
          <w:rFonts w:ascii="Arial" w:hAnsi="Arial" w:cs="Arial"/>
          <w:w w:val="105"/>
          <w:sz w:val="24"/>
          <w:szCs w:val="24"/>
        </w:rPr>
        <w:t>characterized</w:t>
      </w:r>
      <w:r w:rsidRPr="008372F6">
        <w:rPr>
          <w:rFonts w:ascii="Arial" w:hAnsi="Arial" w:cs="Arial"/>
          <w:spacing w:val="-6"/>
          <w:w w:val="105"/>
          <w:sz w:val="24"/>
          <w:szCs w:val="24"/>
        </w:rPr>
        <w:t xml:space="preserve"> </w:t>
      </w:r>
      <w:r w:rsidRPr="008372F6">
        <w:rPr>
          <w:rFonts w:ascii="Arial" w:hAnsi="Arial" w:cs="Arial"/>
          <w:w w:val="105"/>
          <w:sz w:val="24"/>
          <w:szCs w:val="24"/>
        </w:rPr>
        <w:t>by</w:t>
      </w:r>
      <w:r w:rsidRPr="008372F6">
        <w:rPr>
          <w:rFonts w:ascii="Arial" w:hAnsi="Arial" w:cs="Arial"/>
          <w:spacing w:val="-6"/>
          <w:w w:val="105"/>
          <w:sz w:val="24"/>
          <w:szCs w:val="24"/>
        </w:rPr>
        <w:t xml:space="preserve"> </w:t>
      </w:r>
      <w:r w:rsidRPr="008372F6">
        <w:rPr>
          <w:rFonts w:ascii="Arial" w:hAnsi="Arial" w:cs="Arial"/>
          <w:w w:val="105"/>
          <w:sz w:val="24"/>
          <w:szCs w:val="24"/>
        </w:rPr>
        <w:t>high</w:t>
      </w:r>
      <w:r w:rsidRPr="008372F6">
        <w:rPr>
          <w:rFonts w:ascii="Arial" w:hAnsi="Arial" w:cs="Arial"/>
          <w:spacing w:val="-6"/>
          <w:w w:val="105"/>
          <w:sz w:val="24"/>
          <w:szCs w:val="24"/>
        </w:rPr>
        <w:t xml:space="preserve"> </w:t>
      </w:r>
      <w:r w:rsidRPr="008372F6">
        <w:rPr>
          <w:rFonts w:ascii="Arial" w:hAnsi="Arial" w:cs="Arial"/>
          <w:w w:val="105"/>
          <w:sz w:val="24"/>
          <w:szCs w:val="24"/>
        </w:rPr>
        <w:t>cost, uncertain benefit, and limited patient eligibility (T</w:t>
      </w:r>
      <w:hyperlink w:anchor="_bookmark3" w:history="1">
        <w:r w:rsidR="00630346" w:rsidRPr="008372F6">
          <w:rPr>
            <w:rFonts w:ascii="Arial" w:hAnsi="Arial" w:cs="Arial"/>
            <w:w w:val="105"/>
            <w:sz w:val="24"/>
            <w:szCs w:val="24"/>
          </w:rPr>
          <w:t>able</w:t>
        </w:r>
      </w:hyperlink>
      <w:r w:rsidRPr="008372F6">
        <w:rPr>
          <w:rFonts w:ascii="Arial" w:hAnsi="Arial" w:cs="Arial"/>
          <w:w w:val="105"/>
          <w:sz w:val="24"/>
          <w:szCs w:val="24"/>
        </w:rPr>
        <w:t xml:space="preserve"> 1).</w:t>
      </w:r>
      <w:ins w:id="353" w:author="Microsoft Office User" w:date="2026-09-13T20:11:00Z">
        <w:r w:rsidR="00C80BDD" w:rsidRPr="008372F6">
          <w:rPr>
            <w:rFonts w:ascii="Arial" w:hAnsi="Arial" w:cs="Arial"/>
            <w:w w:val="105"/>
            <w:sz w:val="24"/>
            <w:szCs w:val="24"/>
          </w:rPr>
          <w:t xml:space="preserve"> Thus, this </w:t>
        </w:r>
      </w:ins>
      <w:ins w:id="354" w:author="Microsoft Office User" w:date="2026-09-13T20:12:00Z">
        <w:r w:rsidR="00C80BDD" w:rsidRPr="008372F6">
          <w:rPr>
            <w:rFonts w:ascii="Arial" w:hAnsi="Arial" w:cs="Arial"/>
            <w:w w:val="105"/>
            <w:sz w:val="24"/>
            <w:szCs w:val="24"/>
          </w:rPr>
          <w:t>article follows the idea that framing refers to the way information is presented or structured. Empirically this o</w:t>
        </w:r>
      </w:ins>
      <w:ins w:id="355" w:author="Microsoft Office User" w:date="2026-09-13T20:13:00Z">
        <w:r w:rsidR="00C80BDD" w:rsidRPr="008372F6">
          <w:rPr>
            <w:rFonts w:ascii="Arial" w:hAnsi="Arial" w:cs="Arial"/>
            <w:w w:val="105"/>
            <w:sz w:val="24"/>
            <w:szCs w:val="24"/>
          </w:rPr>
          <w:t>ccurs by giving different information or emphasizing certain aspects over others to shape perceptions, attitudes and decisions</w:t>
        </w:r>
      </w:ins>
      <w:ins w:id="356" w:author="Microsoft Office User" w:date="2026-09-13T20:14:00Z">
        <w:r w:rsidR="00C80BDD" w:rsidRPr="008372F6">
          <w:rPr>
            <w:rFonts w:ascii="Arial" w:hAnsi="Arial" w:cs="Arial"/>
            <w:w w:val="105"/>
            <w:sz w:val="24"/>
            <w:szCs w:val="24"/>
          </w:rPr>
          <w:t xml:space="preserve"> (</w:t>
        </w:r>
      </w:ins>
      <w:ins w:id="357" w:author="Microsoft Office User" w:date="2026-09-13T21:26:00Z">
        <w:r w:rsidR="00523435" w:rsidRPr="008372F6">
          <w:rPr>
            <w:rFonts w:ascii="Arial" w:hAnsi="Arial" w:cs="Arial"/>
            <w:w w:val="105"/>
            <w:sz w:val="24"/>
            <w:szCs w:val="24"/>
          </w:rPr>
          <w:t xml:space="preserve">Chong and Druckman 2007; </w:t>
        </w:r>
      </w:ins>
      <w:ins w:id="358" w:author="Microsoft Office User" w:date="2026-09-13T20:14:00Z">
        <w:r w:rsidR="00C80BDD" w:rsidRPr="008372F6">
          <w:rPr>
            <w:rFonts w:ascii="Arial" w:hAnsi="Arial" w:cs="Arial"/>
            <w:w w:val="105"/>
            <w:sz w:val="24"/>
            <w:szCs w:val="24"/>
          </w:rPr>
          <w:t>Kangas et al. 2014</w:t>
        </w:r>
      </w:ins>
      <w:ins w:id="359" w:author="Microsoft Office User" w:date="2026-09-13T20:19:00Z">
        <w:r w:rsidR="00FD6722" w:rsidRPr="008372F6">
          <w:rPr>
            <w:rFonts w:ascii="Arial" w:hAnsi="Arial" w:cs="Arial"/>
            <w:w w:val="105"/>
            <w:sz w:val="24"/>
            <w:szCs w:val="24"/>
          </w:rPr>
          <w:t>).</w:t>
        </w:r>
      </w:ins>
    </w:p>
    <w:p w14:paraId="15B379FC" w14:textId="7A5EA9C8" w:rsidR="00630346" w:rsidRPr="00012F0C" w:rsidRDefault="00DC5724" w:rsidP="00012F0C">
      <w:pPr>
        <w:pStyle w:val="BodyText"/>
        <w:spacing w:before="120" w:after="120" w:line="360" w:lineRule="auto"/>
        <w:jc w:val="both"/>
        <w:rPr>
          <w:rFonts w:ascii="Arial" w:hAnsi="Arial" w:cs="Arial"/>
          <w:w w:val="105"/>
          <w:sz w:val="24"/>
          <w:szCs w:val="24"/>
          <w:rPrChange w:id="360" w:author="Héctor Bahamonde" w:date="2026-09-18T13:15:00Z" w16du:dateUtc="2026-09-18T11:15:00Z">
            <w:rPr>
              <w:w w:val="105"/>
            </w:rPr>
          </w:rPrChange>
        </w:rPr>
      </w:pPr>
      <w:commentRangeStart w:id="361"/>
      <w:ins w:id="362" w:author="Katri Aaltonen" w:date="2026-08-23T10:32:00Z">
        <w:r w:rsidRPr="008372F6">
          <w:rPr>
            <w:rFonts w:ascii="Arial" w:hAnsi="Arial" w:cs="Arial"/>
            <w:sz w:val="24"/>
            <w:szCs w:val="24"/>
            <w:rPrChange w:id="363" w:author="Microsoft Office User" w:date="2026-09-11T14:39:00Z">
              <w:rPr>
                <w:highlight w:val="yellow"/>
              </w:rPr>
            </w:rPrChange>
          </w:rPr>
          <w:lastRenderedPageBreak/>
          <w:t xml:space="preserve">To </w:t>
        </w:r>
      </w:ins>
      <w:commentRangeEnd w:id="361"/>
      <w:ins w:id="364" w:author="Katri Aaltonen" w:date="2026-08-23T10:37:00Z">
        <w:r w:rsidRPr="008372F6">
          <w:rPr>
            <w:rStyle w:val="CommentReference"/>
            <w:rFonts w:ascii="Arial" w:hAnsi="Arial" w:cs="Arial"/>
            <w:sz w:val="24"/>
            <w:szCs w:val="24"/>
            <w:rPrChange w:id="365" w:author="Microsoft Office User" w:date="2026-09-11T14:39:00Z">
              <w:rPr>
                <w:rStyle w:val="CommentReference"/>
                <w:sz w:val="22"/>
                <w:szCs w:val="22"/>
                <w:highlight w:val="yellow"/>
              </w:rPr>
            </w:rPrChange>
          </w:rPr>
          <w:commentReference w:id="361"/>
        </w:r>
      </w:ins>
      <w:ins w:id="366" w:author="Katri Aaltonen" w:date="2026-08-23T10:32:00Z">
        <w:r w:rsidRPr="008372F6">
          <w:rPr>
            <w:rFonts w:ascii="Arial" w:hAnsi="Arial" w:cs="Arial"/>
            <w:sz w:val="24"/>
            <w:szCs w:val="24"/>
            <w:rPrChange w:id="367" w:author="Microsoft Office User" w:date="2026-09-11T14:39:00Z">
              <w:rPr>
                <w:highlight w:val="yellow"/>
              </w:rPr>
            </w:rPrChange>
          </w:rPr>
          <w:t>minimi</w:t>
        </w:r>
      </w:ins>
      <w:ins w:id="368" w:author="Microsoft Office User" w:date="2026-09-11T10:28:00Z">
        <w:r w:rsidR="00D6172F" w:rsidRPr="008372F6">
          <w:rPr>
            <w:rFonts w:ascii="Arial" w:hAnsi="Arial" w:cs="Arial"/>
            <w:sz w:val="24"/>
            <w:szCs w:val="24"/>
            <w:rPrChange w:id="369" w:author="Microsoft Office User" w:date="2026-09-11T14:39:00Z">
              <w:rPr>
                <w:highlight w:val="yellow"/>
              </w:rPr>
            </w:rPrChange>
          </w:rPr>
          <w:t>z</w:t>
        </w:r>
      </w:ins>
      <w:ins w:id="370" w:author="Katri Aaltonen" w:date="2026-08-23T10:32:00Z">
        <w:del w:id="371" w:author="Microsoft Office User" w:date="2026-09-11T10:28:00Z">
          <w:r w:rsidRPr="008372F6" w:rsidDel="00D6172F">
            <w:rPr>
              <w:rFonts w:ascii="Arial" w:hAnsi="Arial" w:cs="Arial"/>
              <w:sz w:val="24"/>
              <w:szCs w:val="24"/>
              <w:rPrChange w:id="372" w:author="Microsoft Office User" w:date="2026-09-11T14:39:00Z">
                <w:rPr>
                  <w:highlight w:val="yellow"/>
                </w:rPr>
              </w:rPrChange>
            </w:rPr>
            <w:delText>s</w:delText>
          </w:r>
        </w:del>
        <w:r w:rsidRPr="008372F6">
          <w:rPr>
            <w:rFonts w:ascii="Arial" w:hAnsi="Arial" w:cs="Arial"/>
            <w:sz w:val="24"/>
            <w:szCs w:val="24"/>
            <w:rPrChange w:id="373" w:author="Microsoft Office User" w:date="2026-09-11T14:39:00Z">
              <w:rPr>
                <w:highlight w:val="yellow"/>
              </w:rPr>
            </w:rPrChange>
          </w:rPr>
          <w:t>e the influence of pre-existing preferences, we avoided direct references to specific treatments, cancer types, and patient subgroups (e.g., age groups).</w:t>
        </w:r>
      </w:ins>
      <w:ins w:id="374" w:author="Katri Aaltonen" w:date="2026-08-23T10:34:00Z">
        <w:r w:rsidRPr="008372F6">
          <w:rPr>
            <w:rFonts w:ascii="Arial" w:hAnsi="Arial" w:cs="Arial"/>
            <w:sz w:val="24"/>
            <w:szCs w:val="24"/>
          </w:rPr>
          <w:t xml:space="preserve"> </w:t>
        </w:r>
      </w:ins>
      <w:r w:rsidR="00000000" w:rsidRPr="008372F6">
        <w:rPr>
          <w:rFonts w:ascii="Arial" w:hAnsi="Arial" w:cs="Arial"/>
          <w:w w:val="105"/>
          <w:sz w:val="24"/>
          <w:szCs w:val="24"/>
        </w:rPr>
        <w:t>The vignette was drafted based on a published</w:t>
      </w:r>
      <w:r w:rsidR="00000000" w:rsidRPr="008372F6">
        <w:rPr>
          <w:rFonts w:ascii="Arial" w:hAnsi="Arial" w:cs="Arial"/>
          <w:spacing w:val="-1"/>
          <w:w w:val="105"/>
          <w:sz w:val="24"/>
          <w:szCs w:val="24"/>
        </w:rPr>
        <w:t xml:space="preserve"> </w:t>
      </w:r>
      <w:r w:rsidR="00000000" w:rsidRPr="008372F6">
        <w:rPr>
          <w:rFonts w:ascii="Arial" w:hAnsi="Arial" w:cs="Arial"/>
          <w:w w:val="105"/>
          <w:sz w:val="24"/>
          <w:szCs w:val="24"/>
        </w:rPr>
        <w:t>assessment</w:t>
      </w:r>
      <w:r w:rsidR="00000000" w:rsidRPr="008372F6">
        <w:rPr>
          <w:rFonts w:ascii="Arial" w:hAnsi="Arial" w:cs="Arial"/>
          <w:spacing w:val="-1"/>
          <w:w w:val="105"/>
          <w:sz w:val="24"/>
          <w:szCs w:val="24"/>
        </w:rPr>
        <w:t xml:space="preserve"> </w:t>
      </w:r>
      <w:r w:rsidR="00000000" w:rsidRPr="008372F6">
        <w:rPr>
          <w:rFonts w:ascii="Arial" w:hAnsi="Arial" w:cs="Arial"/>
          <w:w w:val="105"/>
          <w:sz w:val="24"/>
          <w:szCs w:val="24"/>
        </w:rPr>
        <w:t>by</w:t>
      </w:r>
      <w:r w:rsidR="00000000" w:rsidRPr="008372F6">
        <w:rPr>
          <w:rFonts w:ascii="Arial" w:hAnsi="Arial" w:cs="Arial"/>
          <w:spacing w:val="-1"/>
          <w:w w:val="105"/>
          <w:sz w:val="24"/>
          <w:szCs w:val="24"/>
        </w:rPr>
        <w:t xml:space="preserve"> </w:t>
      </w:r>
      <w:r w:rsidR="00000000" w:rsidRPr="008372F6">
        <w:rPr>
          <w:rFonts w:ascii="Arial" w:hAnsi="Arial" w:cs="Arial"/>
          <w:w w:val="105"/>
          <w:sz w:val="24"/>
          <w:szCs w:val="24"/>
        </w:rPr>
        <w:t>the</w:t>
      </w:r>
      <w:r w:rsidR="00000000" w:rsidRPr="008372F6">
        <w:rPr>
          <w:rFonts w:ascii="Arial" w:hAnsi="Arial" w:cs="Arial"/>
          <w:spacing w:val="-1"/>
          <w:w w:val="105"/>
          <w:sz w:val="24"/>
          <w:szCs w:val="24"/>
        </w:rPr>
        <w:t xml:space="preserve"> </w:t>
      </w:r>
      <w:r w:rsidR="00000000" w:rsidRPr="008372F6">
        <w:rPr>
          <w:rFonts w:ascii="Arial" w:hAnsi="Arial" w:cs="Arial"/>
          <w:w w:val="105"/>
          <w:sz w:val="24"/>
          <w:szCs w:val="24"/>
        </w:rPr>
        <w:t>Council</w:t>
      </w:r>
      <w:r w:rsidR="00000000" w:rsidRPr="008372F6">
        <w:rPr>
          <w:rFonts w:ascii="Arial" w:hAnsi="Arial" w:cs="Arial"/>
          <w:spacing w:val="-1"/>
          <w:w w:val="105"/>
          <w:sz w:val="24"/>
          <w:szCs w:val="24"/>
        </w:rPr>
        <w:t xml:space="preserve"> </w:t>
      </w:r>
      <w:r w:rsidR="00000000" w:rsidRPr="008372F6">
        <w:rPr>
          <w:rFonts w:ascii="Arial" w:hAnsi="Arial" w:cs="Arial"/>
          <w:w w:val="105"/>
          <w:sz w:val="24"/>
          <w:szCs w:val="24"/>
        </w:rPr>
        <w:t>for</w:t>
      </w:r>
      <w:r w:rsidR="00000000" w:rsidRPr="008372F6">
        <w:rPr>
          <w:rFonts w:ascii="Arial" w:hAnsi="Arial" w:cs="Arial"/>
          <w:spacing w:val="-1"/>
          <w:w w:val="105"/>
          <w:sz w:val="24"/>
          <w:szCs w:val="24"/>
        </w:rPr>
        <w:t xml:space="preserve"> </w:t>
      </w:r>
      <w:r w:rsidR="00000000" w:rsidRPr="008372F6">
        <w:rPr>
          <w:rFonts w:ascii="Arial" w:hAnsi="Arial" w:cs="Arial"/>
          <w:w w:val="105"/>
          <w:sz w:val="24"/>
          <w:szCs w:val="24"/>
        </w:rPr>
        <w:t>Choices</w:t>
      </w:r>
      <w:r w:rsidR="00000000" w:rsidRPr="008372F6">
        <w:rPr>
          <w:rFonts w:ascii="Arial" w:hAnsi="Arial" w:cs="Arial"/>
          <w:spacing w:val="-1"/>
          <w:w w:val="105"/>
          <w:sz w:val="24"/>
          <w:szCs w:val="24"/>
        </w:rPr>
        <w:t xml:space="preserve"> </w:t>
      </w:r>
      <w:r w:rsidR="00000000" w:rsidRPr="008372F6">
        <w:rPr>
          <w:rFonts w:ascii="Arial" w:hAnsi="Arial" w:cs="Arial"/>
          <w:w w:val="105"/>
          <w:sz w:val="24"/>
          <w:szCs w:val="24"/>
        </w:rPr>
        <w:t>in</w:t>
      </w:r>
      <w:r w:rsidR="00000000" w:rsidRPr="008372F6">
        <w:rPr>
          <w:rFonts w:ascii="Arial" w:hAnsi="Arial" w:cs="Arial"/>
          <w:spacing w:val="-1"/>
          <w:w w:val="105"/>
          <w:sz w:val="24"/>
          <w:szCs w:val="24"/>
        </w:rPr>
        <w:t xml:space="preserve"> </w:t>
      </w:r>
      <w:r w:rsidR="00000000" w:rsidRPr="008372F6">
        <w:rPr>
          <w:rFonts w:ascii="Arial" w:hAnsi="Arial" w:cs="Arial"/>
          <w:w w:val="105"/>
          <w:sz w:val="24"/>
          <w:szCs w:val="24"/>
        </w:rPr>
        <w:t>Health</w:t>
      </w:r>
      <w:r w:rsidR="00000000" w:rsidRPr="008372F6">
        <w:rPr>
          <w:rFonts w:ascii="Arial" w:hAnsi="Arial" w:cs="Arial"/>
          <w:spacing w:val="-1"/>
          <w:w w:val="105"/>
          <w:sz w:val="24"/>
          <w:szCs w:val="24"/>
        </w:rPr>
        <w:t xml:space="preserve"> </w:t>
      </w:r>
      <w:r w:rsidR="00000000" w:rsidRPr="008372F6">
        <w:rPr>
          <w:rFonts w:ascii="Arial" w:hAnsi="Arial" w:cs="Arial"/>
          <w:w w:val="105"/>
          <w:sz w:val="24"/>
          <w:szCs w:val="24"/>
        </w:rPr>
        <w:t>Care</w:t>
      </w:r>
      <w:r w:rsidR="00000000" w:rsidRPr="008372F6">
        <w:rPr>
          <w:rFonts w:ascii="Arial" w:hAnsi="Arial" w:cs="Arial"/>
          <w:spacing w:val="-1"/>
          <w:w w:val="105"/>
          <w:sz w:val="24"/>
          <w:szCs w:val="24"/>
        </w:rPr>
        <w:t xml:space="preserve"> </w:t>
      </w:r>
      <w:r w:rsidR="00000000" w:rsidRPr="008372F6">
        <w:rPr>
          <w:rFonts w:ascii="Arial" w:hAnsi="Arial" w:cs="Arial"/>
          <w:w w:val="105"/>
          <w:sz w:val="24"/>
          <w:szCs w:val="24"/>
        </w:rPr>
        <w:t>in</w:t>
      </w:r>
      <w:r w:rsidR="00000000" w:rsidRPr="008372F6">
        <w:rPr>
          <w:rFonts w:ascii="Arial" w:hAnsi="Arial" w:cs="Arial"/>
          <w:spacing w:val="-1"/>
          <w:w w:val="105"/>
          <w:sz w:val="24"/>
          <w:szCs w:val="24"/>
        </w:rPr>
        <w:t xml:space="preserve"> </w:t>
      </w:r>
      <w:r w:rsidR="00000000" w:rsidRPr="008372F6">
        <w:rPr>
          <w:rFonts w:ascii="Arial" w:hAnsi="Arial" w:cs="Arial"/>
          <w:w w:val="105"/>
          <w:sz w:val="24"/>
          <w:szCs w:val="24"/>
        </w:rPr>
        <w:t>Finland</w:t>
      </w:r>
      <w:r w:rsidR="00000000" w:rsidRPr="008372F6">
        <w:rPr>
          <w:rFonts w:ascii="Arial" w:hAnsi="Arial" w:cs="Arial"/>
          <w:spacing w:val="-1"/>
          <w:w w:val="105"/>
          <w:sz w:val="24"/>
          <w:szCs w:val="24"/>
        </w:rPr>
        <w:t xml:space="preserve"> </w:t>
      </w:r>
      <w:r w:rsidR="00000000" w:rsidRPr="008372F6">
        <w:rPr>
          <w:rFonts w:ascii="Arial" w:hAnsi="Arial" w:cs="Arial"/>
          <w:w w:val="105"/>
          <w:sz w:val="24"/>
          <w:szCs w:val="24"/>
        </w:rPr>
        <w:t>(COHERE</w:t>
      </w:r>
      <w:r w:rsidR="00000000" w:rsidRPr="008372F6">
        <w:rPr>
          <w:rFonts w:ascii="Arial" w:hAnsi="Arial" w:cs="Arial"/>
          <w:spacing w:val="-1"/>
          <w:w w:val="105"/>
          <w:sz w:val="24"/>
          <w:szCs w:val="24"/>
        </w:rPr>
        <w:t xml:space="preserve"> </w:t>
      </w:r>
      <w:r w:rsidR="00000000" w:rsidRPr="008372F6">
        <w:rPr>
          <w:rFonts w:ascii="Arial" w:hAnsi="Arial" w:cs="Arial"/>
          <w:w w:val="105"/>
          <w:sz w:val="24"/>
          <w:szCs w:val="24"/>
        </w:rPr>
        <w:t xml:space="preserve">Finland), </w:t>
      </w:r>
      <w:ins w:id="375" w:author="Katri Aaltonen" w:date="2026-08-23T10:33:00Z">
        <w:r w:rsidRPr="008372F6">
          <w:rPr>
            <w:rFonts w:ascii="Arial" w:hAnsi="Arial" w:cs="Arial"/>
            <w:w w:val="105"/>
            <w:sz w:val="24"/>
            <w:szCs w:val="24"/>
            <w:rPrChange w:id="376" w:author="Microsoft Office User" w:date="2026-09-11T14:39:00Z">
              <w:rPr>
                <w:w w:val="105"/>
                <w:highlight w:val="yellow"/>
              </w:rPr>
            </w:rPrChange>
          </w:rPr>
          <w:t xml:space="preserve">drawing on publicly available official documents and </w:t>
        </w:r>
      </w:ins>
      <w:del w:id="377" w:author="Katri Aaltonen" w:date="2026-08-23T10:33:00Z">
        <w:r w:rsidR="00000000" w:rsidRPr="008372F6" w:rsidDel="00DC5724">
          <w:rPr>
            <w:rFonts w:ascii="Arial" w:hAnsi="Arial" w:cs="Arial"/>
            <w:w w:val="105"/>
            <w:sz w:val="24"/>
            <w:szCs w:val="24"/>
            <w:rPrChange w:id="378" w:author="Microsoft Office User" w:date="2026-09-11T14:39:00Z">
              <w:rPr>
                <w:w w:val="105"/>
                <w:highlight w:val="yellow"/>
              </w:rPr>
            </w:rPrChange>
          </w:rPr>
          <w:delText xml:space="preserve">with similar </w:delText>
        </w:r>
      </w:del>
      <w:r w:rsidR="00000000" w:rsidRPr="008372F6">
        <w:rPr>
          <w:rFonts w:ascii="Arial" w:hAnsi="Arial" w:cs="Arial"/>
          <w:w w:val="105"/>
          <w:sz w:val="24"/>
          <w:szCs w:val="24"/>
          <w:rPrChange w:id="379" w:author="Microsoft Office User" w:date="2026-09-11T14:39:00Z">
            <w:rPr>
              <w:w w:val="105"/>
              <w:highlight w:val="yellow"/>
            </w:rPr>
          </w:rPrChange>
        </w:rPr>
        <w:t xml:space="preserve">decision options </w:t>
      </w:r>
      <w:ins w:id="380" w:author="Katri Aaltonen" w:date="2026-08-23T10:33:00Z">
        <w:r w:rsidRPr="008372F6">
          <w:rPr>
            <w:rFonts w:ascii="Arial" w:hAnsi="Arial" w:cs="Arial"/>
            <w:w w:val="105"/>
            <w:sz w:val="24"/>
            <w:szCs w:val="24"/>
            <w:rPrChange w:id="381" w:author="Microsoft Office User" w:date="2026-09-11T14:39:00Z">
              <w:rPr>
                <w:w w:val="105"/>
                <w:highlight w:val="yellow"/>
              </w:rPr>
            </w:rPrChange>
          </w:rPr>
          <w:t xml:space="preserve">similar to those used in COHERE </w:t>
        </w:r>
      </w:ins>
      <w:del w:id="382" w:author="Katri Aaltonen" w:date="2026-08-23T10:33:00Z">
        <w:r w:rsidR="00000000" w:rsidRPr="008372F6" w:rsidDel="00DC5724">
          <w:rPr>
            <w:rFonts w:ascii="Arial" w:hAnsi="Arial" w:cs="Arial"/>
            <w:w w:val="105"/>
            <w:sz w:val="24"/>
            <w:szCs w:val="24"/>
            <w:rPrChange w:id="383" w:author="Microsoft Office User" w:date="2026-09-11T14:39:00Z">
              <w:rPr>
                <w:w w:val="105"/>
                <w:highlight w:val="yellow"/>
              </w:rPr>
            </w:rPrChange>
          </w:rPr>
          <w:delText>that are used by their</w:delText>
        </w:r>
      </w:del>
      <w:r w:rsidR="00000000" w:rsidRPr="008372F6">
        <w:rPr>
          <w:rFonts w:ascii="Arial" w:hAnsi="Arial" w:cs="Arial"/>
          <w:w w:val="105"/>
          <w:sz w:val="24"/>
          <w:szCs w:val="24"/>
          <w:rPrChange w:id="384" w:author="Microsoft Office User" w:date="2026-09-11T14:39:00Z">
            <w:rPr>
              <w:w w:val="105"/>
              <w:highlight w:val="yellow"/>
            </w:rPr>
          </w:rPrChange>
        </w:rPr>
        <w:t xml:space="preserve"> recommendations. </w:t>
      </w:r>
      <w:ins w:id="385" w:author="Katri Aaltonen" w:date="2026-08-23T10:34:00Z">
        <w:r w:rsidRPr="008372F6">
          <w:rPr>
            <w:rFonts w:ascii="Arial" w:hAnsi="Arial" w:cs="Arial"/>
            <w:w w:val="105"/>
            <w:sz w:val="24"/>
            <w:szCs w:val="24"/>
            <w:rPrChange w:id="386" w:author="Microsoft Office User" w:date="2026-09-11T14:39:00Z">
              <w:rPr>
                <w:w w:val="105"/>
                <w:highlight w:val="yellow"/>
              </w:rPr>
            </w:rPrChange>
          </w:rPr>
          <w:t>We acknowledge that perceptions of clinical benefit may depend on how information is presented (</w:t>
        </w:r>
      </w:ins>
      <w:ins w:id="387" w:author="Héctor Bahamonde" w:date="2026-09-18T13:15:00Z" w16du:dateUtc="2026-09-18T11:15:00Z">
        <w:r w:rsidR="00012F0C" w:rsidRPr="00012F0C">
          <w:rPr>
            <w:rFonts w:ascii="Arial" w:hAnsi="Arial" w:cs="Arial"/>
            <w:w w:val="105"/>
            <w:sz w:val="24"/>
            <w:szCs w:val="24"/>
          </w:rPr>
          <w:t>Diederich</w:t>
        </w:r>
        <w:r w:rsidR="00012F0C">
          <w:rPr>
            <w:rFonts w:ascii="Arial" w:hAnsi="Arial" w:cs="Arial"/>
            <w:w w:val="105"/>
            <w:sz w:val="24"/>
            <w:szCs w:val="24"/>
          </w:rPr>
          <w:t xml:space="preserve"> and </w:t>
        </w:r>
        <w:r w:rsidR="00012F0C" w:rsidRPr="00012F0C">
          <w:rPr>
            <w:rFonts w:ascii="Arial" w:hAnsi="Arial" w:cs="Arial"/>
            <w:w w:val="105"/>
            <w:sz w:val="24"/>
            <w:szCs w:val="24"/>
          </w:rPr>
          <w:t>Salzmann</w:t>
        </w:r>
        <w:r w:rsidR="00012F0C">
          <w:rPr>
            <w:rFonts w:ascii="Arial" w:hAnsi="Arial" w:cs="Arial"/>
            <w:w w:val="105"/>
            <w:sz w:val="24"/>
            <w:szCs w:val="24"/>
          </w:rPr>
          <w:t xml:space="preserve"> 2015</w:t>
        </w:r>
      </w:ins>
      <w:commentRangeStart w:id="388"/>
      <w:ins w:id="389" w:author="Katri Aaltonen" w:date="2026-08-23T10:34:00Z">
        <w:del w:id="390" w:author="Héctor Bahamonde" w:date="2026-09-18T13:15:00Z" w16du:dateUtc="2026-09-18T11:15:00Z">
          <w:r w:rsidRPr="008372F6" w:rsidDel="00012F0C">
            <w:rPr>
              <w:rFonts w:ascii="Arial" w:hAnsi="Arial" w:cs="Arial"/>
              <w:w w:val="105"/>
              <w:sz w:val="24"/>
              <w:szCs w:val="24"/>
              <w:rPrChange w:id="391" w:author="Microsoft Office User" w:date="2026-09-11T14:39:00Z">
                <w:rPr>
                  <w:w w:val="105"/>
                  <w:highlight w:val="yellow"/>
                </w:rPr>
              </w:rPrChange>
            </w:rPr>
            <w:delText>REF</w:delText>
          </w:r>
          <w:commentRangeEnd w:id="388"/>
          <w:r w:rsidRPr="008372F6" w:rsidDel="00012F0C">
            <w:rPr>
              <w:rStyle w:val="CommentReference"/>
              <w:rFonts w:ascii="Arial" w:hAnsi="Arial" w:cs="Arial"/>
              <w:w w:val="105"/>
              <w:sz w:val="24"/>
              <w:szCs w:val="24"/>
              <w:rPrChange w:id="392" w:author="Microsoft Office User" w:date="2026-09-11T14:39:00Z">
                <w:rPr>
                  <w:rStyle w:val="CommentReference"/>
                  <w:w w:val="105"/>
                  <w:sz w:val="22"/>
                  <w:szCs w:val="22"/>
                  <w:highlight w:val="yellow"/>
                </w:rPr>
              </w:rPrChange>
            </w:rPr>
            <w:commentReference w:id="388"/>
          </w:r>
        </w:del>
        <w:r w:rsidRPr="008372F6">
          <w:rPr>
            <w:rFonts w:ascii="Arial" w:hAnsi="Arial" w:cs="Arial"/>
            <w:w w:val="105"/>
            <w:sz w:val="24"/>
            <w:szCs w:val="24"/>
            <w:rPrChange w:id="393" w:author="Microsoft Office User" w:date="2026-09-11T14:39:00Z">
              <w:rPr>
                <w:w w:val="105"/>
                <w:highlight w:val="yellow"/>
              </w:rPr>
            </w:rPrChange>
          </w:rPr>
          <w:t>). However, any such effect is likely to have been similar across study arms, as all respondents received the same vignette. This also reflects the real-world challenges of communicating complex clinical evidence to lay audiences.</w:t>
        </w:r>
      </w:ins>
      <w:ins w:id="394" w:author="Héctor Bahamonde" w:date="2026-08-24T12:07:00Z">
        <w:r w:rsidR="009307B0" w:rsidRPr="008372F6">
          <w:rPr>
            <w:rFonts w:ascii="Arial" w:hAnsi="Arial" w:cs="Arial"/>
            <w:w w:val="105"/>
            <w:sz w:val="24"/>
            <w:szCs w:val="24"/>
            <w:rPrChange w:id="395" w:author="Microsoft Office User" w:date="2026-09-11T14:39:00Z">
              <w:rPr>
                <w:w w:val="105"/>
                <w:highlight w:val="yellow"/>
              </w:rPr>
            </w:rPrChange>
          </w:rPr>
          <w:t xml:space="preserve"> </w:t>
        </w:r>
      </w:ins>
      <w:commentRangeStart w:id="396"/>
      <w:del w:id="397" w:author="Katri Aaltonen" w:date="2026-08-23T10:16:00Z">
        <w:r w:rsidR="00000000" w:rsidRPr="008372F6" w:rsidDel="00B23519">
          <w:rPr>
            <w:rFonts w:ascii="Arial" w:hAnsi="Arial" w:cs="Arial"/>
            <w:w w:val="105"/>
            <w:sz w:val="24"/>
            <w:szCs w:val="24"/>
            <w:rPrChange w:id="398" w:author="Microsoft Office User" w:date="2026-09-11T14:39:00Z">
              <w:rPr>
                <w:w w:val="105"/>
                <w:highlight w:val="yellow"/>
              </w:rPr>
            </w:rPrChange>
          </w:rPr>
          <w:delText>COHERE, working in conjunction with</w:delText>
        </w:r>
        <w:r w:rsidR="00000000" w:rsidRPr="008372F6" w:rsidDel="00B23519">
          <w:rPr>
            <w:rFonts w:ascii="Arial" w:hAnsi="Arial" w:cs="Arial"/>
            <w:spacing w:val="-14"/>
            <w:w w:val="105"/>
            <w:sz w:val="24"/>
            <w:szCs w:val="24"/>
            <w:rPrChange w:id="399" w:author="Microsoft Office User" w:date="2026-09-11T14:39:00Z">
              <w:rPr>
                <w:spacing w:val="-14"/>
                <w:w w:val="105"/>
                <w:highlight w:val="yellow"/>
              </w:rPr>
            </w:rPrChange>
          </w:rPr>
          <w:delText xml:space="preserve"> </w:delText>
        </w:r>
        <w:r w:rsidR="00000000" w:rsidRPr="008372F6" w:rsidDel="00B23519">
          <w:rPr>
            <w:rFonts w:ascii="Arial" w:hAnsi="Arial" w:cs="Arial"/>
            <w:w w:val="105"/>
            <w:sz w:val="24"/>
            <w:szCs w:val="24"/>
            <w:rPrChange w:id="400" w:author="Microsoft Office User" w:date="2026-09-11T14:39:00Z">
              <w:rPr>
                <w:w w:val="105"/>
                <w:highlight w:val="yellow"/>
              </w:rPr>
            </w:rPrChange>
          </w:rPr>
          <w:delText>the</w:delText>
        </w:r>
        <w:r w:rsidR="00000000" w:rsidRPr="008372F6" w:rsidDel="00B23519">
          <w:rPr>
            <w:rFonts w:ascii="Arial" w:hAnsi="Arial" w:cs="Arial"/>
            <w:spacing w:val="-14"/>
            <w:w w:val="105"/>
            <w:sz w:val="24"/>
            <w:szCs w:val="24"/>
            <w:rPrChange w:id="401" w:author="Microsoft Office User" w:date="2026-09-11T14:39:00Z">
              <w:rPr>
                <w:spacing w:val="-14"/>
                <w:w w:val="105"/>
                <w:highlight w:val="yellow"/>
              </w:rPr>
            </w:rPrChange>
          </w:rPr>
          <w:delText xml:space="preserve"> </w:delText>
        </w:r>
        <w:r w:rsidR="00000000" w:rsidRPr="008372F6" w:rsidDel="00B23519">
          <w:rPr>
            <w:rFonts w:ascii="Arial" w:hAnsi="Arial" w:cs="Arial"/>
            <w:w w:val="105"/>
            <w:sz w:val="24"/>
            <w:szCs w:val="24"/>
            <w:rPrChange w:id="402" w:author="Microsoft Office User" w:date="2026-09-11T14:39:00Z">
              <w:rPr>
                <w:w w:val="105"/>
                <w:highlight w:val="yellow"/>
              </w:rPr>
            </w:rPrChange>
          </w:rPr>
          <w:delText>Ministry</w:delText>
        </w:r>
        <w:r w:rsidR="00000000" w:rsidRPr="008372F6" w:rsidDel="00B23519">
          <w:rPr>
            <w:rFonts w:ascii="Arial" w:hAnsi="Arial" w:cs="Arial"/>
            <w:spacing w:val="-14"/>
            <w:w w:val="105"/>
            <w:sz w:val="24"/>
            <w:szCs w:val="24"/>
            <w:rPrChange w:id="403" w:author="Microsoft Office User" w:date="2026-09-11T14:39:00Z">
              <w:rPr>
                <w:spacing w:val="-14"/>
                <w:w w:val="105"/>
                <w:highlight w:val="yellow"/>
              </w:rPr>
            </w:rPrChange>
          </w:rPr>
          <w:delText xml:space="preserve"> </w:delText>
        </w:r>
        <w:r w:rsidR="00000000" w:rsidRPr="008372F6" w:rsidDel="00B23519">
          <w:rPr>
            <w:rFonts w:ascii="Arial" w:hAnsi="Arial" w:cs="Arial"/>
            <w:w w:val="105"/>
            <w:sz w:val="24"/>
            <w:szCs w:val="24"/>
            <w:rPrChange w:id="404" w:author="Microsoft Office User" w:date="2026-09-11T14:39:00Z">
              <w:rPr>
                <w:w w:val="105"/>
                <w:highlight w:val="yellow"/>
              </w:rPr>
            </w:rPrChange>
          </w:rPr>
          <w:delText>of</w:delText>
        </w:r>
        <w:r w:rsidR="00000000" w:rsidRPr="008372F6" w:rsidDel="00B23519">
          <w:rPr>
            <w:rFonts w:ascii="Arial" w:hAnsi="Arial" w:cs="Arial"/>
            <w:spacing w:val="-14"/>
            <w:w w:val="105"/>
            <w:sz w:val="24"/>
            <w:szCs w:val="24"/>
            <w:rPrChange w:id="405" w:author="Microsoft Office User" w:date="2026-09-11T14:39:00Z">
              <w:rPr>
                <w:spacing w:val="-14"/>
                <w:w w:val="105"/>
                <w:highlight w:val="yellow"/>
              </w:rPr>
            </w:rPrChange>
          </w:rPr>
          <w:delText xml:space="preserve"> </w:delText>
        </w:r>
        <w:r w:rsidR="00000000" w:rsidRPr="008372F6" w:rsidDel="00B23519">
          <w:rPr>
            <w:rFonts w:ascii="Arial" w:hAnsi="Arial" w:cs="Arial"/>
            <w:w w:val="105"/>
            <w:sz w:val="24"/>
            <w:szCs w:val="24"/>
            <w:rPrChange w:id="406" w:author="Microsoft Office User" w:date="2026-09-11T14:39:00Z">
              <w:rPr>
                <w:w w:val="105"/>
                <w:highlight w:val="yellow"/>
              </w:rPr>
            </w:rPrChange>
          </w:rPr>
          <w:delText>Social</w:delText>
        </w:r>
        <w:r w:rsidR="00000000" w:rsidRPr="008372F6" w:rsidDel="00B23519">
          <w:rPr>
            <w:rFonts w:ascii="Arial" w:hAnsi="Arial" w:cs="Arial"/>
            <w:spacing w:val="-14"/>
            <w:w w:val="105"/>
            <w:sz w:val="24"/>
            <w:szCs w:val="24"/>
            <w:rPrChange w:id="407" w:author="Microsoft Office User" w:date="2026-09-11T14:39:00Z">
              <w:rPr>
                <w:spacing w:val="-14"/>
                <w:w w:val="105"/>
                <w:highlight w:val="yellow"/>
              </w:rPr>
            </w:rPrChange>
          </w:rPr>
          <w:delText xml:space="preserve"> </w:delText>
        </w:r>
        <w:r w:rsidR="00000000" w:rsidRPr="008372F6" w:rsidDel="00B23519">
          <w:rPr>
            <w:rFonts w:ascii="Arial" w:hAnsi="Arial" w:cs="Arial"/>
            <w:w w:val="105"/>
            <w:sz w:val="24"/>
            <w:szCs w:val="24"/>
            <w:rPrChange w:id="408" w:author="Microsoft Office User" w:date="2026-09-11T14:39:00Z">
              <w:rPr>
                <w:w w:val="105"/>
                <w:highlight w:val="yellow"/>
              </w:rPr>
            </w:rPrChange>
          </w:rPr>
          <w:delText>Affairs</w:delText>
        </w:r>
        <w:r w:rsidR="00000000" w:rsidRPr="008372F6" w:rsidDel="00B23519">
          <w:rPr>
            <w:rFonts w:ascii="Arial" w:hAnsi="Arial" w:cs="Arial"/>
            <w:spacing w:val="-14"/>
            <w:w w:val="105"/>
            <w:sz w:val="24"/>
            <w:szCs w:val="24"/>
            <w:rPrChange w:id="409" w:author="Microsoft Office User" w:date="2026-09-11T14:39:00Z">
              <w:rPr>
                <w:spacing w:val="-14"/>
                <w:w w:val="105"/>
                <w:highlight w:val="yellow"/>
              </w:rPr>
            </w:rPrChange>
          </w:rPr>
          <w:delText xml:space="preserve"> </w:delText>
        </w:r>
        <w:r w:rsidR="00000000" w:rsidRPr="008372F6" w:rsidDel="00B23519">
          <w:rPr>
            <w:rFonts w:ascii="Arial" w:hAnsi="Arial" w:cs="Arial"/>
            <w:w w:val="105"/>
            <w:sz w:val="24"/>
            <w:szCs w:val="24"/>
            <w:rPrChange w:id="410" w:author="Microsoft Office User" w:date="2026-09-11T14:39:00Z">
              <w:rPr>
                <w:w w:val="105"/>
                <w:highlight w:val="yellow"/>
              </w:rPr>
            </w:rPrChange>
          </w:rPr>
          <w:delText>and</w:delText>
        </w:r>
        <w:r w:rsidR="00000000" w:rsidRPr="008372F6" w:rsidDel="00B23519">
          <w:rPr>
            <w:rFonts w:ascii="Arial" w:hAnsi="Arial" w:cs="Arial"/>
            <w:spacing w:val="-14"/>
            <w:w w:val="105"/>
            <w:sz w:val="24"/>
            <w:szCs w:val="24"/>
            <w:rPrChange w:id="411" w:author="Microsoft Office User" w:date="2026-09-11T14:39:00Z">
              <w:rPr>
                <w:spacing w:val="-14"/>
                <w:w w:val="105"/>
                <w:highlight w:val="yellow"/>
              </w:rPr>
            </w:rPrChange>
          </w:rPr>
          <w:delText xml:space="preserve"> </w:delText>
        </w:r>
        <w:r w:rsidR="00000000" w:rsidRPr="008372F6" w:rsidDel="00B23519">
          <w:rPr>
            <w:rFonts w:ascii="Arial" w:hAnsi="Arial" w:cs="Arial"/>
            <w:w w:val="105"/>
            <w:sz w:val="24"/>
            <w:szCs w:val="24"/>
            <w:rPrChange w:id="412" w:author="Microsoft Office User" w:date="2026-09-11T14:39:00Z">
              <w:rPr>
                <w:w w:val="105"/>
                <w:highlight w:val="yellow"/>
              </w:rPr>
            </w:rPrChange>
          </w:rPr>
          <w:delText>Health,</w:delText>
        </w:r>
        <w:r w:rsidR="00000000" w:rsidRPr="008372F6" w:rsidDel="00B23519">
          <w:rPr>
            <w:rFonts w:ascii="Arial" w:hAnsi="Arial" w:cs="Arial"/>
            <w:spacing w:val="-11"/>
            <w:w w:val="105"/>
            <w:sz w:val="24"/>
            <w:szCs w:val="24"/>
            <w:rPrChange w:id="413" w:author="Microsoft Office User" w:date="2026-09-11T14:39:00Z">
              <w:rPr>
                <w:spacing w:val="-11"/>
                <w:w w:val="105"/>
                <w:highlight w:val="yellow"/>
              </w:rPr>
            </w:rPrChange>
          </w:rPr>
          <w:delText xml:space="preserve"> </w:delText>
        </w:r>
        <w:r w:rsidR="00000000" w:rsidRPr="008372F6" w:rsidDel="00B23519">
          <w:rPr>
            <w:rFonts w:ascii="Arial" w:hAnsi="Arial" w:cs="Arial"/>
            <w:w w:val="105"/>
            <w:sz w:val="24"/>
            <w:szCs w:val="24"/>
            <w:rPrChange w:id="414" w:author="Microsoft Office User" w:date="2026-09-11T14:39:00Z">
              <w:rPr>
                <w:w w:val="105"/>
                <w:highlight w:val="yellow"/>
              </w:rPr>
            </w:rPrChange>
          </w:rPr>
          <w:delText>only</w:delText>
        </w:r>
        <w:r w:rsidR="00000000" w:rsidRPr="008372F6" w:rsidDel="00B23519">
          <w:rPr>
            <w:rFonts w:ascii="Arial" w:hAnsi="Arial" w:cs="Arial"/>
            <w:spacing w:val="-14"/>
            <w:w w:val="105"/>
            <w:sz w:val="24"/>
            <w:szCs w:val="24"/>
            <w:rPrChange w:id="415" w:author="Microsoft Office User" w:date="2026-09-11T14:39:00Z">
              <w:rPr>
                <w:spacing w:val="-14"/>
                <w:w w:val="105"/>
                <w:highlight w:val="yellow"/>
              </w:rPr>
            </w:rPrChange>
          </w:rPr>
          <w:delText xml:space="preserve"> </w:delText>
        </w:r>
        <w:r w:rsidR="00000000" w:rsidRPr="008372F6" w:rsidDel="00B23519">
          <w:rPr>
            <w:rFonts w:ascii="Arial" w:hAnsi="Arial" w:cs="Arial"/>
            <w:w w:val="105"/>
            <w:sz w:val="24"/>
            <w:szCs w:val="24"/>
            <w:rPrChange w:id="416" w:author="Microsoft Office User" w:date="2026-09-11T14:39:00Z">
              <w:rPr>
                <w:w w:val="105"/>
                <w:highlight w:val="yellow"/>
              </w:rPr>
            </w:rPrChange>
          </w:rPr>
          <w:delText>issues</w:delText>
        </w:r>
        <w:r w:rsidR="00000000" w:rsidRPr="008372F6" w:rsidDel="00B23519">
          <w:rPr>
            <w:rFonts w:ascii="Arial" w:hAnsi="Arial" w:cs="Arial"/>
            <w:spacing w:val="-14"/>
            <w:w w:val="105"/>
            <w:sz w:val="24"/>
            <w:szCs w:val="24"/>
            <w:rPrChange w:id="417" w:author="Microsoft Office User" w:date="2026-09-11T14:39:00Z">
              <w:rPr>
                <w:spacing w:val="-14"/>
                <w:w w:val="105"/>
                <w:highlight w:val="yellow"/>
              </w:rPr>
            </w:rPrChange>
          </w:rPr>
          <w:delText xml:space="preserve"> </w:delText>
        </w:r>
        <w:r w:rsidR="00000000" w:rsidRPr="008372F6" w:rsidDel="00B23519">
          <w:rPr>
            <w:rFonts w:ascii="Arial" w:hAnsi="Arial" w:cs="Arial"/>
            <w:w w:val="105"/>
            <w:sz w:val="24"/>
            <w:szCs w:val="24"/>
            <w:rPrChange w:id="418" w:author="Microsoft Office User" w:date="2026-09-11T14:39:00Z">
              <w:rPr>
                <w:w w:val="105"/>
                <w:highlight w:val="yellow"/>
              </w:rPr>
            </w:rPrChange>
          </w:rPr>
          <w:delText>recommendations</w:delText>
        </w:r>
        <w:r w:rsidR="00000000" w:rsidRPr="008372F6" w:rsidDel="00B23519">
          <w:rPr>
            <w:rFonts w:ascii="Arial" w:hAnsi="Arial" w:cs="Arial"/>
            <w:spacing w:val="-14"/>
            <w:w w:val="105"/>
            <w:sz w:val="24"/>
            <w:szCs w:val="24"/>
            <w:rPrChange w:id="419" w:author="Microsoft Office User" w:date="2026-09-11T14:39:00Z">
              <w:rPr>
                <w:spacing w:val="-14"/>
                <w:w w:val="105"/>
                <w:highlight w:val="yellow"/>
              </w:rPr>
            </w:rPrChange>
          </w:rPr>
          <w:delText xml:space="preserve"> </w:delText>
        </w:r>
        <w:r w:rsidR="00000000" w:rsidRPr="008372F6" w:rsidDel="00B23519">
          <w:rPr>
            <w:rFonts w:ascii="Arial" w:hAnsi="Arial" w:cs="Arial"/>
            <w:w w:val="105"/>
            <w:sz w:val="24"/>
            <w:szCs w:val="24"/>
            <w:rPrChange w:id="420" w:author="Microsoft Office User" w:date="2026-09-11T14:39:00Z">
              <w:rPr>
                <w:w w:val="105"/>
                <w:highlight w:val="yellow"/>
              </w:rPr>
            </w:rPrChange>
          </w:rPr>
          <w:delText>on</w:delText>
        </w:r>
        <w:r w:rsidR="00000000" w:rsidRPr="008372F6" w:rsidDel="00B23519">
          <w:rPr>
            <w:rFonts w:ascii="Arial" w:hAnsi="Arial" w:cs="Arial"/>
            <w:spacing w:val="-14"/>
            <w:w w:val="105"/>
            <w:sz w:val="24"/>
            <w:szCs w:val="24"/>
            <w:rPrChange w:id="421" w:author="Microsoft Office User" w:date="2026-09-11T14:39:00Z">
              <w:rPr>
                <w:spacing w:val="-14"/>
                <w:w w:val="105"/>
                <w:highlight w:val="yellow"/>
              </w:rPr>
            </w:rPrChange>
          </w:rPr>
          <w:delText xml:space="preserve"> </w:delText>
        </w:r>
        <w:r w:rsidR="00000000" w:rsidRPr="008372F6" w:rsidDel="00B23519">
          <w:rPr>
            <w:rFonts w:ascii="Arial" w:hAnsi="Arial" w:cs="Arial"/>
            <w:w w:val="105"/>
            <w:sz w:val="24"/>
            <w:szCs w:val="24"/>
            <w:rPrChange w:id="422" w:author="Microsoft Office User" w:date="2026-09-11T14:39:00Z">
              <w:rPr>
                <w:w w:val="105"/>
                <w:highlight w:val="yellow"/>
              </w:rPr>
            </w:rPrChange>
          </w:rPr>
          <w:delText>including</w:delText>
        </w:r>
        <w:r w:rsidR="00000000" w:rsidRPr="008372F6" w:rsidDel="00B23519">
          <w:rPr>
            <w:rFonts w:ascii="Arial" w:hAnsi="Arial" w:cs="Arial"/>
            <w:spacing w:val="-14"/>
            <w:w w:val="105"/>
            <w:sz w:val="24"/>
            <w:szCs w:val="24"/>
            <w:rPrChange w:id="423" w:author="Microsoft Office User" w:date="2026-09-11T14:39:00Z">
              <w:rPr>
                <w:spacing w:val="-14"/>
                <w:w w:val="105"/>
                <w:highlight w:val="yellow"/>
              </w:rPr>
            </w:rPrChange>
          </w:rPr>
          <w:delText xml:space="preserve"> </w:delText>
        </w:r>
        <w:r w:rsidR="00000000" w:rsidRPr="008372F6" w:rsidDel="00B23519">
          <w:rPr>
            <w:rFonts w:ascii="Arial" w:hAnsi="Arial" w:cs="Arial"/>
            <w:w w:val="105"/>
            <w:sz w:val="24"/>
            <w:szCs w:val="24"/>
            <w:rPrChange w:id="424" w:author="Microsoft Office User" w:date="2026-09-11T14:39:00Z">
              <w:rPr>
                <w:w w:val="105"/>
                <w:highlight w:val="yellow"/>
              </w:rPr>
            </w:rPrChange>
          </w:rPr>
          <w:delText>or</w:delText>
        </w:r>
        <w:r w:rsidR="00000000" w:rsidRPr="008372F6" w:rsidDel="00B23519">
          <w:rPr>
            <w:rFonts w:ascii="Arial" w:hAnsi="Arial" w:cs="Arial"/>
            <w:spacing w:val="-14"/>
            <w:w w:val="105"/>
            <w:sz w:val="24"/>
            <w:szCs w:val="24"/>
            <w:rPrChange w:id="425" w:author="Microsoft Office User" w:date="2026-09-11T14:39:00Z">
              <w:rPr>
                <w:spacing w:val="-14"/>
                <w:w w:val="105"/>
                <w:highlight w:val="yellow"/>
              </w:rPr>
            </w:rPrChange>
          </w:rPr>
          <w:delText xml:space="preserve"> </w:delText>
        </w:r>
        <w:r w:rsidR="00000000" w:rsidRPr="008372F6" w:rsidDel="00B23519">
          <w:rPr>
            <w:rFonts w:ascii="Arial" w:hAnsi="Arial" w:cs="Arial"/>
            <w:w w:val="105"/>
            <w:sz w:val="24"/>
            <w:szCs w:val="24"/>
            <w:rPrChange w:id="426" w:author="Microsoft Office User" w:date="2026-09-11T14:39:00Z">
              <w:rPr>
                <w:w w:val="105"/>
                <w:highlight w:val="yellow"/>
              </w:rPr>
            </w:rPrChange>
          </w:rPr>
          <w:delText>excluding health technologies in the range of public health services.</w:delText>
        </w:r>
        <w:r w:rsidR="00000000" w:rsidRPr="008372F6" w:rsidDel="00B23519">
          <w:rPr>
            <w:rFonts w:ascii="Arial" w:hAnsi="Arial" w:cs="Arial"/>
            <w:spacing w:val="27"/>
            <w:w w:val="105"/>
            <w:sz w:val="24"/>
            <w:szCs w:val="24"/>
            <w:rPrChange w:id="427" w:author="Microsoft Office User" w:date="2026-09-11T14:39:00Z">
              <w:rPr>
                <w:spacing w:val="27"/>
                <w:w w:val="105"/>
                <w:highlight w:val="yellow"/>
              </w:rPr>
            </w:rPrChange>
          </w:rPr>
          <w:delText xml:space="preserve"> </w:delText>
        </w:r>
        <w:r w:rsidR="00000000" w:rsidRPr="008372F6" w:rsidDel="00B23519">
          <w:rPr>
            <w:rFonts w:ascii="Arial" w:hAnsi="Arial" w:cs="Arial"/>
            <w:w w:val="105"/>
            <w:sz w:val="24"/>
            <w:szCs w:val="24"/>
            <w:rPrChange w:id="428" w:author="Microsoft Office User" w:date="2026-09-11T14:39:00Z">
              <w:rPr>
                <w:w w:val="105"/>
                <w:highlight w:val="yellow"/>
              </w:rPr>
            </w:rPrChange>
          </w:rPr>
          <w:delText>Decisions on reimbursement for outpatient medicines are conducted by the Pharmaceutical Pricing Board, also working in conjunction with the Ministry of Social Affairs and Health, and for inpatient medicines, the ultimate decision lies with hospitals</w:delText>
        </w:r>
      </w:del>
      <w:commentRangeEnd w:id="396"/>
      <w:r w:rsidRPr="008372F6">
        <w:rPr>
          <w:rStyle w:val="CommentReference"/>
          <w:rFonts w:ascii="Arial" w:hAnsi="Arial" w:cs="Arial"/>
          <w:w w:val="105"/>
          <w:sz w:val="24"/>
          <w:szCs w:val="24"/>
        </w:rPr>
        <w:commentReference w:id="396"/>
      </w:r>
      <w:del w:id="429" w:author="Katri Aaltonen" w:date="2026-08-23T10:16:00Z">
        <w:r w:rsidR="00000000" w:rsidRPr="008372F6" w:rsidDel="00B23519">
          <w:rPr>
            <w:rFonts w:ascii="Arial" w:hAnsi="Arial" w:cs="Arial"/>
            <w:w w:val="105"/>
            <w:sz w:val="24"/>
            <w:szCs w:val="24"/>
          </w:rPr>
          <w:delText>.</w:delText>
        </w:r>
        <w:r w:rsidR="00000000" w:rsidRPr="008372F6" w:rsidDel="00B23519">
          <w:rPr>
            <w:rFonts w:ascii="Arial" w:hAnsi="Arial" w:cs="Arial"/>
            <w:spacing w:val="40"/>
            <w:w w:val="105"/>
            <w:sz w:val="24"/>
            <w:szCs w:val="24"/>
          </w:rPr>
          <w:delText xml:space="preserve"> </w:delText>
        </w:r>
      </w:del>
      <w:ins w:id="430" w:author="Héctor Bahamonde" w:date="2026-08-05T17:13:00Z">
        <w:r w:rsidR="006F041B" w:rsidRPr="008372F6">
          <w:rPr>
            <w:rFonts w:ascii="Arial" w:hAnsi="Arial" w:cs="Arial"/>
            <w:w w:val="105"/>
            <w:sz w:val="24"/>
            <w:szCs w:val="24"/>
          </w:rPr>
          <w:t>Following Haaland, Roth, and Wohlfart (2023), we use a “pure control,” a design suited to assessing the effect of adding particular information relative to providing no additional information. Accordingly, respondents in the control condition received the common clinical vignette but no supplementary framing or justification.</w:t>
        </w:r>
      </w:ins>
      <w:del w:id="431" w:author="Héctor Bahamonde" w:date="2026-08-05T17:13:00Z">
        <w:r w:rsidR="00000000" w:rsidRPr="008372F6" w:rsidDel="006F041B">
          <w:rPr>
            <w:rFonts w:ascii="Arial" w:hAnsi="Arial" w:cs="Arial"/>
            <w:w w:val="105"/>
            <w:sz w:val="24"/>
            <w:szCs w:val="24"/>
          </w:rPr>
          <w:delText>The framing manipulation consisted solely of additional information presented between</w:delText>
        </w:r>
        <w:r w:rsidR="00000000" w:rsidRPr="008372F6" w:rsidDel="006F041B">
          <w:rPr>
            <w:rFonts w:ascii="Arial" w:hAnsi="Arial" w:cs="Arial"/>
            <w:spacing w:val="40"/>
            <w:w w:val="105"/>
            <w:sz w:val="24"/>
            <w:szCs w:val="24"/>
          </w:rPr>
          <w:delText xml:space="preserve"> </w:delText>
        </w:r>
        <w:r w:rsidR="00000000" w:rsidRPr="008372F6" w:rsidDel="006F041B">
          <w:rPr>
            <w:rFonts w:ascii="Arial" w:hAnsi="Arial" w:cs="Arial"/>
            <w:w w:val="105"/>
            <w:sz w:val="24"/>
            <w:szCs w:val="24"/>
          </w:rPr>
          <w:delText>the vignette and the decision task,</w:delText>
        </w:r>
        <w:r w:rsidR="00000000" w:rsidRPr="008372F6" w:rsidDel="006F041B">
          <w:rPr>
            <w:rFonts w:ascii="Arial" w:hAnsi="Arial" w:cs="Arial"/>
            <w:spacing w:val="40"/>
            <w:w w:val="105"/>
            <w:sz w:val="24"/>
            <w:szCs w:val="24"/>
          </w:rPr>
          <w:delText xml:space="preserve"> </w:delText>
        </w:r>
        <w:r w:rsidR="00000000" w:rsidRPr="008372F6" w:rsidDel="006F041B">
          <w:rPr>
            <w:rFonts w:ascii="Arial" w:hAnsi="Arial" w:cs="Arial"/>
            <w:w w:val="105"/>
            <w:sz w:val="24"/>
            <w:szCs w:val="24"/>
          </w:rPr>
          <w:delText>allowing differences in responses to be attributed to framing</w:delText>
        </w:r>
        <w:r w:rsidR="00000000" w:rsidRPr="008372F6" w:rsidDel="006F041B">
          <w:rPr>
            <w:rFonts w:ascii="Arial" w:hAnsi="Arial" w:cs="Arial"/>
            <w:spacing w:val="80"/>
            <w:w w:val="105"/>
            <w:sz w:val="24"/>
            <w:szCs w:val="24"/>
          </w:rPr>
          <w:delText xml:space="preserve"> </w:delText>
        </w:r>
        <w:r w:rsidR="00000000" w:rsidRPr="008372F6" w:rsidDel="006F041B">
          <w:rPr>
            <w:rFonts w:ascii="Arial" w:hAnsi="Arial" w:cs="Arial"/>
            <w:w w:val="105"/>
            <w:sz w:val="24"/>
            <w:szCs w:val="24"/>
          </w:rPr>
          <w:delText>rather than to substantive informational differences.</w:delText>
        </w:r>
      </w:del>
    </w:p>
    <w:p w14:paraId="269631AA" w14:textId="28DF465A" w:rsidR="005D491A" w:rsidRPr="006A5364" w:rsidDel="00A83E16" w:rsidRDefault="00000000" w:rsidP="00E47708">
      <w:pPr>
        <w:pStyle w:val="BodyText"/>
        <w:spacing w:before="120" w:after="120" w:line="360" w:lineRule="auto"/>
        <w:jc w:val="center"/>
        <w:rPr>
          <w:del w:id="432" w:author="Microsoft Office User" w:date="2026-09-11T12:23:00Z"/>
          <w:rFonts w:ascii="Arial" w:hAnsi="Arial" w:cs="Arial"/>
          <w:b/>
          <w:bCs/>
          <w:sz w:val="24"/>
          <w:szCs w:val="24"/>
        </w:rPr>
      </w:pPr>
      <w:r w:rsidRPr="006A5364">
        <w:rPr>
          <w:rFonts w:ascii="Arial" w:hAnsi="Arial" w:cs="Arial"/>
          <w:b/>
          <w:bCs/>
          <w:w w:val="105"/>
          <w:sz w:val="24"/>
          <w:szCs w:val="24"/>
        </w:rPr>
        <w:t>Table</w:t>
      </w:r>
      <w:r w:rsidRPr="006A5364">
        <w:rPr>
          <w:rFonts w:ascii="Arial" w:hAnsi="Arial" w:cs="Arial"/>
          <w:b/>
          <w:bCs/>
          <w:spacing w:val="14"/>
          <w:w w:val="105"/>
          <w:sz w:val="24"/>
          <w:szCs w:val="24"/>
        </w:rPr>
        <w:t xml:space="preserve"> </w:t>
      </w:r>
      <w:r w:rsidRPr="006A5364">
        <w:rPr>
          <w:rFonts w:ascii="Arial" w:hAnsi="Arial" w:cs="Arial"/>
          <w:b/>
          <w:bCs/>
          <w:w w:val="105"/>
          <w:sz w:val="24"/>
          <w:szCs w:val="24"/>
        </w:rPr>
        <w:t>1</w:t>
      </w:r>
      <w:ins w:id="433" w:author="Microsoft Office User" w:date="2026-09-11T11:07:00Z">
        <w:r w:rsidR="00D878C7" w:rsidRPr="006A5364">
          <w:rPr>
            <w:rFonts w:ascii="Arial" w:hAnsi="Arial" w:cs="Arial"/>
            <w:b/>
            <w:bCs/>
            <w:w w:val="105"/>
            <w:sz w:val="24"/>
            <w:szCs w:val="24"/>
          </w:rPr>
          <w:t>.</w:t>
        </w:r>
      </w:ins>
      <w:del w:id="434" w:author="Microsoft Office User" w:date="2026-09-11T11:07:00Z">
        <w:r w:rsidRPr="006A5364" w:rsidDel="00D878C7">
          <w:rPr>
            <w:rFonts w:ascii="Arial" w:hAnsi="Arial" w:cs="Arial"/>
            <w:b/>
            <w:bCs/>
            <w:w w:val="105"/>
            <w:sz w:val="24"/>
            <w:szCs w:val="24"/>
          </w:rPr>
          <w:delText>:</w:delText>
        </w:r>
      </w:del>
      <w:r w:rsidRPr="006A5364">
        <w:rPr>
          <w:rFonts w:ascii="Arial" w:hAnsi="Arial" w:cs="Arial"/>
          <w:b/>
          <w:bCs/>
          <w:spacing w:val="39"/>
          <w:w w:val="105"/>
          <w:sz w:val="24"/>
          <w:szCs w:val="24"/>
        </w:rPr>
        <w:t xml:space="preserve"> </w:t>
      </w:r>
      <w:r w:rsidRPr="006A5364">
        <w:rPr>
          <w:rFonts w:ascii="Arial" w:hAnsi="Arial" w:cs="Arial"/>
          <w:b/>
          <w:bCs/>
          <w:w w:val="105"/>
          <w:sz w:val="24"/>
          <w:szCs w:val="24"/>
        </w:rPr>
        <w:t>Decision-making</w:t>
      </w:r>
      <w:r w:rsidRPr="006A5364">
        <w:rPr>
          <w:rFonts w:ascii="Arial" w:hAnsi="Arial" w:cs="Arial"/>
          <w:b/>
          <w:bCs/>
          <w:spacing w:val="15"/>
          <w:w w:val="105"/>
          <w:sz w:val="24"/>
          <w:szCs w:val="24"/>
        </w:rPr>
        <w:t xml:space="preserve"> </w:t>
      </w:r>
      <w:r w:rsidRPr="006A5364">
        <w:rPr>
          <w:rFonts w:ascii="Arial" w:hAnsi="Arial" w:cs="Arial"/>
          <w:b/>
          <w:bCs/>
          <w:w w:val="105"/>
          <w:sz w:val="24"/>
          <w:szCs w:val="24"/>
        </w:rPr>
        <w:t>task</w:t>
      </w:r>
      <w:r w:rsidRPr="006A5364">
        <w:rPr>
          <w:rFonts w:ascii="Arial" w:hAnsi="Arial" w:cs="Arial"/>
          <w:b/>
          <w:bCs/>
          <w:spacing w:val="14"/>
          <w:w w:val="105"/>
          <w:sz w:val="24"/>
          <w:szCs w:val="24"/>
        </w:rPr>
        <w:t xml:space="preserve"> </w:t>
      </w:r>
      <w:r w:rsidRPr="006A5364">
        <w:rPr>
          <w:rFonts w:ascii="Arial" w:hAnsi="Arial" w:cs="Arial"/>
          <w:b/>
          <w:bCs/>
          <w:w w:val="105"/>
          <w:sz w:val="24"/>
          <w:szCs w:val="24"/>
        </w:rPr>
        <w:t>administered</w:t>
      </w:r>
      <w:r w:rsidRPr="006A5364">
        <w:rPr>
          <w:rFonts w:ascii="Arial" w:hAnsi="Arial" w:cs="Arial"/>
          <w:b/>
          <w:bCs/>
          <w:spacing w:val="15"/>
          <w:w w:val="105"/>
          <w:sz w:val="24"/>
          <w:szCs w:val="24"/>
        </w:rPr>
        <w:t xml:space="preserve"> </w:t>
      </w:r>
      <w:r w:rsidRPr="006A5364">
        <w:rPr>
          <w:rFonts w:ascii="Arial" w:hAnsi="Arial" w:cs="Arial"/>
          <w:b/>
          <w:bCs/>
          <w:w w:val="105"/>
          <w:sz w:val="24"/>
          <w:szCs w:val="24"/>
        </w:rPr>
        <w:t>in</w:t>
      </w:r>
      <w:r w:rsidRPr="006A5364">
        <w:rPr>
          <w:rFonts w:ascii="Arial" w:hAnsi="Arial" w:cs="Arial"/>
          <w:b/>
          <w:bCs/>
          <w:spacing w:val="15"/>
          <w:w w:val="105"/>
          <w:sz w:val="24"/>
          <w:szCs w:val="24"/>
        </w:rPr>
        <w:t xml:space="preserve"> </w:t>
      </w:r>
      <w:r w:rsidRPr="006A5364">
        <w:rPr>
          <w:rFonts w:ascii="Arial" w:hAnsi="Arial" w:cs="Arial"/>
          <w:b/>
          <w:bCs/>
          <w:w w:val="105"/>
          <w:sz w:val="24"/>
          <w:szCs w:val="24"/>
        </w:rPr>
        <w:t>the</w:t>
      </w:r>
      <w:r w:rsidRPr="006A5364">
        <w:rPr>
          <w:rFonts w:ascii="Arial" w:hAnsi="Arial" w:cs="Arial"/>
          <w:b/>
          <w:bCs/>
          <w:spacing w:val="14"/>
          <w:w w:val="105"/>
          <w:sz w:val="24"/>
          <w:szCs w:val="24"/>
        </w:rPr>
        <w:t xml:space="preserve"> </w:t>
      </w:r>
      <w:r w:rsidRPr="006A5364">
        <w:rPr>
          <w:rFonts w:ascii="Arial" w:hAnsi="Arial" w:cs="Arial"/>
          <w:b/>
          <w:bCs/>
          <w:w w:val="105"/>
          <w:sz w:val="24"/>
          <w:szCs w:val="24"/>
        </w:rPr>
        <w:t>survey</w:t>
      </w:r>
      <w:r w:rsidRPr="006A5364">
        <w:rPr>
          <w:rFonts w:ascii="Arial" w:hAnsi="Arial" w:cs="Arial"/>
          <w:b/>
          <w:bCs/>
          <w:spacing w:val="15"/>
          <w:w w:val="105"/>
          <w:sz w:val="24"/>
          <w:szCs w:val="24"/>
        </w:rPr>
        <w:t xml:space="preserve"> </w:t>
      </w:r>
      <w:r w:rsidRPr="006A5364">
        <w:rPr>
          <w:rFonts w:ascii="Arial" w:hAnsi="Arial" w:cs="Arial"/>
          <w:b/>
          <w:bCs/>
          <w:w w:val="105"/>
          <w:sz w:val="24"/>
          <w:szCs w:val="24"/>
        </w:rPr>
        <w:t>with</w:t>
      </w:r>
      <w:r w:rsidRPr="006A5364">
        <w:rPr>
          <w:rFonts w:ascii="Arial" w:hAnsi="Arial" w:cs="Arial"/>
          <w:b/>
          <w:bCs/>
          <w:spacing w:val="15"/>
          <w:w w:val="105"/>
          <w:sz w:val="24"/>
          <w:szCs w:val="24"/>
        </w:rPr>
        <w:t xml:space="preserve"> </w:t>
      </w:r>
      <w:r w:rsidRPr="006A5364">
        <w:rPr>
          <w:rFonts w:ascii="Arial" w:hAnsi="Arial" w:cs="Arial"/>
          <w:b/>
          <w:bCs/>
          <w:w w:val="105"/>
          <w:sz w:val="24"/>
          <w:szCs w:val="24"/>
        </w:rPr>
        <w:t>framing</w:t>
      </w:r>
      <w:r w:rsidRPr="006A5364">
        <w:rPr>
          <w:rFonts w:ascii="Arial" w:hAnsi="Arial" w:cs="Arial"/>
          <w:b/>
          <w:bCs/>
          <w:spacing w:val="14"/>
          <w:w w:val="105"/>
          <w:sz w:val="24"/>
          <w:szCs w:val="24"/>
        </w:rPr>
        <w:t xml:space="preserve"> </w:t>
      </w:r>
      <w:r w:rsidRPr="006A5364">
        <w:rPr>
          <w:rFonts w:ascii="Arial" w:hAnsi="Arial" w:cs="Arial"/>
          <w:b/>
          <w:bCs/>
          <w:spacing w:val="-2"/>
          <w:w w:val="105"/>
          <w:sz w:val="24"/>
          <w:szCs w:val="24"/>
        </w:rPr>
        <w:t>manipulation.</w:t>
      </w:r>
    </w:p>
    <w:p w14:paraId="6AFC1B20" w14:textId="77777777" w:rsidR="005D491A" w:rsidRPr="006A5364" w:rsidRDefault="005D491A" w:rsidP="00E47708">
      <w:pPr>
        <w:pStyle w:val="BodyText"/>
        <w:spacing w:before="120" w:after="120" w:line="360" w:lineRule="auto"/>
        <w:jc w:val="center"/>
        <w:rPr>
          <w:rFonts w:ascii="Arial" w:hAnsi="Arial" w:cs="Arial"/>
          <w:b/>
          <w:bCs/>
          <w:sz w:val="24"/>
          <w:szCs w:val="24"/>
        </w:rPr>
        <w:pPrChange w:id="435" w:author="Microsoft Office User" w:date="2026-09-11T12:23:00Z">
          <w:pPr>
            <w:pStyle w:val="BodyText"/>
            <w:spacing w:before="3"/>
          </w:pPr>
        </w:pPrChange>
      </w:pPr>
    </w:p>
    <w:tbl>
      <w:tblPr>
        <w:tblW w:w="10206"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134"/>
        <w:gridCol w:w="2694"/>
        <w:gridCol w:w="2835"/>
        <w:gridCol w:w="3543"/>
      </w:tblGrid>
      <w:tr w:rsidR="00D878C7" w:rsidRPr="008372F6" w14:paraId="6FD7BAC1" w14:textId="77777777" w:rsidTr="00C31D9A">
        <w:trPr>
          <w:trHeight w:val="357"/>
        </w:trPr>
        <w:tc>
          <w:tcPr>
            <w:tcW w:w="1134" w:type="dxa"/>
            <w:vAlign w:val="center"/>
          </w:tcPr>
          <w:p w14:paraId="64A988B1" w14:textId="77777777" w:rsidR="005D491A" w:rsidRPr="008372F6" w:rsidRDefault="005D491A" w:rsidP="00C31D9A">
            <w:pPr>
              <w:pStyle w:val="TableParagraph"/>
              <w:spacing w:before="120" w:after="120" w:line="360" w:lineRule="auto"/>
              <w:jc w:val="center"/>
              <w:rPr>
                <w:rFonts w:ascii="Arial" w:hAnsi="Arial" w:cs="Arial"/>
                <w:sz w:val="24"/>
                <w:szCs w:val="24"/>
              </w:rPr>
            </w:pPr>
          </w:p>
        </w:tc>
        <w:tc>
          <w:tcPr>
            <w:tcW w:w="2694" w:type="dxa"/>
            <w:vAlign w:val="center"/>
          </w:tcPr>
          <w:p w14:paraId="50BCE9E2" w14:textId="77777777" w:rsidR="00D878C7" w:rsidRPr="008372F6" w:rsidRDefault="00000000" w:rsidP="00C31D9A">
            <w:pPr>
              <w:pStyle w:val="TableParagraph"/>
              <w:spacing w:before="120" w:after="120" w:line="360" w:lineRule="auto"/>
              <w:ind w:right="42"/>
              <w:jc w:val="center"/>
              <w:rPr>
                <w:rFonts w:ascii="Arial" w:hAnsi="Arial" w:cs="Arial"/>
                <w:b/>
                <w:spacing w:val="80"/>
                <w:w w:val="150"/>
                <w:sz w:val="24"/>
                <w:szCs w:val="24"/>
              </w:rPr>
            </w:pPr>
            <w:r w:rsidRPr="008372F6">
              <w:rPr>
                <w:rFonts w:ascii="Arial" w:hAnsi="Arial" w:cs="Arial"/>
                <w:b/>
                <w:sz w:val="24"/>
                <w:szCs w:val="24"/>
              </w:rPr>
              <w:t>Group</w:t>
            </w:r>
            <w:r w:rsidRPr="008372F6">
              <w:rPr>
                <w:rFonts w:ascii="Arial" w:hAnsi="Arial" w:cs="Arial"/>
                <w:b/>
                <w:spacing w:val="80"/>
                <w:w w:val="150"/>
                <w:sz w:val="24"/>
                <w:szCs w:val="24"/>
              </w:rPr>
              <w:t xml:space="preserve"> </w:t>
            </w:r>
            <w:r w:rsidRPr="008372F6">
              <w:rPr>
                <w:rFonts w:ascii="Arial" w:hAnsi="Arial" w:cs="Arial"/>
                <w:b/>
                <w:sz w:val="24"/>
                <w:szCs w:val="24"/>
              </w:rPr>
              <w:t>A</w:t>
            </w:r>
          </w:p>
          <w:p w14:paraId="56EDE80F" w14:textId="47924063" w:rsidR="005D491A" w:rsidRPr="008372F6" w:rsidRDefault="00000000" w:rsidP="00C31D9A">
            <w:pPr>
              <w:pStyle w:val="TableParagraph"/>
              <w:spacing w:before="120" w:after="120" w:line="360" w:lineRule="auto"/>
              <w:ind w:right="42"/>
              <w:jc w:val="center"/>
              <w:rPr>
                <w:rFonts w:ascii="Arial" w:hAnsi="Arial" w:cs="Arial"/>
                <w:b/>
                <w:sz w:val="24"/>
                <w:szCs w:val="24"/>
              </w:rPr>
            </w:pPr>
            <w:r w:rsidRPr="008372F6">
              <w:rPr>
                <w:rFonts w:ascii="Arial" w:hAnsi="Arial" w:cs="Arial"/>
                <w:b/>
                <w:sz w:val="24"/>
                <w:szCs w:val="24"/>
              </w:rPr>
              <w:t>(rule-of-rescue frame)</w:t>
            </w:r>
          </w:p>
        </w:tc>
        <w:tc>
          <w:tcPr>
            <w:tcW w:w="2835" w:type="dxa"/>
            <w:vAlign w:val="center"/>
          </w:tcPr>
          <w:p w14:paraId="1F089B7C" w14:textId="77777777" w:rsidR="00D878C7" w:rsidRPr="008372F6" w:rsidRDefault="00000000" w:rsidP="00C31D9A">
            <w:pPr>
              <w:pStyle w:val="TableParagraph"/>
              <w:spacing w:before="120" w:after="120" w:line="360" w:lineRule="auto"/>
              <w:ind w:right="42"/>
              <w:jc w:val="center"/>
              <w:rPr>
                <w:rFonts w:ascii="Arial" w:hAnsi="Arial" w:cs="Arial"/>
                <w:b/>
                <w:sz w:val="24"/>
                <w:szCs w:val="24"/>
              </w:rPr>
            </w:pPr>
            <w:r w:rsidRPr="008372F6">
              <w:rPr>
                <w:rFonts w:ascii="Arial" w:hAnsi="Arial" w:cs="Arial"/>
                <w:b/>
                <w:sz w:val="24"/>
                <w:szCs w:val="24"/>
              </w:rPr>
              <w:t>Group</w:t>
            </w:r>
            <w:r w:rsidRPr="008372F6">
              <w:rPr>
                <w:rFonts w:ascii="Arial" w:hAnsi="Arial" w:cs="Arial"/>
                <w:b/>
                <w:spacing w:val="-1"/>
                <w:sz w:val="24"/>
                <w:szCs w:val="24"/>
              </w:rPr>
              <w:t xml:space="preserve"> </w:t>
            </w:r>
            <w:r w:rsidRPr="008372F6">
              <w:rPr>
                <w:rFonts w:ascii="Arial" w:hAnsi="Arial" w:cs="Arial"/>
                <w:b/>
                <w:sz w:val="24"/>
                <w:szCs w:val="24"/>
              </w:rPr>
              <w:t>B</w:t>
            </w:r>
          </w:p>
          <w:p w14:paraId="7FEC67A7" w14:textId="16679695" w:rsidR="005D491A" w:rsidRPr="008372F6" w:rsidRDefault="00000000" w:rsidP="00C31D9A">
            <w:pPr>
              <w:pStyle w:val="TableParagraph"/>
              <w:spacing w:before="120" w:after="120" w:line="360" w:lineRule="auto"/>
              <w:ind w:right="42"/>
              <w:jc w:val="center"/>
              <w:rPr>
                <w:rFonts w:ascii="Arial" w:hAnsi="Arial" w:cs="Arial"/>
                <w:b/>
                <w:sz w:val="24"/>
                <w:szCs w:val="24"/>
              </w:rPr>
            </w:pPr>
            <w:r w:rsidRPr="008372F6">
              <w:rPr>
                <w:rFonts w:ascii="Arial" w:hAnsi="Arial" w:cs="Arial"/>
                <w:b/>
                <w:sz w:val="24"/>
                <w:szCs w:val="24"/>
              </w:rPr>
              <w:t>(health</w:t>
            </w:r>
            <w:r w:rsidRPr="008372F6">
              <w:rPr>
                <w:rFonts w:ascii="Arial" w:hAnsi="Arial" w:cs="Arial"/>
                <w:b/>
                <w:spacing w:val="-1"/>
                <w:sz w:val="24"/>
                <w:szCs w:val="24"/>
              </w:rPr>
              <w:t xml:space="preserve"> </w:t>
            </w:r>
            <w:r w:rsidRPr="008372F6">
              <w:rPr>
                <w:rFonts w:ascii="Arial" w:hAnsi="Arial" w:cs="Arial"/>
                <w:b/>
                <w:sz w:val="24"/>
                <w:szCs w:val="24"/>
              </w:rPr>
              <w:t>maximi</w:t>
            </w:r>
            <w:ins w:id="436" w:author="Microsoft Office User" w:date="2026-09-11T10:24:00Z">
              <w:r w:rsidR="00D6172F" w:rsidRPr="008372F6">
                <w:rPr>
                  <w:rFonts w:ascii="Arial" w:hAnsi="Arial" w:cs="Arial"/>
                  <w:b/>
                  <w:sz w:val="24"/>
                  <w:szCs w:val="24"/>
                </w:rPr>
                <w:t>z</w:t>
              </w:r>
            </w:ins>
            <w:del w:id="437" w:author="Microsoft Office User" w:date="2026-09-11T10:24:00Z">
              <w:r w:rsidRPr="008372F6" w:rsidDel="00D6172F">
                <w:rPr>
                  <w:rFonts w:ascii="Arial" w:hAnsi="Arial" w:cs="Arial"/>
                  <w:b/>
                  <w:sz w:val="24"/>
                  <w:szCs w:val="24"/>
                </w:rPr>
                <w:delText>s</w:delText>
              </w:r>
            </w:del>
            <w:r w:rsidRPr="008372F6">
              <w:rPr>
                <w:rFonts w:ascii="Arial" w:hAnsi="Arial" w:cs="Arial"/>
                <w:b/>
                <w:sz w:val="24"/>
                <w:szCs w:val="24"/>
              </w:rPr>
              <w:t>ation frame)</w:t>
            </w:r>
          </w:p>
        </w:tc>
        <w:tc>
          <w:tcPr>
            <w:tcW w:w="3543" w:type="dxa"/>
            <w:vAlign w:val="center"/>
          </w:tcPr>
          <w:p w14:paraId="2B517A90" w14:textId="77777777" w:rsidR="005D491A" w:rsidRPr="008372F6" w:rsidRDefault="00000000" w:rsidP="00C31D9A">
            <w:pPr>
              <w:pStyle w:val="TableParagraph"/>
              <w:spacing w:before="120" w:after="120" w:line="360" w:lineRule="auto"/>
              <w:jc w:val="center"/>
              <w:rPr>
                <w:rFonts w:ascii="Arial" w:hAnsi="Arial" w:cs="Arial"/>
                <w:b/>
                <w:sz w:val="24"/>
                <w:szCs w:val="24"/>
              </w:rPr>
            </w:pPr>
            <w:r w:rsidRPr="008372F6">
              <w:rPr>
                <w:rFonts w:ascii="Arial" w:hAnsi="Arial" w:cs="Arial"/>
                <w:b/>
                <w:sz w:val="24"/>
                <w:szCs w:val="24"/>
              </w:rPr>
              <w:t>Group</w:t>
            </w:r>
            <w:r w:rsidRPr="008372F6">
              <w:rPr>
                <w:rFonts w:ascii="Arial" w:hAnsi="Arial" w:cs="Arial"/>
                <w:b/>
                <w:spacing w:val="18"/>
                <w:sz w:val="24"/>
                <w:szCs w:val="24"/>
              </w:rPr>
              <w:t xml:space="preserve"> </w:t>
            </w:r>
            <w:r w:rsidRPr="008372F6">
              <w:rPr>
                <w:rFonts w:ascii="Arial" w:hAnsi="Arial" w:cs="Arial"/>
                <w:b/>
                <w:sz w:val="24"/>
                <w:szCs w:val="24"/>
              </w:rPr>
              <w:t>C</w:t>
            </w:r>
            <w:r w:rsidRPr="008372F6">
              <w:rPr>
                <w:rFonts w:ascii="Arial" w:hAnsi="Arial" w:cs="Arial"/>
                <w:b/>
                <w:spacing w:val="18"/>
                <w:sz w:val="24"/>
                <w:szCs w:val="24"/>
              </w:rPr>
              <w:t xml:space="preserve"> </w:t>
            </w:r>
            <w:r w:rsidRPr="008372F6">
              <w:rPr>
                <w:rFonts w:ascii="Arial" w:hAnsi="Arial" w:cs="Arial"/>
                <w:b/>
                <w:spacing w:val="-2"/>
                <w:sz w:val="24"/>
                <w:szCs w:val="24"/>
              </w:rPr>
              <w:t>(control)</w:t>
            </w:r>
          </w:p>
        </w:tc>
      </w:tr>
      <w:tr w:rsidR="00D878C7" w:rsidRPr="008372F6" w14:paraId="7DF4ABD8" w14:textId="77777777" w:rsidTr="00C31D9A">
        <w:trPr>
          <w:trHeight w:val="1212"/>
        </w:trPr>
        <w:tc>
          <w:tcPr>
            <w:tcW w:w="1134" w:type="dxa"/>
            <w:vAlign w:val="center"/>
          </w:tcPr>
          <w:p w14:paraId="42247327" w14:textId="77777777" w:rsidR="005D491A" w:rsidRPr="008372F6" w:rsidRDefault="00000000" w:rsidP="00C31D9A">
            <w:pPr>
              <w:pStyle w:val="TableParagraph"/>
              <w:spacing w:before="120" w:after="120" w:line="360" w:lineRule="auto"/>
              <w:jc w:val="center"/>
              <w:rPr>
                <w:rFonts w:ascii="Arial" w:hAnsi="Arial" w:cs="Arial"/>
                <w:b/>
                <w:sz w:val="24"/>
                <w:szCs w:val="24"/>
              </w:rPr>
            </w:pPr>
            <w:r w:rsidRPr="008372F6">
              <w:rPr>
                <w:rFonts w:ascii="Arial" w:hAnsi="Arial" w:cs="Arial"/>
                <w:b/>
                <w:spacing w:val="-2"/>
                <w:sz w:val="24"/>
                <w:szCs w:val="24"/>
              </w:rPr>
              <w:t>Vignette</w:t>
            </w:r>
          </w:p>
        </w:tc>
        <w:tc>
          <w:tcPr>
            <w:tcW w:w="9072" w:type="dxa"/>
            <w:gridSpan w:val="3"/>
            <w:vAlign w:val="center"/>
          </w:tcPr>
          <w:p w14:paraId="0B626E5F" w14:textId="77777777" w:rsidR="005D491A" w:rsidRPr="008372F6" w:rsidRDefault="00000000" w:rsidP="00C31D9A">
            <w:pPr>
              <w:pStyle w:val="TableParagraph"/>
              <w:spacing w:before="120" w:after="120" w:line="360" w:lineRule="auto"/>
              <w:jc w:val="center"/>
              <w:rPr>
                <w:rFonts w:ascii="Arial" w:hAnsi="Arial" w:cs="Arial"/>
                <w:sz w:val="24"/>
                <w:szCs w:val="24"/>
              </w:rPr>
            </w:pPr>
            <w:r w:rsidRPr="008372F6">
              <w:rPr>
                <w:rFonts w:ascii="Arial" w:hAnsi="Arial" w:cs="Arial"/>
                <w:w w:val="105"/>
                <w:sz w:val="24"/>
                <w:szCs w:val="24"/>
              </w:rPr>
              <w:t>Below, you will find a description of the benefits and costs of a new cancer</w:t>
            </w:r>
            <w:r w:rsidRPr="008372F6">
              <w:rPr>
                <w:rFonts w:ascii="Arial" w:hAnsi="Arial" w:cs="Arial"/>
                <w:spacing w:val="40"/>
                <w:w w:val="105"/>
                <w:sz w:val="24"/>
                <w:szCs w:val="24"/>
              </w:rPr>
              <w:t xml:space="preserve"> </w:t>
            </w:r>
            <w:r w:rsidRPr="008372F6">
              <w:rPr>
                <w:rFonts w:ascii="Arial" w:hAnsi="Arial" w:cs="Arial"/>
                <w:spacing w:val="-2"/>
                <w:w w:val="105"/>
                <w:sz w:val="24"/>
                <w:szCs w:val="24"/>
              </w:rPr>
              <w:t>medicine.</w:t>
            </w:r>
          </w:p>
          <w:p w14:paraId="5A30E5C3" w14:textId="77777777" w:rsidR="005D491A" w:rsidRPr="008372F6" w:rsidRDefault="00000000" w:rsidP="00C31D9A">
            <w:pPr>
              <w:pStyle w:val="TableParagraph"/>
              <w:spacing w:before="120" w:after="120" w:line="360" w:lineRule="auto"/>
              <w:jc w:val="center"/>
              <w:rPr>
                <w:ins w:id="438" w:author="Microsoft Office User" w:date="2026-09-11T12:23:00Z"/>
                <w:rFonts w:ascii="Arial" w:hAnsi="Arial" w:cs="Arial"/>
                <w:spacing w:val="-2"/>
                <w:w w:val="110"/>
                <w:sz w:val="24"/>
                <w:szCs w:val="24"/>
              </w:rPr>
            </w:pPr>
            <w:r w:rsidRPr="008372F6">
              <w:rPr>
                <w:rFonts w:ascii="Arial" w:hAnsi="Arial" w:cs="Arial"/>
                <w:w w:val="110"/>
                <w:sz w:val="24"/>
                <w:szCs w:val="24"/>
              </w:rPr>
              <w:t>Please</w:t>
            </w:r>
            <w:r w:rsidRPr="008372F6">
              <w:rPr>
                <w:rFonts w:ascii="Arial" w:hAnsi="Arial" w:cs="Arial"/>
                <w:spacing w:val="3"/>
                <w:w w:val="110"/>
                <w:sz w:val="24"/>
                <w:szCs w:val="24"/>
              </w:rPr>
              <w:t xml:space="preserve"> </w:t>
            </w:r>
            <w:r w:rsidRPr="008372F6">
              <w:rPr>
                <w:rFonts w:ascii="Arial" w:hAnsi="Arial" w:cs="Arial"/>
                <w:w w:val="110"/>
                <w:sz w:val="24"/>
                <w:szCs w:val="24"/>
              </w:rPr>
              <w:t>read</w:t>
            </w:r>
            <w:r w:rsidRPr="008372F6">
              <w:rPr>
                <w:rFonts w:ascii="Arial" w:hAnsi="Arial" w:cs="Arial"/>
                <w:spacing w:val="4"/>
                <w:w w:val="110"/>
                <w:sz w:val="24"/>
                <w:szCs w:val="24"/>
              </w:rPr>
              <w:t xml:space="preserve"> </w:t>
            </w:r>
            <w:r w:rsidRPr="008372F6">
              <w:rPr>
                <w:rFonts w:ascii="Arial" w:hAnsi="Arial" w:cs="Arial"/>
                <w:w w:val="110"/>
                <w:sz w:val="24"/>
                <w:szCs w:val="24"/>
              </w:rPr>
              <w:t>the</w:t>
            </w:r>
            <w:r w:rsidRPr="008372F6">
              <w:rPr>
                <w:rFonts w:ascii="Arial" w:hAnsi="Arial" w:cs="Arial"/>
                <w:spacing w:val="4"/>
                <w:w w:val="110"/>
                <w:sz w:val="24"/>
                <w:szCs w:val="24"/>
              </w:rPr>
              <w:t xml:space="preserve"> </w:t>
            </w:r>
            <w:r w:rsidRPr="008372F6">
              <w:rPr>
                <w:rFonts w:ascii="Arial" w:hAnsi="Arial" w:cs="Arial"/>
                <w:w w:val="110"/>
                <w:sz w:val="24"/>
                <w:szCs w:val="24"/>
              </w:rPr>
              <w:t>description</w:t>
            </w:r>
            <w:r w:rsidRPr="008372F6">
              <w:rPr>
                <w:rFonts w:ascii="Arial" w:hAnsi="Arial" w:cs="Arial"/>
                <w:spacing w:val="4"/>
                <w:w w:val="110"/>
                <w:sz w:val="24"/>
                <w:szCs w:val="24"/>
              </w:rPr>
              <w:t xml:space="preserve"> </w:t>
            </w:r>
            <w:r w:rsidRPr="008372F6">
              <w:rPr>
                <w:rFonts w:ascii="Arial" w:hAnsi="Arial" w:cs="Arial"/>
                <w:w w:val="110"/>
                <w:sz w:val="24"/>
                <w:szCs w:val="24"/>
              </w:rPr>
              <w:t>and</w:t>
            </w:r>
            <w:r w:rsidRPr="008372F6">
              <w:rPr>
                <w:rFonts w:ascii="Arial" w:hAnsi="Arial" w:cs="Arial"/>
                <w:spacing w:val="4"/>
                <w:w w:val="110"/>
                <w:sz w:val="24"/>
                <w:szCs w:val="24"/>
              </w:rPr>
              <w:t xml:space="preserve"> </w:t>
            </w:r>
            <w:r w:rsidRPr="008372F6">
              <w:rPr>
                <w:rFonts w:ascii="Arial" w:hAnsi="Arial" w:cs="Arial"/>
                <w:w w:val="110"/>
                <w:sz w:val="24"/>
                <w:szCs w:val="24"/>
              </w:rPr>
              <w:t>then</w:t>
            </w:r>
            <w:r w:rsidRPr="008372F6">
              <w:rPr>
                <w:rFonts w:ascii="Arial" w:hAnsi="Arial" w:cs="Arial"/>
                <w:spacing w:val="4"/>
                <w:w w:val="110"/>
                <w:sz w:val="24"/>
                <w:szCs w:val="24"/>
              </w:rPr>
              <w:t xml:space="preserve"> </w:t>
            </w:r>
            <w:r w:rsidRPr="008372F6">
              <w:rPr>
                <w:rFonts w:ascii="Arial" w:hAnsi="Arial" w:cs="Arial"/>
                <w:w w:val="110"/>
                <w:sz w:val="24"/>
                <w:szCs w:val="24"/>
              </w:rPr>
              <w:t>answer</w:t>
            </w:r>
            <w:r w:rsidRPr="008372F6">
              <w:rPr>
                <w:rFonts w:ascii="Arial" w:hAnsi="Arial" w:cs="Arial"/>
                <w:spacing w:val="4"/>
                <w:w w:val="110"/>
                <w:sz w:val="24"/>
                <w:szCs w:val="24"/>
              </w:rPr>
              <w:t xml:space="preserve"> </w:t>
            </w:r>
            <w:r w:rsidRPr="008372F6">
              <w:rPr>
                <w:rFonts w:ascii="Arial" w:hAnsi="Arial" w:cs="Arial"/>
                <w:w w:val="110"/>
                <w:sz w:val="24"/>
                <w:szCs w:val="24"/>
              </w:rPr>
              <w:t>the</w:t>
            </w:r>
            <w:r w:rsidRPr="008372F6">
              <w:rPr>
                <w:rFonts w:ascii="Arial" w:hAnsi="Arial" w:cs="Arial"/>
                <w:spacing w:val="4"/>
                <w:w w:val="110"/>
                <w:sz w:val="24"/>
                <w:szCs w:val="24"/>
              </w:rPr>
              <w:t xml:space="preserve"> </w:t>
            </w:r>
            <w:r w:rsidRPr="008372F6">
              <w:rPr>
                <w:rFonts w:ascii="Arial" w:hAnsi="Arial" w:cs="Arial"/>
                <w:spacing w:val="-2"/>
                <w:w w:val="110"/>
                <w:sz w:val="24"/>
                <w:szCs w:val="24"/>
              </w:rPr>
              <w:t>question.</w:t>
            </w:r>
          </w:p>
          <w:p w14:paraId="6BE4392B" w14:textId="77777777" w:rsidR="005D491A" w:rsidRPr="008372F6" w:rsidRDefault="00000000" w:rsidP="00C31D9A">
            <w:pPr>
              <w:pStyle w:val="TableParagraph"/>
              <w:spacing w:before="120" w:after="120" w:line="360" w:lineRule="auto"/>
              <w:jc w:val="center"/>
              <w:rPr>
                <w:rFonts w:ascii="Arial" w:hAnsi="Arial" w:cs="Arial"/>
                <w:w w:val="110"/>
                <w:sz w:val="24"/>
                <w:szCs w:val="24"/>
              </w:rPr>
            </w:pPr>
            <w:r w:rsidRPr="008372F6">
              <w:rPr>
                <w:rFonts w:ascii="Arial" w:hAnsi="Arial" w:cs="Arial"/>
                <w:w w:val="110"/>
                <w:sz w:val="24"/>
                <w:szCs w:val="24"/>
              </w:rPr>
              <w:t>There</w:t>
            </w:r>
            <w:r w:rsidRPr="008372F6">
              <w:rPr>
                <w:rFonts w:ascii="Arial" w:hAnsi="Arial" w:cs="Arial"/>
                <w:spacing w:val="-1"/>
                <w:w w:val="110"/>
                <w:sz w:val="24"/>
                <w:szCs w:val="24"/>
              </w:rPr>
              <w:t xml:space="preserve"> </w:t>
            </w:r>
            <w:r w:rsidRPr="008372F6">
              <w:rPr>
                <w:rFonts w:ascii="Arial" w:hAnsi="Arial" w:cs="Arial"/>
                <w:w w:val="110"/>
                <w:sz w:val="24"/>
                <w:szCs w:val="24"/>
              </w:rPr>
              <w:t>are</w:t>
            </w:r>
            <w:r w:rsidRPr="008372F6">
              <w:rPr>
                <w:rFonts w:ascii="Arial" w:hAnsi="Arial" w:cs="Arial"/>
                <w:spacing w:val="-1"/>
                <w:w w:val="110"/>
                <w:sz w:val="24"/>
                <w:szCs w:val="24"/>
              </w:rPr>
              <w:t xml:space="preserve"> </w:t>
            </w:r>
            <w:r w:rsidRPr="008372F6">
              <w:rPr>
                <w:rFonts w:ascii="Arial" w:hAnsi="Arial" w:cs="Arial"/>
                <w:w w:val="110"/>
                <w:sz w:val="24"/>
                <w:szCs w:val="24"/>
              </w:rPr>
              <w:t>annually</w:t>
            </w:r>
            <w:r w:rsidRPr="008372F6">
              <w:rPr>
                <w:rFonts w:ascii="Arial" w:hAnsi="Arial" w:cs="Arial"/>
                <w:spacing w:val="-1"/>
                <w:w w:val="110"/>
                <w:sz w:val="24"/>
                <w:szCs w:val="24"/>
              </w:rPr>
              <w:t xml:space="preserve"> </w:t>
            </w:r>
            <w:r w:rsidRPr="008372F6">
              <w:rPr>
                <w:rFonts w:ascii="Arial" w:hAnsi="Arial" w:cs="Arial"/>
                <w:w w:val="110"/>
                <w:sz w:val="24"/>
                <w:szCs w:val="24"/>
              </w:rPr>
              <w:t>10</w:t>
            </w:r>
            <w:r w:rsidRPr="008372F6">
              <w:rPr>
                <w:rFonts w:ascii="Arial" w:hAnsi="Arial" w:cs="Arial"/>
                <w:spacing w:val="-1"/>
                <w:w w:val="110"/>
                <w:sz w:val="24"/>
                <w:szCs w:val="24"/>
              </w:rPr>
              <w:t xml:space="preserve"> </w:t>
            </w:r>
            <w:r w:rsidRPr="008372F6">
              <w:rPr>
                <w:rFonts w:ascii="Arial" w:hAnsi="Arial" w:cs="Arial"/>
                <w:w w:val="110"/>
                <w:sz w:val="24"/>
                <w:szCs w:val="24"/>
              </w:rPr>
              <w:t>to</w:t>
            </w:r>
            <w:r w:rsidRPr="008372F6">
              <w:rPr>
                <w:rFonts w:ascii="Arial" w:hAnsi="Arial" w:cs="Arial"/>
                <w:spacing w:val="-1"/>
                <w:w w:val="110"/>
                <w:sz w:val="24"/>
                <w:szCs w:val="24"/>
              </w:rPr>
              <w:t xml:space="preserve"> </w:t>
            </w:r>
            <w:r w:rsidRPr="008372F6">
              <w:rPr>
                <w:rFonts w:ascii="Arial" w:hAnsi="Arial" w:cs="Arial"/>
                <w:w w:val="110"/>
                <w:sz w:val="24"/>
                <w:szCs w:val="24"/>
              </w:rPr>
              <w:t>20</w:t>
            </w:r>
            <w:r w:rsidRPr="008372F6">
              <w:rPr>
                <w:rFonts w:ascii="Arial" w:hAnsi="Arial" w:cs="Arial"/>
                <w:spacing w:val="-1"/>
                <w:w w:val="110"/>
                <w:sz w:val="24"/>
                <w:szCs w:val="24"/>
              </w:rPr>
              <w:t xml:space="preserve"> </w:t>
            </w:r>
            <w:r w:rsidRPr="008372F6">
              <w:rPr>
                <w:rFonts w:ascii="Arial" w:hAnsi="Arial" w:cs="Arial"/>
                <w:w w:val="110"/>
                <w:sz w:val="24"/>
                <w:szCs w:val="24"/>
              </w:rPr>
              <w:t>patients</w:t>
            </w:r>
            <w:r w:rsidRPr="008372F6">
              <w:rPr>
                <w:rFonts w:ascii="Arial" w:hAnsi="Arial" w:cs="Arial"/>
                <w:spacing w:val="-1"/>
                <w:w w:val="110"/>
                <w:sz w:val="24"/>
                <w:szCs w:val="24"/>
              </w:rPr>
              <w:t xml:space="preserve"> </w:t>
            </w:r>
            <w:r w:rsidRPr="008372F6">
              <w:rPr>
                <w:rFonts w:ascii="Arial" w:hAnsi="Arial" w:cs="Arial"/>
                <w:w w:val="110"/>
                <w:sz w:val="24"/>
                <w:szCs w:val="24"/>
              </w:rPr>
              <w:t>in</w:t>
            </w:r>
            <w:r w:rsidRPr="008372F6">
              <w:rPr>
                <w:rFonts w:ascii="Arial" w:hAnsi="Arial" w:cs="Arial"/>
                <w:spacing w:val="-1"/>
                <w:w w:val="110"/>
                <w:sz w:val="24"/>
                <w:szCs w:val="24"/>
              </w:rPr>
              <w:t xml:space="preserve"> </w:t>
            </w:r>
            <w:r w:rsidRPr="008372F6">
              <w:rPr>
                <w:rFonts w:ascii="Arial" w:hAnsi="Arial" w:cs="Arial"/>
                <w:w w:val="110"/>
                <w:sz w:val="24"/>
                <w:szCs w:val="24"/>
              </w:rPr>
              <w:t>Finland</w:t>
            </w:r>
            <w:r w:rsidRPr="008372F6">
              <w:rPr>
                <w:rFonts w:ascii="Arial" w:hAnsi="Arial" w:cs="Arial"/>
                <w:spacing w:val="-1"/>
                <w:w w:val="110"/>
                <w:sz w:val="24"/>
                <w:szCs w:val="24"/>
              </w:rPr>
              <w:t xml:space="preserve"> </w:t>
            </w:r>
            <w:r w:rsidRPr="008372F6">
              <w:rPr>
                <w:rFonts w:ascii="Arial" w:hAnsi="Arial" w:cs="Arial"/>
                <w:w w:val="110"/>
                <w:sz w:val="24"/>
                <w:szCs w:val="24"/>
              </w:rPr>
              <w:t>to</w:t>
            </w:r>
            <w:r w:rsidRPr="008372F6">
              <w:rPr>
                <w:rFonts w:ascii="Arial" w:hAnsi="Arial" w:cs="Arial"/>
                <w:spacing w:val="-1"/>
                <w:w w:val="110"/>
                <w:sz w:val="24"/>
                <w:szCs w:val="24"/>
              </w:rPr>
              <w:t xml:space="preserve"> </w:t>
            </w:r>
            <w:r w:rsidRPr="008372F6">
              <w:rPr>
                <w:rFonts w:ascii="Arial" w:hAnsi="Arial" w:cs="Arial"/>
                <w:w w:val="110"/>
                <w:sz w:val="24"/>
                <w:szCs w:val="24"/>
              </w:rPr>
              <w:t>whom</w:t>
            </w:r>
            <w:r w:rsidRPr="008372F6">
              <w:rPr>
                <w:rFonts w:ascii="Arial" w:hAnsi="Arial" w:cs="Arial"/>
                <w:spacing w:val="-1"/>
                <w:w w:val="110"/>
                <w:sz w:val="24"/>
                <w:szCs w:val="24"/>
              </w:rPr>
              <w:t xml:space="preserve"> </w:t>
            </w:r>
            <w:r w:rsidRPr="008372F6">
              <w:rPr>
                <w:rFonts w:ascii="Arial" w:hAnsi="Arial" w:cs="Arial"/>
                <w:w w:val="110"/>
                <w:sz w:val="24"/>
                <w:szCs w:val="24"/>
              </w:rPr>
              <w:t>the</w:t>
            </w:r>
            <w:r w:rsidRPr="008372F6">
              <w:rPr>
                <w:rFonts w:ascii="Arial" w:hAnsi="Arial" w:cs="Arial"/>
                <w:spacing w:val="-1"/>
                <w:w w:val="110"/>
                <w:sz w:val="24"/>
                <w:szCs w:val="24"/>
              </w:rPr>
              <w:t xml:space="preserve"> </w:t>
            </w:r>
            <w:r w:rsidRPr="008372F6">
              <w:rPr>
                <w:rFonts w:ascii="Arial" w:hAnsi="Arial" w:cs="Arial"/>
                <w:w w:val="110"/>
                <w:sz w:val="24"/>
                <w:szCs w:val="24"/>
              </w:rPr>
              <w:t>new</w:t>
            </w:r>
            <w:r w:rsidRPr="008372F6">
              <w:rPr>
                <w:rFonts w:ascii="Arial" w:hAnsi="Arial" w:cs="Arial"/>
                <w:spacing w:val="-1"/>
                <w:w w:val="110"/>
                <w:sz w:val="24"/>
                <w:szCs w:val="24"/>
              </w:rPr>
              <w:t xml:space="preserve"> </w:t>
            </w:r>
            <w:r w:rsidRPr="008372F6">
              <w:rPr>
                <w:rFonts w:ascii="Arial" w:hAnsi="Arial" w:cs="Arial"/>
                <w:w w:val="110"/>
                <w:sz w:val="24"/>
                <w:szCs w:val="24"/>
              </w:rPr>
              <w:t>medicine</w:t>
            </w:r>
            <w:r w:rsidRPr="008372F6">
              <w:rPr>
                <w:rFonts w:ascii="Arial" w:hAnsi="Arial" w:cs="Arial"/>
                <w:spacing w:val="40"/>
                <w:w w:val="110"/>
                <w:sz w:val="24"/>
                <w:szCs w:val="24"/>
              </w:rPr>
              <w:t xml:space="preserve"> </w:t>
            </w:r>
            <w:r w:rsidRPr="008372F6">
              <w:rPr>
                <w:rFonts w:ascii="Arial" w:hAnsi="Arial" w:cs="Arial"/>
                <w:w w:val="110"/>
                <w:sz w:val="24"/>
                <w:szCs w:val="24"/>
              </w:rPr>
              <w:t>can</w:t>
            </w:r>
            <w:r w:rsidRPr="008372F6">
              <w:rPr>
                <w:rFonts w:ascii="Arial" w:hAnsi="Arial" w:cs="Arial"/>
                <w:spacing w:val="-9"/>
                <w:w w:val="110"/>
                <w:sz w:val="24"/>
                <w:szCs w:val="24"/>
              </w:rPr>
              <w:t xml:space="preserve"> </w:t>
            </w:r>
            <w:r w:rsidRPr="008372F6">
              <w:rPr>
                <w:rFonts w:ascii="Arial" w:hAnsi="Arial" w:cs="Arial"/>
                <w:w w:val="110"/>
                <w:sz w:val="24"/>
                <w:szCs w:val="24"/>
              </w:rPr>
              <w:t>be</w:t>
            </w:r>
            <w:r w:rsidRPr="008372F6">
              <w:rPr>
                <w:rFonts w:ascii="Arial" w:hAnsi="Arial" w:cs="Arial"/>
                <w:spacing w:val="-9"/>
                <w:w w:val="110"/>
                <w:sz w:val="24"/>
                <w:szCs w:val="24"/>
              </w:rPr>
              <w:t xml:space="preserve"> </w:t>
            </w:r>
            <w:r w:rsidRPr="008372F6">
              <w:rPr>
                <w:rFonts w:ascii="Arial" w:hAnsi="Arial" w:cs="Arial"/>
                <w:w w:val="110"/>
                <w:sz w:val="24"/>
                <w:szCs w:val="24"/>
              </w:rPr>
              <w:t>prescribed.</w:t>
            </w:r>
            <w:r w:rsidRPr="008372F6">
              <w:rPr>
                <w:rFonts w:ascii="Arial" w:hAnsi="Arial" w:cs="Arial"/>
                <w:spacing w:val="5"/>
                <w:w w:val="110"/>
                <w:sz w:val="24"/>
                <w:szCs w:val="24"/>
              </w:rPr>
              <w:t xml:space="preserve"> </w:t>
            </w:r>
            <w:r w:rsidRPr="008372F6">
              <w:rPr>
                <w:rFonts w:ascii="Arial" w:hAnsi="Arial" w:cs="Arial"/>
                <w:w w:val="110"/>
                <w:sz w:val="24"/>
                <w:szCs w:val="24"/>
              </w:rPr>
              <w:t>The</w:t>
            </w:r>
            <w:r w:rsidRPr="008372F6">
              <w:rPr>
                <w:rFonts w:ascii="Arial" w:hAnsi="Arial" w:cs="Arial"/>
                <w:spacing w:val="-9"/>
                <w:w w:val="110"/>
                <w:sz w:val="24"/>
                <w:szCs w:val="24"/>
              </w:rPr>
              <w:t xml:space="preserve"> </w:t>
            </w:r>
            <w:r w:rsidRPr="008372F6">
              <w:rPr>
                <w:rFonts w:ascii="Arial" w:hAnsi="Arial" w:cs="Arial"/>
                <w:w w:val="110"/>
                <w:sz w:val="24"/>
                <w:szCs w:val="24"/>
              </w:rPr>
              <w:t>medicine</w:t>
            </w:r>
            <w:r w:rsidRPr="008372F6">
              <w:rPr>
                <w:rFonts w:ascii="Arial" w:hAnsi="Arial" w:cs="Arial"/>
                <w:spacing w:val="-9"/>
                <w:w w:val="110"/>
                <w:sz w:val="24"/>
                <w:szCs w:val="24"/>
              </w:rPr>
              <w:t xml:space="preserve"> </w:t>
            </w:r>
            <w:r w:rsidRPr="008372F6">
              <w:rPr>
                <w:rFonts w:ascii="Arial" w:hAnsi="Arial" w:cs="Arial"/>
                <w:w w:val="110"/>
                <w:sz w:val="24"/>
                <w:szCs w:val="24"/>
              </w:rPr>
              <w:t>does</w:t>
            </w:r>
            <w:r w:rsidRPr="008372F6">
              <w:rPr>
                <w:rFonts w:ascii="Arial" w:hAnsi="Arial" w:cs="Arial"/>
                <w:spacing w:val="-9"/>
                <w:w w:val="110"/>
                <w:sz w:val="24"/>
                <w:szCs w:val="24"/>
              </w:rPr>
              <w:t xml:space="preserve"> </w:t>
            </w:r>
            <w:r w:rsidRPr="008372F6">
              <w:rPr>
                <w:rFonts w:ascii="Arial" w:hAnsi="Arial" w:cs="Arial"/>
                <w:w w:val="110"/>
                <w:sz w:val="24"/>
                <w:szCs w:val="24"/>
              </w:rPr>
              <w:t>not</w:t>
            </w:r>
            <w:r w:rsidRPr="008372F6">
              <w:rPr>
                <w:rFonts w:ascii="Arial" w:hAnsi="Arial" w:cs="Arial"/>
                <w:spacing w:val="-9"/>
                <w:w w:val="110"/>
                <w:sz w:val="24"/>
                <w:szCs w:val="24"/>
              </w:rPr>
              <w:t xml:space="preserve"> </w:t>
            </w:r>
            <w:r w:rsidRPr="008372F6">
              <w:rPr>
                <w:rFonts w:ascii="Arial" w:hAnsi="Arial" w:cs="Arial"/>
                <w:w w:val="110"/>
                <w:sz w:val="24"/>
                <w:szCs w:val="24"/>
              </w:rPr>
              <w:t>cure</w:t>
            </w:r>
            <w:r w:rsidRPr="008372F6">
              <w:rPr>
                <w:rFonts w:ascii="Arial" w:hAnsi="Arial" w:cs="Arial"/>
                <w:spacing w:val="-9"/>
                <w:w w:val="110"/>
                <w:sz w:val="24"/>
                <w:szCs w:val="24"/>
              </w:rPr>
              <w:t xml:space="preserve"> </w:t>
            </w:r>
            <w:r w:rsidRPr="008372F6">
              <w:rPr>
                <w:rFonts w:ascii="Arial" w:hAnsi="Arial" w:cs="Arial"/>
                <w:w w:val="110"/>
                <w:sz w:val="24"/>
                <w:szCs w:val="24"/>
              </w:rPr>
              <w:t>cancer</w:t>
            </w:r>
            <w:r w:rsidRPr="008372F6">
              <w:rPr>
                <w:rFonts w:ascii="Arial" w:hAnsi="Arial" w:cs="Arial"/>
                <w:spacing w:val="-9"/>
                <w:w w:val="110"/>
                <w:sz w:val="24"/>
                <w:szCs w:val="24"/>
              </w:rPr>
              <w:t xml:space="preserve"> </w:t>
            </w:r>
            <w:r w:rsidRPr="008372F6">
              <w:rPr>
                <w:rFonts w:ascii="Arial" w:hAnsi="Arial" w:cs="Arial"/>
                <w:w w:val="110"/>
                <w:sz w:val="24"/>
                <w:szCs w:val="24"/>
              </w:rPr>
              <w:t>but</w:t>
            </w:r>
            <w:r w:rsidRPr="008372F6">
              <w:rPr>
                <w:rFonts w:ascii="Arial" w:hAnsi="Arial" w:cs="Arial"/>
                <w:spacing w:val="-9"/>
                <w:w w:val="110"/>
                <w:sz w:val="24"/>
                <w:szCs w:val="24"/>
              </w:rPr>
              <w:t xml:space="preserve"> </w:t>
            </w:r>
            <w:r w:rsidRPr="008372F6">
              <w:rPr>
                <w:rFonts w:ascii="Arial" w:hAnsi="Arial" w:cs="Arial"/>
                <w:w w:val="110"/>
                <w:sz w:val="24"/>
                <w:szCs w:val="24"/>
              </w:rPr>
              <w:t>a</w:t>
            </w:r>
            <w:r w:rsidRPr="008372F6">
              <w:rPr>
                <w:rFonts w:ascii="Arial" w:hAnsi="Arial" w:cs="Arial"/>
                <w:spacing w:val="-9"/>
                <w:w w:val="110"/>
                <w:sz w:val="24"/>
                <w:szCs w:val="24"/>
              </w:rPr>
              <w:t xml:space="preserve"> </w:t>
            </w:r>
            <w:r w:rsidRPr="008372F6">
              <w:rPr>
                <w:rFonts w:ascii="Arial" w:hAnsi="Arial" w:cs="Arial"/>
                <w:w w:val="110"/>
                <w:sz w:val="24"/>
                <w:szCs w:val="24"/>
              </w:rPr>
              <w:t>laboratory</w:t>
            </w:r>
            <w:r w:rsidRPr="008372F6">
              <w:rPr>
                <w:rFonts w:ascii="Arial" w:hAnsi="Arial" w:cs="Arial"/>
                <w:spacing w:val="-9"/>
                <w:w w:val="110"/>
                <w:sz w:val="24"/>
                <w:szCs w:val="24"/>
              </w:rPr>
              <w:t xml:space="preserve"> </w:t>
            </w:r>
            <w:r w:rsidRPr="008372F6">
              <w:rPr>
                <w:rFonts w:ascii="Arial" w:hAnsi="Arial" w:cs="Arial"/>
                <w:w w:val="110"/>
                <w:sz w:val="24"/>
                <w:szCs w:val="24"/>
              </w:rPr>
              <w:t>study</w:t>
            </w:r>
            <w:r w:rsidRPr="008372F6">
              <w:rPr>
                <w:rFonts w:ascii="Arial" w:hAnsi="Arial" w:cs="Arial"/>
                <w:spacing w:val="40"/>
                <w:w w:val="110"/>
                <w:sz w:val="24"/>
                <w:szCs w:val="24"/>
              </w:rPr>
              <w:t xml:space="preserve"> </w:t>
            </w:r>
            <w:r w:rsidRPr="008372F6">
              <w:rPr>
                <w:rFonts w:ascii="Arial" w:hAnsi="Arial" w:cs="Arial"/>
                <w:w w:val="110"/>
                <w:sz w:val="24"/>
                <w:szCs w:val="24"/>
              </w:rPr>
              <w:t>has shown that it destroys cancer cells in about a third of the patients to</w:t>
            </w:r>
            <w:r w:rsidRPr="008372F6">
              <w:rPr>
                <w:rFonts w:ascii="Arial" w:hAnsi="Arial" w:cs="Arial"/>
                <w:spacing w:val="40"/>
                <w:w w:val="110"/>
                <w:sz w:val="24"/>
                <w:szCs w:val="24"/>
              </w:rPr>
              <w:t xml:space="preserve"> </w:t>
            </w:r>
            <w:r w:rsidRPr="008372F6">
              <w:rPr>
                <w:rFonts w:ascii="Arial" w:hAnsi="Arial" w:cs="Arial"/>
                <w:w w:val="110"/>
                <w:sz w:val="24"/>
                <w:szCs w:val="24"/>
              </w:rPr>
              <w:t>whom</w:t>
            </w:r>
            <w:r w:rsidRPr="008372F6">
              <w:rPr>
                <w:rFonts w:ascii="Arial" w:hAnsi="Arial" w:cs="Arial"/>
                <w:spacing w:val="-2"/>
                <w:w w:val="110"/>
                <w:sz w:val="24"/>
                <w:szCs w:val="24"/>
              </w:rPr>
              <w:t xml:space="preserve"> </w:t>
            </w:r>
            <w:r w:rsidRPr="008372F6">
              <w:rPr>
                <w:rFonts w:ascii="Arial" w:hAnsi="Arial" w:cs="Arial"/>
                <w:w w:val="110"/>
                <w:sz w:val="24"/>
                <w:szCs w:val="24"/>
              </w:rPr>
              <w:t>the</w:t>
            </w:r>
            <w:r w:rsidRPr="008372F6">
              <w:rPr>
                <w:rFonts w:ascii="Arial" w:hAnsi="Arial" w:cs="Arial"/>
                <w:spacing w:val="-2"/>
                <w:w w:val="110"/>
                <w:sz w:val="24"/>
                <w:szCs w:val="24"/>
              </w:rPr>
              <w:t xml:space="preserve"> </w:t>
            </w:r>
            <w:r w:rsidRPr="008372F6">
              <w:rPr>
                <w:rFonts w:ascii="Arial" w:hAnsi="Arial" w:cs="Arial"/>
                <w:w w:val="110"/>
                <w:sz w:val="24"/>
                <w:szCs w:val="24"/>
              </w:rPr>
              <w:t>new</w:t>
            </w:r>
            <w:r w:rsidRPr="008372F6">
              <w:rPr>
                <w:rFonts w:ascii="Arial" w:hAnsi="Arial" w:cs="Arial"/>
                <w:spacing w:val="-2"/>
                <w:w w:val="110"/>
                <w:sz w:val="24"/>
                <w:szCs w:val="24"/>
              </w:rPr>
              <w:t xml:space="preserve"> </w:t>
            </w:r>
            <w:r w:rsidRPr="008372F6">
              <w:rPr>
                <w:rFonts w:ascii="Arial" w:hAnsi="Arial" w:cs="Arial"/>
                <w:w w:val="110"/>
                <w:sz w:val="24"/>
                <w:szCs w:val="24"/>
              </w:rPr>
              <w:t>medicine</w:t>
            </w:r>
            <w:r w:rsidRPr="008372F6">
              <w:rPr>
                <w:rFonts w:ascii="Arial" w:hAnsi="Arial" w:cs="Arial"/>
                <w:spacing w:val="-2"/>
                <w:w w:val="110"/>
                <w:sz w:val="24"/>
                <w:szCs w:val="24"/>
              </w:rPr>
              <w:t xml:space="preserve"> </w:t>
            </w:r>
            <w:r w:rsidRPr="008372F6">
              <w:rPr>
                <w:rFonts w:ascii="Arial" w:hAnsi="Arial" w:cs="Arial"/>
                <w:w w:val="110"/>
                <w:sz w:val="24"/>
                <w:szCs w:val="24"/>
              </w:rPr>
              <w:t>is</w:t>
            </w:r>
            <w:r w:rsidRPr="008372F6">
              <w:rPr>
                <w:rFonts w:ascii="Arial" w:hAnsi="Arial" w:cs="Arial"/>
                <w:spacing w:val="-2"/>
                <w:w w:val="110"/>
                <w:sz w:val="24"/>
                <w:szCs w:val="24"/>
              </w:rPr>
              <w:t xml:space="preserve"> </w:t>
            </w:r>
            <w:r w:rsidRPr="008372F6">
              <w:rPr>
                <w:rFonts w:ascii="Arial" w:hAnsi="Arial" w:cs="Arial"/>
                <w:w w:val="110"/>
                <w:sz w:val="24"/>
                <w:szCs w:val="24"/>
              </w:rPr>
              <w:t>given. It</w:t>
            </w:r>
            <w:r w:rsidRPr="008372F6">
              <w:rPr>
                <w:rFonts w:ascii="Arial" w:hAnsi="Arial" w:cs="Arial"/>
                <w:spacing w:val="-2"/>
                <w:w w:val="110"/>
                <w:sz w:val="24"/>
                <w:szCs w:val="24"/>
              </w:rPr>
              <w:t xml:space="preserve"> </w:t>
            </w:r>
            <w:r w:rsidRPr="008372F6">
              <w:rPr>
                <w:rFonts w:ascii="Arial" w:hAnsi="Arial" w:cs="Arial"/>
                <w:w w:val="110"/>
                <w:sz w:val="24"/>
                <w:szCs w:val="24"/>
              </w:rPr>
              <w:t>remains</w:t>
            </w:r>
            <w:r w:rsidRPr="008372F6">
              <w:rPr>
                <w:rFonts w:ascii="Arial" w:hAnsi="Arial" w:cs="Arial"/>
                <w:spacing w:val="-2"/>
                <w:w w:val="110"/>
                <w:sz w:val="24"/>
                <w:szCs w:val="24"/>
              </w:rPr>
              <w:t xml:space="preserve"> </w:t>
            </w:r>
            <w:r w:rsidRPr="008372F6">
              <w:rPr>
                <w:rFonts w:ascii="Arial" w:hAnsi="Arial" w:cs="Arial"/>
                <w:w w:val="110"/>
                <w:sz w:val="24"/>
                <w:szCs w:val="24"/>
              </w:rPr>
              <w:t>unknown</w:t>
            </w:r>
            <w:r w:rsidRPr="008372F6">
              <w:rPr>
                <w:rFonts w:ascii="Arial" w:hAnsi="Arial" w:cs="Arial"/>
                <w:spacing w:val="-2"/>
                <w:w w:val="110"/>
                <w:sz w:val="24"/>
                <w:szCs w:val="24"/>
              </w:rPr>
              <w:t xml:space="preserve"> </w:t>
            </w:r>
            <w:r w:rsidRPr="008372F6">
              <w:rPr>
                <w:rFonts w:ascii="Arial" w:hAnsi="Arial" w:cs="Arial"/>
                <w:w w:val="110"/>
                <w:sz w:val="24"/>
                <w:szCs w:val="24"/>
              </w:rPr>
              <w:t>if</w:t>
            </w:r>
            <w:r w:rsidRPr="008372F6">
              <w:rPr>
                <w:rFonts w:ascii="Arial" w:hAnsi="Arial" w:cs="Arial"/>
                <w:spacing w:val="-2"/>
                <w:w w:val="110"/>
                <w:sz w:val="24"/>
                <w:szCs w:val="24"/>
              </w:rPr>
              <w:t xml:space="preserve"> </w:t>
            </w:r>
            <w:r w:rsidRPr="008372F6">
              <w:rPr>
                <w:rFonts w:ascii="Arial" w:hAnsi="Arial" w:cs="Arial"/>
                <w:w w:val="110"/>
                <w:sz w:val="24"/>
                <w:szCs w:val="24"/>
              </w:rPr>
              <w:t>the</w:t>
            </w:r>
            <w:r w:rsidRPr="008372F6">
              <w:rPr>
                <w:rFonts w:ascii="Arial" w:hAnsi="Arial" w:cs="Arial"/>
                <w:spacing w:val="-2"/>
                <w:w w:val="110"/>
                <w:sz w:val="24"/>
                <w:szCs w:val="24"/>
              </w:rPr>
              <w:t xml:space="preserve"> </w:t>
            </w:r>
            <w:r w:rsidRPr="008372F6">
              <w:rPr>
                <w:rFonts w:ascii="Arial" w:hAnsi="Arial" w:cs="Arial"/>
                <w:w w:val="110"/>
                <w:sz w:val="24"/>
                <w:szCs w:val="24"/>
              </w:rPr>
              <w:t>new</w:t>
            </w:r>
            <w:r w:rsidRPr="008372F6">
              <w:rPr>
                <w:rFonts w:ascii="Arial" w:hAnsi="Arial" w:cs="Arial"/>
                <w:spacing w:val="-2"/>
                <w:w w:val="110"/>
                <w:sz w:val="24"/>
                <w:szCs w:val="24"/>
              </w:rPr>
              <w:t xml:space="preserve"> </w:t>
            </w:r>
            <w:r w:rsidRPr="008372F6">
              <w:rPr>
                <w:rFonts w:ascii="Arial" w:hAnsi="Arial" w:cs="Arial"/>
                <w:w w:val="110"/>
                <w:sz w:val="24"/>
                <w:szCs w:val="24"/>
              </w:rPr>
              <w:t>medicine</w:t>
            </w:r>
            <w:r w:rsidRPr="008372F6">
              <w:rPr>
                <w:rFonts w:ascii="Arial" w:hAnsi="Arial" w:cs="Arial"/>
                <w:spacing w:val="40"/>
                <w:w w:val="110"/>
                <w:sz w:val="24"/>
                <w:szCs w:val="24"/>
              </w:rPr>
              <w:t xml:space="preserve"> </w:t>
            </w:r>
            <w:r w:rsidRPr="008372F6">
              <w:rPr>
                <w:rFonts w:ascii="Arial" w:hAnsi="Arial" w:cs="Arial"/>
                <w:w w:val="110"/>
                <w:sz w:val="24"/>
                <w:szCs w:val="24"/>
              </w:rPr>
              <w:t>extends patients’ lives or if it improves their quality of life. The medicine</w:t>
            </w:r>
            <w:r w:rsidRPr="008372F6">
              <w:rPr>
                <w:rFonts w:ascii="Arial" w:hAnsi="Arial" w:cs="Arial"/>
                <w:spacing w:val="40"/>
                <w:w w:val="110"/>
                <w:sz w:val="24"/>
                <w:szCs w:val="24"/>
              </w:rPr>
              <w:t xml:space="preserve"> </w:t>
            </w:r>
            <w:r w:rsidRPr="008372F6">
              <w:rPr>
                <w:rFonts w:ascii="Arial" w:hAnsi="Arial" w:cs="Arial"/>
                <w:w w:val="110"/>
                <w:sz w:val="24"/>
                <w:szCs w:val="24"/>
              </w:rPr>
              <w:t>comes with a great risk of adverse effects.</w:t>
            </w:r>
            <w:r w:rsidRPr="008372F6">
              <w:rPr>
                <w:rFonts w:ascii="Arial" w:hAnsi="Arial" w:cs="Arial"/>
                <w:spacing w:val="40"/>
                <w:w w:val="110"/>
                <w:sz w:val="24"/>
                <w:szCs w:val="24"/>
              </w:rPr>
              <w:t xml:space="preserve"> </w:t>
            </w:r>
            <w:r w:rsidRPr="008372F6">
              <w:rPr>
                <w:rFonts w:ascii="Arial" w:hAnsi="Arial" w:cs="Arial"/>
                <w:w w:val="110"/>
                <w:sz w:val="24"/>
                <w:szCs w:val="24"/>
              </w:rPr>
              <w:t>If this new medicine is to be</w:t>
            </w:r>
            <w:r w:rsidRPr="008372F6">
              <w:rPr>
                <w:rFonts w:ascii="Arial" w:hAnsi="Arial" w:cs="Arial"/>
                <w:spacing w:val="40"/>
                <w:w w:val="110"/>
                <w:sz w:val="24"/>
                <w:szCs w:val="24"/>
              </w:rPr>
              <w:t xml:space="preserve"> </w:t>
            </w:r>
            <w:r w:rsidRPr="008372F6">
              <w:rPr>
                <w:rFonts w:ascii="Arial" w:hAnsi="Arial" w:cs="Arial"/>
                <w:w w:val="110"/>
                <w:sz w:val="24"/>
                <w:szCs w:val="24"/>
              </w:rPr>
              <w:t>approved for use in Finland, its costs will be over 60.000 euros per patient</w:t>
            </w:r>
            <w:r w:rsidRPr="008372F6">
              <w:rPr>
                <w:rFonts w:ascii="Arial" w:hAnsi="Arial" w:cs="Arial"/>
                <w:spacing w:val="40"/>
                <w:w w:val="110"/>
                <w:sz w:val="24"/>
                <w:szCs w:val="24"/>
              </w:rPr>
              <w:t xml:space="preserve"> </w:t>
            </w:r>
            <w:r w:rsidRPr="008372F6">
              <w:rPr>
                <w:rFonts w:ascii="Arial" w:hAnsi="Arial" w:cs="Arial"/>
                <w:w w:val="110"/>
                <w:sz w:val="24"/>
                <w:szCs w:val="24"/>
              </w:rPr>
              <w:t>at the final stage of cancer treatment.</w:t>
            </w:r>
          </w:p>
          <w:p w14:paraId="20EB4CF9" w14:textId="77777777" w:rsidR="00D878C7" w:rsidRPr="008372F6" w:rsidRDefault="00D878C7" w:rsidP="00C31D9A">
            <w:pPr>
              <w:pStyle w:val="TableParagraph"/>
              <w:spacing w:before="120" w:after="120" w:line="360" w:lineRule="auto"/>
              <w:jc w:val="center"/>
              <w:rPr>
                <w:rFonts w:ascii="Arial" w:hAnsi="Arial" w:cs="Arial"/>
                <w:sz w:val="24"/>
                <w:szCs w:val="24"/>
              </w:rPr>
            </w:pPr>
          </w:p>
        </w:tc>
      </w:tr>
      <w:tr w:rsidR="00D878C7" w:rsidRPr="008372F6" w14:paraId="7C8967AA" w14:textId="77777777" w:rsidTr="00C31D9A">
        <w:trPr>
          <w:trHeight w:val="978"/>
        </w:trPr>
        <w:tc>
          <w:tcPr>
            <w:tcW w:w="1134" w:type="dxa"/>
            <w:vAlign w:val="center"/>
          </w:tcPr>
          <w:p w14:paraId="2E7170EF" w14:textId="77777777" w:rsidR="005D491A" w:rsidRPr="008372F6" w:rsidRDefault="00000000" w:rsidP="00C31D9A">
            <w:pPr>
              <w:pStyle w:val="TableParagraph"/>
              <w:spacing w:before="120" w:after="120" w:line="360" w:lineRule="auto"/>
              <w:jc w:val="center"/>
              <w:rPr>
                <w:rFonts w:ascii="Arial" w:hAnsi="Arial" w:cs="Arial"/>
                <w:b/>
                <w:sz w:val="24"/>
                <w:szCs w:val="24"/>
              </w:rPr>
            </w:pPr>
            <w:r w:rsidRPr="008372F6">
              <w:rPr>
                <w:rFonts w:ascii="Arial" w:hAnsi="Arial" w:cs="Arial"/>
                <w:b/>
                <w:spacing w:val="-2"/>
                <w:sz w:val="24"/>
                <w:szCs w:val="24"/>
              </w:rPr>
              <w:lastRenderedPageBreak/>
              <w:t>Frame</w:t>
            </w:r>
          </w:p>
        </w:tc>
        <w:tc>
          <w:tcPr>
            <w:tcW w:w="2694" w:type="dxa"/>
            <w:vAlign w:val="center"/>
          </w:tcPr>
          <w:p w14:paraId="51065737" w14:textId="2E2EE1EF" w:rsidR="00D878C7" w:rsidRPr="008372F6" w:rsidRDefault="00000000" w:rsidP="00906149">
            <w:pPr>
              <w:pStyle w:val="TableParagraph"/>
              <w:spacing w:before="120" w:after="120" w:line="360" w:lineRule="auto"/>
              <w:jc w:val="center"/>
              <w:rPr>
                <w:rFonts w:ascii="Arial" w:hAnsi="Arial" w:cs="Arial"/>
                <w:sz w:val="24"/>
                <w:szCs w:val="24"/>
              </w:rPr>
            </w:pPr>
            <w:r w:rsidRPr="008372F6">
              <w:rPr>
                <w:rFonts w:ascii="Arial" w:hAnsi="Arial" w:cs="Arial"/>
                <w:w w:val="105"/>
                <w:sz w:val="24"/>
                <w:szCs w:val="24"/>
              </w:rPr>
              <w:t>There is no cure for this</w:t>
            </w:r>
            <w:r w:rsidRPr="008372F6">
              <w:rPr>
                <w:rFonts w:ascii="Arial" w:hAnsi="Arial" w:cs="Arial"/>
                <w:spacing w:val="40"/>
                <w:w w:val="105"/>
                <w:sz w:val="24"/>
                <w:szCs w:val="24"/>
              </w:rPr>
              <w:t xml:space="preserve"> </w:t>
            </w:r>
            <w:r w:rsidRPr="008372F6">
              <w:rPr>
                <w:rFonts w:ascii="Arial" w:hAnsi="Arial" w:cs="Arial"/>
                <w:w w:val="105"/>
                <w:sz w:val="24"/>
                <w:szCs w:val="24"/>
              </w:rPr>
              <w:t>particular</w:t>
            </w:r>
            <w:r w:rsidRPr="008372F6">
              <w:rPr>
                <w:rFonts w:ascii="Arial" w:hAnsi="Arial" w:cs="Arial"/>
                <w:spacing w:val="40"/>
                <w:w w:val="105"/>
                <w:sz w:val="24"/>
                <w:szCs w:val="24"/>
              </w:rPr>
              <w:t xml:space="preserve"> </w:t>
            </w:r>
            <w:r w:rsidRPr="008372F6">
              <w:rPr>
                <w:rFonts w:ascii="Arial" w:hAnsi="Arial" w:cs="Arial"/>
                <w:w w:val="105"/>
                <w:sz w:val="24"/>
                <w:szCs w:val="24"/>
              </w:rPr>
              <w:t>type</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cancer. The new medicine is</w:t>
            </w:r>
            <w:r w:rsidRPr="008372F6">
              <w:rPr>
                <w:rFonts w:ascii="Arial" w:hAnsi="Arial" w:cs="Arial"/>
                <w:spacing w:val="40"/>
                <w:w w:val="105"/>
                <w:sz w:val="24"/>
                <w:szCs w:val="24"/>
              </w:rPr>
              <w:t xml:space="preserve"> </w:t>
            </w:r>
            <w:r w:rsidRPr="008372F6">
              <w:rPr>
                <w:rFonts w:ascii="Arial" w:hAnsi="Arial" w:cs="Arial"/>
                <w:w w:val="105"/>
                <w:sz w:val="24"/>
                <w:szCs w:val="24"/>
              </w:rPr>
              <w:t>a possible option for patients who have already</w:t>
            </w:r>
            <w:r w:rsidRPr="008372F6">
              <w:rPr>
                <w:rFonts w:ascii="Arial" w:hAnsi="Arial" w:cs="Arial"/>
                <w:spacing w:val="40"/>
                <w:w w:val="105"/>
                <w:sz w:val="24"/>
                <w:szCs w:val="24"/>
              </w:rPr>
              <w:t xml:space="preserve"> </w:t>
            </w:r>
            <w:r w:rsidRPr="008372F6">
              <w:rPr>
                <w:rFonts w:ascii="Arial" w:hAnsi="Arial" w:cs="Arial"/>
                <w:w w:val="105"/>
                <w:sz w:val="24"/>
                <w:szCs w:val="24"/>
              </w:rPr>
              <w:t>received multiple treatments and for whom the</w:t>
            </w:r>
            <w:r w:rsidRPr="008372F6">
              <w:rPr>
                <w:rFonts w:ascii="Arial" w:hAnsi="Arial" w:cs="Arial"/>
                <w:spacing w:val="40"/>
                <w:w w:val="105"/>
                <w:sz w:val="24"/>
                <w:szCs w:val="24"/>
              </w:rPr>
              <w:t xml:space="preserve"> </w:t>
            </w:r>
            <w:r w:rsidRPr="008372F6">
              <w:rPr>
                <w:rFonts w:ascii="Arial" w:hAnsi="Arial" w:cs="Arial"/>
                <w:w w:val="105"/>
                <w:sz w:val="24"/>
                <w:szCs w:val="24"/>
              </w:rPr>
              <w:t>remaining</w:t>
            </w:r>
            <w:r w:rsidRPr="008372F6">
              <w:rPr>
                <w:rFonts w:ascii="Arial" w:hAnsi="Arial" w:cs="Arial"/>
                <w:spacing w:val="-9"/>
                <w:w w:val="105"/>
                <w:sz w:val="24"/>
                <w:szCs w:val="24"/>
              </w:rPr>
              <w:t xml:space="preserve"> </w:t>
            </w:r>
            <w:r w:rsidRPr="008372F6">
              <w:rPr>
                <w:rFonts w:ascii="Arial" w:hAnsi="Arial" w:cs="Arial"/>
                <w:w w:val="105"/>
                <w:sz w:val="24"/>
                <w:szCs w:val="24"/>
              </w:rPr>
              <w:t>options</w:t>
            </w:r>
            <w:r w:rsidRPr="008372F6">
              <w:rPr>
                <w:rFonts w:ascii="Arial" w:hAnsi="Arial" w:cs="Arial"/>
                <w:spacing w:val="-9"/>
                <w:w w:val="105"/>
                <w:sz w:val="24"/>
                <w:szCs w:val="24"/>
              </w:rPr>
              <w:t xml:space="preserve"> </w:t>
            </w:r>
            <w:r w:rsidRPr="008372F6">
              <w:rPr>
                <w:rFonts w:ascii="Arial" w:hAnsi="Arial" w:cs="Arial"/>
                <w:w w:val="105"/>
                <w:sz w:val="24"/>
                <w:szCs w:val="24"/>
              </w:rPr>
              <w:t>are</w:t>
            </w:r>
            <w:r w:rsidRPr="008372F6">
              <w:rPr>
                <w:rFonts w:ascii="Arial" w:hAnsi="Arial" w:cs="Arial"/>
                <w:spacing w:val="-8"/>
                <w:w w:val="105"/>
                <w:sz w:val="24"/>
                <w:szCs w:val="24"/>
              </w:rPr>
              <w:t xml:space="preserve"> </w:t>
            </w:r>
            <w:r w:rsidRPr="008372F6">
              <w:rPr>
                <w:rFonts w:ascii="Arial" w:hAnsi="Arial" w:cs="Arial"/>
                <w:w w:val="105"/>
                <w:sz w:val="24"/>
                <w:szCs w:val="24"/>
              </w:rPr>
              <w:t>lim</w:t>
            </w:r>
            <w:r w:rsidRPr="008372F6">
              <w:rPr>
                <w:rFonts w:ascii="Arial" w:hAnsi="Arial" w:cs="Arial"/>
                <w:spacing w:val="-2"/>
                <w:w w:val="105"/>
                <w:sz w:val="24"/>
                <w:szCs w:val="24"/>
              </w:rPr>
              <w:t>ited.</w:t>
            </w:r>
          </w:p>
        </w:tc>
        <w:tc>
          <w:tcPr>
            <w:tcW w:w="2835" w:type="dxa"/>
            <w:vAlign w:val="center"/>
          </w:tcPr>
          <w:p w14:paraId="7B4CC360" w14:textId="77777777" w:rsidR="005D491A" w:rsidRPr="008372F6" w:rsidRDefault="00000000" w:rsidP="00C31D9A">
            <w:pPr>
              <w:pStyle w:val="TableParagraph"/>
              <w:spacing w:before="120" w:after="120" w:line="360" w:lineRule="auto"/>
              <w:jc w:val="center"/>
              <w:rPr>
                <w:rFonts w:ascii="Arial" w:hAnsi="Arial" w:cs="Arial"/>
                <w:sz w:val="24"/>
                <w:szCs w:val="24"/>
              </w:rPr>
            </w:pPr>
            <w:r w:rsidRPr="008372F6">
              <w:rPr>
                <w:rFonts w:ascii="Arial" w:hAnsi="Arial" w:cs="Arial"/>
                <w:w w:val="110"/>
                <w:sz w:val="24"/>
                <w:szCs w:val="24"/>
              </w:rPr>
              <w:t>The funds available to</w:t>
            </w:r>
            <w:r w:rsidRPr="008372F6">
              <w:rPr>
                <w:rFonts w:ascii="Arial" w:hAnsi="Arial" w:cs="Arial"/>
                <w:spacing w:val="40"/>
                <w:w w:val="110"/>
                <w:sz w:val="24"/>
                <w:szCs w:val="24"/>
              </w:rPr>
              <w:t xml:space="preserve"> </w:t>
            </w:r>
            <w:r w:rsidRPr="008372F6">
              <w:rPr>
                <w:rFonts w:ascii="Arial" w:hAnsi="Arial" w:cs="Arial"/>
                <w:w w:val="110"/>
                <w:sz w:val="24"/>
                <w:szCs w:val="24"/>
              </w:rPr>
              <w:t>healthcare</w:t>
            </w:r>
            <w:r w:rsidRPr="008372F6">
              <w:rPr>
                <w:rFonts w:ascii="Arial" w:hAnsi="Arial" w:cs="Arial"/>
                <w:spacing w:val="-9"/>
                <w:w w:val="110"/>
                <w:sz w:val="24"/>
                <w:szCs w:val="24"/>
              </w:rPr>
              <w:t xml:space="preserve"> </w:t>
            </w:r>
            <w:r w:rsidRPr="008372F6">
              <w:rPr>
                <w:rFonts w:ascii="Arial" w:hAnsi="Arial" w:cs="Arial"/>
                <w:w w:val="110"/>
                <w:sz w:val="24"/>
                <w:szCs w:val="24"/>
              </w:rPr>
              <w:t>are</w:t>
            </w:r>
            <w:r w:rsidRPr="008372F6">
              <w:rPr>
                <w:rFonts w:ascii="Arial" w:hAnsi="Arial" w:cs="Arial"/>
                <w:spacing w:val="-9"/>
                <w:w w:val="110"/>
                <w:sz w:val="24"/>
                <w:szCs w:val="24"/>
              </w:rPr>
              <w:t xml:space="preserve"> </w:t>
            </w:r>
            <w:r w:rsidRPr="008372F6">
              <w:rPr>
                <w:rFonts w:ascii="Arial" w:hAnsi="Arial" w:cs="Arial"/>
                <w:w w:val="110"/>
                <w:sz w:val="24"/>
                <w:szCs w:val="24"/>
              </w:rPr>
              <w:t>finite.</w:t>
            </w:r>
            <w:r w:rsidRPr="008372F6">
              <w:rPr>
                <w:rFonts w:ascii="Arial" w:hAnsi="Arial" w:cs="Arial"/>
                <w:spacing w:val="-9"/>
                <w:w w:val="110"/>
                <w:sz w:val="24"/>
                <w:szCs w:val="24"/>
              </w:rPr>
              <w:t xml:space="preserve"> </w:t>
            </w:r>
            <w:r w:rsidRPr="008372F6">
              <w:rPr>
                <w:rFonts w:ascii="Arial" w:hAnsi="Arial" w:cs="Arial"/>
                <w:w w:val="110"/>
                <w:sz w:val="24"/>
                <w:szCs w:val="24"/>
              </w:rPr>
              <w:t>The</w:t>
            </w:r>
            <w:r w:rsidRPr="008372F6">
              <w:rPr>
                <w:rFonts w:ascii="Arial" w:hAnsi="Arial" w:cs="Arial"/>
                <w:spacing w:val="40"/>
                <w:w w:val="110"/>
                <w:sz w:val="24"/>
                <w:szCs w:val="24"/>
              </w:rPr>
              <w:t xml:space="preserve"> </w:t>
            </w:r>
            <w:r w:rsidRPr="008372F6">
              <w:rPr>
                <w:rFonts w:ascii="Arial" w:hAnsi="Arial" w:cs="Arial"/>
                <w:w w:val="110"/>
                <w:sz w:val="24"/>
                <w:szCs w:val="24"/>
              </w:rPr>
              <w:t>adoption of the new</w:t>
            </w:r>
            <w:r w:rsidRPr="008372F6">
              <w:rPr>
                <w:rFonts w:ascii="Arial" w:hAnsi="Arial" w:cs="Arial"/>
                <w:spacing w:val="40"/>
                <w:w w:val="110"/>
                <w:sz w:val="24"/>
                <w:szCs w:val="24"/>
              </w:rPr>
              <w:t xml:space="preserve"> </w:t>
            </w:r>
            <w:r w:rsidRPr="008372F6">
              <w:rPr>
                <w:rFonts w:ascii="Arial" w:hAnsi="Arial" w:cs="Arial"/>
                <w:w w:val="110"/>
                <w:sz w:val="24"/>
                <w:szCs w:val="24"/>
              </w:rPr>
              <w:t>medicine means that the</w:t>
            </w:r>
            <w:r w:rsidRPr="008372F6">
              <w:rPr>
                <w:rFonts w:ascii="Arial" w:hAnsi="Arial" w:cs="Arial"/>
                <w:spacing w:val="40"/>
                <w:w w:val="110"/>
                <w:sz w:val="24"/>
                <w:szCs w:val="24"/>
              </w:rPr>
              <w:t xml:space="preserve"> </w:t>
            </w:r>
            <w:r w:rsidRPr="008372F6">
              <w:rPr>
                <w:rFonts w:ascii="Arial" w:hAnsi="Arial" w:cs="Arial"/>
                <w:w w:val="110"/>
                <w:sz w:val="24"/>
                <w:szCs w:val="24"/>
              </w:rPr>
              <w:t>funds used to pay for it</w:t>
            </w:r>
            <w:r w:rsidRPr="008372F6">
              <w:rPr>
                <w:rFonts w:ascii="Arial" w:hAnsi="Arial" w:cs="Arial"/>
                <w:spacing w:val="40"/>
                <w:w w:val="110"/>
                <w:sz w:val="24"/>
                <w:szCs w:val="24"/>
              </w:rPr>
              <w:t xml:space="preserve"> </w:t>
            </w:r>
            <w:r w:rsidRPr="008372F6">
              <w:rPr>
                <w:rFonts w:ascii="Arial" w:hAnsi="Arial" w:cs="Arial"/>
                <w:w w:val="110"/>
                <w:sz w:val="24"/>
                <w:szCs w:val="24"/>
              </w:rPr>
              <w:t>will</w:t>
            </w:r>
            <w:r w:rsidRPr="008372F6">
              <w:rPr>
                <w:rFonts w:ascii="Arial" w:hAnsi="Arial" w:cs="Arial"/>
                <w:spacing w:val="-9"/>
                <w:w w:val="110"/>
                <w:sz w:val="24"/>
                <w:szCs w:val="24"/>
              </w:rPr>
              <w:t xml:space="preserve"> </w:t>
            </w:r>
            <w:r w:rsidRPr="008372F6">
              <w:rPr>
                <w:rFonts w:ascii="Arial" w:hAnsi="Arial" w:cs="Arial"/>
                <w:w w:val="110"/>
                <w:sz w:val="24"/>
                <w:szCs w:val="24"/>
              </w:rPr>
              <w:t>mean</w:t>
            </w:r>
            <w:r w:rsidRPr="008372F6">
              <w:rPr>
                <w:rFonts w:ascii="Arial" w:hAnsi="Arial" w:cs="Arial"/>
                <w:spacing w:val="-9"/>
                <w:w w:val="110"/>
                <w:sz w:val="24"/>
                <w:szCs w:val="24"/>
              </w:rPr>
              <w:t xml:space="preserve"> </w:t>
            </w:r>
            <w:r w:rsidRPr="008372F6">
              <w:rPr>
                <w:rFonts w:ascii="Arial" w:hAnsi="Arial" w:cs="Arial"/>
                <w:w w:val="110"/>
                <w:sz w:val="24"/>
                <w:szCs w:val="24"/>
              </w:rPr>
              <w:t>cuts</w:t>
            </w:r>
            <w:r w:rsidRPr="008372F6">
              <w:rPr>
                <w:rFonts w:ascii="Arial" w:hAnsi="Arial" w:cs="Arial"/>
                <w:spacing w:val="-9"/>
                <w:w w:val="110"/>
                <w:sz w:val="24"/>
                <w:szCs w:val="24"/>
              </w:rPr>
              <w:t xml:space="preserve"> </w:t>
            </w:r>
            <w:r w:rsidRPr="008372F6">
              <w:rPr>
                <w:rFonts w:ascii="Arial" w:hAnsi="Arial" w:cs="Arial"/>
                <w:w w:val="110"/>
                <w:sz w:val="24"/>
                <w:szCs w:val="24"/>
              </w:rPr>
              <w:t>elsewhere</w:t>
            </w:r>
            <w:r w:rsidRPr="008372F6">
              <w:rPr>
                <w:rFonts w:ascii="Arial" w:hAnsi="Arial" w:cs="Arial"/>
                <w:spacing w:val="40"/>
                <w:w w:val="110"/>
                <w:sz w:val="24"/>
                <w:szCs w:val="24"/>
              </w:rPr>
              <w:t xml:space="preserve"> </w:t>
            </w:r>
            <w:r w:rsidRPr="008372F6">
              <w:rPr>
                <w:rFonts w:ascii="Arial" w:hAnsi="Arial" w:cs="Arial"/>
                <w:w w:val="110"/>
                <w:sz w:val="24"/>
                <w:szCs w:val="24"/>
              </w:rPr>
              <w:t>in healthcare.</w:t>
            </w:r>
          </w:p>
        </w:tc>
        <w:tc>
          <w:tcPr>
            <w:tcW w:w="3543" w:type="dxa"/>
            <w:vAlign w:val="center"/>
          </w:tcPr>
          <w:p w14:paraId="4AF03761" w14:textId="77777777" w:rsidR="005D491A" w:rsidRPr="008372F6" w:rsidRDefault="00000000" w:rsidP="00C31D9A">
            <w:pPr>
              <w:pStyle w:val="TableParagraph"/>
              <w:spacing w:before="120" w:after="120" w:line="360" w:lineRule="auto"/>
              <w:jc w:val="center"/>
              <w:rPr>
                <w:rFonts w:ascii="Arial" w:hAnsi="Arial" w:cs="Arial"/>
                <w:sz w:val="24"/>
                <w:szCs w:val="24"/>
              </w:rPr>
            </w:pPr>
            <w:r w:rsidRPr="008372F6">
              <w:rPr>
                <w:rFonts w:ascii="Arial" w:hAnsi="Arial" w:cs="Arial"/>
                <w:spacing w:val="-4"/>
                <w:w w:val="105"/>
                <w:sz w:val="24"/>
                <w:szCs w:val="24"/>
              </w:rPr>
              <w:t>None</w:t>
            </w:r>
          </w:p>
        </w:tc>
      </w:tr>
      <w:tr w:rsidR="00D878C7" w:rsidRPr="008372F6" w14:paraId="7736B51F" w14:textId="77777777" w:rsidTr="00C31D9A">
        <w:trPr>
          <w:trHeight w:val="1042"/>
        </w:trPr>
        <w:tc>
          <w:tcPr>
            <w:tcW w:w="1134" w:type="dxa"/>
            <w:vAlign w:val="center"/>
          </w:tcPr>
          <w:p w14:paraId="3E5AE662" w14:textId="77777777" w:rsidR="005D491A" w:rsidRPr="008372F6" w:rsidRDefault="00000000" w:rsidP="00C31D9A">
            <w:pPr>
              <w:pStyle w:val="TableParagraph"/>
              <w:spacing w:before="120" w:after="120" w:line="360" w:lineRule="auto"/>
              <w:jc w:val="center"/>
              <w:rPr>
                <w:rFonts w:ascii="Arial" w:hAnsi="Arial" w:cs="Arial"/>
                <w:b/>
                <w:sz w:val="24"/>
                <w:szCs w:val="24"/>
              </w:rPr>
            </w:pPr>
            <w:r w:rsidRPr="008372F6">
              <w:rPr>
                <w:rFonts w:ascii="Arial" w:hAnsi="Arial" w:cs="Arial"/>
                <w:b/>
                <w:spacing w:val="-4"/>
                <w:sz w:val="24"/>
                <w:szCs w:val="24"/>
              </w:rPr>
              <w:t>Task</w:t>
            </w:r>
          </w:p>
        </w:tc>
        <w:tc>
          <w:tcPr>
            <w:tcW w:w="9072" w:type="dxa"/>
            <w:gridSpan w:val="3"/>
            <w:vAlign w:val="center"/>
          </w:tcPr>
          <w:p w14:paraId="40452095" w14:textId="77777777" w:rsidR="005D491A" w:rsidRPr="008372F6" w:rsidRDefault="00000000" w:rsidP="00C31D9A">
            <w:pPr>
              <w:pStyle w:val="TableParagraph"/>
              <w:spacing w:before="120" w:after="120" w:line="360" w:lineRule="auto"/>
              <w:jc w:val="center"/>
              <w:rPr>
                <w:rFonts w:ascii="Arial" w:hAnsi="Arial" w:cs="Arial"/>
                <w:sz w:val="24"/>
                <w:szCs w:val="24"/>
              </w:rPr>
            </w:pPr>
            <w:r w:rsidRPr="008372F6">
              <w:rPr>
                <w:rFonts w:ascii="Arial" w:hAnsi="Arial" w:cs="Arial"/>
                <w:w w:val="110"/>
                <w:sz w:val="24"/>
                <w:szCs w:val="24"/>
              </w:rPr>
              <w:t>What kind of decision regarding the new medicine’s use would you find</w:t>
            </w:r>
            <w:r w:rsidRPr="008372F6">
              <w:rPr>
                <w:rFonts w:ascii="Arial" w:hAnsi="Arial" w:cs="Arial"/>
                <w:spacing w:val="40"/>
                <w:w w:val="110"/>
                <w:sz w:val="24"/>
                <w:szCs w:val="24"/>
              </w:rPr>
              <w:t xml:space="preserve"> </w:t>
            </w:r>
            <w:r w:rsidRPr="008372F6">
              <w:rPr>
                <w:rFonts w:ascii="Arial" w:hAnsi="Arial" w:cs="Arial"/>
                <w:spacing w:val="-2"/>
                <w:w w:val="110"/>
                <w:sz w:val="24"/>
                <w:szCs w:val="24"/>
              </w:rPr>
              <w:t>acceptable?</w:t>
            </w:r>
          </w:p>
          <w:p w14:paraId="2B907B5E" w14:textId="77777777" w:rsidR="00D878C7" w:rsidRPr="008372F6" w:rsidRDefault="00000000" w:rsidP="00C31D9A">
            <w:pPr>
              <w:pStyle w:val="TableParagraph"/>
              <w:spacing w:before="120" w:after="120" w:line="360" w:lineRule="auto"/>
              <w:jc w:val="center"/>
              <w:rPr>
                <w:rFonts w:ascii="Arial" w:hAnsi="Arial" w:cs="Arial"/>
                <w:sz w:val="24"/>
                <w:szCs w:val="24"/>
              </w:rPr>
            </w:pPr>
            <w:r w:rsidRPr="008372F6">
              <w:rPr>
                <w:rFonts w:ascii="Arial" w:hAnsi="Arial" w:cs="Arial"/>
                <w:w w:val="110"/>
                <w:sz w:val="24"/>
                <w:szCs w:val="24"/>
              </w:rPr>
              <w:t>Please</w:t>
            </w:r>
            <w:r w:rsidRPr="008372F6">
              <w:rPr>
                <w:rFonts w:ascii="Arial" w:hAnsi="Arial" w:cs="Arial"/>
                <w:spacing w:val="2"/>
                <w:w w:val="110"/>
                <w:sz w:val="24"/>
                <w:szCs w:val="24"/>
              </w:rPr>
              <w:t xml:space="preserve"> </w:t>
            </w:r>
            <w:r w:rsidRPr="008372F6">
              <w:rPr>
                <w:rFonts w:ascii="Arial" w:hAnsi="Arial" w:cs="Arial"/>
                <w:w w:val="110"/>
                <w:sz w:val="24"/>
                <w:szCs w:val="24"/>
              </w:rPr>
              <w:t>choose</w:t>
            </w:r>
            <w:r w:rsidRPr="008372F6">
              <w:rPr>
                <w:rFonts w:ascii="Arial" w:hAnsi="Arial" w:cs="Arial"/>
                <w:spacing w:val="2"/>
                <w:w w:val="110"/>
                <w:sz w:val="24"/>
                <w:szCs w:val="24"/>
              </w:rPr>
              <w:t xml:space="preserve"> </w:t>
            </w:r>
            <w:r w:rsidRPr="008372F6">
              <w:rPr>
                <w:rFonts w:ascii="Arial" w:hAnsi="Arial" w:cs="Arial"/>
                <w:w w:val="110"/>
                <w:sz w:val="24"/>
                <w:szCs w:val="24"/>
              </w:rPr>
              <w:t>the</w:t>
            </w:r>
            <w:r w:rsidRPr="008372F6">
              <w:rPr>
                <w:rFonts w:ascii="Arial" w:hAnsi="Arial" w:cs="Arial"/>
                <w:spacing w:val="2"/>
                <w:w w:val="110"/>
                <w:sz w:val="24"/>
                <w:szCs w:val="24"/>
              </w:rPr>
              <w:t xml:space="preserve"> </w:t>
            </w:r>
            <w:r w:rsidRPr="008372F6">
              <w:rPr>
                <w:rFonts w:ascii="Arial" w:hAnsi="Arial" w:cs="Arial"/>
                <w:w w:val="110"/>
                <w:sz w:val="24"/>
                <w:szCs w:val="24"/>
              </w:rPr>
              <w:t>option</w:t>
            </w:r>
            <w:r w:rsidRPr="008372F6">
              <w:rPr>
                <w:rFonts w:ascii="Arial" w:hAnsi="Arial" w:cs="Arial"/>
                <w:spacing w:val="2"/>
                <w:w w:val="110"/>
                <w:sz w:val="24"/>
                <w:szCs w:val="24"/>
              </w:rPr>
              <w:t xml:space="preserve"> </w:t>
            </w:r>
            <w:r w:rsidRPr="008372F6">
              <w:rPr>
                <w:rFonts w:ascii="Arial" w:hAnsi="Arial" w:cs="Arial"/>
                <w:w w:val="110"/>
                <w:sz w:val="24"/>
                <w:szCs w:val="24"/>
              </w:rPr>
              <w:t>that</w:t>
            </w:r>
            <w:r w:rsidRPr="008372F6">
              <w:rPr>
                <w:rFonts w:ascii="Arial" w:hAnsi="Arial" w:cs="Arial"/>
                <w:spacing w:val="3"/>
                <w:w w:val="110"/>
                <w:sz w:val="24"/>
                <w:szCs w:val="24"/>
              </w:rPr>
              <w:t xml:space="preserve"> </w:t>
            </w:r>
            <w:r w:rsidRPr="008372F6">
              <w:rPr>
                <w:rFonts w:ascii="Arial" w:hAnsi="Arial" w:cs="Arial"/>
                <w:w w:val="110"/>
                <w:sz w:val="24"/>
                <w:szCs w:val="24"/>
              </w:rPr>
              <w:t>best</w:t>
            </w:r>
            <w:r w:rsidRPr="008372F6">
              <w:rPr>
                <w:rFonts w:ascii="Arial" w:hAnsi="Arial" w:cs="Arial"/>
                <w:spacing w:val="2"/>
                <w:w w:val="110"/>
                <w:sz w:val="24"/>
                <w:szCs w:val="24"/>
              </w:rPr>
              <w:t xml:space="preserve"> </w:t>
            </w:r>
            <w:r w:rsidRPr="008372F6">
              <w:rPr>
                <w:rFonts w:ascii="Arial" w:hAnsi="Arial" w:cs="Arial"/>
                <w:w w:val="110"/>
                <w:sz w:val="24"/>
                <w:szCs w:val="24"/>
              </w:rPr>
              <w:t>reflects</w:t>
            </w:r>
            <w:r w:rsidRPr="008372F6">
              <w:rPr>
                <w:rFonts w:ascii="Arial" w:hAnsi="Arial" w:cs="Arial"/>
                <w:spacing w:val="2"/>
                <w:w w:val="110"/>
                <w:sz w:val="24"/>
                <w:szCs w:val="24"/>
              </w:rPr>
              <w:t xml:space="preserve"> </w:t>
            </w:r>
            <w:r w:rsidRPr="008372F6">
              <w:rPr>
                <w:rFonts w:ascii="Arial" w:hAnsi="Arial" w:cs="Arial"/>
                <w:w w:val="110"/>
                <w:sz w:val="24"/>
                <w:szCs w:val="24"/>
              </w:rPr>
              <w:t>your</w:t>
            </w:r>
            <w:r w:rsidRPr="008372F6">
              <w:rPr>
                <w:rFonts w:ascii="Arial" w:hAnsi="Arial" w:cs="Arial"/>
                <w:spacing w:val="2"/>
                <w:w w:val="110"/>
                <w:sz w:val="24"/>
                <w:szCs w:val="24"/>
              </w:rPr>
              <w:t xml:space="preserve"> </w:t>
            </w:r>
            <w:r w:rsidRPr="008372F6">
              <w:rPr>
                <w:rFonts w:ascii="Arial" w:hAnsi="Arial" w:cs="Arial"/>
                <w:spacing w:val="-2"/>
                <w:w w:val="110"/>
                <w:sz w:val="24"/>
                <w:szCs w:val="24"/>
              </w:rPr>
              <w:t>opinion.</w:t>
            </w:r>
          </w:p>
          <w:p w14:paraId="49BF75D4" w14:textId="102E0524" w:rsidR="008B6949" w:rsidRPr="008372F6" w:rsidRDefault="00000000" w:rsidP="00C31D9A">
            <w:pPr>
              <w:pStyle w:val="TableParagraph"/>
              <w:numPr>
                <w:ilvl w:val="0"/>
                <w:numId w:val="3"/>
              </w:numPr>
              <w:spacing w:before="120" w:after="120" w:line="360" w:lineRule="auto"/>
              <w:ind w:left="0"/>
              <w:jc w:val="center"/>
              <w:rPr>
                <w:rFonts w:ascii="Arial" w:hAnsi="Arial" w:cs="Arial"/>
                <w:sz w:val="24"/>
                <w:szCs w:val="24"/>
              </w:rPr>
            </w:pPr>
            <w:r w:rsidRPr="008372F6">
              <w:rPr>
                <w:rFonts w:ascii="Arial" w:hAnsi="Arial" w:cs="Arial"/>
                <w:w w:val="110"/>
                <w:sz w:val="24"/>
                <w:szCs w:val="24"/>
              </w:rPr>
              <w:t>The</w:t>
            </w:r>
            <w:r w:rsidRPr="008372F6">
              <w:rPr>
                <w:rFonts w:ascii="Arial" w:hAnsi="Arial" w:cs="Arial"/>
                <w:spacing w:val="-7"/>
                <w:w w:val="110"/>
                <w:sz w:val="24"/>
                <w:szCs w:val="24"/>
              </w:rPr>
              <w:t xml:space="preserve"> </w:t>
            </w:r>
            <w:r w:rsidRPr="008372F6">
              <w:rPr>
                <w:rFonts w:ascii="Arial" w:hAnsi="Arial" w:cs="Arial"/>
                <w:w w:val="110"/>
                <w:sz w:val="24"/>
                <w:szCs w:val="24"/>
              </w:rPr>
              <w:t>medicine</w:t>
            </w:r>
            <w:r w:rsidRPr="008372F6">
              <w:rPr>
                <w:rFonts w:ascii="Arial" w:hAnsi="Arial" w:cs="Arial"/>
                <w:spacing w:val="-7"/>
                <w:w w:val="110"/>
                <w:sz w:val="24"/>
                <w:szCs w:val="24"/>
              </w:rPr>
              <w:t xml:space="preserve"> </w:t>
            </w:r>
            <w:r w:rsidRPr="008372F6">
              <w:rPr>
                <w:rFonts w:ascii="Arial" w:hAnsi="Arial" w:cs="Arial"/>
                <w:w w:val="110"/>
                <w:sz w:val="24"/>
                <w:szCs w:val="24"/>
              </w:rPr>
              <w:t>should</w:t>
            </w:r>
            <w:r w:rsidRPr="008372F6">
              <w:rPr>
                <w:rFonts w:ascii="Arial" w:hAnsi="Arial" w:cs="Arial"/>
                <w:spacing w:val="-7"/>
                <w:w w:val="110"/>
                <w:sz w:val="24"/>
                <w:szCs w:val="24"/>
              </w:rPr>
              <w:t xml:space="preserve"> </w:t>
            </w:r>
            <w:r w:rsidRPr="008372F6">
              <w:rPr>
                <w:rFonts w:ascii="Arial" w:hAnsi="Arial" w:cs="Arial"/>
                <w:w w:val="110"/>
                <w:sz w:val="24"/>
                <w:szCs w:val="24"/>
              </w:rPr>
              <w:t>be</w:t>
            </w:r>
            <w:r w:rsidRPr="008372F6">
              <w:rPr>
                <w:rFonts w:ascii="Arial" w:hAnsi="Arial" w:cs="Arial"/>
                <w:spacing w:val="-7"/>
                <w:w w:val="110"/>
                <w:sz w:val="24"/>
                <w:szCs w:val="24"/>
              </w:rPr>
              <w:t xml:space="preserve"> </w:t>
            </w:r>
            <w:r w:rsidRPr="008372F6">
              <w:rPr>
                <w:rFonts w:ascii="Arial" w:hAnsi="Arial" w:cs="Arial"/>
                <w:w w:val="110"/>
                <w:sz w:val="24"/>
                <w:szCs w:val="24"/>
              </w:rPr>
              <w:t>adopted</w:t>
            </w:r>
            <w:r w:rsidRPr="008372F6">
              <w:rPr>
                <w:rFonts w:ascii="Arial" w:hAnsi="Arial" w:cs="Arial"/>
                <w:spacing w:val="-7"/>
                <w:w w:val="110"/>
                <w:sz w:val="24"/>
                <w:szCs w:val="24"/>
              </w:rPr>
              <w:t xml:space="preserve"> </w:t>
            </w:r>
            <w:r w:rsidRPr="008372F6">
              <w:rPr>
                <w:rFonts w:ascii="Arial" w:hAnsi="Arial" w:cs="Arial"/>
                <w:w w:val="110"/>
                <w:sz w:val="24"/>
                <w:szCs w:val="24"/>
              </w:rPr>
              <w:t>to</w:t>
            </w:r>
            <w:r w:rsidRPr="008372F6">
              <w:rPr>
                <w:rFonts w:ascii="Arial" w:hAnsi="Arial" w:cs="Arial"/>
                <w:spacing w:val="-7"/>
                <w:w w:val="110"/>
                <w:sz w:val="24"/>
                <w:szCs w:val="24"/>
              </w:rPr>
              <w:t xml:space="preserve"> </w:t>
            </w:r>
            <w:r w:rsidRPr="008372F6">
              <w:rPr>
                <w:rFonts w:ascii="Arial" w:hAnsi="Arial" w:cs="Arial"/>
                <w:w w:val="110"/>
                <w:sz w:val="24"/>
                <w:szCs w:val="24"/>
              </w:rPr>
              <w:t>use</w:t>
            </w:r>
            <w:r w:rsidRPr="008372F6">
              <w:rPr>
                <w:rFonts w:ascii="Arial" w:hAnsi="Arial" w:cs="Arial"/>
                <w:spacing w:val="-7"/>
                <w:w w:val="110"/>
                <w:sz w:val="24"/>
                <w:szCs w:val="24"/>
              </w:rPr>
              <w:t xml:space="preserve"> </w:t>
            </w:r>
            <w:r w:rsidRPr="008372F6">
              <w:rPr>
                <w:rFonts w:ascii="Arial" w:hAnsi="Arial" w:cs="Arial"/>
                <w:w w:val="110"/>
                <w:sz w:val="24"/>
                <w:szCs w:val="24"/>
              </w:rPr>
              <w:t>and</w:t>
            </w:r>
            <w:r w:rsidRPr="008372F6">
              <w:rPr>
                <w:rFonts w:ascii="Arial" w:hAnsi="Arial" w:cs="Arial"/>
                <w:spacing w:val="-7"/>
                <w:w w:val="110"/>
                <w:sz w:val="24"/>
                <w:szCs w:val="24"/>
              </w:rPr>
              <w:t xml:space="preserve"> </w:t>
            </w:r>
            <w:r w:rsidRPr="008372F6">
              <w:rPr>
                <w:rFonts w:ascii="Arial" w:hAnsi="Arial" w:cs="Arial"/>
                <w:w w:val="110"/>
                <w:sz w:val="24"/>
                <w:szCs w:val="24"/>
              </w:rPr>
              <w:t>paid</w:t>
            </w:r>
            <w:r w:rsidRPr="008372F6">
              <w:rPr>
                <w:rFonts w:ascii="Arial" w:hAnsi="Arial" w:cs="Arial"/>
                <w:spacing w:val="-7"/>
                <w:w w:val="110"/>
                <w:sz w:val="24"/>
                <w:szCs w:val="24"/>
              </w:rPr>
              <w:t xml:space="preserve"> </w:t>
            </w:r>
            <w:r w:rsidRPr="008372F6">
              <w:rPr>
                <w:rFonts w:ascii="Arial" w:hAnsi="Arial" w:cs="Arial"/>
                <w:w w:val="110"/>
                <w:sz w:val="24"/>
                <w:szCs w:val="24"/>
              </w:rPr>
              <w:t>by</w:t>
            </w:r>
            <w:r w:rsidRPr="008372F6">
              <w:rPr>
                <w:rFonts w:ascii="Arial" w:hAnsi="Arial" w:cs="Arial"/>
                <w:spacing w:val="-7"/>
                <w:w w:val="110"/>
                <w:sz w:val="24"/>
                <w:szCs w:val="24"/>
              </w:rPr>
              <w:t xml:space="preserve"> </w:t>
            </w:r>
            <w:r w:rsidRPr="008372F6">
              <w:rPr>
                <w:rFonts w:ascii="Arial" w:hAnsi="Arial" w:cs="Arial"/>
                <w:w w:val="110"/>
                <w:sz w:val="24"/>
                <w:szCs w:val="24"/>
              </w:rPr>
              <w:t>the</w:t>
            </w:r>
            <w:r w:rsidRPr="008372F6">
              <w:rPr>
                <w:rFonts w:ascii="Arial" w:hAnsi="Arial" w:cs="Arial"/>
                <w:spacing w:val="-7"/>
                <w:w w:val="110"/>
                <w:sz w:val="24"/>
                <w:szCs w:val="24"/>
              </w:rPr>
              <w:t xml:space="preserve"> </w:t>
            </w:r>
            <w:r w:rsidRPr="008372F6">
              <w:rPr>
                <w:rFonts w:ascii="Arial" w:hAnsi="Arial" w:cs="Arial"/>
                <w:w w:val="110"/>
                <w:sz w:val="24"/>
                <w:szCs w:val="24"/>
              </w:rPr>
              <w:t>society</w:t>
            </w:r>
            <w:r w:rsidRPr="008372F6">
              <w:rPr>
                <w:rFonts w:ascii="Arial" w:hAnsi="Arial" w:cs="Arial"/>
                <w:spacing w:val="-7"/>
                <w:w w:val="110"/>
                <w:sz w:val="24"/>
                <w:szCs w:val="24"/>
              </w:rPr>
              <w:t xml:space="preserve"> </w:t>
            </w:r>
            <w:r w:rsidRPr="008372F6">
              <w:rPr>
                <w:rFonts w:ascii="Arial" w:hAnsi="Arial" w:cs="Arial"/>
                <w:w w:val="110"/>
                <w:sz w:val="24"/>
                <w:szCs w:val="24"/>
              </w:rPr>
              <w:t>regard</w:t>
            </w:r>
            <w:del w:id="439" w:author="Héctor Bahamonde" w:date="2026-09-19T11:53:00Z" w16du:dateUtc="2026-09-19T09:53:00Z">
              <w:r w:rsidRPr="008372F6" w:rsidDel="00150CD2">
                <w:rPr>
                  <w:rFonts w:ascii="Arial" w:hAnsi="Arial" w:cs="Arial"/>
                  <w:w w:val="110"/>
                  <w:sz w:val="24"/>
                  <w:szCs w:val="24"/>
                </w:rPr>
                <w:delText>-</w:delText>
              </w:r>
            </w:del>
            <w:r w:rsidRPr="008372F6">
              <w:rPr>
                <w:rFonts w:ascii="Arial" w:hAnsi="Arial" w:cs="Arial"/>
                <w:w w:val="110"/>
                <w:sz w:val="24"/>
                <w:szCs w:val="24"/>
              </w:rPr>
              <w:t>less of the price set on it by the pharmaceutical company</w:t>
            </w:r>
          </w:p>
          <w:p w14:paraId="33B8A01C" w14:textId="77777777" w:rsidR="008B6949" w:rsidRPr="008372F6" w:rsidRDefault="00000000" w:rsidP="00C31D9A">
            <w:pPr>
              <w:pStyle w:val="TableParagraph"/>
              <w:numPr>
                <w:ilvl w:val="0"/>
                <w:numId w:val="3"/>
              </w:numPr>
              <w:spacing w:before="120" w:after="120" w:line="360" w:lineRule="auto"/>
              <w:ind w:left="0"/>
              <w:jc w:val="center"/>
              <w:rPr>
                <w:rFonts w:ascii="Arial" w:hAnsi="Arial" w:cs="Arial"/>
                <w:sz w:val="24"/>
                <w:szCs w:val="24"/>
              </w:rPr>
            </w:pPr>
            <w:r w:rsidRPr="008372F6">
              <w:rPr>
                <w:rFonts w:ascii="Arial" w:hAnsi="Arial" w:cs="Arial"/>
                <w:w w:val="110"/>
                <w:sz w:val="24"/>
                <w:szCs w:val="24"/>
              </w:rPr>
              <w:t>The medicine should be adopted to use and paid by the society if the</w:t>
            </w:r>
            <w:r w:rsidRPr="008372F6">
              <w:rPr>
                <w:rFonts w:ascii="Arial" w:hAnsi="Arial" w:cs="Arial"/>
                <w:spacing w:val="40"/>
                <w:w w:val="110"/>
                <w:sz w:val="24"/>
                <w:szCs w:val="24"/>
              </w:rPr>
              <w:t xml:space="preserve"> </w:t>
            </w:r>
            <w:r w:rsidRPr="008372F6">
              <w:rPr>
                <w:rFonts w:ascii="Arial" w:hAnsi="Arial" w:cs="Arial"/>
                <w:w w:val="110"/>
                <w:sz w:val="24"/>
                <w:szCs w:val="24"/>
              </w:rPr>
              <w:t>pharmaceutical company lowers its price</w:t>
            </w:r>
          </w:p>
          <w:p w14:paraId="7207F504" w14:textId="77777777" w:rsidR="008B6949" w:rsidRPr="008372F6" w:rsidRDefault="00000000" w:rsidP="00C31D9A">
            <w:pPr>
              <w:pStyle w:val="TableParagraph"/>
              <w:numPr>
                <w:ilvl w:val="0"/>
                <w:numId w:val="3"/>
              </w:numPr>
              <w:spacing w:before="120" w:after="120" w:line="360" w:lineRule="auto"/>
              <w:ind w:left="0"/>
              <w:jc w:val="center"/>
              <w:rPr>
                <w:rFonts w:ascii="Arial" w:hAnsi="Arial" w:cs="Arial"/>
                <w:sz w:val="24"/>
                <w:szCs w:val="24"/>
              </w:rPr>
            </w:pPr>
            <w:r w:rsidRPr="008372F6">
              <w:rPr>
                <w:rFonts w:ascii="Arial" w:hAnsi="Arial" w:cs="Arial"/>
                <w:w w:val="110"/>
                <w:sz w:val="24"/>
                <w:szCs w:val="24"/>
              </w:rPr>
              <w:t>The</w:t>
            </w:r>
            <w:r w:rsidRPr="008372F6">
              <w:rPr>
                <w:rFonts w:ascii="Arial" w:hAnsi="Arial" w:cs="Arial"/>
                <w:spacing w:val="4"/>
                <w:w w:val="110"/>
                <w:sz w:val="24"/>
                <w:szCs w:val="24"/>
              </w:rPr>
              <w:t xml:space="preserve"> </w:t>
            </w:r>
            <w:r w:rsidRPr="008372F6">
              <w:rPr>
                <w:rFonts w:ascii="Arial" w:hAnsi="Arial" w:cs="Arial"/>
                <w:w w:val="110"/>
                <w:sz w:val="24"/>
                <w:szCs w:val="24"/>
              </w:rPr>
              <w:t>medicine</w:t>
            </w:r>
            <w:r w:rsidRPr="008372F6">
              <w:rPr>
                <w:rFonts w:ascii="Arial" w:hAnsi="Arial" w:cs="Arial"/>
                <w:spacing w:val="4"/>
                <w:w w:val="110"/>
                <w:sz w:val="24"/>
                <w:szCs w:val="24"/>
              </w:rPr>
              <w:t xml:space="preserve"> </w:t>
            </w:r>
            <w:r w:rsidRPr="008372F6">
              <w:rPr>
                <w:rFonts w:ascii="Arial" w:hAnsi="Arial" w:cs="Arial"/>
                <w:w w:val="110"/>
                <w:sz w:val="24"/>
                <w:szCs w:val="24"/>
              </w:rPr>
              <w:t>should</w:t>
            </w:r>
            <w:r w:rsidRPr="008372F6">
              <w:rPr>
                <w:rFonts w:ascii="Arial" w:hAnsi="Arial" w:cs="Arial"/>
                <w:spacing w:val="4"/>
                <w:w w:val="110"/>
                <w:sz w:val="24"/>
                <w:szCs w:val="24"/>
              </w:rPr>
              <w:t xml:space="preserve"> </w:t>
            </w:r>
            <w:r w:rsidRPr="008372F6">
              <w:rPr>
                <w:rFonts w:ascii="Arial" w:hAnsi="Arial" w:cs="Arial"/>
                <w:w w:val="110"/>
                <w:sz w:val="24"/>
                <w:szCs w:val="24"/>
              </w:rPr>
              <w:t>not</w:t>
            </w:r>
            <w:r w:rsidRPr="008372F6">
              <w:rPr>
                <w:rFonts w:ascii="Arial" w:hAnsi="Arial" w:cs="Arial"/>
                <w:spacing w:val="4"/>
                <w:w w:val="110"/>
                <w:sz w:val="24"/>
                <w:szCs w:val="24"/>
              </w:rPr>
              <w:t xml:space="preserve"> </w:t>
            </w:r>
            <w:r w:rsidRPr="008372F6">
              <w:rPr>
                <w:rFonts w:ascii="Arial" w:hAnsi="Arial" w:cs="Arial"/>
                <w:w w:val="110"/>
                <w:sz w:val="24"/>
                <w:szCs w:val="24"/>
              </w:rPr>
              <w:t>be</w:t>
            </w:r>
            <w:r w:rsidRPr="008372F6">
              <w:rPr>
                <w:rFonts w:ascii="Arial" w:hAnsi="Arial" w:cs="Arial"/>
                <w:spacing w:val="4"/>
                <w:w w:val="110"/>
                <w:sz w:val="24"/>
                <w:szCs w:val="24"/>
              </w:rPr>
              <w:t xml:space="preserve"> </w:t>
            </w:r>
            <w:r w:rsidRPr="008372F6">
              <w:rPr>
                <w:rFonts w:ascii="Arial" w:hAnsi="Arial" w:cs="Arial"/>
                <w:w w:val="110"/>
                <w:sz w:val="24"/>
                <w:szCs w:val="24"/>
              </w:rPr>
              <w:t>adopted</w:t>
            </w:r>
            <w:r w:rsidRPr="008372F6">
              <w:rPr>
                <w:rFonts w:ascii="Arial" w:hAnsi="Arial" w:cs="Arial"/>
                <w:spacing w:val="4"/>
                <w:w w:val="110"/>
                <w:sz w:val="24"/>
                <w:szCs w:val="24"/>
              </w:rPr>
              <w:t xml:space="preserve"> </w:t>
            </w:r>
            <w:r w:rsidRPr="008372F6">
              <w:rPr>
                <w:rFonts w:ascii="Arial" w:hAnsi="Arial" w:cs="Arial"/>
                <w:w w:val="110"/>
                <w:sz w:val="24"/>
                <w:szCs w:val="24"/>
              </w:rPr>
              <w:t>to</w:t>
            </w:r>
            <w:r w:rsidRPr="008372F6">
              <w:rPr>
                <w:rFonts w:ascii="Arial" w:hAnsi="Arial" w:cs="Arial"/>
                <w:spacing w:val="4"/>
                <w:w w:val="110"/>
                <w:sz w:val="24"/>
                <w:szCs w:val="24"/>
              </w:rPr>
              <w:t xml:space="preserve"> </w:t>
            </w:r>
            <w:r w:rsidRPr="008372F6">
              <w:rPr>
                <w:rFonts w:ascii="Arial" w:hAnsi="Arial" w:cs="Arial"/>
                <w:w w:val="110"/>
                <w:sz w:val="24"/>
                <w:szCs w:val="24"/>
              </w:rPr>
              <w:t>use</w:t>
            </w:r>
            <w:r w:rsidRPr="008372F6">
              <w:rPr>
                <w:rFonts w:ascii="Arial" w:hAnsi="Arial" w:cs="Arial"/>
                <w:spacing w:val="5"/>
                <w:w w:val="110"/>
                <w:sz w:val="24"/>
                <w:szCs w:val="24"/>
              </w:rPr>
              <w:t xml:space="preserve"> </w:t>
            </w:r>
            <w:r w:rsidRPr="008372F6">
              <w:rPr>
                <w:rFonts w:ascii="Arial" w:hAnsi="Arial" w:cs="Arial"/>
                <w:w w:val="110"/>
                <w:sz w:val="24"/>
                <w:szCs w:val="24"/>
              </w:rPr>
              <w:t>and</w:t>
            </w:r>
            <w:r w:rsidRPr="008372F6">
              <w:rPr>
                <w:rFonts w:ascii="Arial" w:hAnsi="Arial" w:cs="Arial"/>
                <w:spacing w:val="4"/>
                <w:w w:val="110"/>
                <w:sz w:val="24"/>
                <w:szCs w:val="24"/>
              </w:rPr>
              <w:t xml:space="preserve"> </w:t>
            </w:r>
            <w:r w:rsidRPr="008372F6">
              <w:rPr>
                <w:rFonts w:ascii="Arial" w:hAnsi="Arial" w:cs="Arial"/>
                <w:w w:val="110"/>
                <w:sz w:val="24"/>
                <w:szCs w:val="24"/>
              </w:rPr>
              <w:t>paid</w:t>
            </w:r>
            <w:r w:rsidRPr="008372F6">
              <w:rPr>
                <w:rFonts w:ascii="Arial" w:hAnsi="Arial" w:cs="Arial"/>
                <w:spacing w:val="4"/>
                <w:w w:val="110"/>
                <w:sz w:val="24"/>
                <w:szCs w:val="24"/>
              </w:rPr>
              <w:t xml:space="preserve"> </w:t>
            </w:r>
            <w:r w:rsidRPr="008372F6">
              <w:rPr>
                <w:rFonts w:ascii="Arial" w:hAnsi="Arial" w:cs="Arial"/>
                <w:w w:val="110"/>
                <w:sz w:val="24"/>
                <w:szCs w:val="24"/>
              </w:rPr>
              <w:t>by</w:t>
            </w:r>
            <w:r w:rsidRPr="008372F6">
              <w:rPr>
                <w:rFonts w:ascii="Arial" w:hAnsi="Arial" w:cs="Arial"/>
                <w:spacing w:val="4"/>
                <w:w w:val="110"/>
                <w:sz w:val="24"/>
                <w:szCs w:val="24"/>
              </w:rPr>
              <w:t xml:space="preserve"> </w:t>
            </w:r>
            <w:r w:rsidRPr="008372F6">
              <w:rPr>
                <w:rFonts w:ascii="Arial" w:hAnsi="Arial" w:cs="Arial"/>
                <w:w w:val="110"/>
                <w:sz w:val="24"/>
                <w:szCs w:val="24"/>
              </w:rPr>
              <w:t>the</w:t>
            </w:r>
            <w:r w:rsidRPr="008372F6">
              <w:rPr>
                <w:rFonts w:ascii="Arial" w:hAnsi="Arial" w:cs="Arial"/>
                <w:spacing w:val="4"/>
                <w:w w:val="110"/>
                <w:sz w:val="24"/>
                <w:szCs w:val="24"/>
              </w:rPr>
              <w:t xml:space="preserve"> </w:t>
            </w:r>
            <w:r w:rsidRPr="008372F6">
              <w:rPr>
                <w:rFonts w:ascii="Arial" w:hAnsi="Arial" w:cs="Arial"/>
                <w:spacing w:val="-2"/>
                <w:w w:val="110"/>
                <w:sz w:val="24"/>
                <w:szCs w:val="24"/>
              </w:rPr>
              <w:t>society</w:t>
            </w:r>
          </w:p>
          <w:p w14:paraId="3B138734" w14:textId="04D4C7F7" w:rsidR="005D491A" w:rsidRPr="008372F6" w:rsidRDefault="00000000" w:rsidP="00C31D9A">
            <w:pPr>
              <w:pStyle w:val="TableParagraph"/>
              <w:numPr>
                <w:ilvl w:val="0"/>
                <w:numId w:val="3"/>
              </w:numPr>
              <w:spacing w:before="120" w:after="120" w:line="360" w:lineRule="auto"/>
              <w:ind w:left="0"/>
              <w:jc w:val="center"/>
              <w:rPr>
                <w:rFonts w:ascii="Arial" w:hAnsi="Arial" w:cs="Arial"/>
                <w:sz w:val="24"/>
                <w:szCs w:val="24"/>
              </w:rPr>
            </w:pPr>
            <w:r w:rsidRPr="008372F6">
              <w:rPr>
                <w:rFonts w:ascii="Arial" w:hAnsi="Arial" w:cs="Arial"/>
                <w:w w:val="105"/>
                <w:sz w:val="24"/>
                <w:szCs w:val="24"/>
              </w:rPr>
              <w:t>I</w:t>
            </w:r>
            <w:r w:rsidRPr="008372F6">
              <w:rPr>
                <w:rFonts w:ascii="Arial" w:hAnsi="Arial" w:cs="Arial"/>
                <w:spacing w:val="12"/>
                <w:w w:val="105"/>
                <w:sz w:val="24"/>
                <w:szCs w:val="24"/>
              </w:rPr>
              <w:t xml:space="preserve"> </w:t>
            </w:r>
            <w:r w:rsidRPr="008372F6">
              <w:rPr>
                <w:rFonts w:ascii="Arial" w:hAnsi="Arial" w:cs="Arial"/>
                <w:w w:val="105"/>
                <w:sz w:val="24"/>
                <w:szCs w:val="24"/>
              </w:rPr>
              <w:t>don’t</w:t>
            </w:r>
            <w:r w:rsidRPr="008372F6">
              <w:rPr>
                <w:rFonts w:ascii="Arial" w:hAnsi="Arial" w:cs="Arial"/>
                <w:spacing w:val="12"/>
                <w:w w:val="105"/>
                <w:sz w:val="24"/>
                <w:szCs w:val="24"/>
              </w:rPr>
              <w:t xml:space="preserve"> </w:t>
            </w:r>
            <w:r w:rsidRPr="008372F6">
              <w:rPr>
                <w:rFonts w:ascii="Arial" w:hAnsi="Arial" w:cs="Arial"/>
                <w:spacing w:val="-4"/>
                <w:w w:val="105"/>
                <w:sz w:val="24"/>
                <w:szCs w:val="24"/>
              </w:rPr>
              <w:t>know</w:t>
            </w:r>
          </w:p>
        </w:tc>
      </w:tr>
    </w:tbl>
    <w:p w14:paraId="16D45DD4" w14:textId="4411B0AE" w:rsidR="005D491A" w:rsidRPr="008372F6" w:rsidRDefault="00F95F87" w:rsidP="008372F6">
      <w:pPr>
        <w:pStyle w:val="BodyText"/>
        <w:spacing w:before="120" w:after="120" w:line="360" w:lineRule="auto"/>
        <w:jc w:val="both"/>
        <w:rPr>
          <w:rFonts w:ascii="Arial" w:hAnsi="Arial" w:cs="Arial"/>
          <w:w w:val="105"/>
          <w:sz w:val="24"/>
          <w:szCs w:val="24"/>
        </w:rPr>
      </w:pPr>
      <w:r w:rsidRPr="008372F6">
        <w:rPr>
          <w:rFonts w:ascii="Arial" w:hAnsi="Arial" w:cs="Arial"/>
          <w:w w:val="110"/>
          <w:sz w:val="24"/>
          <w:szCs w:val="24"/>
        </w:rPr>
        <w:t xml:space="preserve">Following the vignette and framing manipulation, respondents were asked which decision </w:t>
      </w:r>
      <w:r w:rsidRPr="008372F6">
        <w:rPr>
          <w:rFonts w:ascii="Arial" w:hAnsi="Arial" w:cs="Arial"/>
          <w:spacing w:val="-2"/>
          <w:w w:val="110"/>
          <w:sz w:val="24"/>
          <w:szCs w:val="24"/>
        </w:rPr>
        <w:t>regarding</w:t>
      </w:r>
      <w:r w:rsidRPr="008372F6">
        <w:rPr>
          <w:rFonts w:ascii="Arial" w:hAnsi="Arial" w:cs="Arial"/>
          <w:spacing w:val="-3"/>
          <w:w w:val="110"/>
          <w:sz w:val="24"/>
          <w:szCs w:val="24"/>
        </w:rPr>
        <w:t xml:space="preserve"> </w:t>
      </w:r>
      <w:r w:rsidRPr="008372F6">
        <w:rPr>
          <w:rFonts w:ascii="Arial" w:hAnsi="Arial" w:cs="Arial"/>
          <w:spacing w:val="-2"/>
          <w:w w:val="110"/>
          <w:sz w:val="24"/>
          <w:szCs w:val="24"/>
        </w:rPr>
        <w:t>the</w:t>
      </w:r>
      <w:r w:rsidRPr="008372F6">
        <w:rPr>
          <w:rFonts w:ascii="Arial" w:hAnsi="Arial" w:cs="Arial"/>
          <w:spacing w:val="-3"/>
          <w:w w:val="110"/>
          <w:sz w:val="24"/>
          <w:szCs w:val="24"/>
        </w:rPr>
        <w:t xml:space="preserve"> </w:t>
      </w:r>
      <w:r w:rsidRPr="008372F6">
        <w:rPr>
          <w:rFonts w:ascii="Arial" w:hAnsi="Arial" w:cs="Arial"/>
          <w:spacing w:val="-2"/>
          <w:w w:val="110"/>
          <w:sz w:val="24"/>
          <w:szCs w:val="24"/>
        </w:rPr>
        <w:t>medicine’s</w:t>
      </w:r>
      <w:r w:rsidRPr="008372F6">
        <w:rPr>
          <w:rFonts w:ascii="Arial" w:hAnsi="Arial" w:cs="Arial"/>
          <w:spacing w:val="-3"/>
          <w:w w:val="110"/>
          <w:sz w:val="24"/>
          <w:szCs w:val="24"/>
        </w:rPr>
        <w:t xml:space="preserve"> </w:t>
      </w:r>
      <w:r w:rsidRPr="008372F6">
        <w:rPr>
          <w:rFonts w:ascii="Arial" w:hAnsi="Arial" w:cs="Arial"/>
          <w:spacing w:val="-2"/>
          <w:w w:val="110"/>
          <w:sz w:val="24"/>
          <w:szCs w:val="24"/>
        </w:rPr>
        <w:t>use</w:t>
      </w:r>
      <w:r w:rsidRPr="008372F6">
        <w:rPr>
          <w:rFonts w:ascii="Arial" w:hAnsi="Arial" w:cs="Arial"/>
          <w:spacing w:val="-3"/>
          <w:w w:val="110"/>
          <w:sz w:val="24"/>
          <w:szCs w:val="24"/>
        </w:rPr>
        <w:t xml:space="preserve"> </w:t>
      </w:r>
      <w:r w:rsidRPr="008372F6">
        <w:rPr>
          <w:rFonts w:ascii="Arial" w:hAnsi="Arial" w:cs="Arial"/>
          <w:spacing w:val="-2"/>
          <w:w w:val="110"/>
          <w:sz w:val="24"/>
          <w:szCs w:val="24"/>
        </w:rPr>
        <w:t>they</w:t>
      </w:r>
      <w:r w:rsidRPr="008372F6">
        <w:rPr>
          <w:rFonts w:ascii="Arial" w:hAnsi="Arial" w:cs="Arial"/>
          <w:spacing w:val="-3"/>
          <w:w w:val="110"/>
          <w:sz w:val="24"/>
          <w:szCs w:val="24"/>
        </w:rPr>
        <w:t xml:space="preserve"> </w:t>
      </w:r>
      <w:r w:rsidRPr="008372F6">
        <w:rPr>
          <w:rFonts w:ascii="Arial" w:hAnsi="Arial" w:cs="Arial"/>
          <w:spacing w:val="-2"/>
          <w:w w:val="110"/>
          <w:sz w:val="24"/>
          <w:szCs w:val="24"/>
        </w:rPr>
        <w:t>would</w:t>
      </w:r>
      <w:r w:rsidRPr="008372F6">
        <w:rPr>
          <w:rFonts w:ascii="Arial" w:hAnsi="Arial" w:cs="Arial"/>
          <w:spacing w:val="-3"/>
          <w:w w:val="110"/>
          <w:sz w:val="24"/>
          <w:szCs w:val="24"/>
        </w:rPr>
        <w:t xml:space="preserve"> </w:t>
      </w:r>
      <w:r w:rsidRPr="008372F6">
        <w:rPr>
          <w:rFonts w:ascii="Arial" w:hAnsi="Arial" w:cs="Arial"/>
          <w:spacing w:val="-2"/>
          <w:w w:val="110"/>
          <w:sz w:val="24"/>
          <w:szCs w:val="24"/>
        </w:rPr>
        <w:t>find</w:t>
      </w:r>
      <w:r w:rsidRPr="008372F6">
        <w:rPr>
          <w:rFonts w:ascii="Arial" w:hAnsi="Arial" w:cs="Arial"/>
          <w:spacing w:val="-3"/>
          <w:w w:val="110"/>
          <w:sz w:val="24"/>
          <w:szCs w:val="24"/>
        </w:rPr>
        <w:t xml:space="preserve"> </w:t>
      </w:r>
      <w:r w:rsidRPr="008372F6">
        <w:rPr>
          <w:rFonts w:ascii="Arial" w:hAnsi="Arial" w:cs="Arial"/>
          <w:spacing w:val="-2"/>
          <w:w w:val="110"/>
          <w:sz w:val="24"/>
          <w:szCs w:val="24"/>
        </w:rPr>
        <w:t>acceptable.</w:t>
      </w:r>
      <w:r w:rsidRPr="008372F6">
        <w:rPr>
          <w:rFonts w:ascii="Arial" w:hAnsi="Arial" w:cs="Arial"/>
          <w:spacing w:val="17"/>
          <w:w w:val="110"/>
          <w:sz w:val="24"/>
          <w:szCs w:val="24"/>
        </w:rPr>
        <w:t xml:space="preserve"> </w:t>
      </w:r>
      <w:r w:rsidRPr="008372F6">
        <w:rPr>
          <w:rFonts w:ascii="Arial" w:hAnsi="Arial" w:cs="Arial"/>
          <w:spacing w:val="-2"/>
          <w:w w:val="110"/>
          <w:sz w:val="24"/>
          <w:szCs w:val="24"/>
        </w:rPr>
        <w:t>Response</w:t>
      </w:r>
      <w:r w:rsidRPr="008372F6">
        <w:rPr>
          <w:rFonts w:ascii="Arial" w:hAnsi="Arial" w:cs="Arial"/>
          <w:spacing w:val="-3"/>
          <w:w w:val="110"/>
          <w:sz w:val="24"/>
          <w:szCs w:val="24"/>
        </w:rPr>
        <w:t xml:space="preserve"> </w:t>
      </w:r>
      <w:r w:rsidRPr="008372F6">
        <w:rPr>
          <w:rFonts w:ascii="Arial" w:hAnsi="Arial" w:cs="Arial"/>
          <w:spacing w:val="-2"/>
          <w:w w:val="110"/>
          <w:sz w:val="24"/>
          <w:szCs w:val="24"/>
        </w:rPr>
        <w:t>categories</w:t>
      </w:r>
      <w:r w:rsidRPr="008372F6">
        <w:rPr>
          <w:rFonts w:ascii="Arial" w:hAnsi="Arial" w:cs="Arial"/>
          <w:spacing w:val="-3"/>
          <w:w w:val="110"/>
          <w:sz w:val="24"/>
          <w:szCs w:val="24"/>
        </w:rPr>
        <w:t xml:space="preserve"> </w:t>
      </w:r>
      <w:r w:rsidRPr="008372F6">
        <w:rPr>
          <w:rFonts w:ascii="Arial" w:hAnsi="Arial" w:cs="Arial"/>
          <w:spacing w:val="-2"/>
          <w:w w:val="110"/>
          <w:sz w:val="24"/>
          <w:szCs w:val="24"/>
        </w:rPr>
        <w:t>captured</w:t>
      </w:r>
      <w:r w:rsidRPr="008372F6">
        <w:rPr>
          <w:rFonts w:ascii="Arial" w:hAnsi="Arial" w:cs="Arial"/>
          <w:spacing w:val="-3"/>
          <w:w w:val="110"/>
          <w:sz w:val="24"/>
          <w:szCs w:val="24"/>
        </w:rPr>
        <w:t xml:space="preserve"> </w:t>
      </w:r>
      <w:r w:rsidRPr="008372F6">
        <w:rPr>
          <w:rFonts w:ascii="Arial" w:hAnsi="Arial" w:cs="Arial"/>
          <w:spacing w:val="-2"/>
          <w:w w:val="110"/>
          <w:sz w:val="24"/>
          <w:szCs w:val="24"/>
        </w:rPr>
        <w:t xml:space="preserve">increasing </w:t>
      </w:r>
      <w:r w:rsidRPr="008372F6">
        <w:rPr>
          <w:rFonts w:ascii="Arial" w:hAnsi="Arial" w:cs="Arial"/>
          <w:w w:val="105"/>
          <w:sz w:val="24"/>
          <w:szCs w:val="24"/>
        </w:rPr>
        <w:t>levels</w:t>
      </w:r>
      <w:r w:rsidRPr="008372F6">
        <w:rPr>
          <w:rFonts w:ascii="Arial" w:hAnsi="Arial" w:cs="Arial"/>
          <w:spacing w:val="-6"/>
          <w:w w:val="105"/>
          <w:sz w:val="24"/>
          <w:szCs w:val="24"/>
        </w:rPr>
        <w:t xml:space="preserve"> </w:t>
      </w:r>
      <w:r w:rsidRPr="008372F6">
        <w:rPr>
          <w:rFonts w:ascii="Arial" w:hAnsi="Arial" w:cs="Arial"/>
          <w:w w:val="105"/>
          <w:sz w:val="24"/>
          <w:szCs w:val="24"/>
        </w:rPr>
        <w:t>of</w:t>
      </w:r>
      <w:r w:rsidRPr="008372F6">
        <w:rPr>
          <w:rFonts w:ascii="Arial" w:hAnsi="Arial" w:cs="Arial"/>
          <w:spacing w:val="-6"/>
          <w:w w:val="105"/>
          <w:sz w:val="24"/>
          <w:szCs w:val="24"/>
        </w:rPr>
        <w:t xml:space="preserve"> </w:t>
      </w:r>
      <w:r w:rsidRPr="008372F6">
        <w:rPr>
          <w:rFonts w:ascii="Arial" w:hAnsi="Arial" w:cs="Arial"/>
          <w:w w:val="105"/>
          <w:sz w:val="24"/>
          <w:szCs w:val="24"/>
        </w:rPr>
        <w:t>cost</w:t>
      </w:r>
      <w:r w:rsidRPr="008372F6">
        <w:rPr>
          <w:rFonts w:ascii="Arial" w:hAnsi="Arial" w:cs="Arial"/>
          <w:spacing w:val="-6"/>
          <w:w w:val="105"/>
          <w:sz w:val="24"/>
          <w:szCs w:val="24"/>
        </w:rPr>
        <w:t xml:space="preserve"> </w:t>
      </w:r>
      <w:r w:rsidRPr="008372F6">
        <w:rPr>
          <w:rFonts w:ascii="Arial" w:hAnsi="Arial" w:cs="Arial"/>
          <w:w w:val="105"/>
          <w:sz w:val="24"/>
          <w:szCs w:val="24"/>
        </w:rPr>
        <w:t>containment:</w:t>
      </w:r>
      <w:r w:rsidRPr="008372F6">
        <w:rPr>
          <w:rFonts w:ascii="Arial" w:hAnsi="Arial" w:cs="Arial"/>
          <w:spacing w:val="20"/>
          <w:w w:val="105"/>
          <w:sz w:val="24"/>
          <w:szCs w:val="24"/>
        </w:rPr>
        <w:t xml:space="preserve"> </w:t>
      </w:r>
      <w:r w:rsidRPr="008372F6">
        <w:rPr>
          <w:rFonts w:ascii="Arial" w:hAnsi="Arial" w:cs="Arial"/>
          <w:w w:val="105"/>
          <w:sz w:val="24"/>
          <w:szCs w:val="24"/>
        </w:rPr>
        <w:t>unconditional</w:t>
      </w:r>
      <w:r w:rsidRPr="008372F6">
        <w:rPr>
          <w:rFonts w:ascii="Arial" w:hAnsi="Arial" w:cs="Arial"/>
          <w:spacing w:val="-6"/>
          <w:w w:val="105"/>
          <w:sz w:val="24"/>
          <w:szCs w:val="24"/>
        </w:rPr>
        <w:t xml:space="preserve"> </w:t>
      </w:r>
      <w:r w:rsidRPr="008372F6">
        <w:rPr>
          <w:rFonts w:ascii="Arial" w:hAnsi="Arial" w:cs="Arial"/>
          <w:w w:val="105"/>
          <w:sz w:val="24"/>
          <w:szCs w:val="24"/>
        </w:rPr>
        <w:t>public</w:t>
      </w:r>
      <w:r w:rsidRPr="008372F6">
        <w:rPr>
          <w:rFonts w:ascii="Arial" w:hAnsi="Arial" w:cs="Arial"/>
          <w:spacing w:val="-6"/>
          <w:w w:val="105"/>
          <w:sz w:val="24"/>
          <w:szCs w:val="24"/>
        </w:rPr>
        <w:t xml:space="preserve"> </w:t>
      </w:r>
      <w:r w:rsidRPr="008372F6">
        <w:rPr>
          <w:rFonts w:ascii="Arial" w:hAnsi="Arial" w:cs="Arial"/>
          <w:w w:val="105"/>
          <w:sz w:val="24"/>
          <w:szCs w:val="24"/>
        </w:rPr>
        <w:t>funding,</w:t>
      </w:r>
      <w:r w:rsidRPr="008372F6">
        <w:rPr>
          <w:rFonts w:ascii="Arial" w:hAnsi="Arial" w:cs="Arial"/>
          <w:spacing w:val="-4"/>
          <w:w w:val="105"/>
          <w:sz w:val="24"/>
          <w:szCs w:val="24"/>
        </w:rPr>
        <w:t xml:space="preserve"> </w:t>
      </w:r>
      <w:r w:rsidRPr="008372F6">
        <w:rPr>
          <w:rFonts w:ascii="Arial" w:hAnsi="Arial" w:cs="Arial"/>
          <w:w w:val="105"/>
          <w:sz w:val="24"/>
          <w:szCs w:val="24"/>
        </w:rPr>
        <w:t>conditional</w:t>
      </w:r>
      <w:r w:rsidRPr="008372F6">
        <w:rPr>
          <w:rFonts w:ascii="Arial" w:hAnsi="Arial" w:cs="Arial"/>
          <w:spacing w:val="-6"/>
          <w:w w:val="105"/>
          <w:sz w:val="24"/>
          <w:szCs w:val="24"/>
        </w:rPr>
        <w:t xml:space="preserve"> </w:t>
      </w:r>
      <w:r w:rsidRPr="008372F6">
        <w:rPr>
          <w:rFonts w:ascii="Arial" w:hAnsi="Arial" w:cs="Arial"/>
          <w:w w:val="105"/>
          <w:sz w:val="24"/>
          <w:szCs w:val="24"/>
        </w:rPr>
        <w:t>funding</w:t>
      </w:r>
      <w:r w:rsidRPr="008372F6">
        <w:rPr>
          <w:rFonts w:ascii="Arial" w:hAnsi="Arial" w:cs="Arial"/>
          <w:spacing w:val="-6"/>
          <w:w w:val="105"/>
          <w:sz w:val="24"/>
          <w:szCs w:val="24"/>
        </w:rPr>
        <w:t xml:space="preserve"> </w:t>
      </w:r>
      <w:r w:rsidRPr="008372F6">
        <w:rPr>
          <w:rFonts w:ascii="Arial" w:hAnsi="Arial" w:cs="Arial"/>
          <w:w w:val="105"/>
          <w:sz w:val="24"/>
          <w:szCs w:val="24"/>
        </w:rPr>
        <w:t>tied</w:t>
      </w:r>
      <w:r w:rsidRPr="008372F6">
        <w:rPr>
          <w:rFonts w:ascii="Arial" w:hAnsi="Arial" w:cs="Arial"/>
          <w:spacing w:val="-6"/>
          <w:w w:val="105"/>
          <w:sz w:val="24"/>
          <w:szCs w:val="24"/>
        </w:rPr>
        <w:t xml:space="preserve"> </w:t>
      </w:r>
      <w:r w:rsidRPr="008372F6">
        <w:rPr>
          <w:rFonts w:ascii="Arial" w:hAnsi="Arial" w:cs="Arial"/>
          <w:w w:val="105"/>
          <w:sz w:val="24"/>
          <w:szCs w:val="24"/>
        </w:rPr>
        <w:t>to</w:t>
      </w:r>
      <w:r w:rsidRPr="008372F6">
        <w:rPr>
          <w:rFonts w:ascii="Arial" w:hAnsi="Arial" w:cs="Arial"/>
          <w:spacing w:val="-6"/>
          <w:w w:val="105"/>
          <w:sz w:val="24"/>
          <w:szCs w:val="24"/>
        </w:rPr>
        <w:t xml:space="preserve"> </w:t>
      </w:r>
      <w:r w:rsidRPr="008372F6">
        <w:rPr>
          <w:rFonts w:ascii="Arial" w:hAnsi="Arial" w:cs="Arial"/>
          <w:w w:val="105"/>
          <w:sz w:val="24"/>
          <w:szCs w:val="24"/>
        </w:rPr>
        <w:t>price</w:t>
      </w:r>
      <w:r w:rsidRPr="008372F6">
        <w:rPr>
          <w:rFonts w:ascii="Arial" w:hAnsi="Arial" w:cs="Arial"/>
          <w:spacing w:val="-6"/>
          <w:w w:val="105"/>
          <w:sz w:val="24"/>
          <w:szCs w:val="24"/>
        </w:rPr>
        <w:t xml:space="preserve"> </w:t>
      </w:r>
      <w:r w:rsidRPr="008372F6">
        <w:rPr>
          <w:rFonts w:ascii="Arial" w:hAnsi="Arial" w:cs="Arial"/>
          <w:w w:val="105"/>
          <w:sz w:val="24"/>
          <w:szCs w:val="24"/>
        </w:rPr>
        <w:t>reductions, rejection of funding, and an explicit “I don’t know” option (</w:t>
      </w:r>
      <w:ins w:id="440" w:author="Microsoft Office User" w:date="2026-09-11T16:31:00Z">
        <w:r w:rsidR="00023585" w:rsidRPr="008372F6">
          <w:rPr>
            <w:rFonts w:ascii="Arial" w:hAnsi="Arial" w:cs="Arial"/>
            <w:w w:val="105"/>
            <w:sz w:val="24"/>
            <w:szCs w:val="24"/>
          </w:rPr>
          <w:t>N</w:t>
        </w:r>
      </w:ins>
      <w:del w:id="441" w:author="Microsoft Office User" w:date="2026-09-11T16:31:00Z">
        <w:r w:rsidRPr="008372F6" w:rsidDel="00023585">
          <w:rPr>
            <w:rFonts w:ascii="Arial" w:hAnsi="Arial" w:cs="Arial"/>
            <w:w w:val="105"/>
            <w:sz w:val="24"/>
            <w:szCs w:val="24"/>
          </w:rPr>
          <w:delText>n</w:delText>
        </w:r>
      </w:del>
      <w:r w:rsidRPr="008372F6">
        <w:rPr>
          <w:rFonts w:ascii="Arial" w:hAnsi="Arial" w:cs="Arial"/>
          <w:w w:val="105"/>
          <w:sz w:val="24"/>
          <w:szCs w:val="24"/>
        </w:rPr>
        <w:t xml:space="preserve">=241). </w:t>
      </w:r>
      <w:ins w:id="442" w:author="Héctor Bahamonde" w:date="2026-08-10T19:39:00Z">
        <w:r w:rsidR="002915DD" w:rsidRPr="008372F6">
          <w:rPr>
            <w:rFonts w:ascii="Arial" w:hAnsi="Arial" w:cs="Arial"/>
            <w:w w:val="105"/>
            <w:sz w:val="24"/>
            <w:szCs w:val="24"/>
          </w:rPr>
          <w:t xml:space="preserve">The three substantive response categories range from the least restrictive position (unconditional funding), through an intermediate position (conditional funding), to the most restrictive position (rejection). This ordering allows us to test the predicted direction of the treatment effects, but it does not itself measure respondents’ perceptions of gains, losses, </w:t>
        </w:r>
        <w:r w:rsidR="002915DD" w:rsidRPr="008372F6">
          <w:rPr>
            <w:rFonts w:ascii="Arial" w:hAnsi="Arial" w:cs="Arial"/>
            <w:w w:val="105"/>
            <w:sz w:val="24"/>
            <w:szCs w:val="24"/>
          </w:rPr>
          <w:lastRenderedPageBreak/>
          <w:t>opportunity costs, or moral obligation.</w:t>
        </w:r>
      </w:ins>
      <w:del w:id="443" w:author="Héctor Bahamonde" w:date="2026-08-10T19:39:00Z">
        <w:r w:rsidRPr="008372F6" w:rsidDel="002915DD">
          <w:rPr>
            <w:rFonts w:ascii="Arial" w:hAnsi="Arial" w:cs="Arial"/>
            <w:w w:val="105"/>
            <w:sz w:val="24"/>
            <w:szCs w:val="24"/>
          </w:rPr>
          <w:delText>These categories map directly onto the theoretical expectations derived from prospect theory, as unconditional funding represents the</w:delText>
        </w:r>
        <w:r w:rsidRPr="008372F6" w:rsidDel="002915DD">
          <w:rPr>
            <w:rFonts w:ascii="Arial" w:hAnsi="Arial" w:cs="Arial"/>
            <w:spacing w:val="40"/>
            <w:w w:val="105"/>
            <w:sz w:val="24"/>
            <w:szCs w:val="24"/>
          </w:rPr>
          <w:delText xml:space="preserve"> </w:delText>
        </w:r>
        <w:r w:rsidRPr="008372F6" w:rsidDel="002915DD">
          <w:rPr>
            <w:rFonts w:ascii="Arial" w:hAnsi="Arial" w:cs="Arial"/>
            <w:w w:val="105"/>
            <w:sz w:val="24"/>
            <w:szCs w:val="24"/>
          </w:rPr>
          <w:delText>most</w:delText>
        </w:r>
        <w:r w:rsidRPr="008372F6" w:rsidDel="002915DD">
          <w:rPr>
            <w:rFonts w:ascii="Arial" w:hAnsi="Arial" w:cs="Arial"/>
            <w:spacing w:val="40"/>
            <w:w w:val="105"/>
            <w:sz w:val="24"/>
            <w:szCs w:val="24"/>
          </w:rPr>
          <w:delText xml:space="preserve"> </w:delText>
        </w:r>
        <w:r w:rsidRPr="008372F6" w:rsidDel="002915DD">
          <w:rPr>
            <w:rFonts w:ascii="Arial" w:hAnsi="Arial" w:cs="Arial"/>
            <w:w w:val="105"/>
            <w:sz w:val="24"/>
            <w:szCs w:val="24"/>
          </w:rPr>
          <w:delText>risk-acceptant</w:delText>
        </w:r>
        <w:r w:rsidRPr="008372F6" w:rsidDel="002915DD">
          <w:rPr>
            <w:rFonts w:ascii="Arial" w:hAnsi="Arial" w:cs="Arial"/>
            <w:spacing w:val="40"/>
            <w:w w:val="105"/>
            <w:sz w:val="24"/>
            <w:szCs w:val="24"/>
          </w:rPr>
          <w:delText xml:space="preserve"> </w:delText>
        </w:r>
        <w:r w:rsidRPr="008372F6" w:rsidDel="002915DD">
          <w:rPr>
            <w:rFonts w:ascii="Arial" w:hAnsi="Arial" w:cs="Arial"/>
            <w:w w:val="105"/>
            <w:sz w:val="24"/>
            <w:szCs w:val="24"/>
          </w:rPr>
          <w:delText>position,</w:delText>
        </w:r>
        <w:r w:rsidRPr="008372F6" w:rsidDel="002915DD">
          <w:rPr>
            <w:rFonts w:ascii="Arial" w:hAnsi="Arial" w:cs="Arial"/>
            <w:spacing w:val="40"/>
            <w:w w:val="105"/>
            <w:sz w:val="24"/>
            <w:szCs w:val="24"/>
          </w:rPr>
          <w:delText xml:space="preserve"> </w:delText>
        </w:r>
        <w:r w:rsidRPr="008372F6" w:rsidDel="002915DD">
          <w:rPr>
            <w:rFonts w:ascii="Arial" w:hAnsi="Arial" w:cs="Arial"/>
            <w:w w:val="105"/>
            <w:sz w:val="24"/>
            <w:szCs w:val="24"/>
          </w:rPr>
          <w:delText>conditional</w:delText>
        </w:r>
        <w:r w:rsidRPr="008372F6" w:rsidDel="002915DD">
          <w:rPr>
            <w:rFonts w:ascii="Arial" w:hAnsi="Arial" w:cs="Arial"/>
            <w:spacing w:val="40"/>
            <w:w w:val="105"/>
            <w:sz w:val="24"/>
            <w:szCs w:val="24"/>
          </w:rPr>
          <w:delText xml:space="preserve"> </w:delText>
        </w:r>
        <w:r w:rsidRPr="008372F6" w:rsidDel="002915DD">
          <w:rPr>
            <w:rFonts w:ascii="Arial" w:hAnsi="Arial" w:cs="Arial"/>
            <w:w w:val="105"/>
            <w:sz w:val="24"/>
            <w:szCs w:val="24"/>
          </w:rPr>
          <w:delText>funding</w:delText>
        </w:r>
        <w:r w:rsidRPr="008372F6" w:rsidDel="002915DD">
          <w:rPr>
            <w:rFonts w:ascii="Arial" w:hAnsi="Arial" w:cs="Arial"/>
            <w:spacing w:val="40"/>
            <w:w w:val="105"/>
            <w:sz w:val="24"/>
            <w:szCs w:val="24"/>
          </w:rPr>
          <w:delText xml:space="preserve"> </w:delText>
        </w:r>
        <w:r w:rsidRPr="008372F6" w:rsidDel="002915DD">
          <w:rPr>
            <w:rFonts w:ascii="Arial" w:hAnsi="Arial" w:cs="Arial"/>
            <w:w w:val="105"/>
            <w:sz w:val="24"/>
            <w:szCs w:val="24"/>
          </w:rPr>
          <w:delText>an</w:delText>
        </w:r>
        <w:r w:rsidRPr="008372F6" w:rsidDel="002915DD">
          <w:rPr>
            <w:rFonts w:ascii="Arial" w:hAnsi="Arial" w:cs="Arial"/>
            <w:spacing w:val="40"/>
            <w:w w:val="105"/>
            <w:sz w:val="24"/>
            <w:szCs w:val="24"/>
          </w:rPr>
          <w:delText xml:space="preserve"> </w:delText>
        </w:r>
        <w:r w:rsidRPr="008372F6" w:rsidDel="002915DD">
          <w:rPr>
            <w:rFonts w:ascii="Arial" w:hAnsi="Arial" w:cs="Arial"/>
            <w:w w:val="105"/>
            <w:sz w:val="24"/>
            <w:szCs w:val="24"/>
          </w:rPr>
          <w:delText>intermediate</w:delText>
        </w:r>
        <w:r w:rsidRPr="008372F6" w:rsidDel="002915DD">
          <w:rPr>
            <w:rFonts w:ascii="Arial" w:hAnsi="Arial" w:cs="Arial"/>
            <w:spacing w:val="40"/>
            <w:w w:val="105"/>
            <w:sz w:val="24"/>
            <w:szCs w:val="24"/>
          </w:rPr>
          <w:delText xml:space="preserve"> </w:delText>
        </w:r>
        <w:r w:rsidRPr="008372F6" w:rsidDel="002915DD">
          <w:rPr>
            <w:rFonts w:ascii="Arial" w:hAnsi="Arial" w:cs="Arial"/>
            <w:w w:val="105"/>
            <w:sz w:val="24"/>
            <w:szCs w:val="24"/>
          </w:rPr>
          <w:delText>position,</w:delText>
        </w:r>
        <w:r w:rsidRPr="008372F6" w:rsidDel="002915DD">
          <w:rPr>
            <w:rFonts w:ascii="Arial" w:hAnsi="Arial" w:cs="Arial"/>
            <w:spacing w:val="40"/>
            <w:w w:val="105"/>
            <w:sz w:val="24"/>
            <w:szCs w:val="24"/>
          </w:rPr>
          <w:delText xml:space="preserve"> </w:delText>
        </w:r>
        <w:r w:rsidRPr="008372F6" w:rsidDel="002915DD">
          <w:rPr>
            <w:rFonts w:ascii="Arial" w:hAnsi="Arial" w:cs="Arial"/>
            <w:w w:val="105"/>
            <w:sz w:val="24"/>
            <w:szCs w:val="24"/>
          </w:rPr>
          <w:delText>and</w:delText>
        </w:r>
        <w:r w:rsidRPr="008372F6" w:rsidDel="002915DD">
          <w:rPr>
            <w:rFonts w:ascii="Arial" w:hAnsi="Arial" w:cs="Arial"/>
            <w:spacing w:val="40"/>
            <w:w w:val="105"/>
            <w:sz w:val="24"/>
            <w:szCs w:val="24"/>
          </w:rPr>
          <w:delText xml:space="preserve"> </w:delText>
        </w:r>
        <w:r w:rsidRPr="008372F6" w:rsidDel="002915DD">
          <w:rPr>
            <w:rFonts w:ascii="Arial" w:hAnsi="Arial" w:cs="Arial"/>
            <w:w w:val="105"/>
            <w:sz w:val="24"/>
            <w:szCs w:val="24"/>
          </w:rPr>
          <w:delText>rejection</w:delText>
        </w:r>
        <w:r w:rsidRPr="008372F6" w:rsidDel="002915DD">
          <w:rPr>
            <w:rFonts w:ascii="Arial" w:hAnsi="Arial" w:cs="Arial"/>
            <w:spacing w:val="40"/>
            <w:w w:val="105"/>
            <w:sz w:val="24"/>
            <w:szCs w:val="24"/>
          </w:rPr>
          <w:delText xml:space="preserve"> </w:delText>
        </w:r>
        <w:r w:rsidRPr="008372F6" w:rsidDel="002915DD">
          <w:rPr>
            <w:rFonts w:ascii="Arial" w:hAnsi="Arial" w:cs="Arial"/>
            <w:w w:val="105"/>
            <w:sz w:val="24"/>
            <w:szCs w:val="24"/>
          </w:rPr>
          <w:delText>the most risk-averse position.</w:delText>
        </w:r>
      </w:del>
    </w:p>
    <w:p w14:paraId="3475FE25" w14:textId="042CA3D0" w:rsidR="00025559" w:rsidRPr="009665A6" w:rsidRDefault="00025559" w:rsidP="009665A6">
      <w:pPr>
        <w:pStyle w:val="BodyText"/>
        <w:spacing w:before="120" w:after="120" w:line="360" w:lineRule="auto"/>
        <w:jc w:val="center"/>
        <w:rPr>
          <w:ins w:id="444" w:author="Héctor Bahamonde" w:date="2026-08-06T16:53:00Z"/>
          <w:rFonts w:ascii="Arial" w:hAnsi="Arial" w:cs="Arial"/>
          <w:b/>
          <w:bCs/>
          <w:sz w:val="24"/>
          <w:szCs w:val="24"/>
        </w:rPr>
      </w:pPr>
      <w:ins w:id="445" w:author="Héctor Bahamonde" w:date="2026-08-06T16:53:00Z">
        <w:r w:rsidRPr="009665A6">
          <w:rPr>
            <w:rFonts w:ascii="Arial" w:hAnsi="Arial" w:cs="Arial"/>
            <w:b/>
            <w:bCs/>
            <w:sz w:val="24"/>
            <w:szCs w:val="24"/>
          </w:rPr>
          <w:t>Figure 1</w:t>
        </w:r>
      </w:ins>
      <w:ins w:id="446" w:author="Microsoft Office User" w:date="2026-09-11T11:19:00Z">
        <w:r w:rsidR="008B6949" w:rsidRPr="009665A6">
          <w:rPr>
            <w:rFonts w:ascii="Arial" w:hAnsi="Arial" w:cs="Arial"/>
            <w:b/>
            <w:bCs/>
            <w:sz w:val="24"/>
            <w:szCs w:val="24"/>
          </w:rPr>
          <w:t>.</w:t>
        </w:r>
      </w:ins>
      <w:ins w:id="447" w:author="Héctor Bahamonde" w:date="2026-08-06T16:53:00Z">
        <w:del w:id="448" w:author="Microsoft Office User" w:date="2026-09-11T11:19:00Z">
          <w:r w:rsidRPr="009665A6" w:rsidDel="008B6949">
            <w:rPr>
              <w:rFonts w:ascii="Arial" w:hAnsi="Arial" w:cs="Arial"/>
              <w:b/>
              <w:bCs/>
              <w:sz w:val="24"/>
              <w:szCs w:val="24"/>
            </w:rPr>
            <w:delText>:</w:delText>
          </w:r>
        </w:del>
        <w:r w:rsidRPr="009665A6">
          <w:rPr>
            <w:rFonts w:ascii="Arial" w:hAnsi="Arial" w:cs="Arial"/>
            <w:b/>
            <w:bCs/>
            <w:sz w:val="24"/>
            <w:szCs w:val="24"/>
          </w:rPr>
          <w:t xml:space="preserve"> Raw distribution of funding preferences by experimental arm</w:t>
        </w:r>
      </w:ins>
      <w:ins w:id="449" w:author="Microsoft Office User" w:date="2026-09-11T12:31:00Z">
        <w:r w:rsidR="00A83E16" w:rsidRPr="009665A6">
          <w:rPr>
            <w:rFonts w:ascii="Arial" w:hAnsi="Arial" w:cs="Arial"/>
            <w:b/>
            <w:bCs/>
            <w:sz w:val="24"/>
            <w:szCs w:val="24"/>
          </w:rPr>
          <w:t>.</w:t>
        </w:r>
      </w:ins>
    </w:p>
    <w:p w14:paraId="24A275AE" w14:textId="19B82BAE" w:rsidR="00025559" w:rsidRPr="008372F6" w:rsidRDefault="00025559" w:rsidP="009665A6">
      <w:pPr>
        <w:pStyle w:val="BodyText"/>
        <w:spacing w:before="120" w:after="120" w:line="360" w:lineRule="auto"/>
        <w:ind w:right="329"/>
        <w:jc w:val="center"/>
        <w:rPr>
          <w:ins w:id="450" w:author="Héctor Bahamonde" w:date="2026-08-06T16:53:00Z"/>
          <w:rFonts w:ascii="Arial" w:hAnsi="Arial" w:cs="Arial"/>
          <w:sz w:val="24"/>
          <w:szCs w:val="24"/>
        </w:rPr>
        <w:pPrChange w:id="451" w:author="Héctor Bahamonde" w:date="2026-08-06T16:53:00Z">
          <w:pPr>
            <w:pStyle w:val="BodyText"/>
            <w:spacing w:before="2" w:line="256" w:lineRule="auto"/>
            <w:ind w:left="352" w:right="329" w:firstLine="346"/>
            <w:jc w:val="both"/>
          </w:pPr>
        </w:pPrChange>
      </w:pPr>
      <w:ins w:id="452" w:author="Héctor Bahamonde" w:date="2026-08-06T16:53:00Z">
        <w:r w:rsidRPr="008372F6">
          <w:rPr>
            <w:rFonts w:ascii="Arial" w:hAnsi="Arial" w:cs="Arial"/>
            <w:noProof/>
            <w:sz w:val="24"/>
            <w:szCs w:val="24"/>
          </w:rPr>
          <w:drawing>
            <wp:inline distT="0" distB="0" distL="0" distR="0" wp14:anchorId="49706D41" wp14:editId="65568294">
              <wp:extent cx="6243837" cy="4572000"/>
              <wp:effectExtent l="0" t="0" r="5080" b="0"/>
              <wp:docPr id="15736090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09045" name="Picture 1573609045"/>
                      <pic:cNvPicPr/>
                    </pic:nvPicPr>
                    <pic:blipFill>
                      <a:blip r:embed="rId13"/>
                      <a:stretch>
                        <a:fillRect/>
                      </a:stretch>
                    </pic:blipFill>
                    <pic:spPr>
                      <a:xfrm>
                        <a:off x="0" y="0"/>
                        <a:ext cx="6323415" cy="4630270"/>
                      </a:xfrm>
                      <a:prstGeom prst="rect">
                        <a:avLst/>
                      </a:prstGeom>
                    </pic:spPr>
                  </pic:pic>
                </a:graphicData>
              </a:graphic>
            </wp:inline>
          </w:drawing>
        </w:r>
      </w:ins>
    </w:p>
    <w:p w14:paraId="0B53577C" w14:textId="4E0AF3FF" w:rsidR="00025559" w:rsidRPr="008372F6" w:rsidRDefault="00025559" w:rsidP="006D54E4">
      <w:pPr>
        <w:pStyle w:val="BodyText"/>
        <w:spacing w:before="120" w:after="120" w:line="360" w:lineRule="auto"/>
        <w:jc w:val="center"/>
        <w:rPr>
          <w:ins w:id="453" w:author="Héctor Bahamonde" w:date="2026-08-06T16:53:00Z"/>
          <w:rFonts w:ascii="Arial" w:hAnsi="Arial" w:cs="Arial"/>
          <w:sz w:val="24"/>
          <w:szCs w:val="24"/>
        </w:rPr>
      </w:pPr>
      <w:ins w:id="454" w:author="Héctor Bahamonde" w:date="2026-08-06T16:53:00Z">
        <w:r w:rsidRPr="00EA5F79">
          <w:rPr>
            <w:rFonts w:ascii="Arial" w:hAnsi="Arial" w:cs="Arial"/>
            <w:b/>
            <w:bCs/>
            <w:sz w:val="24"/>
            <w:szCs w:val="24"/>
            <w:rPrChange w:id="455" w:author="Héctor Bahamonde" w:date="2026-09-18T11:09:00Z" w16du:dateUtc="2026-09-18T09:09:00Z">
              <w:rPr>
                <w:rFonts w:ascii="Arial" w:hAnsi="Arial" w:cs="Arial"/>
                <w:sz w:val="24"/>
                <w:szCs w:val="24"/>
              </w:rPr>
            </w:rPrChange>
          </w:rPr>
          <w:t>Note</w:t>
        </w:r>
        <w:r w:rsidRPr="008372F6">
          <w:rPr>
            <w:rFonts w:ascii="Arial" w:hAnsi="Arial" w:cs="Arial"/>
            <w:sz w:val="24"/>
            <w:szCs w:val="24"/>
          </w:rPr>
          <w:t xml:space="preserve">: Bars report unweighted percentages within each experimental arm; labels show percentages and raw respondent counts. “I don’t know” is retained as a separate outcome. </w:t>
        </w:r>
        <w:del w:id="456" w:author="Microsoft Office User" w:date="2026-09-11T12:30:00Z">
          <w:r w:rsidRPr="008372F6" w:rsidDel="00A83E16">
            <w:rPr>
              <w:rFonts w:ascii="Arial" w:hAnsi="Arial" w:cs="Arial"/>
              <w:sz w:val="24"/>
              <w:szCs w:val="24"/>
            </w:rPr>
            <w:delText>Arm sizes are N = 465 for the control, N = 517 for the loss (rescue) frame, and N = 517 for the gains (health maximi</w:delText>
          </w:r>
        </w:del>
        <w:del w:id="457" w:author="Microsoft Office User" w:date="2026-09-11T11:09:00Z">
          <w:r w:rsidRPr="008372F6" w:rsidDel="00D878C7">
            <w:rPr>
              <w:rFonts w:ascii="Arial" w:hAnsi="Arial" w:cs="Arial"/>
              <w:sz w:val="24"/>
              <w:szCs w:val="24"/>
            </w:rPr>
            <w:delText>s</w:delText>
          </w:r>
        </w:del>
        <w:del w:id="458" w:author="Microsoft Office User" w:date="2026-09-11T12:30:00Z">
          <w:r w:rsidRPr="008372F6" w:rsidDel="00A83E16">
            <w:rPr>
              <w:rFonts w:ascii="Arial" w:hAnsi="Arial" w:cs="Arial"/>
              <w:sz w:val="24"/>
              <w:szCs w:val="24"/>
            </w:rPr>
            <w:delText xml:space="preserve">ation) frame. </w:delText>
          </w:r>
        </w:del>
        <w:r w:rsidRPr="008372F6">
          <w:rPr>
            <w:rFonts w:ascii="Arial" w:hAnsi="Arial" w:cs="Arial"/>
            <w:sz w:val="24"/>
            <w:szCs w:val="24"/>
          </w:rPr>
          <w:t>Percentages may not sum to 100 because of rounding.</w:t>
        </w:r>
      </w:ins>
    </w:p>
    <w:p w14:paraId="6C2050D9" w14:textId="34B22B73"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To estimate the effect of framing on policy preferences, we model respondents’ choices using a</w:t>
      </w:r>
      <w:ins w:id="459" w:author="Héctor Bahamonde" w:date="2026-08-05T17:27:00Z">
        <w:r w:rsidR="00911F67" w:rsidRPr="008372F6">
          <w:rPr>
            <w:rFonts w:ascii="Arial" w:hAnsi="Arial" w:cs="Arial"/>
            <w:w w:val="105"/>
            <w:sz w:val="24"/>
            <w:szCs w:val="24"/>
          </w:rPr>
          <w:t xml:space="preserve"> multinomial </w:t>
        </w:r>
      </w:ins>
      <w:del w:id="460" w:author="Héctor Bahamonde" w:date="2026-08-05T17:27:00Z">
        <w:r w:rsidRPr="008372F6" w:rsidDel="00911F67">
          <w:rPr>
            <w:rFonts w:ascii="Arial" w:hAnsi="Arial" w:cs="Arial"/>
            <w:w w:val="105"/>
            <w:sz w:val="24"/>
            <w:szCs w:val="24"/>
          </w:rPr>
          <w:delText xml:space="preserve">n ordinal </w:delText>
        </w:r>
      </w:del>
      <w:r w:rsidRPr="008372F6">
        <w:rPr>
          <w:rFonts w:ascii="Arial" w:hAnsi="Arial" w:cs="Arial"/>
          <w:w w:val="105"/>
          <w:sz w:val="24"/>
          <w:szCs w:val="24"/>
        </w:rPr>
        <w:t>logistic regression</w:t>
      </w:r>
      <w:ins w:id="461" w:author="Héctor Bahamonde" w:date="2026-08-05T17:27:00Z">
        <w:r w:rsidR="00911F67" w:rsidRPr="008372F6">
          <w:rPr>
            <w:rFonts w:ascii="Arial" w:hAnsi="Arial" w:cs="Arial"/>
            <w:w w:val="105"/>
            <w:sz w:val="24"/>
            <w:szCs w:val="24"/>
          </w:rPr>
          <w:t>. This specification is useful because the “Don’t know” category</w:t>
        </w:r>
      </w:ins>
      <w:del w:id="462" w:author="Héctor Bahamonde" w:date="2026-08-05T17:27:00Z">
        <w:r w:rsidRPr="008372F6" w:rsidDel="00911F67">
          <w:rPr>
            <w:rFonts w:ascii="Arial" w:hAnsi="Arial" w:cs="Arial"/>
            <w:w w:val="105"/>
            <w:sz w:val="24"/>
            <w:szCs w:val="24"/>
          </w:rPr>
          <w:delText>,</w:delText>
        </w:r>
      </w:del>
      <w:r w:rsidRPr="008372F6">
        <w:rPr>
          <w:rFonts w:ascii="Arial" w:hAnsi="Arial" w:cs="Arial"/>
          <w:w w:val="105"/>
          <w:sz w:val="24"/>
          <w:szCs w:val="24"/>
        </w:rPr>
        <w:t xml:space="preserve"> </w:t>
      </w:r>
      <w:ins w:id="463" w:author="Héctor Bahamonde" w:date="2026-08-05T17:27:00Z">
        <w:r w:rsidR="00911F67" w:rsidRPr="008372F6">
          <w:rPr>
            <w:rFonts w:ascii="Arial" w:hAnsi="Arial" w:cs="Arial"/>
            <w:w w:val="105"/>
            <w:sz w:val="24"/>
            <w:szCs w:val="24"/>
          </w:rPr>
          <w:t xml:space="preserve">does not </w:t>
        </w:r>
      </w:ins>
      <w:r w:rsidRPr="008372F6">
        <w:rPr>
          <w:rFonts w:ascii="Arial" w:hAnsi="Arial" w:cs="Arial"/>
          <w:w w:val="105"/>
          <w:sz w:val="24"/>
          <w:szCs w:val="24"/>
        </w:rPr>
        <w:t>reflect</w:t>
      </w:r>
      <w:del w:id="464" w:author="Héctor Bahamonde" w:date="2026-08-05T17:28:00Z">
        <w:r w:rsidRPr="008372F6" w:rsidDel="00911F67">
          <w:rPr>
            <w:rFonts w:ascii="Arial" w:hAnsi="Arial" w:cs="Arial"/>
            <w:w w:val="105"/>
            <w:sz w:val="24"/>
            <w:szCs w:val="24"/>
          </w:rPr>
          <w:delText>ing</w:delText>
        </w:r>
      </w:del>
      <w:r w:rsidRPr="008372F6">
        <w:rPr>
          <w:rFonts w:ascii="Arial" w:hAnsi="Arial" w:cs="Arial"/>
          <w:w w:val="105"/>
          <w:sz w:val="24"/>
          <w:szCs w:val="24"/>
        </w:rPr>
        <w:t xml:space="preserve"> </w:t>
      </w:r>
      <w:del w:id="465" w:author="Héctor Bahamonde" w:date="2026-08-05T17:28:00Z">
        <w:r w:rsidRPr="008372F6" w:rsidDel="00911F67">
          <w:rPr>
            <w:rFonts w:ascii="Arial" w:hAnsi="Arial" w:cs="Arial"/>
            <w:w w:val="105"/>
            <w:sz w:val="24"/>
            <w:szCs w:val="24"/>
          </w:rPr>
          <w:delText xml:space="preserve">the </w:delText>
        </w:r>
      </w:del>
      <w:ins w:id="466" w:author="Héctor Bahamonde" w:date="2026-08-05T17:28:00Z">
        <w:r w:rsidR="00911F67" w:rsidRPr="008372F6">
          <w:rPr>
            <w:rFonts w:ascii="Arial" w:hAnsi="Arial" w:cs="Arial"/>
            <w:w w:val="105"/>
            <w:sz w:val="24"/>
            <w:szCs w:val="24"/>
          </w:rPr>
          <w:t xml:space="preserve">an </w:t>
        </w:r>
      </w:ins>
      <w:r w:rsidRPr="008372F6">
        <w:rPr>
          <w:rFonts w:ascii="Arial" w:hAnsi="Arial" w:cs="Arial"/>
          <w:w w:val="105"/>
          <w:sz w:val="24"/>
          <w:szCs w:val="24"/>
        </w:rPr>
        <w:t xml:space="preserve">ordered structure of the outcome variable </w:t>
      </w:r>
      <w:hyperlink w:anchor="_bookmark4" w:history="1">
        <w:r w:rsidR="005D491A" w:rsidRPr="008372F6">
          <w:rPr>
            <w:rFonts w:ascii="Arial" w:hAnsi="Arial" w:cs="Arial"/>
            <w:w w:val="105"/>
            <w:sz w:val="24"/>
            <w:szCs w:val="24"/>
          </w:rPr>
          <w:t>(Equation</w:t>
        </w:r>
      </w:hyperlink>
      <w:r w:rsidRPr="008372F6">
        <w:rPr>
          <w:rFonts w:ascii="Arial" w:hAnsi="Arial" w:cs="Arial"/>
          <w:w w:val="105"/>
          <w:sz w:val="24"/>
          <w:szCs w:val="24"/>
        </w:rPr>
        <w:t xml:space="preserve"> 1).</w:t>
      </w:r>
      <w:r w:rsidR="008209DD" w:rsidRPr="008372F6">
        <w:rPr>
          <w:rStyle w:val="FootnoteReference"/>
          <w:rFonts w:ascii="Arial" w:hAnsi="Arial" w:cs="Arial"/>
          <w:w w:val="105"/>
          <w:sz w:val="24"/>
          <w:szCs w:val="24"/>
        </w:rPr>
        <w:footnoteReference w:id="2"/>
      </w:r>
      <w:r w:rsidRPr="008372F6">
        <w:rPr>
          <w:rFonts w:ascii="Arial" w:hAnsi="Arial" w:cs="Arial"/>
          <w:spacing w:val="80"/>
          <w:w w:val="105"/>
          <w:position w:val="8"/>
          <w:sz w:val="24"/>
          <w:szCs w:val="24"/>
        </w:rPr>
        <w:t xml:space="preserve"> </w:t>
      </w:r>
      <w:r w:rsidRPr="008372F6">
        <w:rPr>
          <w:rFonts w:ascii="Arial" w:hAnsi="Arial" w:cs="Arial"/>
          <w:w w:val="105"/>
          <w:sz w:val="24"/>
          <w:szCs w:val="24"/>
        </w:rPr>
        <w:t>The key independent variable is the framing condition, operationalized as indicators for the rule-of-rescue frame (</w:t>
      </w:r>
      <w:ins w:id="483" w:author="Microsoft Office User" w:date="2026-09-11T12:29:00Z">
        <w:r w:rsidR="00A83E16" w:rsidRPr="008372F6">
          <w:rPr>
            <w:rFonts w:ascii="Arial" w:hAnsi="Arial" w:cs="Arial"/>
            <w:w w:val="105"/>
            <w:sz w:val="24"/>
            <w:szCs w:val="24"/>
          </w:rPr>
          <w:t>N</w:t>
        </w:r>
      </w:ins>
      <w:del w:id="484" w:author="Microsoft Office User" w:date="2026-09-11T12:29:00Z">
        <w:r w:rsidRPr="008372F6" w:rsidDel="00A83E16">
          <w:rPr>
            <w:rFonts w:ascii="Arial" w:hAnsi="Arial" w:cs="Arial"/>
            <w:w w:val="105"/>
            <w:sz w:val="24"/>
            <w:szCs w:val="24"/>
          </w:rPr>
          <w:delText>n</w:delText>
        </w:r>
      </w:del>
      <w:r w:rsidRPr="008372F6">
        <w:rPr>
          <w:rFonts w:ascii="Arial" w:hAnsi="Arial" w:cs="Arial"/>
          <w:w w:val="105"/>
          <w:sz w:val="24"/>
          <w:szCs w:val="24"/>
        </w:rPr>
        <w:t>=517) and the health maximi</w:t>
      </w:r>
      <w:ins w:id="485" w:author="Microsoft Office User" w:date="2026-09-11T09:41:00Z">
        <w:r w:rsidR="002E5AF1" w:rsidRPr="008372F6">
          <w:rPr>
            <w:rFonts w:ascii="Arial" w:hAnsi="Arial" w:cs="Arial"/>
            <w:w w:val="105"/>
            <w:sz w:val="24"/>
            <w:szCs w:val="24"/>
          </w:rPr>
          <w:t>z</w:t>
        </w:r>
      </w:ins>
      <w:del w:id="486" w:author="Microsoft Office User" w:date="2026-09-11T09:41:00Z">
        <w:r w:rsidRPr="008372F6" w:rsidDel="002E5AF1">
          <w:rPr>
            <w:rFonts w:ascii="Arial" w:hAnsi="Arial" w:cs="Arial"/>
            <w:w w:val="105"/>
            <w:sz w:val="24"/>
            <w:szCs w:val="24"/>
          </w:rPr>
          <w:delText>s</w:delText>
        </w:r>
      </w:del>
      <w:r w:rsidRPr="008372F6">
        <w:rPr>
          <w:rFonts w:ascii="Arial" w:hAnsi="Arial" w:cs="Arial"/>
          <w:w w:val="105"/>
          <w:sz w:val="24"/>
          <w:szCs w:val="24"/>
        </w:rPr>
        <w:t>ation (utility-maximizing) frame (</w:t>
      </w:r>
      <w:ins w:id="487" w:author="Microsoft Office User" w:date="2026-09-11T12:29:00Z">
        <w:r w:rsidR="00A83E16" w:rsidRPr="008372F6">
          <w:rPr>
            <w:rFonts w:ascii="Arial" w:hAnsi="Arial" w:cs="Arial"/>
            <w:w w:val="105"/>
            <w:sz w:val="24"/>
            <w:szCs w:val="24"/>
          </w:rPr>
          <w:t>N</w:t>
        </w:r>
      </w:ins>
      <w:del w:id="488" w:author="Microsoft Office User" w:date="2026-09-11T12:29:00Z">
        <w:r w:rsidRPr="008372F6" w:rsidDel="00A83E16">
          <w:rPr>
            <w:rFonts w:ascii="Arial" w:hAnsi="Arial" w:cs="Arial"/>
            <w:w w:val="105"/>
            <w:sz w:val="24"/>
            <w:szCs w:val="24"/>
          </w:rPr>
          <w:delText>n</w:delText>
        </w:r>
      </w:del>
      <w:r w:rsidRPr="008372F6">
        <w:rPr>
          <w:rFonts w:ascii="Arial" w:hAnsi="Arial" w:cs="Arial"/>
          <w:w w:val="105"/>
          <w:sz w:val="24"/>
          <w:szCs w:val="24"/>
        </w:rPr>
        <w:t xml:space="preserve">=517), </w:t>
      </w:r>
      <w:r w:rsidRPr="008372F6">
        <w:rPr>
          <w:rFonts w:ascii="Arial" w:hAnsi="Arial" w:cs="Arial"/>
          <w:w w:val="105"/>
          <w:sz w:val="24"/>
          <w:szCs w:val="24"/>
        </w:rPr>
        <w:lastRenderedPageBreak/>
        <w:t>with the control</w:t>
      </w:r>
      <w:r w:rsidRPr="008372F6">
        <w:rPr>
          <w:rFonts w:ascii="Arial" w:hAnsi="Arial" w:cs="Arial"/>
          <w:spacing w:val="-4"/>
          <w:w w:val="105"/>
          <w:sz w:val="24"/>
          <w:szCs w:val="24"/>
        </w:rPr>
        <w:t xml:space="preserve"> </w:t>
      </w:r>
      <w:r w:rsidRPr="008372F6">
        <w:rPr>
          <w:rFonts w:ascii="Arial" w:hAnsi="Arial" w:cs="Arial"/>
          <w:w w:val="105"/>
          <w:sz w:val="24"/>
          <w:szCs w:val="24"/>
        </w:rPr>
        <w:t>condition</w:t>
      </w:r>
      <w:r w:rsidRPr="008372F6">
        <w:rPr>
          <w:rFonts w:ascii="Arial" w:hAnsi="Arial" w:cs="Arial"/>
          <w:spacing w:val="-4"/>
          <w:w w:val="105"/>
          <w:sz w:val="24"/>
          <w:szCs w:val="24"/>
        </w:rPr>
        <w:t xml:space="preserve"> </w:t>
      </w:r>
      <w:r w:rsidRPr="008372F6">
        <w:rPr>
          <w:rFonts w:ascii="Arial" w:hAnsi="Arial" w:cs="Arial"/>
          <w:w w:val="105"/>
          <w:sz w:val="24"/>
          <w:szCs w:val="24"/>
        </w:rPr>
        <w:t>as</w:t>
      </w:r>
      <w:r w:rsidRPr="008372F6">
        <w:rPr>
          <w:rFonts w:ascii="Arial" w:hAnsi="Arial" w:cs="Arial"/>
          <w:spacing w:val="-3"/>
          <w:w w:val="105"/>
          <w:sz w:val="24"/>
          <w:szCs w:val="24"/>
        </w:rPr>
        <w:t xml:space="preserve"> </w:t>
      </w:r>
      <w:r w:rsidRPr="008372F6">
        <w:rPr>
          <w:rFonts w:ascii="Arial" w:hAnsi="Arial" w:cs="Arial"/>
          <w:w w:val="105"/>
          <w:sz w:val="24"/>
          <w:szCs w:val="24"/>
        </w:rPr>
        <w:t>the</w:t>
      </w:r>
      <w:r w:rsidRPr="008372F6">
        <w:rPr>
          <w:rFonts w:ascii="Arial" w:hAnsi="Arial" w:cs="Arial"/>
          <w:spacing w:val="-4"/>
          <w:w w:val="105"/>
          <w:sz w:val="24"/>
          <w:szCs w:val="24"/>
        </w:rPr>
        <w:t xml:space="preserve"> </w:t>
      </w:r>
      <w:r w:rsidRPr="008372F6">
        <w:rPr>
          <w:rFonts w:ascii="Arial" w:hAnsi="Arial" w:cs="Arial"/>
          <w:w w:val="105"/>
          <w:sz w:val="24"/>
          <w:szCs w:val="24"/>
        </w:rPr>
        <w:t>reference</w:t>
      </w:r>
      <w:r w:rsidRPr="008372F6">
        <w:rPr>
          <w:rFonts w:ascii="Arial" w:hAnsi="Arial" w:cs="Arial"/>
          <w:spacing w:val="-4"/>
          <w:w w:val="105"/>
          <w:sz w:val="24"/>
          <w:szCs w:val="24"/>
        </w:rPr>
        <w:t xml:space="preserve"> </w:t>
      </w:r>
      <w:r w:rsidRPr="008372F6">
        <w:rPr>
          <w:rFonts w:ascii="Arial" w:hAnsi="Arial" w:cs="Arial"/>
          <w:w w:val="105"/>
          <w:sz w:val="24"/>
          <w:szCs w:val="24"/>
        </w:rPr>
        <w:t>category</w:t>
      </w:r>
      <w:r w:rsidRPr="008372F6">
        <w:rPr>
          <w:rFonts w:ascii="Arial" w:hAnsi="Arial" w:cs="Arial"/>
          <w:spacing w:val="-4"/>
          <w:w w:val="105"/>
          <w:sz w:val="24"/>
          <w:szCs w:val="24"/>
        </w:rPr>
        <w:t xml:space="preserve"> </w:t>
      </w:r>
      <w:r w:rsidRPr="008372F6">
        <w:rPr>
          <w:rFonts w:ascii="Arial" w:hAnsi="Arial" w:cs="Arial"/>
          <w:w w:val="105"/>
          <w:sz w:val="24"/>
          <w:szCs w:val="24"/>
        </w:rPr>
        <w:t>(</w:t>
      </w:r>
      <w:ins w:id="489" w:author="Microsoft Office User" w:date="2026-09-11T12:29:00Z">
        <w:r w:rsidR="00A83E16" w:rsidRPr="008372F6">
          <w:rPr>
            <w:rFonts w:ascii="Arial" w:hAnsi="Arial" w:cs="Arial"/>
            <w:w w:val="105"/>
            <w:sz w:val="24"/>
            <w:szCs w:val="24"/>
          </w:rPr>
          <w:t>N</w:t>
        </w:r>
      </w:ins>
      <w:del w:id="490" w:author="Microsoft Office User" w:date="2026-09-11T12:29:00Z">
        <w:r w:rsidRPr="008372F6" w:rsidDel="00A83E16">
          <w:rPr>
            <w:rFonts w:ascii="Arial" w:hAnsi="Arial" w:cs="Arial"/>
            <w:w w:val="105"/>
            <w:sz w:val="24"/>
            <w:szCs w:val="24"/>
          </w:rPr>
          <w:delText>n</w:delText>
        </w:r>
      </w:del>
      <w:r w:rsidRPr="008372F6">
        <w:rPr>
          <w:rFonts w:ascii="Arial" w:hAnsi="Arial" w:cs="Arial"/>
          <w:w w:val="105"/>
          <w:sz w:val="24"/>
          <w:szCs w:val="24"/>
        </w:rPr>
        <w:t>=465).</w:t>
      </w:r>
      <w:r w:rsidRPr="008372F6">
        <w:rPr>
          <w:rFonts w:ascii="Arial" w:hAnsi="Arial" w:cs="Arial"/>
          <w:spacing w:val="27"/>
          <w:w w:val="105"/>
          <w:sz w:val="24"/>
          <w:szCs w:val="24"/>
        </w:rPr>
        <w:t xml:space="preserve"> </w:t>
      </w:r>
      <w:r w:rsidRPr="008372F6">
        <w:rPr>
          <w:rFonts w:ascii="Arial" w:hAnsi="Arial" w:cs="Arial"/>
          <w:w w:val="105"/>
          <w:sz w:val="24"/>
          <w:szCs w:val="24"/>
        </w:rPr>
        <w:t>The</w:t>
      </w:r>
      <w:r w:rsidRPr="008372F6">
        <w:rPr>
          <w:rFonts w:ascii="Arial" w:hAnsi="Arial" w:cs="Arial"/>
          <w:spacing w:val="-4"/>
          <w:w w:val="105"/>
          <w:sz w:val="24"/>
          <w:szCs w:val="24"/>
        </w:rPr>
        <w:t xml:space="preserve"> </w:t>
      </w:r>
      <w:r w:rsidRPr="008372F6">
        <w:rPr>
          <w:rFonts w:ascii="Arial" w:hAnsi="Arial" w:cs="Arial"/>
          <w:w w:val="105"/>
          <w:sz w:val="24"/>
          <w:szCs w:val="24"/>
        </w:rPr>
        <w:t>specification</w:t>
      </w:r>
      <w:r w:rsidRPr="008372F6">
        <w:rPr>
          <w:rFonts w:ascii="Arial" w:hAnsi="Arial" w:cs="Arial"/>
          <w:spacing w:val="-4"/>
          <w:w w:val="105"/>
          <w:sz w:val="24"/>
          <w:szCs w:val="24"/>
        </w:rPr>
        <w:t xml:space="preserve"> </w:t>
      </w:r>
      <w:r w:rsidRPr="008372F6">
        <w:rPr>
          <w:rFonts w:ascii="Arial" w:hAnsi="Arial" w:cs="Arial"/>
          <w:w w:val="105"/>
          <w:sz w:val="24"/>
          <w:szCs w:val="24"/>
        </w:rPr>
        <w:t>also</w:t>
      </w:r>
      <w:r w:rsidRPr="008372F6">
        <w:rPr>
          <w:rFonts w:ascii="Arial" w:hAnsi="Arial" w:cs="Arial"/>
          <w:spacing w:val="-4"/>
          <w:w w:val="105"/>
          <w:sz w:val="24"/>
          <w:szCs w:val="24"/>
        </w:rPr>
        <w:t xml:space="preserve"> </w:t>
      </w:r>
      <w:r w:rsidRPr="008372F6">
        <w:rPr>
          <w:rFonts w:ascii="Arial" w:hAnsi="Arial" w:cs="Arial"/>
          <w:w w:val="105"/>
          <w:sz w:val="24"/>
          <w:szCs w:val="24"/>
        </w:rPr>
        <w:t>includes</w:t>
      </w:r>
      <w:r w:rsidRPr="008372F6">
        <w:rPr>
          <w:rFonts w:ascii="Arial" w:hAnsi="Arial" w:cs="Arial"/>
          <w:spacing w:val="-3"/>
          <w:w w:val="105"/>
          <w:sz w:val="24"/>
          <w:szCs w:val="24"/>
        </w:rPr>
        <w:t xml:space="preserve"> </w:t>
      </w:r>
      <w:r w:rsidRPr="008372F6">
        <w:rPr>
          <w:rFonts w:ascii="Arial" w:hAnsi="Arial" w:cs="Arial"/>
          <w:w w:val="105"/>
          <w:sz w:val="24"/>
          <w:szCs w:val="24"/>
        </w:rPr>
        <w:t>demographic</w:t>
      </w:r>
      <w:r w:rsidRPr="008372F6">
        <w:rPr>
          <w:rFonts w:ascii="Arial" w:hAnsi="Arial" w:cs="Arial"/>
          <w:spacing w:val="-4"/>
          <w:w w:val="105"/>
          <w:sz w:val="24"/>
          <w:szCs w:val="24"/>
        </w:rPr>
        <w:t xml:space="preserve"> </w:t>
      </w:r>
      <w:r w:rsidRPr="008372F6">
        <w:rPr>
          <w:rFonts w:ascii="Arial" w:hAnsi="Arial" w:cs="Arial"/>
          <w:w w:val="105"/>
          <w:sz w:val="24"/>
          <w:szCs w:val="24"/>
        </w:rPr>
        <w:t>and socioeconomic covariates commonly associated with healthcare attitudes: gender, age, and income group,</w:t>
      </w:r>
      <w:r w:rsidRPr="008372F6">
        <w:rPr>
          <w:rFonts w:ascii="Arial" w:hAnsi="Arial" w:cs="Arial"/>
          <w:spacing w:val="-1"/>
          <w:w w:val="105"/>
          <w:sz w:val="24"/>
          <w:szCs w:val="24"/>
        </w:rPr>
        <w:t xml:space="preserve"> </w:t>
      </w:r>
      <w:r w:rsidRPr="008372F6">
        <w:rPr>
          <w:rFonts w:ascii="Arial" w:hAnsi="Arial" w:cs="Arial"/>
          <w:w w:val="105"/>
          <w:sz w:val="24"/>
          <w:szCs w:val="24"/>
        </w:rPr>
        <w:t>as</w:t>
      </w:r>
      <w:r w:rsidRPr="008372F6">
        <w:rPr>
          <w:rFonts w:ascii="Arial" w:hAnsi="Arial" w:cs="Arial"/>
          <w:spacing w:val="-2"/>
          <w:w w:val="105"/>
          <w:sz w:val="24"/>
          <w:szCs w:val="24"/>
        </w:rPr>
        <w:t xml:space="preserve"> </w:t>
      </w:r>
      <w:r w:rsidRPr="008372F6">
        <w:rPr>
          <w:rFonts w:ascii="Arial" w:hAnsi="Arial" w:cs="Arial"/>
          <w:w w:val="105"/>
          <w:sz w:val="24"/>
          <w:szCs w:val="24"/>
        </w:rPr>
        <w:t>well</w:t>
      </w:r>
      <w:r w:rsidRPr="008372F6">
        <w:rPr>
          <w:rFonts w:ascii="Arial" w:hAnsi="Arial" w:cs="Arial"/>
          <w:spacing w:val="-2"/>
          <w:w w:val="105"/>
          <w:sz w:val="24"/>
          <w:szCs w:val="24"/>
        </w:rPr>
        <w:t xml:space="preserve"> </w:t>
      </w:r>
      <w:r w:rsidRPr="008372F6">
        <w:rPr>
          <w:rFonts w:ascii="Arial" w:hAnsi="Arial" w:cs="Arial"/>
          <w:w w:val="105"/>
          <w:sz w:val="24"/>
          <w:szCs w:val="24"/>
        </w:rPr>
        <w:t>as</w:t>
      </w:r>
      <w:r w:rsidRPr="008372F6">
        <w:rPr>
          <w:rFonts w:ascii="Arial" w:hAnsi="Arial" w:cs="Arial"/>
          <w:spacing w:val="-2"/>
          <w:w w:val="105"/>
          <w:sz w:val="24"/>
          <w:szCs w:val="24"/>
        </w:rPr>
        <w:t xml:space="preserve"> </w:t>
      </w:r>
      <w:r w:rsidRPr="008372F6">
        <w:rPr>
          <w:rFonts w:ascii="Arial" w:hAnsi="Arial" w:cs="Arial"/>
          <w:w w:val="105"/>
          <w:sz w:val="24"/>
          <w:szCs w:val="24"/>
        </w:rPr>
        <w:t>indicators</w:t>
      </w:r>
      <w:r w:rsidRPr="008372F6">
        <w:rPr>
          <w:rFonts w:ascii="Arial" w:hAnsi="Arial" w:cs="Arial"/>
          <w:spacing w:val="-2"/>
          <w:w w:val="105"/>
          <w:sz w:val="24"/>
          <w:szCs w:val="24"/>
        </w:rPr>
        <w:t xml:space="preserve"> </w:t>
      </w:r>
      <w:r w:rsidRPr="008372F6">
        <w:rPr>
          <w:rFonts w:ascii="Arial" w:hAnsi="Arial" w:cs="Arial"/>
          <w:w w:val="105"/>
          <w:sz w:val="24"/>
          <w:szCs w:val="24"/>
        </w:rPr>
        <w:t>capturing</w:t>
      </w:r>
      <w:r w:rsidRPr="008372F6">
        <w:rPr>
          <w:rFonts w:ascii="Arial" w:hAnsi="Arial" w:cs="Arial"/>
          <w:spacing w:val="-2"/>
          <w:w w:val="105"/>
          <w:sz w:val="24"/>
          <w:szCs w:val="24"/>
        </w:rPr>
        <w:t xml:space="preserve"> </w:t>
      </w:r>
      <w:r w:rsidRPr="008372F6">
        <w:rPr>
          <w:rFonts w:ascii="Arial" w:hAnsi="Arial" w:cs="Arial"/>
          <w:w w:val="105"/>
          <w:sz w:val="24"/>
          <w:szCs w:val="24"/>
        </w:rPr>
        <w:t>health-related</w:t>
      </w:r>
      <w:r w:rsidRPr="008372F6">
        <w:rPr>
          <w:rFonts w:ascii="Arial" w:hAnsi="Arial" w:cs="Arial"/>
          <w:spacing w:val="-2"/>
          <w:w w:val="105"/>
          <w:sz w:val="24"/>
          <w:szCs w:val="24"/>
        </w:rPr>
        <w:t xml:space="preserve"> </w:t>
      </w:r>
      <w:r w:rsidRPr="008372F6">
        <w:rPr>
          <w:rFonts w:ascii="Arial" w:hAnsi="Arial" w:cs="Arial"/>
          <w:w w:val="105"/>
          <w:sz w:val="24"/>
          <w:szCs w:val="24"/>
        </w:rPr>
        <w:t>exposure,</w:t>
      </w:r>
      <w:r w:rsidRPr="008372F6">
        <w:rPr>
          <w:rFonts w:ascii="Arial" w:hAnsi="Arial" w:cs="Arial"/>
          <w:spacing w:val="-1"/>
          <w:w w:val="105"/>
          <w:sz w:val="24"/>
          <w:szCs w:val="24"/>
        </w:rPr>
        <w:t xml:space="preserve"> </w:t>
      </w:r>
      <w:r w:rsidRPr="008372F6">
        <w:rPr>
          <w:rFonts w:ascii="Arial" w:hAnsi="Arial" w:cs="Arial"/>
          <w:w w:val="105"/>
          <w:sz w:val="24"/>
          <w:szCs w:val="24"/>
        </w:rPr>
        <w:t>including</w:t>
      </w:r>
      <w:r w:rsidRPr="008372F6">
        <w:rPr>
          <w:rFonts w:ascii="Arial" w:hAnsi="Arial" w:cs="Arial"/>
          <w:spacing w:val="-2"/>
          <w:w w:val="105"/>
          <w:sz w:val="24"/>
          <w:szCs w:val="24"/>
        </w:rPr>
        <w:t xml:space="preserve"> </w:t>
      </w:r>
      <w:r w:rsidRPr="008372F6">
        <w:rPr>
          <w:rFonts w:ascii="Arial" w:hAnsi="Arial" w:cs="Arial"/>
          <w:w w:val="105"/>
          <w:sz w:val="24"/>
          <w:szCs w:val="24"/>
        </w:rPr>
        <w:t>eligibility</w:t>
      </w:r>
      <w:r w:rsidRPr="008372F6">
        <w:rPr>
          <w:rFonts w:ascii="Arial" w:hAnsi="Arial" w:cs="Arial"/>
          <w:spacing w:val="-2"/>
          <w:w w:val="105"/>
          <w:sz w:val="24"/>
          <w:szCs w:val="24"/>
        </w:rPr>
        <w:t xml:space="preserve"> </w:t>
      </w:r>
      <w:r w:rsidRPr="008372F6">
        <w:rPr>
          <w:rFonts w:ascii="Arial" w:hAnsi="Arial" w:cs="Arial"/>
          <w:w w:val="105"/>
          <w:sz w:val="24"/>
          <w:szCs w:val="24"/>
        </w:rPr>
        <w:t>for</w:t>
      </w:r>
      <w:r w:rsidRPr="008372F6">
        <w:rPr>
          <w:rFonts w:ascii="Arial" w:hAnsi="Arial" w:cs="Arial"/>
          <w:spacing w:val="-2"/>
          <w:w w:val="105"/>
          <w:sz w:val="24"/>
          <w:szCs w:val="24"/>
        </w:rPr>
        <w:t xml:space="preserve"> </w:t>
      </w:r>
      <w:r w:rsidRPr="008372F6">
        <w:rPr>
          <w:rFonts w:ascii="Arial" w:hAnsi="Arial" w:cs="Arial"/>
          <w:w w:val="105"/>
          <w:sz w:val="24"/>
          <w:szCs w:val="24"/>
        </w:rPr>
        <w:t xml:space="preserve">reimbursement of medicines and self-reported medicine expenditures. </w:t>
      </w:r>
      <w:ins w:id="491" w:author="Héctor Bahamonde" w:date="2026-08-10T19:14:00Z">
        <w:r w:rsidR="00577D9C" w:rsidRPr="008372F6">
          <w:rPr>
            <w:rFonts w:ascii="Arial" w:hAnsi="Arial" w:cs="Arial"/>
            <w:w w:val="105"/>
            <w:sz w:val="24"/>
            <w:szCs w:val="24"/>
          </w:rPr>
          <w:t xml:space="preserve">The main models apply the supplied calibration weight to improve alignment with available population margins. Because recruitment was non-probabilistic, these weights do not permit design-based population inference (corresponding unweighted estimates are reported in </w:t>
        </w:r>
      </w:ins>
      <w:ins w:id="492" w:author="Héctor Bahamonde" w:date="2026-09-18T11:12:00Z" w16du:dateUtc="2026-09-18T09:12:00Z">
        <w:r w:rsidR="00EA5F79">
          <w:rPr>
            <w:rFonts w:ascii="Arial" w:hAnsi="Arial" w:cs="Arial"/>
            <w:w w:val="105"/>
            <w:sz w:val="24"/>
            <w:szCs w:val="24"/>
          </w:rPr>
          <w:t>Table OA2</w:t>
        </w:r>
      </w:ins>
      <w:ins w:id="493" w:author="Héctor Bahamonde" w:date="2026-08-10T19:14:00Z">
        <w:r w:rsidR="00577D9C" w:rsidRPr="008372F6">
          <w:rPr>
            <w:rFonts w:ascii="Arial" w:hAnsi="Arial" w:cs="Arial"/>
            <w:w w:val="105"/>
            <w:sz w:val="24"/>
            <w:szCs w:val="24"/>
          </w:rPr>
          <w:t>)</w:t>
        </w:r>
      </w:ins>
      <w:del w:id="494" w:author="Héctor Bahamonde" w:date="2026-08-10T19:14:00Z">
        <w:r w:rsidRPr="008372F6" w:rsidDel="00577D9C">
          <w:rPr>
            <w:rFonts w:ascii="Arial" w:hAnsi="Arial" w:cs="Arial"/>
            <w:w w:val="105"/>
            <w:sz w:val="24"/>
            <w:szCs w:val="24"/>
          </w:rPr>
          <w:delText>All models are estimated with survey weights to preserve population representativeness</w:delText>
        </w:r>
      </w:del>
      <w:r w:rsidRPr="008372F6">
        <w:rPr>
          <w:rFonts w:ascii="Arial" w:hAnsi="Arial" w:cs="Arial"/>
          <w:w w:val="105"/>
          <w:sz w:val="24"/>
          <w:szCs w:val="24"/>
        </w:rPr>
        <w:t>.</w:t>
      </w:r>
    </w:p>
    <w:p w14:paraId="5C69D2B0" w14:textId="77777777" w:rsidR="00911F67" w:rsidRPr="008372F6" w:rsidRDefault="00911F67" w:rsidP="008372F6">
      <w:pPr>
        <w:pStyle w:val="BodyText"/>
        <w:spacing w:before="120" w:after="120" w:line="360" w:lineRule="auto"/>
        <w:jc w:val="both"/>
        <w:rPr>
          <w:ins w:id="495" w:author="Héctor Bahamonde" w:date="2026-08-05T17:30:00Z"/>
          <w:rFonts w:ascii="Arial" w:hAnsi="Arial" w:cs="Arial"/>
          <w:sz w:val="24"/>
          <w:szCs w:val="24"/>
        </w:rPr>
      </w:pPr>
      <w:ins w:id="496" w:author="Héctor Bahamonde" w:date="2026-08-05T17:30:00Z">
        <w:r w:rsidRPr="008372F6">
          <w:rPr>
            <w:rFonts w:ascii="Arial" w:hAnsi="Arial" w:cs="Arial"/>
            <w:sz w:val="24"/>
            <w:szCs w:val="24"/>
          </w:rPr>
          <w:t>Formally, the multinomial logistic model can be written as:</w:t>
        </w:r>
      </w:ins>
    </w:p>
    <w:p w14:paraId="34B3229F" w14:textId="57E38346" w:rsidR="00503FE7" w:rsidRPr="008372F6" w:rsidRDefault="00000000" w:rsidP="008372F6">
      <w:pPr>
        <w:widowControl/>
        <w:autoSpaceDE/>
        <w:autoSpaceDN/>
        <w:spacing w:before="120" w:after="120" w:line="360" w:lineRule="auto"/>
        <w:jc w:val="both"/>
        <w:rPr>
          <w:ins w:id="497" w:author="Héctor Bahamonde" w:date="2026-08-05T17:31:00Z"/>
          <w:rFonts w:ascii="Arial" w:hAnsi="Arial" w:cs="Arial"/>
          <w:sz w:val="24"/>
          <w:szCs w:val="24"/>
        </w:rPr>
      </w:pPr>
      <m:oMathPara>
        <m:oMathParaPr>
          <m:jc m:val="center"/>
        </m:oMathParaPr>
        <m:oMath>
          <m:func>
            <m:funcPr>
              <m:ctrlPr>
                <w:rPr>
                  <w:rFonts w:ascii="Cambria Math" w:hAnsi="Cambria Math" w:cs="Arial"/>
                  <w:sz w:val="24"/>
                  <w:szCs w:val="24"/>
                </w:rPr>
              </m:ctrlPr>
            </m:funcPr>
            <m:fName>
              <m:r>
                <m:rPr>
                  <m:sty m:val="p"/>
                </m:rPr>
                <w:rPr>
                  <w:rFonts w:ascii="Cambria Math" w:hAnsi="Cambria Math" w:cs="Arial"/>
                  <w:sz w:val="24"/>
                  <w:szCs w:val="24"/>
                </w:rPr>
                <m:t>log</m:t>
              </m:r>
            </m:fName>
            <m:e>
              <m:d>
                <m:dPr>
                  <m:begChr m:val="["/>
                  <m:endChr m:val="]"/>
                  <m:ctrlPr>
                    <w:rPr>
                      <w:rFonts w:ascii="Cambria Math" w:hAnsi="Cambria Math" w:cs="Arial"/>
                      <w:sz w:val="24"/>
                      <w:szCs w:val="24"/>
                    </w:rPr>
                  </m:ctrlPr>
                </m:dPr>
                <m:e>
                  <m:f>
                    <m:fPr>
                      <m:ctrlPr>
                        <w:rPr>
                          <w:rFonts w:ascii="Cambria Math" w:hAnsi="Cambria Math" w:cs="Arial"/>
                          <w:sz w:val="24"/>
                          <w:szCs w:val="24"/>
                        </w:rPr>
                      </m:ctrlPr>
                    </m:fPr>
                    <m:num>
                      <m:func>
                        <m:funcPr>
                          <m:ctrlPr>
                            <w:rPr>
                              <w:rFonts w:ascii="Cambria Math" w:hAnsi="Cambria Math" w:cs="Arial"/>
                              <w:sz w:val="24"/>
                              <w:szCs w:val="24"/>
                            </w:rPr>
                          </m:ctrlPr>
                        </m:funcPr>
                        <m:fName>
                          <m:r>
                            <m:rPr>
                              <m:sty m:val="p"/>
                            </m:rPr>
                            <w:rPr>
                              <w:rFonts w:ascii="Cambria Math" w:hAnsi="Cambria Math" w:cs="Arial"/>
                              <w:sz w:val="24"/>
                              <w:szCs w:val="24"/>
                            </w:rPr>
                            <m:t>Pr</m:t>
                          </m:r>
                        </m:fName>
                        <m:e>
                          <m:d>
                            <m:dPr>
                              <m:ctrlPr>
                                <w:rPr>
                                  <w:rFonts w:ascii="Cambria Math" w:hAnsi="Cambria Math" w:cs="Arial"/>
                                  <w:sz w:val="24"/>
                                  <w:szCs w:val="24"/>
                                </w:rPr>
                              </m:ctrlPr>
                            </m:dPr>
                            <m:e>
                              <m:sSub>
                                <m:sSubPr>
                                  <m:ctrlPr>
                                    <w:rPr>
                                      <w:rFonts w:ascii="Cambria Math" w:hAnsi="Cambria Math" w:cs="Arial"/>
                                      <w:sz w:val="24"/>
                                      <w:szCs w:val="24"/>
                                    </w:rPr>
                                  </m:ctrlPr>
                                </m:sSubPr>
                                <m:e>
                                  <m:r>
                                    <w:rPr>
                                      <w:rFonts w:ascii="Cambria Math" w:hAnsi="Cambria Math" w:cs="Arial"/>
                                      <w:sz w:val="24"/>
                                      <w:szCs w:val="24"/>
                                    </w:rPr>
                                    <m:t>Y</m:t>
                                  </m:r>
                                </m:e>
                                <m:sub>
                                  <m:r>
                                    <w:rPr>
                                      <w:rFonts w:ascii="Cambria Math" w:hAnsi="Cambria Math" w:cs="Arial"/>
                                      <w:sz w:val="24"/>
                                      <w:szCs w:val="24"/>
                                    </w:rPr>
                                    <m:t>i</m:t>
                                  </m:r>
                                </m:sub>
                              </m:sSub>
                              <m:r>
                                <w:rPr>
                                  <w:rFonts w:ascii="Cambria Math" w:hAnsi="Cambria Math" w:cs="Arial"/>
                                  <w:sz w:val="24"/>
                                  <w:szCs w:val="24"/>
                                </w:rPr>
                                <m:t>=k</m:t>
                              </m:r>
                            </m:e>
                          </m:d>
                        </m:e>
                      </m:func>
                    </m:num>
                    <m:den>
                      <m:func>
                        <m:funcPr>
                          <m:ctrlPr>
                            <w:rPr>
                              <w:rFonts w:ascii="Cambria Math" w:hAnsi="Cambria Math" w:cs="Arial"/>
                              <w:sz w:val="24"/>
                              <w:szCs w:val="24"/>
                            </w:rPr>
                          </m:ctrlPr>
                        </m:funcPr>
                        <m:fName>
                          <m:r>
                            <m:rPr>
                              <m:sty m:val="p"/>
                            </m:rPr>
                            <w:rPr>
                              <w:rFonts w:ascii="Cambria Math" w:hAnsi="Cambria Math" w:cs="Arial"/>
                              <w:sz w:val="24"/>
                              <w:szCs w:val="24"/>
                            </w:rPr>
                            <m:t>Pr</m:t>
                          </m:r>
                        </m:fName>
                        <m:e>
                          <m:d>
                            <m:dPr>
                              <m:ctrlPr>
                                <w:rPr>
                                  <w:rFonts w:ascii="Cambria Math" w:hAnsi="Cambria Math" w:cs="Arial"/>
                                  <w:sz w:val="24"/>
                                  <w:szCs w:val="24"/>
                                </w:rPr>
                              </m:ctrlPr>
                            </m:dPr>
                            <m:e>
                              <m:sSub>
                                <m:sSubPr>
                                  <m:ctrlPr>
                                    <w:rPr>
                                      <w:rFonts w:ascii="Cambria Math" w:hAnsi="Cambria Math" w:cs="Arial"/>
                                      <w:sz w:val="24"/>
                                      <w:szCs w:val="24"/>
                                    </w:rPr>
                                  </m:ctrlPr>
                                </m:sSubPr>
                                <m:e>
                                  <m:r>
                                    <w:rPr>
                                      <w:rFonts w:ascii="Cambria Math" w:hAnsi="Cambria Math" w:cs="Arial"/>
                                      <w:sz w:val="24"/>
                                      <w:szCs w:val="24"/>
                                    </w:rPr>
                                    <m:t>Y</m:t>
                                  </m:r>
                                </m:e>
                                <m:sub>
                                  <m:r>
                                    <w:rPr>
                                      <w:rFonts w:ascii="Cambria Math" w:hAnsi="Cambria Math" w:cs="Arial"/>
                                      <w:sz w:val="24"/>
                                      <w:szCs w:val="24"/>
                                    </w:rPr>
                                    <m:t>i</m:t>
                                  </m:r>
                                </m:sub>
                              </m:sSub>
                              <m:r>
                                <w:rPr>
                                  <w:rFonts w:ascii="Cambria Math" w:hAnsi="Cambria Math" w:cs="Arial"/>
                                  <w:sz w:val="24"/>
                                  <w:szCs w:val="24"/>
                                </w:rPr>
                                <m:t>=</m:t>
                              </m:r>
                              <m:r>
                                <m:rPr>
                                  <m:nor/>
                                </m:rPr>
                                <w:rPr>
                                  <w:rFonts w:ascii="Arial" w:hAnsi="Arial" w:cs="Arial"/>
                                  <w:sz w:val="24"/>
                                  <w:szCs w:val="24"/>
                                </w:rPr>
                                <m:t>Reject public funding</m:t>
                              </m:r>
                            </m:e>
                          </m:d>
                        </m:e>
                      </m:func>
                    </m:den>
                  </m:f>
                </m:e>
              </m:d>
            </m:e>
          </m:func>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α</m:t>
              </m:r>
            </m:e>
            <m:sub>
              <m:r>
                <w:rPr>
                  <w:rFonts w:ascii="Cambria Math" w:hAnsi="Cambria Math" w:cs="Arial"/>
                  <w:sz w:val="24"/>
                  <w:szCs w:val="24"/>
                </w:rPr>
                <m:t>k</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β</m:t>
              </m:r>
            </m:e>
            <m:sub>
              <m:r>
                <w:rPr>
                  <w:rFonts w:ascii="Cambria Math" w:hAnsi="Cambria Math" w:cs="Arial"/>
                  <w:sz w:val="24"/>
                  <w:szCs w:val="24"/>
                </w:rPr>
                <m:t>1k</m:t>
              </m:r>
            </m:sub>
          </m:sSub>
          <m:sSub>
            <m:sSubPr>
              <m:ctrlPr>
                <w:rPr>
                  <w:rFonts w:ascii="Cambria Math" w:hAnsi="Cambria Math" w:cs="Arial"/>
                  <w:sz w:val="24"/>
                  <w:szCs w:val="24"/>
                </w:rPr>
              </m:ctrlPr>
            </m:sSubPr>
            <m:e>
              <m:r>
                <m:rPr>
                  <m:nor/>
                </m:rPr>
                <w:rPr>
                  <w:rFonts w:ascii="Arial" w:hAnsi="Arial" w:cs="Arial"/>
                  <w:sz w:val="24"/>
                  <w:szCs w:val="24"/>
                </w:rPr>
                <m:t>LossRescue</m:t>
              </m:r>
            </m:e>
            <m:sub>
              <m:r>
                <w:rPr>
                  <w:rFonts w:ascii="Cambria Math" w:hAnsi="Cambria Math" w:cs="Arial"/>
                  <w:sz w:val="24"/>
                  <w:szCs w:val="24"/>
                </w:rPr>
                <m:t>i</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β</m:t>
              </m:r>
            </m:e>
            <m:sub>
              <m:r>
                <w:rPr>
                  <w:rFonts w:ascii="Cambria Math" w:hAnsi="Cambria Math" w:cs="Arial"/>
                  <w:sz w:val="24"/>
                  <w:szCs w:val="24"/>
                </w:rPr>
                <m:t>2k</m:t>
              </m:r>
            </m:sub>
          </m:sSub>
          <m:sSub>
            <m:sSubPr>
              <m:ctrlPr>
                <w:rPr>
                  <w:rFonts w:ascii="Cambria Math" w:hAnsi="Cambria Math" w:cs="Arial"/>
                  <w:sz w:val="24"/>
                  <w:szCs w:val="24"/>
                </w:rPr>
              </m:ctrlPr>
            </m:sSubPr>
            <m:e>
              <m:r>
                <m:rPr>
                  <m:nor/>
                </m:rPr>
                <w:rPr>
                  <w:rFonts w:ascii="Arial" w:hAnsi="Arial" w:cs="Arial"/>
                  <w:sz w:val="24"/>
                  <w:szCs w:val="24"/>
                </w:rPr>
                <m:t>GainsHealthMax</m:t>
              </m:r>
            </m:e>
            <m:sub>
              <m:r>
                <w:rPr>
                  <w:rFonts w:ascii="Cambria Math" w:hAnsi="Cambria Math" w:cs="Arial"/>
                  <w:sz w:val="24"/>
                  <w:szCs w:val="24"/>
                </w:rPr>
                <m:t>i</m:t>
              </m:r>
            </m:sub>
          </m:sSub>
          <m:r>
            <w:rPr>
              <w:rFonts w:ascii="Cambria Math" w:hAnsi="Cambria Math" w:cs="Arial"/>
              <w:sz w:val="24"/>
              <w:szCs w:val="24"/>
            </w:rPr>
            <m:t>+</m:t>
          </m:r>
          <m:sSubSup>
            <m:sSubSupPr>
              <m:ctrlPr>
                <w:rPr>
                  <w:rFonts w:ascii="Cambria Math" w:hAnsi="Cambria Math" w:cs="Arial"/>
                  <w:sz w:val="24"/>
                  <w:szCs w:val="24"/>
                </w:rPr>
              </m:ctrlPr>
            </m:sSubSupPr>
            <m:e>
              <m:r>
                <m:rPr>
                  <m:sty m:val="bi"/>
                </m:rPr>
                <w:rPr>
                  <w:rFonts w:ascii="Cambria Math" w:hAnsi="Cambria Math" w:cs="Arial"/>
                  <w:sz w:val="24"/>
                  <w:szCs w:val="24"/>
                </w:rPr>
                <m:t>γ</m:t>
              </m:r>
            </m:e>
            <m:sub>
              <m:r>
                <w:rPr>
                  <w:rFonts w:ascii="Cambria Math" w:hAnsi="Cambria Math" w:cs="Arial"/>
                  <w:sz w:val="24"/>
                  <w:szCs w:val="24"/>
                </w:rPr>
                <m:t>k</m:t>
              </m:r>
            </m:sub>
            <m:sup>
              <m:r>
                <m:rPr>
                  <m:scr m:val="sans-serif"/>
                  <m:sty m:val="p"/>
                </m:rPr>
                <w:rPr>
                  <w:rFonts w:ascii="Cambria Math" w:hAnsi="Cambria Math" w:cs="Arial"/>
                  <w:sz w:val="24"/>
                  <w:szCs w:val="24"/>
                </w:rPr>
                <m:t>T</m:t>
              </m:r>
            </m:sup>
          </m:sSubSup>
          <m:sSub>
            <m:sSubPr>
              <m:ctrlPr>
                <w:rPr>
                  <w:rFonts w:ascii="Cambria Math" w:hAnsi="Cambria Math" w:cs="Arial"/>
                  <w:sz w:val="24"/>
                  <w:szCs w:val="24"/>
                </w:rPr>
              </m:ctrlPr>
            </m:sSubPr>
            <m:e>
              <m:r>
                <m:rPr>
                  <m:sty m:val="b"/>
                </m:rPr>
                <w:rPr>
                  <w:rFonts w:ascii="Cambria Math" w:hAnsi="Cambria Math" w:cs="Arial"/>
                  <w:sz w:val="24"/>
                  <w:szCs w:val="24"/>
                </w:rPr>
                <m:t>X</m:t>
              </m:r>
            </m:e>
            <m:sub>
              <m:r>
                <w:rPr>
                  <w:rFonts w:ascii="Cambria Math" w:hAnsi="Cambria Math" w:cs="Arial"/>
                  <w:sz w:val="24"/>
                  <w:szCs w:val="24"/>
                </w:rPr>
                <m:t>i</m:t>
              </m:r>
            </m:sub>
          </m:sSub>
          <m:r>
            <w:rPr>
              <w:rFonts w:ascii="Cambria Math" w:hAnsi="Cambria Math" w:cs="Arial"/>
              <w:sz w:val="24"/>
              <w:szCs w:val="24"/>
            </w:rPr>
            <m:t>,</m:t>
          </m:r>
          <m:r>
            <w:del w:id="498" w:author="Héctor Bahamonde" w:date="2026-08-10T18:22:00Z">
              <w:rPr>
                <w:rFonts w:ascii="Cambria Math" w:hAnsi="Cambria Math" w:cs="Arial"/>
                <w:sz w:val="24"/>
                <w:szCs w:val="24"/>
              </w:rPr>
              <m:t>  </m:t>
            </w:del>
          </m:r>
          <m:r>
            <w:ins w:id="499" w:author="Héctor Bahamonde" w:date="2026-08-05T17:32:00Z">
              <m:rPr>
                <m:sty m:val="p"/>
              </m:rPr>
              <w:rPr>
                <w:rFonts w:ascii="Cambria Math" w:hAnsi="Cambria Math" w:cs="Arial"/>
                <w:sz w:val="24"/>
                <w:szCs w:val="24"/>
              </w:rPr>
              <w:br/>
            </w:ins>
          </m:r>
        </m:oMath>
        <m:oMath>
          <m:r>
            <w:ins w:id="500" w:author="Héctor Bahamonde" w:date="2026-08-05T17:32:00Z">
              <m:rPr>
                <m:sty m:val="p"/>
              </m:rPr>
              <w:rPr>
                <w:rFonts w:ascii="Cambria Math" w:hAnsi="Cambria Math" w:cs="Arial"/>
                <w:sz w:val="24"/>
                <w:szCs w:val="24"/>
              </w:rPr>
              <w:br/>
            </w:ins>
          </m:r>
        </m:oMath>
        <m:oMath>
          <m:r>
            <w:rPr>
              <w:rFonts w:ascii="Cambria Math" w:hAnsi="Cambria Math" w:cs="Arial"/>
              <w:sz w:val="24"/>
              <w:szCs w:val="24"/>
            </w:rPr>
            <m:t>k∈</m:t>
          </m:r>
          <m:d>
            <m:dPr>
              <m:begChr m:val="{"/>
              <m:endChr m:val="}"/>
              <m:ctrlPr>
                <w:rPr>
                  <w:rFonts w:ascii="Cambria Math" w:hAnsi="Cambria Math" w:cs="Arial"/>
                  <w:sz w:val="24"/>
                  <w:szCs w:val="24"/>
                </w:rPr>
              </m:ctrlPr>
            </m:dPr>
            <m:e>
              <m:r>
                <m:rPr>
                  <m:nor/>
                </m:rPr>
                <w:rPr>
                  <w:rFonts w:ascii="Arial" w:hAnsi="Arial" w:cs="Arial"/>
                  <w:sz w:val="24"/>
                  <w:szCs w:val="24"/>
                </w:rPr>
                <m:t>Conditional funding</m:t>
              </m:r>
              <m:r>
                <w:rPr>
                  <w:rFonts w:ascii="Cambria Math" w:hAnsi="Cambria Math" w:cs="Arial"/>
                  <w:sz w:val="24"/>
                  <w:szCs w:val="24"/>
                </w:rPr>
                <m:t>, </m:t>
              </m:r>
              <m:r>
                <m:rPr>
                  <m:nor/>
                </m:rPr>
                <w:rPr>
                  <w:rFonts w:ascii="Arial" w:hAnsi="Arial" w:cs="Arial"/>
                  <w:sz w:val="24"/>
                  <w:szCs w:val="24"/>
                </w:rPr>
                <m:t>Unconditional funding</m:t>
              </m:r>
              <m:r>
                <w:rPr>
                  <w:rFonts w:ascii="Cambria Math" w:hAnsi="Cambria Math" w:cs="Arial"/>
                  <w:sz w:val="24"/>
                  <w:szCs w:val="24"/>
                </w:rPr>
                <m:t>, </m:t>
              </m:r>
              <m:r>
                <m:rPr>
                  <m:nor/>
                </m:rPr>
                <w:rPr>
                  <w:rFonts w:ascii="Arial" w:hAnsi="Arial" w:cs="Arial"/>
                  <w:sz w:val="24"/>
                  <w:szCs w:val="24"/>
                </w:rPr>
                <m:t>I don’t know</m:t>
              </m:r>
            </m:e>
          </m:d>
          <m:r>
            <w:rPr>
              <w:rFonts w:ascii="Cambria Math" w:hAnsi="Cambria Math" w:cs="Arial"/>
              <w:sz w:val="24"/>
              <w:szCs w:val="24"/>
            </w:rPr>
            <m:t>.</m:t>
          </m:r>
        </m:oMath>
      </m:oMathPara>
    </w:p>
    <w:p w14:paraId="2A6D1F08" w14:textId="504A17F2" w:rsidR="00911F67" w:rsidRPr="008372F6" w:rsidRDefault="00911F67" w:rsidP="008372F6">
      <w:pPr>
        <w:pStyle w:val="BodyText"/>
        <w:spacing w:before="120" w:after="120" w:line="360" w:lineRule="auto"/>
        <w:jc w:val="both"/>
        <w:rPr>
          <w:ins w:id="501" w:author="Héctor Bahamonde" w:date="2026-08-05T17:30:00Z"/>
          <w:rFonts w:ascii="Arial" w:hAnsi="Arial" w:cs="Arial"/>
          <w:sz w:val="24"/>
          <w:szCs w:val="24"/>
        </w:rPr>
        <w:pPrChange w:id="502" w:author="Héctor Bahamonde" w:date="2026-08-05T17:35:00Z">
          <w:pPr>
            <w:widowControl/>
            <w:autoSpaceDE/>
            <w:autoSpaceDN/>
            <w:spacing w:before="100" w:beforeAutospacing="1" w:after="100" w:afterAutospacing="1"/>
          </w:pPr>
        </w:pPrChange>
      </w:pPr>
      <w:ins w:id="503" w:author="Héctor Bahamonde" w:date="2026-08-05T17:30:00Z">
        <w:r w:rsidRPr="008372F6">
          <w:rPr>
            <w:rFonts w:ascii="Arial" w:hAnsi="Arial" w:cs="Arial"/>
            <w:sz w:val="24"/>
            <w:szCs w:val="24"/>
          </w:rPr>
          <w:t xml:space="preserve">Here, </w:t>
        </w:r>
      </w:ins>
      <m:oMath>
        <m:sSub>
          <m:sSubPr>
            <m:ctrlPr>
              <w:rPr>
                <w:rFonts w:ascii="Cambria Math" w:hAnsi="Cambria Math" w:cs="Arial"/>
                <w:sz w:val="24"/>
                <w:szCs w:val="24"/>
              </w:rPr>
            </m:ctrlPr>
          </m:sSubPr>
          <m:e>
            <m:r>
              <w:rPr>
                <w:rFonts w:ascii="Cambria Math" w:hAnsi="Cambria Math" w:cs="Arial"/>
                <w:sz w:val="24"/>
                <w:szCs w:val="24"/>
              </w:rPr>
              <m:t>Y</m:t>
            </m:r>
          </m:e>
          <m:sub>
            <m:r>
              <w:rPr>
                <w:rFonts w:ascii="Cambria Math" w:hAnsi="Cambria Math" w:cs="Arial"/>
                <w:sz w:val="24"/>
                <w:szCs w:val="24"/>
              </w:rPr>
              <m:t>i</m:t>
            </m:r>
          </m:sub>
        </m:sSub>
      </m:oMath>
      <w:ins w:id="504" w:author="Héctor Bahamonde" w:date="2026-08-05T17:30:00Z">
        <w:r w:rsidRPr="008372F6">
          <w:rPr>
            <w:rFonts w:ascii="Arial" w:hAnsi="Arial" w:cs="Arial"/>
            <w:sz w:val="24"/>
            <w:szCs w:val="24"/>
          </w:rPr>
          <w:t xml:space="preserve"> denotes respondent </w:t>
        </w:r>
      </w:ins>
      <m:oMath>
        <m:r>
          <w:rPr>
            <w:rFonts w:ascii="Cambria Math" w:hAnsi="Cambria Math" w:cs="Arial"/>
            <w:sz w:val="24"/>
            <w:szCs w:val="24"/>
          </w:rPr>
          <m:t>i</m:t>
        </m:r>
      </m:oMath>
      <w:ins w:id="505" w:author="Héctor Bahamonde" w:date="2026-08-05T17:30:00Z">
        <w:r w:rsidRPr="008372F6">
          <w:rPr>
            <w:rFonts w:ascii="Arial" w:hAnsi="Arial" w:cs="Arial"/>
            <w:sz w:val="24"/>
            <w:szCs w:val="24"/>
          </w:rPr>
          <w:t xml:space="preserve">’s funding decision, with “Reject public funding” serving as the reference outcome. </w:t>
        </w:r>
      </w:ins>
      <m:oMath>
        <m:sSub>
          <m:sSubPr>
            <m:ctrlPr>
              <w:rPr>
                <w:rFonts w:ascii="Cambria Math" w:hAnsi="Cambria Math" w:cs="Arial"/>
                <w:sz w:val="24"/>
                <w:szCs w:val="24"/>
              </w:rPr>
            </m:ctrlPr>
          </m:sSubPr>
          <m:e>
            <m:r>
              <m:rPr>
                <m:nor/>
              </m:rPr>
              <w:rPr>
                <w:rFonts w:ascii="Arial" w:hAnsi="Arial" w:cs="Arial"/>
                <w:sz w:val="24"/>
                <w:szCs w:val="24"/>
              </w:rPr>
              <m:t>LossRescue</m:t>
            </m:r>
          </m:e>
          <m:sub>
            <m:r>
              <w:rPr>
                <w:rFonts w:ascii="Cambria Math" w:hAnsi="Cambria Math" w:cs="Arial"/>
                <w:sz w:val="24"/>
                <w:szCs w:val="24"/>
              </w:rPr>
              <m:t>i</m:t>
            </m:r>
          </m:sub>
        </m:sSub>
      </m:oMath>
      <w:ins w:id="506" w:author="Héctor Bahamonde" w:date="2026-08-05T17:30:00Z">
        <w:r w:rsidRPr="008372F6">
          <w:rPr>
            <w:rFonts w:ascii="Arial" w:hAnsi="Arial" w:cs="Arial"/>
            <w:sz w:val="24"/>
            <w:szCs w:val="24"/>
          </w:rPr>
          <w:t xml:space="preserve"> and </w:t>
        </w:r>
      </w:ins>
      <m:oMath>
        <m:sSub>
          <m:sSubPr>
            <m:ctrlPr>
              <w:rPr>
                <w:rFonts w:ascii="Cambria Math" w:hAnsi="Cambria Math" w:cs="Arial"/>
                <w:sz w:val="24"/>
                <w:szCs w:val="24"/>
              </w:rPr>
            </m:ctrlPr>
          </m:sSubPr>
          <m:e>
            <m:r>
              <m:rPr>
                <m:nor/>
              </m:rPr>
              <w:rPr>
                <w:rFonts w:ascii="Arial" w:hAnsi="Arial" w:cs="Arial"/>
                <w:sz w:val="24"/>
                <w:szCs w:val="24"/>
              </w:rPr>
              <m:t>GainsHealthMax</m:t>
            </m:r>
          </m:e>
          <m:sub>
            <m:r>
              <w:rPr>
                <w:rFonts w:ascii="Cambria Math" w:hAnsi="Cambria Math" w:cs="Arial"/>
                <w:sz w:val="24"/>
                <w:szCs w:val="24"/>
              </w:rPr>
              <m:t>i</m:t>
            </m:r>
          </m:sub>
        </m:sSub>
      </m:oMath>
      <w:ins w:id="507" w:author="Héctor Bahamonde" w:date="2026-08-05T17:30:00Z">
        <w:r w:rsidRPr="008372F6">
          <w:rPr>
            <w:rFonts w:ascii="Arial" w:hAnsi="Arial" w:cs="Arial"/>
            <w:sz w:val="24"/>
            <w:szCs w:val="24"/>
          </w:rPr>
          <w:t xml:space="preserve"> indicate assignment to the two framing conditions, with the control condition as the reference, while </w:t>
        </w:r>
      </w:ins>
      <m:oMath>
        <m:sSub>
          <m:sSubPr>
            <m:ctrlPr>
              <w:rPr>
                <w:rFonts w:ascii="Cambria Math" w:hAnsi="Cambria Math" w:cs="Arial"/>
                <w:sz w:val="24"/>
                <w:szCs w:val="24"/>
              </w:rPr>
            </m:ctrlPr>
          </m:sSubPr>
          <m:e>
            <m:r>
              <m:rPr>
                <m:sty m:val="b"/>
              </m:rPr>
              <w:rPr>
                <w:rFonts w:ascii="Cambria Math" w:hAnsi="Cambria Math" w:cs="Arial"/>
                <w:sz w:val="24"/>
                <w:szCs w:val="24"/>
              </w:rPr>
              <m:t>X</m:t>
            </m:r>
          </m:e>
          <m:sub>
            <m:r>
              <w:rPr>
                <w:rFonts w:ascii="Cambria Math" w:hAnsi="Cambria Math" w:cs="Arial"/>
                <w:sz w:val="24"/>
                <w:szCs w:val="24"/>
              </w:rPr>
              <m:t>i</m:t>
            </m:r>
          </m:sub>
        </m:sSub>
      </m:oMath>
      <w:ins w:id="508" w:author="Héctor Bahamonde" w:date="2026-08-05T17:30:00Z">
        <w:r w:rsidRPr="008372F6">
          <w:rPr>
            <w:rFonts w:ascii="Arial" w:hAnsi="Arial" w:cs="Arial"/>
            <w:sz w:val="24"/>
            <w:szCs w:val="24"/>
          </w:rPr>
          <w:t xml:space="preserve"> contains gender, age, income group, region, eligibility for Kela medicine reimbursement, and self-reported medicine expenditure. Equation 1 estimates outcome-specific framing effects on the relative probability of each response—including “I don’t know”—compared with outright rejection, holding observed characteristics constant and applying survey weights.</w:t>
        </w:r>
      </w:ins>
    </w:p>
    <w:p w14:paraId="659156A8" w14:textId="77777777" w:rsidR="00A376A8" w:rsidRPr="00A04EA4" w:rsidDel="00911F67" w:rsidRDefault="00A376A8" w:rsidP="00D85FE8">
      <w:pPr>
        <w:pStyle w:val="BodyText"/>
        <w:spacing w:before="120" w:after="120" w:line="360" w:lineRule="auto"/>
        <w:jc w:val="center"/>
        <w:rPr>
          <w:del w:id="509" w:author="Héctor Bahamonde" w:date="2026-08-05T17:30:00Z"/>
          <w:rFonts w:ascii="Arial" w:hAnsi="Arial" w:cs="Arial"/>
          <w:b/>
          <w:bCs/>
          <w:sz w:val="24"/>
          <w:szCs w:val="24"/>
        </w:rPr>
      </w:pPr>
    </w:p>
    <w:p w14:paraId="2CE6CA77" w14:textId="11E0D062" w:rsidR="005D491A" w:rsidRPr="00A04EA4" w:rsidDel="00911F67" w:rsidRDefault="005D491A" w:rsidP="00D85FE8">
      <w:pPr>
        <w:pStyle w:val="BodyText"/>
        <w:spacing w:before="120" w:after="120" w:line="360" w:lineRule="auto"/>
        <w:jc w:val="center"/>
        <w:rPr>
          <w:del w:id="510" w:author="Héctor Bahamonde" w:date="2026-08-05T17:30:00Z"/>
          <w:rFonts w:ascii="Arial" w:hAnsi="Arial" w:cs="Arial"/>
          <w:b/>
          <w:bCs/>
          <w:sz w:val="24"/>
          <w:szCs w:val="24"/>
        </w:rPr>
      </w:pPr>
    </w:p>
    <w:p w14:paraId="2CF20C80" w14:textId="4C150ABA" w:rsidR="005D491A" w:rsidRPr="00A04EA4" w:rsidDel="00911F67" w:rsidRDefault="00000000" w:rsidP="00D85FE8">
      <w:pPr>
        <w:pStyle w:val="BodyText"/>
        <w:spacing w:before="120" w:after="120" w:line="360" w:lineRule="auto"/>
        <w:jc w:val="center"/>
        <w:rPr>
          <w:del w:id="511" w:author="Héctor Bahamonde" w:date="2026-08-05T17:30:00Z"/>
          <w:rFonts w:ascii="Arial" w:hAnsi="Arial" w:cs="Arial"/>
          <w:b/>
          <w:bCs/>
          <w:sz w:val="24"/>
          <w:szCs w:val="24"/>
        </w:rPr>
      </w:pPr>
      <w:bookmarkStart w:id="512" w:name="_bookmark4"/>
      <w:bookmarkEnd w:id="512"/>
      <w:del w:id="513" w:author="Héctor Bahamonde" w:date="2026-08-05T17:30:00Z">
        <w:r w:rsidRPr="00A04EA4" w:rsidDel="00911F67">
          <w:rPr>
            <w:rFonts w:ascii="Arial" w:hAnsi="Arial" w:cs="Arial"/>
            <w:b/>
            <w:bCs/>
            <w:w w:val="115"/>
            <w:sz w:val="24"/>
            <w:szCs w:val="24"/>
          </w:rPr>
          <w:delText>Pr(</w:delText>
        </w:r>
        <w:r w:rsidRPr="00A04EA4" w:rsidDel="00911F67">
          <w:rPr>
            <w:rFonts w:ascii="Arial" w:hAnsi="Arial" w:cs="Arial"/>
            <w:b/>
            <w:bCs/>
            <w:i/>
            <w:w w:val="115"/>
            <w:sz w:val="24"/>
            <w:szCs w:val="24"/>
          </w:rPr>
          <w:delText>Y</w:delText>
        </w:r>
        <w:r w:rsidRPr="00A04EA4" w:rsidDel="00911F67">
          <w:rPr>
            <w:rFonts w:ascii="Arial" w:hAnsi="Arial" w:cs="Arial"/>
            <w:b/>
            <w:bCs/>
            <w:i/>
            <w:w w:val="115"/>
            <w:sz w:val="24"/>
            <w:szCs w:val="24"/>
            <w:vertAlign w:val="subscript"/>
          </w:rPr>
          <w:delText>i</w:delText>
        </w:r>
        <w:r w:rsidRPr="00A04EA4" w:rsidDel="00911F67">
          <w:rPr>
            <w:rFonts w:ascii="Arial" w:hAnsi="Arial" w:cs="Arial"/>
            <w:b/>
            <w:bCs/>
            <w:i/>
            <w:spacing w:val="40"/>
            <w:w w:val="115"/>
            <w:sz w:val="24"/>
            <w:szCs w:val="24"/>
          </w:rPr>
          <w:delText xml:space="preserve"> </w:delText>
        </w:r>
        <w:r w:rsidRPr="00A04EA4" w:rsidDel="00911F67">
          <w:rPr>
            <w:rFonts w:ascii="Arial" w:hAnsi="Arial" w:cs="Arial"/>
            <w:b/>
            <w:bCs/>
            <w:i/>
            <w:w w:val="115"/>
            <w:sz w:val="24"/>
            <w:szCs w:val="24"/>
          </w:rPr>
          <w:delText>≤ j</w:delText>
        </w:r>
        <w:r w:rsidRPr="00A04EA4" w:rsidDel="00911F67">
          <w:rPr>
            <w:rFonts w:ascii="Arial" w:hAnsi="Arial" w:cs="Arial"/>
            <w:b/>
            <w:bCs/>
            <w:w w:val="115"/>
            <w:sz w:val="24"/>
            <w:szCs w:val="24"/>
          </w:rPr>
          <w:delText>) = logit</w:delText>
        </w:r>
        <w:r w:rsidRPr="00A04EA4" w:rsidDel="00911F67">
          <w:rPr>
            <w:rFonts w:ascii="Arial" w:hAnsi="Arial" w:cs="Arial"/>
            <w:b/>
            <w:bCs/>
            <w:i/>
            <w:w w:val="115"/>
            <w:position w:val="9"/>
            <w:sz w:val="24"/>
            <w:szCs w:val="24"/>
          </w:rPr>
          <w:delText>−</w:delText>
        </w:r>
        <w:r w:rsidRPr="00A04EA4" w:rsidDel="00911F67">
          <w:rPr>
            <w:rFonts w:ascii="Arial" w:hAnsi="Arial" w:cs="Arial"/>
            <w:b/>
            <w:bCs/>
            <w:w w:val="115"/>
            <w:position w:val="9"/>
            <w:sz w:val="24"/>
            <w:szCs w:val="24"/>
          </w:rPr>
          <w:delText>1</w:delText>
        </w:r>
        <w:r w:rsidRPr="00A04EA4" w:rsidDel="00911F67">
          <w:rPr>
            <w:rFonts w:ascii="Arial" w:hAnsi="Arial" w:cs="Arial"/>
            <w:b/>
            <w:bCs/>
            <w:w w:val="115"/>
            <w:sz w:val="24"/>
            <w:szCs w:val="24"/>
          </w:rPr>
          <w:delText>(</w:delText>
        </w:r>
        <w:r w:rsidRPr="00A04EA4" w:rsidDel="00911F67">
          <w:rPr>
            <w:rFonts w:ascii="Arial" w:hAnsi="Arial" w:cs="Arial"/>
            <w:b/>
            <w:bCs/>
            <w:i/>
            <w:w w:val="115"/>
            <w:sz w:val="24"/>
            <w:szCs w:val="24"/>
          </w:rPr>
          <w:delText>τ</w:delText>
        </w:r>
        <w:r w:rsidRPr="00A04EA4" w:rsidDel="00911F67">
          <w:rPr>
            <w:rFonts w:ascii="Arial" w:hAnsi="Arial" w:cs="Arial"/>
            <w:b/>
            <w:bCs/>
            <w:i/>
            <w:w w:val="115"/>
            <w:sz w:val="24"/>
            <w:szCs w:val="24"/>
            <w:vertAlign w:val="subscript"/>
          </w:rPr>
          <w:delText>j</w:delText>
        </w:r>
        <w:r w:rsidRPr="00A04EA4" w:rsidDel="00911F67">
          <w:rPr>
            <w:rFonts w:ascii="Arial" w:hAnsi="Arial" w:cs="Arial"/>
            <w:b/>
            <w:bCs/>
            <w:i/>
            <w:w w:val="115"/>
            <w:sz w:val="24"/>
            <w:szCs w:val="24"/>
          </w:rPr>
          <w:delText xml:space="preserve"> − β</w:delText>
        </w:r>
        <w:r w:rsidRPr="00A04EA4" w:rsidDel="00911F67">
          <w:rPr>
            <w:rFonts w:ascii="Arial" w:hAnsi="Arial" w:cs="Arial"/>
            <w:b/>
            <w:bCs/>
            <w:w w:val="115"/>
            <w:sz w:val="24"/>
            <w:szCs w:val="24"/>
            <w:vertAlign w:val="subscript"/>
          </w:rPr>
          <w:delText>1</w:delText>
        </w:r>
        <w:r w:rsidRPr="00A04EA4" w:rsidDel="00911F67">
          <w:rPr>
            <w:rFonts w:ascii="Arial" w:hAnsi="Arial" w:cs="Arial"/>
            <w:b/>
            <w:bCs/>
            <w:w w:val="115"/>
            <w:sz w:val="24"/>
            <w:szCs w:val="24"/>
          </w:rPr>
          <w:delText xml:space="preserve"> LossRescue</w:delText>
        </w:r>
        <w:r w:rsidRPr="00A04EA4" w:rsidDel="00911F67">
          <w:rPr>
            <w:rFonts w:ascii="Arial" w:hAnsi="Arial" w:cs="Arial"/>
            <w:b/>
            <w:bCs/>
            <w:i/>
            <w:w w:val="115"/>
            <w:sz w:val="24"/>
            <w:szCs w:val="24"/>
            <w:vertAlign w:val="subscript"/>
          </w:rPr>
          <w:delText>i</w:delText>
        </w:r>
        <w:r w:rsidRPr="00A04EA4" w:rsidDel="00911F67">
          <w:rPr>
            <w:rFonts w:ascii="Arial" w:hAnsi="Arial" w:cs="Arial"/>
            <w:b/>
            <w:bCs/>
            <w:i/>
            <w:w w:val="115"/>
            <w:sz w:val="24"/>
            <w:szCs w:val="24"/>
          </w:rPr>
          <w:delText xml:space="preserve"> − β</w:delText>
        </w:r>
        <w:r w:rsidRPr="00A04EA4" w:rsidDel="00911F67">
          <w:rPr>
            <w:rFonts w:ascii="Arial" w:hAnsi="Arial" w:cs="Arial"/>
            <w:b/>
            <w:bCs/>
            <w:w w:val="115"/>
            <w:sz w:val="24"/>
            <w:szCs w:val="24"/>
            <w:vertAlign w:val="subscript"/>
          </w:rPr>
          <w:delText>2</w:delText>
        </w:r>
        <w:r w:rsidRPr="00A04EA4" w:rsidDel="00911F67">
          <w:rPr>
            <w:rFonts w:ascii="Arial" w:hAnsi="Arial" w:cs="Arial"/>
            <w:b/>
            <w:bCs/>
            <w:w w:val="115"/>
            <w:sz w:val="24"/>
            <w:szCs w:val="24"/>
          </w:rPr>
          <w:delText xml:space="preserve"> GainsHealthMax</w:delText>
        </w:r>
        <w:r w:rsidRPr="00A04EA4" w:rsidDel="00911F67">
          <w:rPr>
            <w:rFonts w:ascii="Arial" w:hAnsi="Arial" w:cs="Arial"/>
            <w:b/>
            <w:bCs/>
            <w:i/>
            <w:w w:val="115"/>
            <w:sz w:val="24"/>
            <w:szCs w:val="24"/>
            <w:vertAlign w:val="subscript"/>
          </w:rPr>
          <w:delText>i</w:delText>
        </w:r>
        <w:r w:rsidRPr="00A04EA4" w:rsidDel="00911F67">
          <w:rPr>
            <w:rFonts w:ascii="Arial" w:hAnsi="Arial" w:cs="Arial"/>
            <w:b/>
            <w:bCs/>
            <w:i/>
            <w:w w:val="115"/>
            <w:sz w:val="24"/>
            <w:szCs w:val="24"/>
          </w:rPr>
          <w:delText xml:space="preserve"> − γ</w:delText>
        </w:r>
        <w:r w:rsidRPr="00A04EA4" w:rsidDel="00911F67">
          <w:rPr>
            <w:rFonts w:ascii="Arial" w:hAnsi="Arial" w:cs="Arial"/>
            <w:b/>
            <w:bCs/>
            <w:w w:val="115"/>
            <w:sz w:val="24"/>
            <w:szCs w:val="24"/>
          </w:rPr>
          <w:delText>X</w:delText>
        </w:r>
        <w:r w:rsidRPr="00A04EA4" w:rsidDel="00911F67">
          <w:rPr>
            <w:rFonts w:ascii="Arial" w:hAnsi="Arial" w:cs="Arial"/>
            <w:b/>
            <w:bCs/>
            <w:i/>
            <w:w w:val="115"/>
            <w:sz w:val="24"/>
            <w:szCs w:val="24"/>
            <w:vertAlign w:val="subscript"/>
          </w:rPr>
          <w:delText>i</w:delText>
        </w:r>
        <w:r w:rsidRPr="00A04EA4" w:rsidDel="00911F67">
          <w:rPr>
            <w:rFonts w:ascii="Arial" w:hAnsi="Arial" w:cs="Arial"/>
            <w:b/>
            <w:bCs/>
            <w:w w:val="115"/>
            <w:sz w:val="24"/>
            <w:szCs w:val="24"/>
          </w:rPr>
          <w:delText xml:space="preserve">) </w:delText>
        </w:r>
        <w:r w:rsidRPr="00A04EA4" w:rsidDel="00911F67">
          <w:rPr>
            <w:rFonts w:ascii="Arial" w:hAnsi="Arial" w:cs="Arial"/>
            <w:b/>
            <w:bCs/>
            <w:i/>
            <w:w w:val="105"/>
            <w:sz w:val="24"/>
            <w:szCs w:val="24"/>
          </w:rPr>
          <w:delText>,</w:delText>
        </w:r>
        <w:r w:rsidRPr="00A04EA4" w:rsidDel="00911F67">
          <w:rPr>
            <w:rFonts w:ascii="Arial" w:hAnsi="Arial" w:cs="Arial"/>
            <w:b/>
            <w:bCs/>
            <w:i/>
            <w:sz w:val="24"/>
            <w:szCs w:val="24"/>
          </w:rPr>
          <w:tab/>
        </w:r>
        <w:r w:rsidRPr="00A04EA4" w:rsidDel="00911F67">
          <w:rPr>
            <w:rFonts w:ascii="Arial" w:hAnsi="Arial" w:cs="Arial"/>
            <w:b/>
            <w:bCs/>
            <w:spacing w:val="-4"/>
            <w:w w:val="110"/>
            <w:sz w:val="24"/>
            <w:szCs w:val="24"/>
          </w:rPr>
          <w:delText xml:space="preserve">(1) </w:delText>
        </w:r>
        <w:r w:rsidRPr="00A04EA4" w:rsidDel="00911F67">
          <w:rPr>
            <w:rFonts w:ascii="Arial" w:hAnsi="Arial" w:cs="Arial"/>
            <w:b/>
            <w:bCs/>
            <w:sz w:val="24"/>
            <w:szCs w:val="24"/>
          </w:rPr>
          <w:delText>where</w:delText>
        </w:r>
        <w:r w:rsidRPr="00A04EA4" w:rsidDel="00911F67">
          <w:rPr>
            <w:rFonts w:ascii="Arial" w:hAnsi="Arial" w:cs="Arial"/>
            <w:b/>
            <w:bCs/>
            <w:spacing w:val="39"/>
            <w:sz w:val="24"/>
            <w:szCs w:val="24"/>
          </w:rPr>
          <w:delText xml:space="preserve"> </w:delText>
        </w:r>
        <w:r w:rsidRPr="00A04EA4" w:rsidDel="00911F67">
          <w:rPr>
            <w:rFonts w:ascii="Arial" w:hAnsi="Arial" w:cs="Arial"/>
            <w:b/>
            <w:bCs/>
            <w:i/>
            <w:sz w:val="24"/>
            <w:szCs w:val="24"/>
          </w:rPr>
          <w:delText>Y</w:delText>
        </w:r>
        <w:r w:rsidRPr="00A04EA4" w:rsidDel="00911F67">
          <w:rPr>
            <w:rFonts w:ascii="Arial" w:hAnsi="Arial" w:cs="Arial"/>
            <w:b/>
            <w:bCs/>
            <w:i/>
            <w:sz w:val="24"/>
            <w:szCs w:val="24"/>
            <w:vertAlign w:val="subscript"/>
          </w:rPr>
          <w:delText>i</w:delText>
        </w:r>
        <w:r w:rsidRPr="00A04EA4" w:rsidDel="00911F67">
          <w:rPr>
            <w:rFonts w:ascii="Arial" w:hAnsi="Arial" w:cs="Arial"/>
            <w:b/>
            <w:bCs/>
            <w:i/>
            <w:spacing w:val="58"/>
            <w:sz w:val="24"/>
            <w:szCs w:val="24"/>
          </w:rPr>
          <w:delText xml:space="preserve"> </w:delText>
        </w:r>
        <w:r w:rsidRPr="00A04EA4" w:rsidDel="00911F67">
          <w:rPr>
            <w:rFonts w:ascii="Arial" w:hAnsi="Arial" w:cs="Arial"/>
            <w:b/>
            <w:bCs/>
            <w:sz w:val="24"/>
            <w:szCs w:val="24"/>
          </w:rPr>
          <w:delText>denotes</w:delText>
        </w:r>
        <w:r w:rsidRPr="00A04EA4" w:rsidDel="00911F67">
          <w:rPr>
            <w:rFonts w:ascii="Arial" w:hAnsi="Arial" w:cs="Arial"/>
            <w:b/>
            <w:bCs/>
            <w:spacing w:val="41"/>
            <w:sz w:val="24"/>
            <w:szCs w:val="24"/>
          </w:rPr>
          <w:delText xml:space="preserve"> </w:delText>
        </w:r>
        <w:r w:rsidRPr="00A04EA4" w:rsidDel="00911F67">
          <w:rPr>
            <w:rFonts w:ascii="Arial" w:hAnsi="Arial" w:cs="Arial"/>
            <w:b/>
            <w:bCs/>
            <w:sz w:val="24"/>
            <w:szCs w:val="24"/>
          </w:rPr>
          <w:delText>respondent</w:delText>
        </w:r>
        <w:r w:rsidRPr="00A04EA4" w:rsidDel="00911F67">
          <w:rPr>
            <w:rFonts w:ascii="Arial" w:hAnsi="Arial" w:cs="Arial"/>
            <w:b/>
            <w:bCs/>
            <w:spacing w:val="40"/>
            <w:sz w:val="24"/>
            <w:szCs w:val="24"/>
          </w:rPr>
          <w:delText xml:space="preserve"> </w:delText>
        </w:r>
        <w:r w:rsidRPr="00A04EA4" w:rsidDel="00911F67">
          <w:rPr>
            <w:rFonts w:ascii="Arial" w:hAnsi="Arial" w:cs="Arial"/>
            <w:b/>
            <w:bCs/>
            <w:i/>
            <w:sz w:val="24"/>
            <w:szCs w:val="24"/>
          </w:rPr>
          <w:delText>i</w:delText>
        </w:r>
        <w:r w:rsidRPr="00A04EA4" w:rsidDel="00911F67">
          <w:rPr>
            <w:rFonts w:ascii="Arial" w:hAnsi="Arial" w:cs="Arial"/>
            <w:b/>
            <w:bCs/>
            <w:sz w:val="24"/>
            <w:szCs w:val="24"/>
          </w:rPr>
          <w:delText>’s</w:delText>
        </w:r>
        <w:r w:rsidRPr="00A04EA4" w:rsidDel="00911F67">
          <w:rPr>
            <w:rFonts w:ascii="Arial" w:hAnsi="Arial" w:cs="Arial"/>
            <w:b/>
            <w:bCs/>
            <w:spacing w:val="41"/>
            <w:sz w:val="24"/>
            <w:szCs w:val="24"/>
          </w:rPr>
          <w:delText xml:space="preserve"> </w:delText>
        </w:r>
        <w:r w:rsidRPr="00A04EA4" w:rsidDel="00911F67">
          <w:rPr>
            <w:rFonts w:ascii="Arial" w:hAnsi="Arial" w:cs="Arial"/>
            <w:b/>
            <w:bCs/>
            <w:sz w:val="24"/>
            <w:szCs w:val="24"/>
          </w:rPr>
          <w:delText>preferred</w:delText>
        </w:r>
        <w:r w:rsidRPr="00A04EA4" w:rsidDel="00911F67">
          <w:rPr>
            <w:rFonts w:ascii="Arial" w:hAnsi="Arial" w:cs="Arial"/>
            <w:b/>
            <w:bCs/>
            <w:spacing w:val="41"/>
            <w:sz w:val="24"/>
            <w:szCs w:val="24"/>
          </w:rPr>
          <w:delText xml:space="preserve"> </w:delText>
        </w:r>
        <w:r w:rsidRPr="00A04EA4" w:rsidDel="00911F67">
          <w:rPr>
            <w:rFonts w:ascii="Arial" w:hAnsi="Arial" w:cs="Arial"/>
            <w:b/>
            <w:bCs/>
            <w:sz w:val="24"/>
            <w:szCs w:val="24"/>
          </w:rPr>
          <w:delText>funding</w:delText>
        </w:r>
        <w:r w:rsidRPr="00A04EA4" w:rsidDel="00911F67">
          <w:rPr>
            <w:rFonts w:ascii="Arial" w:hAnsi="Arial" w:cs="Arial"/>
            <w:b/>
            <w:bCs/>
            <w:spacing w:val="41"/>
            <w:sz w:val="24"/>
            <w:szCs w:val="24"/>
          </w:rPr>
          <w:delText xml:space="preserve"> </w:delText>
        </w:r>
        <w:r w:rsidRPr="00A04EA4" w:rsidDel="00911F67">
          <w:rPr>
            <w:rFonts w:ascii="Arial" w:hAnsi="Arial" w:cs="Arial"/>
            <w:b/>
            <w:bCs/>
            <w:sz w:val="24"/>
            <w:szCs w:val="24"/>
          </w:rPr>
          <w:delText>decision</w:delText>
        </w:r>
        <w:r w:rsidRPr="00A04EA4" w:rsidDel="00911F67">
          <w:rPr>
            <w:rFonts w:ascii="Arial" w:hAnsi="Arial" w:cs="Arial"/>
            <w:b/>
            <w:bCs/>
            <w:spacing w:val="41"/>
            <w:sz w:val="24"/>
            <w:szCs w:val="24"/>
          </w:rPr>
          <w:delText xml:space="preserve"> </w:delText>
        </w:r>
        <w:r w:rsidRPr="00A04EA4" w:rsidDel="00911F67">
          <w:rPr>
            <w:rFonts w:ascii="Arial" w:hAnsi="Arial" w:cs="Arial"/>
            <w:b/>
            <w:bCs/>
            <w:sz w:val="24"/>
            <w:szCs w:val="24"/>
          </w:rPr>
          <w:delText>among</w:delText>
        </w:r>
        <w:r w:rsidRPr="00A04EA4" w:rsidDel="00911F67">
          <w:rPr>
            <w:rFonts w:ascii="Arial" w:hAnsi="Arial" w:cs="Arial"/>
            <w:b/>
            <w:bCs/>
            <w:spacing w:val="40"/>
            <w:sz w:val="24"/>
            <w:szCs w:val="24"/>
          </w:rPr>
          <w:delText xml:space="preserve"> </w:delText>
        </w:r>
        <w:r w:rsidRPr="00A04EA4" w:rsidDel="00911F67">
          <w:rPr>
            <w:rFonts w:ascii="Arial" w:hAnsi="Arial" w:cs="Arial"/>
            <w:b/>
            <w:bCs/>
            <w:sz w:val="24"/>
            <w:szCs w:val="24"/>
          </w:rPr>
          <w:delText>the</w:delText>
        </w:r>
        <w:r w:rsidRPr="00A04EA4" w:rsidDel="00911F67">
          <w:rPr>
            <w:rFonts w:ascii="Arial" w:hAnsi="Arial" w:cs="Arial"/>
            <w:b/>
            <w:bCs/>
            <w:spacing w:val="41"/>
            <w:sz w:val="24"/>
            <w:szCs w:val="24"/>
          </w:rPr>
          <w:delText xml:space="preserve"> </w:delText>
        </w:r>
        <w:r w:rsidRPr="00A04EA4" w:rsidDel="00911F67">
          <w:rPr>
            <w:rFonts w:ascii="Arial" w:hAnsi="Arial" w:cs="Arial"/>
            <w:b/>
            <w:bCs/>
            <w:sz w:val="24"/>
            <w:szCs w:val="24"/>
          </w:rPr>
          <w:delText>three</w:delText>
        </w:r>
        <w:r w:rsidRPr="00A04EA4" w:rsidDel="00911F67">
          <w:rPr>
            <w:rFonts w:ascii="Arial" w:hAnsi="Arial" w:cs="Arial"/>
            <w:b/>
            <w:bCs/>
            <w:spacing w:val="41"/>
            <w:sz w:val="24"/>
            <w:szCs w:val="24"/>
          </w:rPr>
          <w:delText xml:space="preserve"> </w:delText>
        </w:r>
        <w:r w:rsidRPr="00A04EA4" w:rsidDel="00911F67">
          <w:rPr>
            <w:rFonts w:ascii="Arial" w:hAnsi="Arial" w:cs="Arial"/>
            <w:b/>
            <w:bCs/>
            <w:sz w:val="24"/>
            <w:szCs w:val="24"/>
          </w:rPr>
          <w:delText>substantive</w:delText>
        </w:r>
        <w:r w:rsidRPr="00A04EA4" w:rsidDel="00911F67">
          <w:rPr>
            <w:rFonts w:ascii="Arial" w:hAnsi="Arial" w:cs="Arial"/>
            <w:b/>
            <w:bCs/>
            <w:spacing w:val="41"/>
            <w:sz w:val="24"/>
            <w:szCs w:val="24"/>
          </w:rPr>
          <w:delText xml:space="preserve"> </w:delText>
        </w:r>
        <w:r w:rsidRPr="00A04EA4" w:rsidDel="00911F67">
          <w:rPr>
            <w:rFonts w:ascii="Arial" w:hAnsi="Arial" w:cs="Arial"/>
            <w:b/>
            <w:bCs/>
            <w:spacing w:val="-2"/>
            <w:sz w:val="24"/>
            <w:szCs w:val="24"/>
          </w:rPr>
          <w:delText>options,</w:delText>
        </w:r>
      </w:del>
    </w:p>
    <w:p w14:paraId="7DBF2AE2" w14:textId="06C55C12" w:rsidR="005D491A" w:rsidRPr="00A04EA4" w:rsidDel="00911F67" w:rsidRDefault="00000000" w:rsidP="00D85FE8">
      <w:pPr>
        <w:pStyle w:val="BodyText"/>
        <w:spacing w:before="120" w:after="120" w:line="360" w:lineRule="auto"/>
        <w:jc w:val="center"/>
        <w:rPr>
          <w:del w:id="514" w:author="Héctor Bahamonde" w:date="2026-08-05T17:30:00Z"/>
          <w:rFonts w:ascii="Arial" w:hAnsi="Arial" w:cs="Arial"/>
          <w:b/>
          <w:bCs/>
          <w:sz w:val="24"/>
          <w:szCs w:val="24"/>
        </w:rPr>
      </w:pPr>
      <w:del w:id="515" w:author="Héctor Bahamonde" w:date="2026-08-05T17:30:00Z">
        <w:r w:rsidRPr="00A04EA4" w:rsidDel="00911F67">
          <w:rPr>
            <w:rFonts w:ascii="Arial" w:hAnsi="Arial" w:cs="Arial"/>
            <w:b/>
            <w:bCs/>
            <w:w w:val="110"/>
            <w:sz w:val="24"/>
            <w:szCs w:val="24"/>
          </w:rPr>
          <w:delText>ordered</w:delText>
        </w:r>
        <w:r w:rsidRPr="00A04EA4" w:rsidDel="00911F67">
          <w:rPr>
            <w:rFonts w:ascii="Arial" w:hAnsi="Arial" w:cs="Arial"/>
            <w:b/>
            <w:bCs/>
            <w:spacing w:val="-14"/>
            <w:w w:val="110"/>
            <w:sz w:val="24"/>
            <w:szCs w:val="24"/>
          </w:rPr>
          <w:delText xml:space="preserve"> </w:delText>
        </w:r>
        <w:r w:rsidRPr="00A04EA4" w:rsidDel="00911F67">
          <w:rPr>
            <w:rFonts w:ascii="Arial" w:hAnsi="Arial" w:cs="Arial"/>
            <w:b/>
            <w:bCs/>
            <w:w w:val="110"/>
            <w:sz w:val="24"/>
            <w:szCs w:val="24"/>
          </w:rPr>
          <w:delText>from</w:delText>
        </w:r>
        <w:r w:rsidRPr="00A04EA4" w:rsidDel="00911F67">
          <w:rPr>
            <w:rFonts w:ascii="Arial" w:hAnsi="Arial" w:cs="Arial"/>
            <w:b/>
            <w:bCs/>
            <w:spacing w:val="-14"/>
            <w:w w:val="110"/>
            <w:sz w:val="24"/>
            <w:szCs w:val="24"/>
          </w:rPr>
          <w:delText xml:space="preserve"> </w:delText>
        </w:r>
        <w:r w:rsidRPr="00A04EA4" w:rsidDel="00911F67">
          <w:rPr>
            <w:rFonts w:ascii="Arial" w:hAnsi="Arial" w:cs="Arial"/>
            <w:b/>
            <w:bCs/>
            <w:w w:val="110"/>
            <w:sz w:val="24"/>
            <w:szCs w:val="24"/>
          </w:rPr>
          <w:delText>outright</w:delText>
        </w:r>
        <w:r w:rsidRPr="00A04EA4" w:rsidDel="00911F67">
          <w:rPr>
            <w:rFonts w:ascii="Arial" w:hAnsi="Arial" w:cs="Arial"/>
            <w:b/>
            <w:bCs/>
            <w:spacing w:val="-14"/>
            <w:w w:val="110"/>
            <w:sz w:val="24"/>
            <w:szCs w:val="24"/>
          </w:rPr>
          <w:delText xml:space="preserve"> </w:delText>
        </w:r>
        <w:r w:rsidRPr="00A04EA4" w:rsidDel="00911F67">
          <w:rPr>
            <w:rFonts w:ascii="Arial" w:hAnsi="Arial" w:cs="Arial"/>
            <w:b/>
            <w:bCs/>
            <w:w w:val="110"/>
            <w:sz w:val="24"/>
            <w:szCs w:val="24"/>
          </w:rPr>
          <w:delText>rejection</w:delText>
        </w:r>
        <w:r w:rsidRPr="00A04EA4" w:rsidDel="00911F67">
          <w:rPr>
            <w:rFonts w:ascii="Arial" w:hAnsi="Arial" w:cs="Arial"/>
            <w:b/>
            <w:bCs/>
            <w:spacing w:val="-14"/>
            <w:w w:val="110"/>
            <w:sz w:val="24"/>
            <w:szCs w:val="24"/>
          </w:rPr>
          <w:delText xml:space="preserve"> </w:delText>
        </w:r>
        <w:r w:rsidRPr="00A04EA4" w:rsidDel="00911F67">
          <w:rPr>
            <w:rFonts w:ascii="Arial" w:hAnsi="Arial" w:cs="Arial"/>
            <w:b/>
            <w:bCs/>
            <w:w w:val="110"/>
            <w:sz w:val="24"/>
            <w:szCs w:val="24"/>
          </w:rPr>
          <w:delText>to</w:delText>
        </w:r>
        <w:r w:rsidRPr="00A04EA4" w:rsidDel="00911F67">
          <w:rPr>
            <w:rFonts w:ascii="Arial" w:hAnsi="Arial" w:cs="Arial"/>
            <w:b/>
            <w:bCs/>
            <w:spacing w:val="-14"/>
            <w:w w:val="110"/>
            <w:sz w:val="24"/>
            <w:szCs w:val="24"/>
          </w:rPr>
          <w:delText xml:space="preserve"> </w:delText>
        </w:r>
        <w:r w:rsidRPr="00A04EA4" w:rsidDel="00911F67">
          <w:rPr>
            <w:rFonts w:ascii="Arial" w:hAnsi="Arial" w:cs="Arial"/>
            <w:b/>
            <w:bCs/>
            <w:w w:val="110"/>
            <w:sz w:val="24"/>
            <w:szCs w:val="24"/>
          </w:rPr>
          <w:delText>unconditional</w:delText>
        </w:r>
        <w:r w:rsidRPr="00A04EA4" w:rsidDel="00911F67">
          <w:rPr>
            <w:rFonts w:ascii="Arial" w:hAnsi="Arial" w:cs="Arial"/>
            <w:b/>
            <w:bCs/>
            <w:spacing w:val="-14"/>
            <w:w w:val="110"/>
            <w:sz w:val="24"/>
            <w:szCs w:val="24"/>
          </w:rPr>
          <w:delText xml:space="preserve"> </w:delText>
        </w:r>
        <w:r w:rsidRPr="00A04EA4" w:rsidDel="00911F67">
          <w:rPr>
            <w:rFonts w:ascii="Arial" w:hAnsi="Arial" w:cs="Arial"/>
            <w:b/>
            <w:bCs/>
            <w:w w:val="110"/>
            <w:sz w:val="24"/>
            <w:szCs w:val="24"/>
          </w:rPr>
          <w:delText>public</w:delText>
        </w:r>
        <w:r w:rsidRPr="00A04EA4" w:rsidDel="00911F67">
          <w:rPr>
            <w:rFonts w:ascii="Arial" w:hAnsi="Arial" w:cs="Arial"/>
            <w:b/>
            <w:bCs/>
            <w:spacing w:val="-14"/>
            <w:w w:val="110"/>
            <w:sz w:val="24"/>
            <w:szCs w:val="24"/>
          </w:rPr>
          <w:delText xml:space="preserve"> </w:delText>
        </w:r>
        <w:r w:rsidRPr="00A04EA4" w:rsidDel="00911F67">
          <w:rPr>
            <w:rFonts w:ascii="Arial" w:hAnsi="Arial" w:cs="Arial"/>
            <w:b/>
            <w:bCs/>
            <w:w w:val="110"/>
            <w:sz w:val="24"/>
            <w:szCs w:val="24"/>
          </w:rPr>
          <w:delText>funding;</w:delText>
        </w:r>
        <w:r w:rsidRPr="00A04EA4" w:rsidDel="00911F67">
          <w:rPr>
            <w:rFonts w:ascii="Arial" w:hAnsi="Arial" w:cs="Arial"/>
            <w:b/>
            <w:bCs/>
            <w:spacing w:val="-14"/>
            <w:w w:val="110"/>
            <w:sz w:val="24"/>
            <w:szCs w:val="24"/>
          </w:rPr>
          <w:delText xml:space="preserve"> </w:delText>
        </w:r>
        <w:r w:rsidRPr="00A04EA4" w:rsidDel="00911F67">
          <w:rPr>
            <w:rFonts w:ascii="Arial" w:hAnsi="Arial" w:cs="Arial"/>
            <w:b/>
            <w:bCs/>
            <w:i/>
            <w:w w:val="120"/>
            <w:sz w:val="24"/>
            <w:szCs w:val="24"/>
          </w:rPr>
          <w:delText>τ</w:delText>
        </w:r>
        <w:r w:rsidRPr="00A04EA4" w:rsidDel="00911F67">
          <w:rPr>
            <w:rFonts w:ascii="Arial" w:hAnsi="Arial" w:cs="Arial"/>
            <w:b/>
            <w:bCs/>
            <w:i/>
            <w:w w:val="120"/>
            <w:sz w:val="24"/>
            <w:szCs w:val="24"/>
            <w:vertAlign w:val="subscript"/>
          </w:rPr>
          <w:delText>j</w:delText>
        </w:r>
        <w:r w:rsidRPr="00A04EA4" w:rsidDel="00911F67">
          <w:rPr>
            <w:rFonts w:ascii="Arial" w:hAnsi="Arial" w:cs="Arial"/>
            <w:b/>
            <w:bCs/>
            <w:i/>
            <w:spacing w:val="-1"/>
            <w:w w:val="120"/>
            <w:sz w:val="24"/>
            <w:szCs w:val="24"/>
          </w:rPr>
          <w:delText xml:space="preserve"> </w:delText>
        </w:r>
        <w:r w:rsidRPr="00A04EA4" w:rsidDel="00911F67">
          <w:rPr>
            <w:rFonts w:ascii="Arial" w:hAnsi="Arial" w:cs="Arial"/>
            <w:b/>
            <w:bCs/>
            <w:w w:val="110"/>
            <w:sz w:val="24"/>
            <w:szCs w:val="24"/>
          </w:rPr>
          <w:delText>represents</w:delText>
        </w:r>
        <w:r w:rsidRPr="00A04EA4" w:rsidDel="00911F67">
          <w:rPr>
            <w:rFonts w:ascii="Arial" w:hAnsi="Arial" w:cs="Arial"/>
            <w:b/>
            <w:bCs/>
            <w:spacing w:val="-14"/>
            <w:w w:val="110"/>
            <w:sz w:val="24"/>
            <w:szCs w:val="24"/>
          </w:rPr>
          <w:delText xml:space="preserve"> </w:delText>
        </w:r>
        <w:r w:rsidRPr="00A04EA4" w:rsidDel="00911F67">
          <w:rPr>
            <w:rFonts w:ascii="Arial" w:hAnsi="Arial" w:cs="Arial"/>
            <w:b/>
            <w:bCs/>
            <w:w w:val="110"/>
            <w:sz w:val="24"/>
            <w:szCs w:val="24"/>
          </w:rPr>
          <w:delText>the</w:delText>
        </w:r>
        <w:r w:rsidRPr="00A04EA4" w:rsidDel="00911F67">
          <w:rPr>
            <w:rFonts w:ascii="Arial" w:hAnsi="Arial" w:cs="Arial"/>
            <w:b/>
            <w:bCs/>
            <w:spacing w:val="-14"/>
            <w:w w:val="110"/>
            <w:sz w:val="24"/>
            <w:szCs w:val="24"/>
          </w:rPr>
          <w:delText xml:space="preserve"> </w:delText>
        </w:r>
        <w:r w:rsidRPr="00A04EA4" w:rsidDel="00911F67">
          <w:rPr>
            <w:rFonts w:ascii="Arial" w:hAnsi="Arial" w:cs="Arial"/>
            <w:b/>
            <w:bCs/>
            <w:w w:val="110"/>
            <w:sz w:val="24"/>
            <w:szCs w:val="24"/>
          </w:rPr>
          <w:delText>threshold</w:delText>
        </w:r>
        <w:r w:rsidRPr="00A04EA4" w:rsidDel="00911F67">
          <w:rPr>
            <w:rFonts w:ascii="Arial" w:hAnsi="Arial" w:cs="Arial"/>
            <w:b/>
            <w:bCs/>
            <w:spacing w:val="-14"/>
            <w:w w:val="110"/>
            <w:sz w:val="24"/>
            <w:szCs w:val="24"/>
          </w:rPr>
          <w:delText xml:space="preserve"> </w:delText>
        </w:r>
        <w:r w:rsidRPr="00A04EA4" w:rsidDel="00911F67">
          <w:rPr>
            <w:rFonts w:ascii="Arial" w:hAnsi="Arial" w:cs="Arial"/>
            <w:b/>
            <w:bCs/>
            <w:w w:val="110"/>
            <w:sz w:val="24"/>
            <w:szCs w:val="24"/>
          </w:rPr>
          <w:delText>param-eters;</w:delText>
        </w:r>
        <w:r w:rsidRPr="00A04EA4" w:rsidDel="00911F67">
          <w:rPr>
            <w:rFonts w:ascii="Arial" w:hAnsi="Arial" w:cs="Arial"/>
            <w:b/>
            <w:bCs/>
            <w:spacing w:val="-2"/>
            <w:w w:val="110"/>
            <w:sz w:val="24"/>
            <w:szCs w:val="24"/>
          </w:rPr>
          <w:delText xml:space="preserve"> </w:delText>
        </w:r>
        <w:r w:rsidRPr="00A04EA4" w:rsidDel="00911F67">
          <w:rPr>
            <w:rFonts w:ascii="Arial" w:hAnsi="Arial" w:cs="Arial"/>
            <w:b/>
            <w:bCs/>
            <w:w w:val="110"/>
            <w:sz w:val="24"/>
            <w:szCs w:val="24"/>
          </w:rPr>
          <w:delText>LossRescue</w:delText>
        </w:r>
        <w:r w:rsidRPr="00A04EA4" w:rsidDel="00911F67">
          <w:rPr>
            <w:rFonts w:ascii="Arial" w:hAnsi="Arial" w:cs="Arial"/>
            <w:b/>
            <w:bCs/>
            <w:i/>
            <w:w w:val="110"/>
            <w:sz w:val="24"/>
            <w:szCs w:val="24"/>
            <w:vertAlign w:val="subscript"/>
          </w:rPr>
          <w:delText>i</w:delText>
        </w:r>
        <w:r w:rsidRPr="00A04EA4" w:rsidDel="00911F67">
          <w:rPr>
            <w:rFonts w:ascii="Arial" w:hAnsi="Arial" w:cs="Arial"/>
            <w:b/>
            <w:bCs/>
            <w:i/>
            <w:w w:val="110"/>
            <w:sz w:val="24"/>
            <w:szCs w:val="24"/>
          </w:rPr>
          <w:delText xml:space="preserve"> </w:delText>
        </w:r>
        <w:r w:rsidRPr="00A04EA4" w:rsidDel="00911F67">
          <w:rPr>
            <w:rFonts w:ascii="Arial" w:hAnsi="Arial" w:cs="Arial"/>
            <w:b/>
            <w:bCs/>
            <w:w w:val="110"/>
            <w:sz w:val="24"/>
            <w:szCs w:val="24"/>
          </w:rPr>
          <w:delText>and</w:delText>
        </w:r>
        <w:r w:rsidRPr="00A04EA4" w:rsidDel="00911F67">
          <w:rPr>
            <w:rFonts w:ascii="Arial" w:hAnsi="Arial" w:cs="Arial"/>
            <w:b/>
            <w:bCs/>
            <w:spacing w:val="-2"/>
            <w:w w:val="110"/>
            <w:sz w:val="24"/>
            <w:szCs w:val="24"/>
          </w:rPr>
          <w:delText xml:space="preserve"> </w:delText>
        </w:r>
        <w:r w:rsidRPr="00A04EA4" w:rsidDel="00911F67">
          <w:rPr>
            <w:rFonts w:ascii="Arial" w:hAnsi="Arial" w:cs="Arial"/>
            <w:b/>
            <w:bCs/>
            <w:w w:val="110"/>
            <w:sz w:val="24"/>
            <w:szCs w:val="24"/>
          </w:rPr>
          <w:delText>GainsHealthMax</w:delText>
        </w:r>
        <w:r w:rsidRPr="00A04EA4" w:rsidDel="00911F67">
          <w:rPr>
            <w:rFonts w:ascii="Arial" w:hAnsi="Arial" w:cs="Arial"/>
            <w:b/>
            <w:bCs/>
            <w:i/>
            <w:w w:val="110"/>
            <w:sz w:val="24"/>
            <w:szCs w:val="24"/>
            <w:vertAlign w:val="subscript"/>
          </w:rPr>
          <w:delText>i</w:delText>
        </w:r>
        <w:r w:rsidRPr="00A04EA4" w:rsidDel="00911F67">
          <w:rPr>
            <w:rFonts w:ascii="Arial" w:hAnsi="Arial" w:cs="Arial"/>
            <w:b/>
            <w:bCs/>
            <w:i/>
            <w:w w:val="110"/>
            <w:sz w:val="24"/>
            <w:szCs w:val="24"/>
          </w:rPr>
          <w:delText xml:space="preserve"> </w:delText>
        </w:r>
        <w:r w:rsidRPr="00A04EA4" w:rsidDel="00911F67">
          <w:rPr>
            <w:rFonts w:ascii="Arial" w:hAnsi="Arial" w:cs="Arial"/>
            <w:b/>
            <w:bCs/>
            <w:w w:val="110"/>
            <w:sz w:val="24"/>
            <w:szCs w:val="24"/>
          </w:rPr>
          <w:delText>indicate</w:delText>
        </w:r>
        <w:r w:rsidRPr="00A04EA4" w:rsidDel="00911F67">
          <w:rPr>
            <w:rFonts w:ascii="Arial" w:hAnsi="Arial" w:cs="Arial"/>
            <w:b/>
            <w:bCs/>
            <w:spacing w:val="-2"/>
            <w:w w:val="110"/>
            <w:sz w:val="24"/>
            <w:szCs w:val="24"/>
          </w:rPr>
          <w:delText xml:space="preserve"> </w:delText>
        </w:r>
        <w:r w:rsidRPr="00A04EA4" w:rsidDel="00911F67">
          <w:rPr>
            <w:rFonts w:ascii="Arial" w:hAnsi="Arial" w:cs="Arial"/>
            <w:b/>
            <w:bCs/>
            <w:w w:val="110"/>
            <w:sz w:val="24"/>
            <w:szCs w:val="24"/>
          </w:rPr>
          <w:delText>assignment</w:delText>
        </w:r>
        <w:r w:rsidRPr="00A04EA4" w:rsidDel="00911F67">
          <w:rPr>
            <w:rFonts w:ascii="Arial" w:hAnsi="Arial" w:cs="Arial"/>
            <w:b/>
            <w:bCs/>
            <w:spacing w:val="-2"/>
            <w:w w:val="110"/>
            <w:sz w:val="24"/>
            <w:szCs w:val="24"/>
          </w:rPr>
          <w:delText xml:space="preserve"> </w:delText>
        </w:r>
        <w:r w:rsidRPr="00A04EA4" w:rsidDel="00911F67">
          <w:rPr>
            <w:rFonts w:ascii="Arial" w:hAnsi="Arial" w:cs="Arial"/>
            <w:b/>
            <w:bCs/>
            <w:w w:val="110"/>
            <w:sz w:val="24"/>
            <w:szCs w:val="24"/>
          </w:rPr>
          <w:delText>to</w:delText>
        </w:r>
        <w:r w:rsidRPr="00A04EA4" w:rsidDel="00911F67">
          <w:rPr>
            <w:rFonts w:ascii="Arial" w:hAnsi="Arial" w:cs="Arial"/>
            <w:b/>
            <w:bCs/>
            <w:spacing w:val="-2"/>
            <w:w w:val="110"/>
            <w:sz w:val="24"/>
            <w:szCs w:val="24"/>
          </w:rPr>
          <w:delText xml:space="preserve"> </w:delText>
        </w:r>
        <w:r w:rsidRPr="00A04EA4" w:rsidDel="00911F67">
          <w:rPr>
            <w:rFonts w:ascii="Arial" w:hAnsi="Arial" w:cs="Arial"/>
            <w:b/>
            <w:bCs/>
            <w:w w:val="110"/>
            <w:sz w:val="24"/>
            <w:szCs w:val="24"/>
          </w:rPr>
          <w:delText>the</w:delText>
        </w:r>
        <w:r w:rsidRPr="00A04EA4" w:rsidDel="00911F67">
          <w:rPr>
            <w:rFonts w:ascii="Arial" w:hAnsi="Arial" w:cs="Arial"/>
            <w:b/>
            <w:bCs/>
            <w:spacing w:val="-2"/>
            <w:w w:val="110"/>
            <w:sz w:val="24"/>
            <w:szCs w:val="24"/>
          </w:rPr>
          <w:delText xml:space="preserve"> </w:delText>
        </w:r>
        <w:r w:rsidRPr="00A04EA4" w:rsidDel="00911F67">
          <w:rPr>
            <w:rFonts w:ascii="Arial" w:hAnsi="Arial" w:cs="Arial"/>
            <w:b/>
            <w:bCs/>
            <w:w w:val="110"/>
            <w:sz w:val="24"/>
            <w:szCs w:val="24"/>
          </w:rPr>
          <w:delText>loss-framed</w:delText>
        </w:r>
        <w:r w:rsidRPr="00A04EA4" w:rsidDel="00911F67">
          <w:rPr>
            <w:rFonts w:ascii="Arial" w:hAnsi="Arial" w:cs="Arial"/>
            <w:b/>
            <w:bCs/>
            <w:spacing w:val="-2"/>
            <w:w w:val="110"/>
            <w:sz w:val="24"/>
            <w:szCs w:val="24"/>
          </w:rPr>
          <w:delText xml:space="preserve"> </w:delText>
        </w:r>
        <w:r w:rsidRPr="00A04EA4" w:rsidDel="00911F67">
          <w:rPr>
            <w:rFonts w:ascii="Arial" w:hAnsi="Arial" w:cs="Arial"/>
            <w:b/>
            <w:bCs/>
            <w:w w:val="110"/>
            <w:sz w:val="24"/>
            <w:szCs w:val="24"/>
          </w:rPr>
          <w:delText>and</w:delText>
        </w:r>
        <w:r w:rsidRPr="00A04EA4" w:rsidDel="00911F67">
          <w:rPr>
            <w:rFonts w:ascii="Arial" w:hAnsi="Arial" w:cs="Arial"/>
            <w:b/>
            <w:bCs/>
            <w:spacing w:val="-2"/>
            <w:w w:val="110"/>
            <w:sz w:val="24"/>
            <w:szCs w:val="24"/>
          </w:rPr>
          <w:delText xml:space="preserve"> </w:delText>
        </w:r>
        <w:r w:rsidRPr="00A04EA4" w:rsidDel="00911F67">
          <w:rPr>
            <w:rFonts w:ascii="Arial" w:hAnsi="Arial" w:cs="Arial"/>
            <w:b/>
            <w:bCs/>
            <w:w w:val="110"/>
            <w:sz w:val="24"/>
            <w:szCs w:val="24"/>
          </w:rPr>
          <w:delText xml:space="preserve">gain-framed </w:delText>
        </w:r>
        <w:r w:rsidRPr="00A04EA4" w:rsidDel="00911F67">
          <w:rPr>
            <w:rFonts w:ascii="Arial" w:hAnsi="Arial" w:cs="Arial"/>
            <w:b/>
            <w:bCs/>
            <w:sz w:val="24"/>
            <w:szCs w:val="24"/>
          </w:rPr>
          <w:delText>conditions, respectively; and X</w:delText>
        </w:r>
        <w:r w:rsidRPr="00A04EA4" w:rsidDel="00911F67">
          <w:rPr>
            <w:rFonts w:ascii="Arial" w:hAnsi="Arial" w:cs="Arial"/>
            <w:b/>
            <w:bCs/>
            <w:i/>
            <w:sz w:val="24"/>
            <w:szCs w:val="24"/>
            <w:vertAlign w:val="subscript"/>
          </w:rPr>
          <w:delText>i</w:delText>
        </w:r>
        <w:r w:rsidRPr="00A04EA4" w:rsidDel="00911F67">
          <w:rPr>
            <w:rFonts w:ascii="Arial" w:hAnsi="Arial" w:cs="Arial"/>
            <w:b/>
            <w:bCs/>
            <w:i/>
            <w:sz w:val="24"/>
            <w:szCs w:val="24"/>
          </w:rPr>
          <w:delText xml:space="preserve"> </w:delText>
        </w:r>
        <w:r w:rsidRPr="00A04EA4" w:rsidDel="00911F67">
          <w:rPr>
            <w:rFonts w:ascii="Arial" w:hAnsi="Arial" w:cs="Arial"/>
            <w:b/>
            <w:bCs/>
            <w:sz w:val="24"/>
            <w:szCs w:val="24"/>
          </w:rPr>
          <w:delText xml:space="preserve">is a vector of individual-level covariates (gender, age, income group, region, eligibility for Kela medicine reimbursement, and self-reported medicine expenditure). Thus, </w:delText>
        </w:r>
        <w:r w:rsidR="005D491A" w:rsidRPr="00A04EA4" w:rsidDel="00911F67">
          <w:rPr>
            <w:rFonts w:ascii="Arial" w:hAnsi="Arial" w:cs="Arial"/>
            <w:b/>
            <w:bCs/>
            <w:sz w:val="24"/>
            <w:szCs w:val="24"/>
          </w:rPr>
          <w:fldChar w:fldCharType="begin"/>
        </w:r>
        <w:r w:rsidR="005D491A" w:rsidRPr="00A04EA4" w:rsidDel="00911F67">
          <w:rPr>
            <w:rFonts w:ascii="Arial" w:hAnsi="Arial" w:cs="Arial"/>
            <w:b/>
            <w:bCs/>
            <w:sz w:val="24"/>
            <w:szCs w:val="24"/>
          </w:rPr>
          <w:delInstrText>HYPERLINK \l "_bookmark4"</w:delInstrText>
        </w:r>
        <w:r w:rsidR="005D491A" w:rsidRPr="00A04EA4" w:rsidDel="00911F67">
          <w:rPr>
            <w:rFonts w:ascii="Arial" w:hAnsi="Arial" w:cs="Arial"/>
            <w:b/>
            <w:bCs/>
            <w:sz w:val="24"/>
            <w:szCs w:val="24"/>
          </w:rPr>
        </w:r>
        <w:r w:rsidR="005D491A" w:rsidRPr="00A04EA4" w:rsidDel="00911F67">
          <w:rPr>
            <w:rFonts w:ascii="Arial" w:hAnsi="Arial" w:cs="Arial"/>
            <w:b/>
            <w:bCs/>
            <w:sz w:val="24"/>
            <w:szCs w:val="24"/>
          </w:rPr>
          <w:fldChar w:fldCharType="separate"/>
        </w:r>
        <w:r w:rsidR="005D491A" w:rsidRPr="00A04EA4" w:rsidDel="00911F67">
          <w:rPr>
            <w:rFonts w:ascii="Arial" w:hAnsi="Arial" w:cs="Arial"/>
            <w:b/>
            <w:bCs/>
            <w:w w:val="110"/>
            <w:sz w:val="24"/>
            <w:szCs w:val="24"/>
          </w:rPr>
          <w:delText>Equation</w:delText>
        </w:r>
        <w:r w:rsidR="005D491A" w:rsidRPr="00A04EA4" w:rsidDel="00911F67">
          <w:rPr>
            <w:rFonts w:ascii="Arial" w:hAnsi="Arial" w:cs="Arial"/>
            <w:b/>
            <w:bCs/>
            <w:spacing w:val="-12"/>
            <w:w w:val="110"/>
            <w:sz w:val="24"/>
            <w:szCs w:val="24"/>
          </w:rPr>
          <w:delText xml:space="preserve"> </w:delText>
        </w:r>
        <w:r w:rsidR="005D491A" w:rsidRPr="00A04EA4" w:rsidDel="00911F67">
          <w:rPr>
            <w:rFonts w:ascii="Arial" w:hAnsi="Arial" w:cs="Arial"/>
            <w:b/>
            <w:bCs/>
            <w:w w:val="110"/>
            <w:sz w:val="24"/>
            <w:szCs w:val="24"/>
          </w:rPr>
          <w:delText>1</w:delText>
        </w:r>
        <w:r w:rsidR="005D491A" w:rsidRPr="00A04EA4" w:rsidDel="00911F67">
          <w:rPr>
            <w:rFonts w:ascii="Arial" w:hAnsi="Arial" w:cs="Arial"/>
            <w:b/>
            <w:bCs/>
            <w:sz w:val="24"/>
            <w:szCs w:val="24"/>
          </w:rPr>
          <w:fldChar w:fldCharType="end"/>
        </w:r>
        <w:r w:rsidRPr="00A04EA4" w:rsidDel="00911F67">
          <w:rPr>
            <w:rFonts w:ascii="Arial" w:hAnsi="Arial" w:cs="Arial"/>
            <w:b/>
            <w:bCs/>
            <w:spacing w:val="-12"/>
            <w:w w:val="110"/>
            <w:sz w:val="24"/>
            <w:szCs w:val="24"/>
          </w:rPr>
          <w:delText xml:space="preserve"> </w:delText>
        </w:r>
        <w:r w:rsidRPr="00A04EA4" w:rsidDel="00911F67">
          <w:rPr>
            <w:rFonts w:ascii="Arial" w:hAnsi="Arial" w:cs="Arial"/>
            <w:b/>
            <w:bCs/>
            <w:w w:val="110"/>
            <w:sz w:val="24"/>
            <w:szCs w:val="24"/>
          </w:rPr>
          <w:delText>estimates</w:delText>
        </w:r>
        <w:r w:rsidRPr="00A04EA4" w:rsidDel="00911F67">
          <w:rPr>
            <w:rFonts w:ascii="Arial" w:hAnsi="Arial" w:cs="Arial"/>
            <w:b/>
            <w:bCs/>
            <w:spacing w:val="-12"/>
            <w:w w:val="110"/>
            <w:sz w:val="24"/>
            <w:szCs w:val="24"/>
          </w:rPr>
          <w:delText xml:space="preserve"> </w:delText>
        </w:r>
        <w:r w:rsidRPr="00A04EA4" w:rsidDel="00911F67">
          <w:rPr>
            <w:rFonts w:ascii="Arial" w:hAnsi="Arial" w:cs="Arial"/>
            <w:b/>
            <w:bCs/>
            <w:w w:val="110"/>
            <w:sz w:val="24"/>
            <w:szCs w:val="24"/>
          </w:rPr>
          <w:delText>how</w:delText>
        </w:r>
        <w:r w:rsidRPr="00A04EA4" w:rsidDel="00911F67">
          <w:rPr>
            <w:rFonts w:ascii="Arial" w:hAnsi="Arial" w:cs="Arial"/>
            <w:b/>
            <w:bCs/>
            <w:spacing w:val="-12"/>
            <w:w w:val="110"/>
            <w:sz w:val="24"/>
            <w:szCs w:val="24"/>
          </w:rPr>
          <w:delText xml:space="preserve"> </w:delText>
        </w:r>
        <w:r w:rsidRPr="00A04EA4" w:rsidDel="00911F67">
          <w:rPr>
            <w:rFonts w:ascii="Arial" w:hAnsi="Arial" w:cs="Arial"/>
            <w:b/>
            <w:bCs/>
            <w:w w:val="110"/>
            <w:sz w:val="24"/>
            <w:szCs w:val="24"/>
          </w:rPr>
          <w:delText>framing</w:delText>
        </w:r>
        <w:r w:rsidRPr="00A04EA4" w:rsidDel="00911F67">
          <w:rPr>
            <w:rFonts w:ascii="Arial" w:hAnsi="Arial" w:cs="Arial"/>
            <w:b/>
            <w:bCs/>
            <w:spacing w:val="-12"/>
            <w:w w:val="110"/>
            <w:sz w:val="24"/>
            <w:szCs w:val="24"/>
          </w:rPr>
          <w:delText xml:space="preserve"> </w:delText>
        </w:r>
        <w:r w:rsidRPr="00A04EA4" w:rsidDel="00911F67">
          <w:rPr>
            <w:rFonts w:ascii="Arial" w:hAnsi="Arial" w:cs="Arial"/>
            <w:b/>
            <w:bCs/>
            <w:w w:val="110"/>
            <w:sz w:val="24"/>
            <w:szCs w:val="24"/>
          </w:rPr>
          <w:delText>shifts</w:delText>
        </w:r>
        <w:r w:rsidRPr="00A04EA4" w:rsidDel="00911F67">
          <w:rPr>
            <w:rFonts w:ascii="Arial" w:hAnsi="Arial" w:cs="Arial"/>
            <w:b/>
            <w:bCs/>
            <w:spacing w:val="-12"/>
            <w:w w:val="110"/>
            <w:sz w:val="24"/>
            <w:szCs w:val="24"/>
          </w:rPr>
          <w:delText xml:space="preserve"> </w:delText>
        </w:r>
        <w:r w:rsidRPr="00A04EA4" w:rsidDel="00911F67">
          <w:rPr>
            <w:rFonts w:ascii="Arial" w:hAnsi="Arial" w:cs="Arial"/>
            <w:b/>
            <w:bCs/>
            <w:w w:val="110"/>
            <w:sz w:val="24"/>
            <w:szCs w:val="24"/>
          </w:rPr>
          <w:delText>the</w:delText>
        </w:r>
        <w:r w:rsidRPr="00A04EA4" w:rsidDel="00911F67">
          <w:rPr>
            <w:rFonts w:ascii="Arial" w:hAnsi="Arial" w:cs="Arial"/>
            <w:b/>
            <w:bCs/>
            <w:spacing w:val="-12"/>
            <w:w w:val="110"/>
            <w:sz w:val="24"/>
            <w:szCs w:val="24"/>
          </w:rPr>
          <w:delText xml:space="preserve"> </w:delText>
        </w:r>
        <w:r w:rsidRPr="00A04EA4" w:rsidDel="00911F67">
          <w:rPr>
            <w:rFonts w:ascii="Arial" w:hAnsi="Arial" w:cs="Arial"/>
            <w:b/>
            <w:bCs/>
            <w:w w:val="110"/>
            <w:sz w:val="24"/>
            <w:szCs w:val="24"/>
          </w:rPr>
          <w:delText>latent</w:delText>
        </w:r>
        <w:r w:rsidRPr="00A04EA4" w:rsidDel="00911F67">
          <w:rPr>
            <w:rFonts w:ascii="Arial" w:hAnsi="Arial" w:cs="Arial"/>
            <w:b/>
            <w:bCs/>
            <w:spacing w:val="-12"/>
            <w:w w:val="110"/>
            <w:sz w:val="24"/>
            <w:szCs w:val="24"/>
          </w:rPr>
          <w:delText xml:space="preserve"> </w:delText>
        </w:r>
        <w:r w:rsidRPr="00A04EA4" w:rsidDel="00911F67">
          <w:rPr>
            <w:rFonts w:ascii="Arial" w:hAnsi="Arial" w:cs="Arial"/>
            <w:b/>
            <w:bCs/>
            <w:w w:val="110"/>
            <w:sz w:val="24"/>
            <w:szCs w:val="24"/>
          </w:rPr>
          <w:delText>propensity</w:delText>
        </w:r>
        <w:r w:rsidRPr="00A04EA4" w:rsidDel="00911F67">
          <w:rPr>
            <w:rFonts w:ascii="Arial" w:hAnsi="Arial" w:cs="Arial"/>
            <w:b/>
            <w:bCs/>
            <w:spacing w:val="-12"/>
            <w:w w:val="110"/>
            <w:sz w:val="24"/>
            <w:szCs w:val="24"/>
          </w:rPr>
          <w:delText xml:space="preserve"> </w:delText>
        </w:r>
        <w:r w:rsidRPr="00A04EA4" w:rsidDel="00911F67">
          <w:rPr>
            <w:rFonts w:ascii="Arial" w:hAnsi="Arial" w:cs="Arial"/>
            <w:b/>
            <w:bCs/>
            <w:w w:val="110"/>
            <w:sz w:val="24"/>
            <w:szCs w:val="24"/>
          </w:rPr>
          <w:delText>to</w:delText>
        </w:r>
        <w:r w:rsidRPr="00A04EA4" w:rsidDel="00911F67">
          <w:rPr>
            <w:rFonts w:ascii="Arial" w:hAnsi="Arial" w:cs="Arial"/>
            <w:b/>
            <w:bCs/>
            <w:spacing w:val="-12"/>
            <w:w w:val="110"/>
            <w:sz w:val="24"/>
            <w:szCs w:val="24"/>
          </w:rPr>
          <w:delText xml:space="preserve"> </w:delText>
        </w:r>
        <w:r w:rsidRPr="00A04EA4" w:rsidDel="00911F67">
          <w:rPr>
            <w:rFonts w:ascii="Arial" w:hAnsi="Arial" w:cs="Arial"/>
            <w:b/>
            <w:bCs/>
            <w:w w:val="110"/>
            <w:sz w:val="24"/>
            <w:szCs w:val="24"/>
          </w:rPr>
          <w:delText>favor</w:delText>
        </w:r>
        <w:r w:rsidRPr="00A04EA4" w:rsidDel="00911F67">
          <w:rPr>
            <w:rFonts w:ascii="Arial" w:hAnsi="Arial" w:cs="Arial"/>
            <w:b/>
            <w:bCs/>
            <w:spacing w:val="-12"/>
            <w:w w:val="110"/>
            <w:sz w:val="24"/>
            <w:szCs w:val="24"/>
          </w:rPr>
          <w:delText xml:space="preserve"> </w:delText>
        </w:r>
        <w:r w:rsidRPr="00A04EA4" w:rsidDel="00911F67">
          <w:rPr>
            <w:rFonts w:ascii="Arial" w:hAnsi="Arial" w:cs="Arial"/>
            <w:b/>
            <w:bCs/>
            <w:w w:val="110"/>
            <w:sz w:val="24"/>
            <w:szCs w:val="24"/>
          </w:rPr>
          <w:delText>more</w:delText>
        </w:r>
        <w:r w:rsidRPr="00A04EA4" w:rsidDel="00911F67">
          <w:rPr>
            <w:rFonts w:ascii="Arial" w:hAnsi="Arial" w:cs="Arial"/>
            <w:b/>
            <w:bCs/>
            <w:spacing w:val="-12"/>
            <w:w w:val="110"/>
            <w:sz w:val="24"/>
            <w:szCs w:val="24"/>
          </w:rPr>
          <w:delText xml:space="preserve"> </w:delText>
        </w:r>
        <w:r w:rsidRPr="00A04EA4" w:rsidDel="00911F67">
          <w:rPr>
            <w:rFonts w:ascii="Arial" w:hAnsi="Arial" w:cs="Arial"/>
            <w:b/>
            <w:bCs/>
            <w:w w:val="110"/>
            <w:sz w:val="24"/>
            <w:szCs w:val="24"/>
          </w:rPr>
          <w:delText>permissive</w:delText>
        </w:r>
        <w:r w:rsidRPr="00A04EA4" w:rsidDel="00911F67">
          <w:rPr>
            <w:rFonts w:ascii="Arial" w:hAnsi="Arial" w:cs="Arial"/>
            <w:b/>
            <w:bCs/>
            <w:spacing w:val="-12"/>
            <w:w w:val="110"/>
            <w:sz w:val="24"/>
            <w:szCs w:val="24"/>
          </w:rPr>
          <w:delText xml:space="preserve"> </w:delText>
        </w:r>
        <w:r w:rsidRPr="00A04EA4" w:rsidDel="00911F67">
          <w:rPr>
            <w:rFonts w:ascii="Arial" w:hAnsi="Arial" w:cs="Arial"/>
            <w:b/>
            <w:bCs/>
            <w:w w:val="110"/>
            <w:sz w:val="24"/>
            <w:szCs w:val="24"/>
          </w:rPr>
          <w:delText>rather</w:delText>
        </w:r>
        <w:r w:rsidRPr="00A04EA4" w:rsidDel="00911F67">
          <w:rPr>
            <w:rFonts w:ascii="Arial" w:hAnsi="Arial" w:cs="Arial"/>
            <w:b/>
            <w:bCs/>
            <w:spacing w:val="-12"/>
            <w:w w:val="110"/>
            <w:sz w:val="24"/>
            <w:szCs w:val="24"/>
          </w:rPr>
          <w:delText xml:space="preserve"> </w:delText>
        </w:r>
        <w:r w:rsidRPr="00A04EA4" w:rsidDel="00911F67">
          <w:rPr>
            <w:rFonts w:ascii="Arial" w:hAnsi="Arial" w:cs="Arial"/>
            <w:b/>
            <w:bCs/>
            <w:w w:val="110"/>
            <w:sz w:val="24"/>
            <w:szCs w:val="24"/>
          </w:rPr>
          <w:delText>than more</w:delText>
        </w:r>
        <w:r w:rsidRPr="00A04EA4" w:rsidDel="00911F67">
          <w:rPr>
            <w:rFonts w:ascii="Arial" w:hAnsi="Arial" w:cs="Arial"/>
            <w:b/>
            <w:bCs/>
            <w:spacing w:val="-4"/>
            <w:w w:val="110"/>
            <w:sz w:val="24"/>
            <w:szCs w:val="24"/>
          </w:rPr>
          <w:delText xml:space="preserve"> </w:delText>
        </w:r>
        <w:r w:rsidRPr="00A04EA4" w:rsidDel="00911F67">
          <w:rPr>
            <w:rFonts w:ascii="Arial" w:hAnsi="Arial" w:cs="Arial"/>
            <w:b/>
            <w:bCs/>
            <w:w w:val="110"/>
            <w:sz w:val="24"/>
            <w:szCs w:val="24"/>
          </w:rPr>
          <w:delText>restrictive</w:delText>
        </w:r>
        <w:r w:rsidRPr="00A04EA4" w:rsidDel="00911F67">
          <w:rPr>
            <w:rFonts w:ascii="Arial" w:hAnsi="Arial" w:cs="Arial"/>
            <w:b/>
            <w:bCs/>
            <w:spacing w:val="-4"/>
            <w:w w:val="110"/>
            <w:sz w:val="24"/>
            <w:szCs w:val="24"/>
          </w:rPr>
          <w:delText xml:space="preserve"> </w:delText>
        </w:r>
        <w:r w:rsidRPr="00A04EA4" w:rsidDel="00911F67">
          <w:rPr>
            <w:rFonts w:ascii="Arial" w:hAnsi="Arial" w:cs="Arial"/>
            <w:b/>
            <w:bCs/>
            <w:w w:val="110"/>
            <w:sz w:val="24"/>
            <w:szCs w:val="24"/>
          </w:rPr>
          <w:delText>funding</w:delText>
        </w:r>
        <w:r w:rsidRPr="00A04EA4" w:rsidDel="00911F67">
          <w:rPr>
            <w:rFonts w:ascii="Arial" w:hAnsi="Arial" w:cs="Arial"/>
            <w:b/>
            <w:bCs/>
            <w:spacing w:val="-4"/>
            <w:w w:val="110"/>
            <w:sz w:val="24"/>
            <w:szCs w:val="24"/>
          </w:rPr>
          <w:delText xml:space="preserve"> </w:delText>
        </w:r>
        <w:r w:rsidRPr="00A04EA4" w:rsidDel="00911F67">
          <w:rPr>
            <w:rFonts w:ascii="Arial" w:hAnsi="Arial" w:cs="Arial"/>
            <w:b/>
            <w:bCs/>
            <w:w w:val="110"/>
            <w:sz w:val="24"/>
            <w:szCs w:val="24"/>
          </w:rPr>
          <w:delText>positions,</w:delText>
        </w:r>
        <w:r w:rsidRPr="00A04EA4" w:rsidDel="00911F67">
          <w:rPr>
            <w:rFonts w:ascii="Arial" w:hAnsi="Arial" w:cs="Arial"/>
            <w:b/>
            <w:bCs/>
            <w:spacing w:val="-4"/>
            <w:w w:val="110"/>
            <w:sz w:val="24"/>
            <w:szCs w:val="24"/>
          </w:rPr>
          <w:delText xml:space="preserve"> </w:delText>
        </w:r>
        <w:r w:rsidRPr="00A04EA4" w:rsidDel="00911F67">
          <w:rPr>
            <w:rFonts w:ascii="Arial" w:hAnsi="Arial" w:cs="Arial"/>
            <w:b/>
            <w:bCs/>
            <w:w w:val="110"/>
            <w:sz w:val="24"/>
            <w:szCs w:val="24"/>
          </w:rPr>
          <w:delText>holding</w:delText>
        </w:r>
        <w:r w:rsidRPr="00A04EA4" w:rsidDel="00911F67">
          <w:rPr>
            <w:rFonts w:ascii="Arial" w:hAnsi="Arial" w:cs="Arial"/>
            <w:b/>
            <w:bCs/>
            <w:spacing w:val="-4"/>
            <w:w w:val="110"/>
            <w:sz w:val="24"/>
            <w:szCs w:val="24"/>
          </w:rPr>
          <w:delText xml:space="preserve"> </w:delText>
        </w:r>
        <w:r w:rsidRPr="00A04EA4" w:rsidDel="00911F67">
          <w:rPr>
            <w:rFonts w:ascii="Arial" w:hAnsi="Arial" w:cs="Arial"/>
            <w:b/>
            <w:bCs/>
            <w:w w:val="110"/>
            <w:sz w:val="24"/>
            <w:szCs w:val="24"/>
          </w:rPr>
          <w:delText>observed</w:delText>
        </w:r>
        <w:r w:rsidRPr="00A04EA4" w:rsidDel="00911F67">
          <w:rPr>
            <w:rFonts w:ascii="Arial" w:hAnsi="Arial" w:cs="Arial"/>
            <w:b/>
            <w:bCs/>
            <w:spacing w:val="-4"/>
            <w:w w:val="110"/>
            <w:sz w:val="24"/>
            <w:szCs w:val="24"/>
          </w:rPr>
          <w:delText xml:space="preserve"> </w:delText>
        </w:r>
        <w:r w:rsidRPr="00A04EA4" w:rsidDel="00911F67">
          <w:rPr>
            <w:rFonts w:ascii="Arial" w:hAnsi="Arial" w:cs="Arial"/>
            <w:b/>
            <w:bCs/>
            <w:w w:val="110"/>
            <w:sz w:val="24"/>
            <w:szCs w:val="24"/>
          </w:rPr>
          <w:delText>characteristics</w:delText>
        </w:r>
        <w:r w:rsidRPr="00A04EA4" w:rsidDel="00911F67">
          <w:rPr>
            <w:rFonts w:ascii="Arial" w:hAnsi="Arial" w:cs="Arial"/>
            <w:b/>
            <w:bCs/>
            <w:spacing w:val="-4"/>
            <w:w w:val="110"/>
            <w:sz w:val="24"/>
            <w:szCs w:val="24"/>
          </w:rPr>
          <w:delText xml:space="preserve"> </w:delText>
        </w:r>
        <w:r w:rsidRPr="00A04EA4" w:rsidDel="00911F67">
          <w:rPr>
            <w:rFonts w:ascii="Arial" w:hAnsi="Arial" w:cs="Arial"/>
            <w:b/>
            <w:bCs/>
            <w:w w:val="110"/>
            <w:sz w:val="24"/>
            <w:szCs w:val="24"/>
          </w:rPr>
          <w:delText>constant</w:delText>
        </w:r>
        <w:r w:rsidRPr="00A04EA4" w:rsidDel="00911F67">
          <w:rPr>
            <w:rFonts w:ascii="Arial" w:hAnsi="Arial" w:cs="Arial"/>
            <w:b/>
            <w:bCs/>
            <w:spacing w:val="-4"/>
            <w:w w:val="110"/>
            <w:sz w:val="24"/>
            <w:szCs w:val="24"/>
          </w:rPr>
          <w:delText xml:space="preserve"> </w:delText>
        </w:r>
        <w:r w:rsidRPr="00A04EA4" w:rsidDel="00911F67">
          <w:rPr>
            <w:rFonts w:ascii="Arial" w:hAnsi="Arial" w:cs="Arial"/>
            <w:b/>
            <w:bCs/>
            <w:w w:val="110"/>
            <w:sz w:val="24"/>
            <w:szCs w:val="24"/>
          </w:rPr>
          <w:delText>and</w:delText>
        </w:r>
        <w:r w:rsidRPr="00A04EA4" w:rsidDel="00911F67">
          <w:rPr>
            <w:rFonts w:ascii="Arial" w:hAnsi="Arial" w:cs="Arial"/>
            <w:b/>
            <w:bCs/>
            <w:spacing w:val="-4"/>
            <w:w w:val="110"/>
            <w:sz w:val="24"/>
            <w:szCs w:val="24"/>
          </w:rPr>
          <w:delText xml:space="preserve"> </w:delText>
        </w:r>
        <w:r w:rsidRPr="00A04EA4" w:rsidDel="00911F67">
          <w:rPr>
            <w:rFonts w:ascii="Arial" w:hAnsi="Arial" w:cs="Arial"/>
            <w:b/>
            <w:bCs/>
            <w:w w:val="110"/>
            <w:sz w:val="24"/>
            <w:szCs w:val="24"/>
          </w:rPr>
          <w:delText>applying</w:delText>
        </w:r>
        <w:r w:rsidRPr="00A04EA4" w:rsidDel="00911F67">
          <w:rPr>
            <w:rFonts w:ascii="Arial" w:hAnsi="Arial" w:cs="Arial"/>
            <w:b/>
            <w:bCs/>
            <w:spacing w:val="-4"/>
            <w:w w:val="110"/>
            <w:sz w:val="24"/>
            <w:szCs w:val="24"/>
          </w:rPr>
          <w:delText xml:space="preserve"> </w:delText>
        </w:r>
        <w:r w:rsidRPr="00A04EA4" w:rsidDel="00911F67">
          <w:rPr>
            <w:rFonts w:ascii="Arial" w:hAnsi="Arial" w:cs="Arial"/>
            <w:b/>
            <w:bCs/>
            <w:w w:val="110"/>
            <w:sz w:val="24"/>
            <w:szCs w:val="24"/>
          </w:rPr>
          <w:delText xml:space="preserve">survey </w:delText>
        </w:r>
        <w:r w:rsidRPr="00A04EA4" w:rsidDel="00911F67">
          <w:rPr>
            <w:rFonts w:ascii="Arial" w:hAnsi="Arial" w:cs="Arial"/>
            <w:b/>
            <w:bCs/>
            <w:spacing w:val="-2"/>
            <w:w w:val="110"/>
            <w:sz w:val="24"/>
            <w:szCs w:val="24"/>
          </w:rPr>
          <w:delText>weights.</w:delText>
        </w:r>
      </w:del>
    </w:p>
    <w:p w14:paraId="29DD0961" w14:textId="67416B4E" w:rsidR="005D491A" w:rsidRPr="00A04EA4" w:rsidRDefault="00000000" w:rsidP="00D85FE8">
      <w:pPr>
        <w:pStyle w:val="BodyText"/>
        <w:spacing w:before="120" w:after="120" w:line="360" w:lineRule="auto"/>
        <w:jc w:val="center"/>
        <w:rPr>
          <w:rFonts w:ascii="Arial" w:hAnsi="Arial" w:cs="Arial"/>
          <w:b/>
          <w:bCs/>
          <w:sz w:val="24"/>
          <w:szCs w:val="24"/>
        </w:rPr>
      </w:pPr>
      <w:bookmarkStart w:id="516" w:name="_bookmark6"/>
      <w:bookmarkEnd w:id="516"/>
      <w:r w:rsidRPr="00A04EA4">
        <w:rPr>
          <w:rFonts w:ascii="Arial" w:hAnsi="Arial" w:cs="Arial"/>
          <w:b/>
          <w:bCs/>
          <w:w w:val="105"/>
          <w:sz w:val="24"/>
          <w:szCs w:val="24"/>
        </w:rPr>
        <w:t>Figure</w:t>
      </w:r>
      <w:r w:rsidRPr="00A04EA4">
        <w:rPr>
          <w:rFonts w:ascii="Arial" w:hAnsi="Arial" w:cs="Arial"/>
          <w:b/>
          <w:bCs/>
          <w:spacing w:val="18"/>
          <w:w w:val="105"/>
          <w:sz w:val="24"/>
          <w:szCs w:val="24"/>
        </w:rPr>
        <w:t xml:space="preserve"> </w:t>
      </w:r>
      <w:r w:rsidR="00A04EA4">
        <w:rPr>
          <w:rFonts w:ascii="Arial" w:hAnsi="Arial" w:cs="Arial"/>
          <w:b/>
          <w:bCs/>
          <w:w w:val="105"/>
          <w:sz w:val="24"/>
          <w:szCs w:val="24"/>
        </w:rPr>
        <w:t>2</w:t>
      </w:r>
      <w:ins w:id="517" w:author="Microsoft Office User" w:date="2026-09-11T12:26:00Z">
        <w:r w:rsidR="00A83E16" w:rsidRPr="00A04EA4">
          <w:rPr>
            <w:rFonts w:ascii="Arial" w:hAnsi="Arial" w:cs="Arial"/>
            <w:b/>
            <w:bCs/>
            <w:w w:val="105"/>
            <w:sz w:val="24"/>
            <w:szCs w:val="24"/>
          </w:rPr>
          <w:t>.</w:t>
        </w:r>
      </w:ins>
      <w:del w:id="518" w:author="Microsoft Office User" w:date="2026-09-11T12:26:00Z">
        <w:r w:rsidRPr="00A04EA4" w:rsidDel="00A83E16">
          <w:rPr>
            <w:rFonts w:ascii="Arial" w:hAnsi="Arial" w:cs="Arial"/>
            <w:b/>
            <w:bCs/>
            <w:w w:val="105"/>
            <w:sz w:val="24"/>
            <w:szCs w:val="24"/>
          </w:rPr>
          <w:delText>:</w:delText>
        </w:r>
      </w:del>
      <w:r w:rsidRPr="00A04EA4">
        <w:rPr>
          <w:rFonts w:ascii="Arial" w:hAnsi="Arial" w:cs="Arial"/>
          <w:b/>
          <w:bCs/>
          <w:spacing w:val="44"/>
          <w:w w:val="105"/>
          <w:sz w:val="24"/>
          <w:szCs w:val="24"/>
        </w:rPr>
        <w:t xml:space="preserve"> </w:t>
      </w:r>
      <w:r w:rsidRPr="00A04EA4">
        <w:rPr>
          <w:rFonts w:ascii="Arial" w:hAnsi="Arial" w:cs="Arial"/>
          <w:b/>
          <w:bCs/>
          <w:w w:val="105"/>
          <w:sz w:val="24"/>
          <w:szCs w:val="24"/>
        </w:rPr>
        <w:t>Frequencies</w:t>
      </w:r>
      <w:r w:rsidRPr="00A04EA4">
        <w:rPr>
          <w:rFonts w:ascii="Arial" w:hAnsi="Arial" w:cs="Arial"/>
          <w:b/>
          <w:bCs/>
          <w:spacing w:val="19"/>
          <w:w w:val="105"/>
          <w:sz w:val="24"/>
          <w:szCs w:val="24"/>
        </w:rPr>
        <w:t xml:space="preserve"> </w:t>
      </w:r>
      <w:r w:rsidRPr="00A04EA4">
        <w:rPr>
          <w:rFonts w:ascii="Arial" w:hAnsi="Arial" w:cs="Arial"/>
          <w:b/>
          <w:bCs/>
          <w:w w:val="105"/>
          <w:sz w:val="24"/>
          <w:szCs w:val="24"/>
        </w:rPr>
        <w:t>and</w:t>
      </w:r>
      <w:r w:rsidRPr="00A04EA4">
        <w:rPr>
          <w:rFonts w:ascii="Arial" w:hAnsi="Arial" w:cs="Arial"/>
          <w:b/>
          <w:bCs/>
          <w:spacing w:val="18"/>
          <w:w w:val="105"/>
          <w:sz w:val="24"/>
          <w:szCs w:val="24"/>
        </w:rPr>
        <w:t xml:space="preserve"> </w:t>
      </w:r>
      <w:ins w:id="519" w:author="Microsoft Office User" w:date="2026-09-11T12:26:00Z">
        <w:r w:rsidR="00A83E16" w:rsidRPr="00A04EA4">
          <w:rPr>
            <w:rFonts w:ascii="Arial" w:hAnsi="Arial" w:cs="Arial"/>
            <w:b/>
            <w:bCs/>
            <w:w w:val="105"/>
            <w:sz w:val="24"/>
            <w:szCs w:val="24"/>
          </w:rPr>
          <w:t>d</w:t>
        </w:r>
      </w:ins>
      <w:del w:id="520" w:author="Microsoft Office User" w:date="2026-09-11T12:26:00Z">
        <w:r w:rsidRPr="00A04EA4" w:rsidDel="00A83E16">
          <w:rPr>
            <w:rFonts w:ascii="Arial" w:hAnsi="Arial" w:cs="Arial"/>
            <w:b/>
            <w:bCs/>
            <w:w w:val="105"/>
            <w:sz w:val="24"/>
            <w:szCs w:val="24"/>
          </w:rPr>
          <w:delText>D</w:delText>
        </w:r>
      </w:del>
      <w:r w:rsidRPr="00A04EA4">
        <w:rPr>
          <w:rFonts w:ascii="Arial" w:hAnsi="Arial" w:cs="Arial"/>
          <w:b/>
          <w:bCs/>
          <w:w w:val="105"/>
          <w:sz w:val="24"/>
          <w:szCs w:val="24"/>
        </w:rPr>
        <w:t>ensities:</w:t>
      </w:r>
      <w:r w:rsidRPr="00A04EA4">
        <w:rPr>
          <w:rFonts w:ascii="Arial" w:hAnsi="Arial" w:cs="Arial"/>
          <w:b/>
          <w:bCs/>
          <w:spacing w:val="44"/>
          <w:w w:val="105"/>
          <w:sz w:val="24"/>
          <w:szCs w:val="24"/>
        </w:rPr>
        <w:t xml:space="preserve"> </w:t>
      </w:r>
      <w:r w:rsidRPr="00A04EA4">
        <w:rPr>
          <w:rFonts w:ascii="Arial" w:hAnsi="Arial" w:cs="Arial"/>
          <w:b/>
          <w:bCs/>
          <w:w w:val="105"/>
          <w:sz w:val="24"/>
          <w:szCs w:val="24"/>
        </w:rPr>
        <w:t>Summary</w:t>
      </w:r>
      <w:r w:rsidRPr="00A04EA4">
        <w:rPr>
          <w:rFonts w:ascii="Arial" w:hAnsi="Arial" w:cs="Arial"/>
          <w:b/>
          <w:bCs/>
          <w:spacing w:val="18"/>
          <w:w w:val="105"/>
          <w:sz w:val="24"/>
          <w:szCs w:val="24"/>
        </w:rPr>
        <w:t xml:space="preserve"> </w:t>
      </w:r>
      <w:ins w:id="521" w:author="Microsoft Office User" w:date="2026-09-11T12:26:00Z">
        <w:r w:rsidR="00A83E16" w:rsidRPr="00A04EA4">
          <w:rPr>
            <w:rFonts w:ascii="Arial" w:hAnsi="Arial" w:cs="Arial"/>
            <w:b/>
            <w:bCs/>
            <w:w w:val="105"/>
            <w:sz w:val="24"/>
            <w:szCs w:val="24"/>
          </w:rPr>
          <w:t>s</w:t>
        </w:r>
      </w:ins>
      <w:del w:id="522" w:author="Microsoft Office User" w:date="2026-09-11T12:26:00Z">
        <w:r w:rsidRPr="00A04EA4" w:rsidDel="00A83E16">
          <w:rPr>
            <w:rFonts w:ascii="Arial" w:hAnsi="Arial" w:cs="Arial"/>
            <w:b/>
            <w:bCs/>
            <w:w w:val="105"/>
            <w:sz w:val="24"/>
            <w:szCs w:val="24"/>
          </w:rPr>
          <w:delText>S</w:delText>
        </w:r>
      </w:del>
      <w:r w:rsidRPr="00A04EA4">
        <w:rPr>
          <w:rFonts w:ascii="Arial" w:hAnsi="Arial" w:cs="Arial"/>
          <w:b/>
          <w:bCs/>
          <w:w w:val="105"/>
          <w:sz w:val="24"/>
          <w:szCs w:val="24"/>
        </w:rPr>
        <w:t>tatistics</w:t>
      </w:r>
      <w:r w:rsidRPr="00A04EA4">
        <w:rPr>
          <w:rFonts w:ascii="Arial" w:hAnsi="Arial" w:cs="Arial"/>
          <w:b/>
          <w:bCs/>
          <w:spacing w:val="18"/>
          <w:w w:val="105"/>
          <w:sz w:val="24"/>
          <w:szCs w:val="24"/>
        </w:rPr>
        <w:t xml:space="preserve"> </w:t>
      </w:r>
      <w:r w:rsidRPr="00A04EA4">
        <w:rPr>
          <w:rFonts w:ascii="Arial" w:hAnsi="Arial" w:cs="Arial"/>
          <w:b/>
          <w:bCs/>
          <w:w w:val="105"/>
          <w:sz w:val="24"/>
          <w:szCs w:val="24"/>
        </w:rPr>
        <w:t>and</w:t>
      </w:r>
      <w:r w:rsidRPr="00A04EA4">
        <w:rPr>
          <w:rFonts w:ascii="Arial" w:hAnsi="Arial" w:cs="Arial"/>
          <w:b/>
          <w:bCs/>
          <w:spacing w:val="19"/>
          <w:w w:val="105"/>
          <w:sz w:val="24"/>
          <w:szCs w:val="24"/>
        </w:rPr>
        <w:t xml:space="preserve"> </w:t>
      </w:r>
      <w:ins w:id="523" w:author="Microsoft Office User" w:date="2026-09-11T12:26:00Z">
        <w:r w:rsidR="00A83E16" w:rsidRPr="00A04EA4">
          <w:rPr>
            <w:rFonts w:ascii="Arial" w:hAnsi="Arial" w:cs="Arial"/>
            <w:b/>
            <w:bCs/>
            <w:w w:val="105"/>
            <w:sz w:val="24"/>
            <w:szCs w:val="24"/>
          </w:rPr>
          <w:t>c</w:t>
        </w:r>
      </w:ins>
      <w:del w:id="524" w:author="Microsoft Office User" w:date="2026-09-11T12:26:00Z">
        <w:r w:rsidRPr="00A04EA4" w:rsidDel="00A83E16">
          <w:rPr>
            <w:rFonts w:ascii="Arial" w:hAnsi="Arial" w:cs="Arial"/>
            <w:b/>
            <w:bCs/>
            <w:w w:val="105"/>
            <w:sz w:val="24"/>
            <w:szCs w:val="24"/>
          </w:rPr>
          <w:delText>C</w:delText>
        </w:r>
      </w:del>
      <w:r w:rsidRPr="00A04EA4">
        <w:rPr>
          <w:rFonts w:ascii="Arial" w:hAnsi="Arial" w:cs="Arial"/>
          <w:b/>
          <w:bCs/>
          <w:w w:val="105"/>
          <w:sz w:val="24"/>
          <w:szCs w:val="24"/>
        </w:rPr>
        <w:t>ovariate</w:t>
      </w:r>
      <w:del w:id="525" w:author="Héctor Bahamonde" w:date="2026-09-19T12:40:00Z" w16du:dateUtc="2026-09-19T10:40:00Z">
        <w:r w:rsidRPr="00A04EA4" w:rsidDel="003F7C09">
          <w:rPr>
            <w:rFonts w:ascii="Arial" w:hAnsi="Arial" w:cs="Arial"/>
            <w:b/>
            <w:bCs/>
            <w:w w:val="105"/>
            <w:sz w:val="24"/>
            <w:szCs w:val="24"/>
          </w:rPr>
          <w:delText>s</w:delText>
        </w:r>
      </w:del>
      <w:r w:rsidRPr="00A04EA4">
        <w:rPr>
          <w:rFonts w:ascii="Arial" w:hAnsi="Arial" w:cs="Arial"/>
          <w:b/>
          <w:bCs/>
          <w:spacing w:val="18"/>
          <w:w w:val="105"/>
          <w:sz w:val="24"/>
          <w:szCs w:val="24"/>
        </w:rPr>
        <w:t xml:space="preserve"> </w:t>
      </w:r>
      <w:ins w:id="526" w:author="Microsoft Office User" w:date="2026-09-11T12:26:00Z">
        <w:r w:rsidR="00A83E16" w:rsidRPr="00A04EA4">
          <w:rPr>
            <w:rFonts w:ascii="Arial" w:hAnsi="Arial" w:cs="Arial"/>
            <w:b/>
            <w:bCs/>
            <w:spacing w:val="-2"/>
            <w:w w:val="105"/>
            <w:sz w:val="24"/>
            <w:szCs w:val="24"/>
          </w:rPr>
          <w:t>b</w:t>
        </w:r>
      </w:ins>
      <w:del w:id="527" w:author="Microsoft Office User" w:date="2026-09-11T12:26:00Z">
        <w:r w:rsidRPr="00A04EA4" w:rsidDel="00A83E16">
          <w:rPr>
            <w:rFonts w:ascii="Arial" w:hAnsi="Arial" w:cs="Arial"/>
            <w:b/>
            <w:bCs/>
            <w:spacing w:val="-2"/>
            <w:w w:val="105"/>
            <w:sz w:val="24"/>
            <w:szCs w:val="24"/>
          </w:rPr>
          <w:delText>B</w:delText>
        </w:r>
      </w:del>
      <w:r w:rsidRPr="00A04EA4">
        <w:rPr>
          <w:rFonts w:ascii="Arial" w:hAnsi="Arial" w:cs="Arial"/>
          <w:b/>
          <w:bCs/>
          <w:spacing w:val="-2"/>
          <w:w w:val="105"/>
          <w:sz w:val="24"/>
          <w:szCs w:val="24"/>
        </w:rPr>
        <w:t>alance</w:t>
      </w:r>
      <w:ins w:id="528" w:author="Microsoft Office User" w:date="2026-09-11T12:26:00Z">
        <w:r w:rsidR="00A83E16" w:rsidRPr="00A04EA4">
          <w:rPr>
            <w:rFonts w:ascii="Arial" w:hAnsi="Arial" w:cs="Arial"/>
            <w:b/>
            <w:bCs/>
            <w:spacing w:val="-2"/>
            <w:w w:val="105"/>
            <w:sz w:val="24"/>
            <w:szCs w:val="24"/>
          </w:rPr>
          <w:t>.</w:t>
        </w:r>
      </w:ins>
    </w:p>
    <w:p w14:paraId="4556CD72" w14:textId="437C00C1" w:rsidR="005D491A" w:rsidRPr="008372F6" w:rsidRDefault="00BB0069" w:rsidP="008925B0">
      <w:pPr>
        <w:pStyle w:val="BodyText"/>
        <w:spacing w:before="120" w:after="120" w:line="360" w:lineRule="auto"/>
        <w:jc w:val="center"/>
        <w:rPr>
          <w:rFonts w:ascii="Arial" w:hAnsi="Arial" w:cs="Arial"/>
          <w:sz w:val="24"/>
          <w:szCs w:val="24"/>
        </w:rPr>
      </w:pPr>
      <w:r w:rsidRPr="008372F6">
        <w:rPr>
          <w:rFonts w:ascii="Arial" w:hAnsi="Arial" w:cs="Arial"/>
          <w:noProof/>
          <w:sz w:val="24"/>
          <w:szCs w:val="24"/>
        </w:rPr>
        <w:lastRenderedPageBreak/>
        <w:drawing>
          <wp:inline distT="0" distB="0" distL="0" distR="0" wp14:anchorId="0735BB04" wp14:editId="3B65023C">
            <wp:extent cx="6241774" cy="7376642"/>
            <wp:effectExtent l="0" t="0" r="0" b="2540"/>
            <wp:docPr id="14566004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0046" name="Picture 145660046"/>
                    <pic:cNvPicPr/>
                  </pic:nvPicPr>
                  <pic:blipFill>
                    <a:blip r:embed="rId14"/>
                    <a:stretch>
                      <a:fillRect/>
                    </a:stretch>
                  </pic:blipFill>
                  <pic:spPr>
                    <a:xfrm>
                      <a:off x="0" y="0"/>
                      <a:ext cx="6268248" cy="7407929"/>
                    </a:xfrm>
                    <a:prstGeom prst="rect">
                      <a:avLst/>
                    </a:prstGeom>
                  </pic:spPr>
                </pic:pic>
              </a:graphicData>
            </a:graphic>
          </wp:inline>
        </w:drawing>
      </w:r>
    </w:p>
    <w:p w14:paraId="30402CF5" w14:textId="375512E1" w:rsidR="005D491A" w:rsidRPr="008372F6" w:rsidRDefault="00000000" w:rsidP="006A26C4">
      <w:pPr>
        <w:spacing w:before="120" w:after="120" w:line="360" w:lineRule="auto"/>
        <w:ind w:right="357"/>
        <w:jc w:val="center"/>
        <w:rPr>
          <w:rFonts w:ascii="Arial" w:hAnsi="Arial" w:cs="Arial"/>
          <w:sz w:val="24"/>
          <w:szCs w:val="24"/>
        </w:rPr>
        <w:pPrChange w:id="529" w:author="Microsoft Office User" w:date="2026-09-11T12:26:00Z">
          <w:pPr>
            <w:spacing w:line="316" w:lineRule="auto"/>
            <w:ind w:left="338" w:right="356" w:firstLine="360"/>
            <w:jc w:val="both"/>
          </w:pPr>
        </w:pPrChange>
      </w:pPr>
      <w:r w:rsidRPr="00EA5F79">
        <w:rPr>
          <w:rFonts w:ascii="Arial" w:hAnsi="Arial" w:cs="Arial"/>
          <w:b/>
          <w:bCs/>
          <w:iCs/>
          <w:sz w:val="24"/>
          <w:szCs w:val="24"/>
          <w:rPrChange w:id="530" w:author="Héctor Bahamonde" w:date="2026-09-18T11:08:00Z" w16du:dateUtc="2026-09-18T09:08:00Z">
            <w:rPr>
              <w:rFonts w:ascii="Arial" w:hAnsi="Arial"/>
              <w:i/>
              <w:sz w:val="18"/>
            </w:rPr>
          </w:rPrChange>
        </w:rPr>
        <w:t>Note</w:t>
      </w:r>
      <w:r w:rsidRPr="008372F6">
        <w:rPr>
          <w:rFonts w:ascii="Arial" w:hAnsi="Arial" w:cs="Arial"/>
          <w:iCs/>
          <w:sz w:val="24"/>
          <w:szCs w:val="24"/>
          <w:rPrChange w:id="531" w:author="Microsoft Office User" w:date="2026-09-11T12:26:00Z">
            <w:rPr>
              <w:rFonts w:ascii="Arial" w:hAnsi="Arial"/>
              <w:i/>
              <w:sz w:val="18"/>
            </w:rPr>
          </w:rPrChange>
        </w:rPr>
        <w:t>:</w:t>
      </w:r>
      <w:r w:rsidRPr="008372F6">
        <w:rPr>
          <w:rFonts w:ascii="Arial" w:hAnsi="Arial" w:cs="Arial"/>
          <w:i/>
          <w:sz w:val="24"/>
          <w:szCs w:val="24"/>
        </w:rPr>
        <w:t xml:space="preserve"> </w:t>
      </w:r>
      <w:r w:rsidRPr="008372F6">
        <w:rPr>
          <w:rFonts w:ascii="Arial" w:hAnsi="Arial" w:cs="Arial"/>
          <w:sz w:val="24"/>
          <w:szCs w:val="24"/>
        </w:rPr>
        <w:t>The figure summarizes sample composition by experimental condition (Control, Loss/rescue, and Gains/health maximisation).</w:t>
      </w:r>
      <w:r w:rsidRPr="008372F6">
        <w:rPr>
          <w:rFonts w:ascii="Arial" w:hAnsi="Arial" w:cs="Arial"/>
          <w:spacing w:val="40"/>
          <w:sz w:val="24"/>
          <w:szCs w:val="24"/>
        </w:rPr>
        <w:t xml:space="preserve"> </w:t>
      </w:r>
      <w:r w:rsidRPr="008372F6">
        <w:rPr>
          <w:rFonts w:ascii="Arial" w:hAnsi="Arial" w:cs="Arial"/>
          <w:sz w:val="24"/>
          <w:szCs w:val="24"/>
        </w:rPr>
        <w:t>The age panel displays weighted kernel density estimates of respondents’ age.</w:t>
      </w:r>
      <w:r w:rsidRPr="008372F6">
        <w:rPr>
          <w:rFonts w:ascii="Arial" w:hAnsi="Arial" w:cs="Arial"/>
          <w:spacing w:val="40"/>
          <w:sz w:val="24"/>
          <w:szCs w:val="24"/>
        </w:rPr>
        <w:t xml:space="preserve"> </w:t>
      </w:r>
      <w:r w:rsidRPr="008372F6">
        <w:rPr>
          <w:rFonts w:ascii="Arial" w:hAnsi="Arial" w:cs="Arial"/>
          <w:sz w:val="24"/>
          <w:szCs w:val="24"/>
        </w:rPr>
        <w:t>The remaining</w:t>
      </w:r>
      <w:r w:rsidRPr="008372F6">
        <w:rPr>
          <w:rFonts w:ascii="Arial" w:hAnsi="Arial" w:cs="Arial"/>
          <w:spacing w:val="-6"/>
          <w:sz w:val="24"/>
          <w:szCs w:val="24"/>
        </w:rPr>
        <w:t xml:space="preserve"> </w:t>
      </w:r>
      <w:r w:rsidRPr="008372F6">
        <w:rPr>
          <w:rFonts w:ascii="Arial" w:hAnsi="Arial" w:cs="Arial"/>
          <w:sz w:val="24"/>
          <w:szCs w:val="24"/>
        </w:rPr>
        <w:t>panels</w:t>
      </w:r>
      <w:r w:rsidRPr="008372F6">
        <w:rPr>
          <w:rFonts w:ascii="Arial" w:hAnsi="Arial" w:cs="Arial"/>
          <w:spacing w:val="-6"/>
          <w:sz w:val="24"/>
          <w:szCs w:val="24"/>
        </w:rPr>
        <w:t xml:space="preserve"> </w:t>
      </w:r>
      <w:r w:rsidRPr="008372F6">
        <w:rPr>
          <w:rFonts w:ascii="Arial" w:hAnsi="Arial" w:cs="Arial"/>
          <w:sz w:val="24"/>
          <w:szCs w:val="24"/>
        </w:rPr>
        <w:t>report</w:t>
      </w:r>
      <w:r w:rsidRPr="008372F6">
        <w:rPr>
          <w:rFonts w:ascii="Arial" w:hAnsi="Arial" w:cs="Arial"/>
          <w:spacing w:val="-6"/>
          <w:sz w:val="24"/>
          <w:szCs w:val="24"/>
        </w:rPr>
        <w:t xml:space="preserve"> </w:t>
      </w:r>
      <w:r w:rsidRPr="008372F6">
        <w:rPr>
          <w:rFonts w:ascii="Arial" w:hAnsi="Arial" w:cs="Arial"/>
          <w:sz w:val="24"/>
          <w:szCs w:val="24"/>
        </w:rPr>
        <w:t>weighted</w:t>
      </w:r>
      <w:r w:rsidRPr="008372F6">
        <w:rPr>
          <w:rFonts w:ascii="Arial" w:hAnsi="Arial" w:cs="Arial"/>
          <w:spacing w:val="-6"/>
          <w:sz w:val="24"/>
          <w:szCs w:val="24"/>
        </w:rPr>
        <w:t xml:space="preserve"> </w:t>
      </w:r>
      <w:r w:rsidRPr="008372F6">
        <w:rPr>
          <w:rFonts w:ascii="Arial" w:hAnsi="Arial" w:cs="Arial"/>
          <w:sz w:val="24"/>
          <w:szCs w:val="24"/>
        </w:rPr>
        <w:t>percentages</w:t>
      </w:r>
      <w:r w:rsidRPr="008372F6">
        <w:rPr>
          <w:rFonts w:ascii="Arial" w:hAnsi="Arial" w:cs="Arial"/>
          <w:spacing w:val="-6"/>
          <w:sz w:val="24"/>
          <w:szCs w:val="24"/>
        </w:rPr>
        <w:t xml:space="preserve"> </w:t>
      </w:r>
      <w:r w:rsidRPr="008372F6">
        <w:rPr>
          <w:rFonts w:ascii="Arial" w:hAnsi="Arial" w:cs="Arial"/>
          <w:sz w:val="24"/>
          <w:szCs w:val="24"/>
        </w:rPr>
        <w:t>within</w:t>
      </w:r>
      <w:r w:rsidRPr="008372F6">
        <w:rPr>
          <w:rFonts w:ascii="Arial" w:hAnsi="Arial" w:cs="Arial"/>
          <w:spacing w:val="-6"/>
          <w:sz w:val="24"/>
          <w:szCs w:val="24"/>
        </w:rPr>
        <w:t xml:space="preserve"> </w:t>
      </w:r>
      <w:r w:rsidRPr="008372F6">
        <w:rPr>
          <w:rFonts w:ascii="Arial" w:hAnsi="Arial" w:cs="Arial"/>
          <w:sz w:val="24"/>
          <w:szCs w:val="24"/>
        </w:rPr>
        <w:t>each</w:t>
      </w:r>
      <w:r w:rsidRPr="008372F6">
        <w:rPr>
          <w:rFonts w:ascii="Arial" w:hAnsi="Arial" w:cs="Arial"/>
          <w:spacing w:val="-6"/>
          <w:sz w:val="24"/>
          <w:szCs w:val="24"/>
        </w:rPr>
        <w:t xml:space="preserve"> </w:t>
      </w:r>
      <w:r w:rsidRPr="008372F6">
        <w:rPr>
          <w:rFonts w:ascii="Arial" w:hAnsi="Arial" w:cs="Arial"/>
          <w:sz w:val="24"/>
          <w:szCs w:val="24"/>
        </w:rPr>
        <w:t>framing</w:t>
      </w:r>
      <w:r w:rsidRPr="008372F6">
        <w:rPr>
          <w:rFonts w:ascii="Arial" w:hAnsi="Arial" w:cs="Arial"/>
          <w:spacing w:val="-6"/>
          <w:sz w:val="24"/>
          <w:szCs w:val="24"/>
        </w:rPr>
        <w:t xml:space="preserve"> </w:t>
      </w:r>
      <w:r w:rsidRPr="008372F6">
        <w:rPr>
          <w:rFonts w:ascii="Arial" w:hAnsi="Arial" w:cs="Arial"/>
          <w:sz w:val="24"/>
          <w:szCs w:val="24"/>
        </w:rPr>
        <w:t>condition</w:t>
      </w:r>
      <w:r w:rsidRPr="008372F6">
        <w:rPr>
          <w:rFonts w:ascii="Arial" w:hAnsi="Arial" w:cs="Arial"/>
          <w:spacing w:val="-6"/>
          <w:sz w:val="24"/>
          <w:szCs w:val="24"/>
        </w:rPr>
        <w:t xml:space="preserve"> </w:t>
      </w:r>
      <w:r w:rsidRPr="008372F6">
        <w:rPr>
          <w:rFonts w:ascii="Arial" w:hAnsi="Arial" w:cs="Arial"/>
          <w:sz w:val="24"/>
          <w:szCs w:val="24"/>
        </w:rPr>
        <w:t>for</w:t>
      </w:r>
      <w:r w:rsidRPr="008372F6">
        <w:rPr>
          <w:rFonts w:ascii="Arial" w:hAnsi="Arial" w:cs="Arial"/>
          <w:spacing w:val="-6"/>
          <w:sz w:val="24"/>
          <w:szCs w:val="24"/>
        </w:rPr>
        <w:t xml:space="preserve"> </w:t>
      </w:r>
      <w:r w:rsidRPr="008372F6">
        <w:rPr>
          <w:rFonts w:ascii="Arial" w:hAnsi="Arial" w:cs="Arial"/>
          <w:sz w:val="24"/>
          <w:szCs w:val="24"/>
        </w:rPr>
        <w:t>the</w:t>
      </w:r>
      <w:r w:rsidRPr="008372F6">
        <w:rPr>
          <w:rFonts w:ascii="Arial" w:hAnsi="Arial" w:cs="Arial"/>
          <w:spacing w:val="-6"/>
          <w:sz w:val="24"/>
          <w:szCs w:val="24"/>
        </w:rPr>
        <w:t xml:space="preserve"> </w:t>
      </w:r>
      <w:r w:rsidRPr="008372F6">
        <w:rPr>
          <w:rFonts w:ascii="Arial" w:hAnsi="Arial" w:cs="Arial"/>
          <w:sz w:val="24"/>
          <w:szCs w:val="24"/>
        </w:rPr>
        <w:t>covariates</w:t>
      </w:r>
      <w:r w:rsidRPr="008372F6">
        <w:rPr>
          <w:rFonts w:ascii="Arial" w:hAnsi="Arial" w:cs="Arial"/>
          <w:spacing w:val="-6"/>
          <w:sz w:val="24"/>
          <w:szCs w:val="24"/>
        </w:rPr>
        <w:t xml:space="preserve"> </w:t>
      </w:r>
      <w:r w:rsidRPr="008372F6">
        <w:rPr>
          <w:rFonts w:ascii="Arial" w:hAnsi="Arial" w:cs="Arial"/>
          <w:sz w:val="24"/>
          <w:szCs w:val="24"/>
        </w:rPr>
        <w:t>used</w:t>
      </w:r>
      <w:r w:rsidRPr="008372F6">
        <w:rPr>
          <w:rFonts w:ascii="Arial" w:hAnsi="Arial" w:cs="Arial"/>
          <w:spacing w:val="-6"/>
          <w:sz w:val="24"/>
          <w:szCs w:val="24"/>
        </w:rPr>
        <w:t xml:space="preserve"> </w:t>
      </w:r>
      <w:r w:rsidRPr="008372F6">
        <w:rPr>
          <w:rFonts w:ascii="Arial" w:hAnsi="Arial" w:cs="Arial"/>
          <w:sz w:val="24"/>
          <w:szCs w:val="24"/>
        </w:rPr>
        <w:t>in</w:t>
      </w:r>
      <w:r w:rsidRPr="008372F6">
        <w:rPr>
          <w:rFonts w:ascii="Arial" w:hAnsi="Arial" w:cs="Arial"/>
          <w:spacing w:val="-6"/>
          <w:sz w:val="24"/>
          <w:szCs w:val="24"/>
        </w:rPr>
        <w:t xml:space="preserve"> </w:t>
      </w:r>
      <w:r w:rsidRPr="008372F6">
        <w:rPr>
          <w:rFonts w:ascii="Arial" w:hAnsi="Arial" w:cs="Arial"/>
          <w:sz w:val="24"/>
          <w:szCs w:val="24"/>
        </w:rPr>
        <w:t>the</w:t>
      </w:r>
      <w:r w:rsidRPr="008372F6">
        <w:rPr>
          <w:rFonts w:ascii="Arial" w:hAnsi="Arial" w:cs="Arial"/>
          <w:spacing w:val="-6"/>
          <w:sz w:val="24"/>
          <w:szCs w:val="24"/>
        </w:rPr>
        <w:t xml:space="preserve"> </w:t>
      </w:r>
      <w:r w:rsidRPr="008372F6">
        <w:rPr>
          <w:rFonts w:ascii="Arial" w:hAnsi="Arial" w:cs="Arial"/>
          <w:sz w:val="24"/>
          <w:szCs w:val="24"/>
        </w:rPr>
        <w:t>main</w:t>
      </w:r>
      <w:r w:rsidRPr="008372F6">
        <w:rPr>
          <w:rFonts w:ascii="Arial" w:hAnsi="Arial" w:cs="Arial"/>
          <w:spacing w:val="-6"/>
          <w:sz w:val="24"/>
          <w:szCs w:val="24"/>
        </w:rPr>
        <w:t xml:space="preserve"> </w:t>
      </w:r>
      <w:r w:rsidRPr="008372F6">
        <w:rPr>
          <w:rFonts w:ascii="Arial" w:hAnsi="Arial" w:cs="Arial"/>
          <w:sz w:val="24"/>
          <w:szCs w:val="24"/>
        </w:rPr>
        <w:t xml:space="preserve">model </w:t>
      </w:r>
      <w:r w:rsidRPr="008372F6">
        <w:rPr>
          <w:rFonts w:ascii="Arial" w:hAnsi="Arial" w:cs="Arial"/>
          <w:sz w:val="24"/>
          <w:szCs w:val="24"/>
        </w:rPr>
        <w:fldChar w:fldCharType="begin"/>
      </w:r>
      <w:r w:rsidRPr="008372F6">
        <w:rPr>
          <w:rFonts w:ascii="Arial" w:hAnsi="Arial" w:cs="Arial"/>
          <w:sz w:val="24"/>
          <w:szCs w:val="24"/>
        </w:rPr>
        <w:instrText>HYPERLINK \l "_bookmark4"</w:instrText>
      </w:r>
      <w:r w:rsidRPr="008372F6">
        <w:rPr>
          <w:rFonts w:ascii="Arial" w:hAnsi="Arial" w:cs="Arial"/>
          <w:sz w:val="24"/>
          <w:szCs w:val="24"/>
        </w:rPr>
      </w:r>
      <w:r w:rsidRPr="008372F6">
        <w:rPr>
          <w:rFonts w:ascii="Arial" w:hAnsi="Arial" w:cs="Arial"/>
          <w:sz w:val="24"/>
          <w:szCs w:val="24"/>
        </w:rPr>
        <w:fldChar w:fldCharType="separate"/>
      </w:r>
      <w:r w:rsidR="005D491A" w:rsidRPr="008372F6">
        <w:rPr>
          <w:rFonts w:ascii="Arial" w:hAnsi="Arial" w:cs="Arial"/>
          <w:sz w:val="24"/>
          <w:szCs w:val="24"/>
        </w:rPr>
        <w:t>(Equation 1</w:t>
      </w:r>
      <w:r w:rsidRPr="008372F6">
        <w:rPr>
          <w:rFonts w:ascii="Arial" w:hAnsi="Arial" w:cs="Arial"/>
          <w:sz w:val="24"/>
          <w:szCs w:val="24"/>
        </w:rPr>
        <w:fldChar w:fldCharType="end"/>
      </w:r>
      <w:r w:rsidRPr="008372F6">
        <w:rPr>
          <w:rFonts w:ascii="Arial" w:hAnsi="Arial" w:cs="Arial"/>
          <w:sz w:val="24"/>
          <w:szCs w:val="24"/>
        </w:rPr>
        <w:t>).</w:t>
      </w:r>
      <w:r w:rsidRPr="008372F6">
        <w:rPr>
          <w:rFonts w:ascii="Arial" w:hAnsi="Arial" w:cs="Arial"/>
          <w:spacing w:val="40"/>
          <w:sz w:val="24"/>
          <w:szCs w:val="24"/>
        </w:rPr>
        <w:t xml:space="preserve"> </w:t>
      </w:r>
      <w:r w:rsidRPr="008372F6">
        <w:rPr>
          <w:rFonts w:ascii="Arial" w:hAnsi="Arial" w:cs="Arial"/>
          <w:sz w:val="24"/>
          <w:szCs w:val="24"/>
        </w:rPr>
        <w:t xml:space="preserve">The </w:t>
      </w:r>
      <w:r w:rsidRPr="008372F6">
        <w:rPr>
          <w:rFonts w:ascii="Arial" w:hAnsi="Arial" w:cs="Arial"/>
          <w:sz w:val="24"/>
          <w:szCs w:val="24"/>
        </w:rPr>
        <w:lastRenderedPageBreak/>
        <w:t>close overlap across conditions suggests good covariate balance from random assignment.</w:t>
      </w:r>
    </w:p>
    <w:p w14:paraId="6DEE91D4" w14:textId="77777777" w:rsidR="005D491A" w:rsidRPr="008372F6" w:rsidRDefault="00000000" w:rsidP="008372F6">
      <w:pPr>
        <w:pStyle w:val="Heading1"/>
        <w:numPr>
          <w:ilvl w:val="0"/>
          <w:numId w:val="2"/>
        </w:numPr>
        <w:tabs>
          <w:tab w:val="left" w:pos="844"/>
        </w:tabs>
        <w:spacing w:before="120" w:after="120" w:line="360" w:lineRule="auto"/>
        <w:ind w:left="0" w:hanging="284"/>
        <w:jc w:val="both"/>
        <w:rPr>
          <w:rFonts w:ascii="Arial" w:hAnsi="Arial" w:cs="Arial"/>
          <w:sz w:val="24"/>
          <w:szCs w:val="24"/>
        </w:rPr>
      </w:pPr>
      <w:bookmarkStart w:id="532" w:name="Results"/>
      <w:bookmarkEnd w:id="532"/>
      <w:r w:rsidRPr="008372F6">
        <w:rPr>
          <w:rFonts w:ascii="Arial" w:hAnsi="Arial" w:cs="Arial"/>
          <w:spacing w:val="-2"/>
          <w:sz w:val="24"/>
          <w:szCs w:val="24"/>
        </w:rPr>
        <w:t>Results</w:t>
      </w:r>
    </w:p>
    <w:p w14:paraId="46F6B62D" w14:textId="757650AE" w:rsidR="00B467E3" w:rsidRPr="008372F6" w:rsidRDefault="00000000" w:rsidP="008372F6">
      <w:pPr>
        <w:pStyle w:val="BodyText"/>
        <w:spacing w:before="120" w:after="120" w:line="360" w:lineRule="auto"/>
        <w:jc w:val="both"/>
        <w:rPr>
          <w:ins w:id="533" w:author="Héctor Bahamonde" w:date="2026-08-06T16:25:00Z"/>
          <w:rFonts w:ascii="Arial" w:hAnsi="Arial" w:cs="Arial"/>
          <w:w w:val="105"/>
          <w:sz w:val="24"/>
          <w:szCs w:val="24"/>
        </w:rPr>
      </w:pPr>
      <w:r w:rsidRPr="008372F6">
        <w:rPr>
          <w:rFonts w:ascii="Arial" w:hAnsi="Arial" w:cs="Arial"/>
          <w:w w:val="110"/>
          <w:sz w:val="24"/>
          <w:szCs w:val="24"/>
        </w:rPr>
        <w:t xml:space="preserve">After fitting </w:t>
      </w:r>
      <w:hyperlink w:anchor="_bookmark4" w:history="1">
        <w:r w:rsidR="005D491A" w:rsidRPr="008372F6">
          <w:rPr>
            <w:rFonts w:ascii="Arial" w:hAnsi="Arial" w:cs="Arial"/>
            <w:w w:val="110"/>
            <w:sz w:val="24"/>
            <w:szCs w:val="24"/>
          </w:rPr>
          <w:t>Equation 1,</w:t>
        </w:r>
      </w:hyperlink>
      <w:r w:rsidRPr="008372F6">
        <w:rPr>
          <w:rFonts w:ascii="Arial" w:hAnsi="Arial" w:cs="Arial"/>
          <w:w w:val="110"/>
          <w:sz w:val="24"/>
          <w:szCs w:val="24"/>
        </w:rPr>
        <w:t xml:space="preserve"> we show </w:t>
      </w:r>
      <w:del w:id="534" w:author="Héctor Bahamonde" w:date="2026-09-19T11:25:00Z" w16du:dateUtc="2026-09-19T09:25:00Z">
        <w:r w:rsidRPr="008372F6" w:rsidDel="00E850A6">
          <w:rPr>
            <w:rFonts w:ascii="Arial" w:hAnsi="Arial" w:cs="Arial"/>
            <w:sz w:val="24"/>
            <w:szCs w:val="24"/>
          </w:rPr>
          <w:fldChar w:fldCharType="begin"/>
        </w:r>
        <w:r w:rsidRPr="008372F6" w:rsidDel="00E850A6">
          <w:rPr>
            <w:rFonts w:ascii="Arial" w:hAnsi="Arial" w:cs="Arial"/>
            <w:sz w:val="24"/>
            <w:szCs w:val="24"/>
          </w:rPr>
          <w:delInstrText>HYPERLINK \l "_bookmark7"</w:delInstrText>
        </w:r>
        <w:r w:rsidRPr="008372F6" w:rsidDel="00E850A6">
          <w:rPr>
            <w:rFonts w:ascii="Arial" w:hAnsi="Arial" w:cs="Arial"/>
            <w:sz w:val="24"/>
            <w:szCs w:val="24"/>
          </w:rPr>
        </w:r>
        <w:r w:rsidRPr="008372F6" w:rsidDel="00E850A6">
          <w:rPr>
            <w:rFonts w:ascii="Arial" w:hAnsi="Arial" w:cs="Arial"/>
            <w:sz w:val="24"/>
            <w:szCs w:val="24"/>
          </w:rPr>
          <w:fldChar w:fldCharType="separate"/>
        </w:r>
        <w:r w:rsidR="005D491A" w:rsidRPr="008372F6" w:rsidDel="00E850A6">
          <w:rPr>
            <w:rFonts w:ascii="Arial" w:hAnsi="Arial" w:cs="Arial"/>
            <w:w w:val="110"/>
            <w:sz w:val="24"/>
            <w:szCs w:val="24"/>
          </w:rPr>
          <w:delText xml:space="preserve">Figure </w:delText>
        </w:r>
        <w:r w:rsidR="005D491A" w:rsidRPr="008372F6" w:rsidDel="00E850A6">
          <w:rPr>
            <w:rFonts w:ascii="Arial" w:hAnsi="Arial" w:cs="Arial"/>
            <w:w w:val="110"/>
            <w:sz w:val="24"/>
            <w:szCs w:val="24"/>
            <w:highlight w:val="yellow"/>
            <w:rPrChange w:id="535" w:author="Microsoft Office User" w:date="2026-09-13T20:41:00Z">
              <w:rPr>
                <w:w w:val="110"/>
              </w:rPr>
            </w:rPrChange>
          </w:rPr>
          <w:delText>2</w:delText>
        </w:r>
        <w:r w:rsidRPr="008372F6" w:rsidDel="00E850A6">
          <w:rPr>
            <w:rFonts w:ascii="Arial" w:hAnsi="Arial" w:cs="Arial"/>
            <w:w w:val="110"/>
            <w:sz w:val="24"/>
            <w:szCs w:val="24"/>
          </w:rPr>
          <w:fldChar w:fldCharType="end"/>
        </w:r>
      </w:del>
      <w:ins w:id="536" w:author="Héctor Bahamonde" w:date="2026-09-19T11:25:00Z" w16du:dateUtc="2026-09-19T09:25:00Z">
        <w:r w:rsidR="00E850A6" w:rsidRPr="008372F6">
          <w:rPr>
            <w:rFonts w:ascii="Arial" w:hAnsi="Arial" w:cs="Arial"/>
            <w:sz w:val="24"/>
            <w:szCs w:val="24"/>
          </w:rPr>
          <w:fldChar w:fldCharType="begin"/>
        </w:r>
        <w:r w:rsidR="00E850A6" w:rsidRPr="008372F6">
          <w:rPr>
            <w:rFonts w:ascii="Arial" w:hAnsi="Arial" w:cs="Arial"/>
            <w:sz w:val="24"/>
            <w:szCs w:val="24"/>
          </w:rPr>
          <w:instrText>HYPERLINK \l "_bookmark7"</w:instrText>
        </w:r>
        <w:r w:rsidR="00E850A6" w:rsidRPr="008372F6">
          <w:rPr>
            <w:rFonts w:ascii="Arial" w:hAnsi="Arial" w:cs="Arial"/>
            <w:sz w:val="24"/>
            <w:szCs w:val="24"/>
          </w:rPr>
        </w:r>
        <w:r w:rsidR="00E850A6" w:rsidRPr="008372F6">
          <w:rPr>
            <w:rFonts w:ascii="Arial" w:hAnsi="Arial" w:cs="Arial"/>
            <w:sz w:val="24"/>
            <w:szCs w:val="24"/>
          </w:rPr>
          <w:fldChar w:fldCharType="separate"/>
        </w:r>
        <w:r w:rsidR="00E850A6">
          <w:rPr>
            <w:rFonts w:ascii="Arial" w:hAnsi="Arial" w:cs="Arial"/>
            <w:w w:val="110"/>
            <w:sz w:val="24"/>
            <w:szCs w:val="24"/>
          </w:rPr>
          <w:t>Figure</w:t>
        </w:r>
        <w:r w:rsidR="00E850A6" w:rsidRPr="008372F6">
          <w:rPr>
            <w:rFonts w:ascii="Arial" w:hAnsi="Arial" w:cs="Arial"/>
            <w:w w:val="110"/>
            <w:sz w:val="24"/>
            <w:szCs w:val="24"/>
          </w:rPr>
          <w:fldChar w:fldCharType="end"/>
        </w:r>
        <w:r w:rsidR="00E850A6">
          <w:rPr>
            <w:rFonts w:ascii="Arial" w:hAnsi="Arial" w:cs="Arial"/>
            <w:w w:val="110"/>
            <w:sz w:val="24"/>
            <w:szCs w:val="24"/>
          </w:rPr>
          <w:t xml:space="preserve"> 3</w:t>
        </w:r>
      </w:ins>
      <w:r w:rsidRPr="008372F6">
        <w:rPr>
          <w:rFonts w:ascii="Arial" w:hAnsi="Arial" w:cs="Arial"/>
          <w:w w:val="110"/>
          <w:sz w:val="24"/>
          <w:szCs w:val="24"/>
        </w:rPr>
        <w:t xml:space="preserve"> which presents predicted probabilities for </w:t>
      </w:r>
      <w:del w:id="537" w:author="Héctor Bahamonde" w:date="2026-09-19T11:26:00Z" w16du:dateUtc="2026-09-19T09:26:00Z">
        <w:r w:rsidRPr="008372F6" w:rsidDel="003C51B4">
          <w:rPr>
            <w:rFonts w:ascii="Arial" w:hAnsi="Arial" w:cs="Arial"/>
            <w:w w:val="110"/>
            <w:sz w:val="24"/>
            <w:szCs w:val="24"/>
          </w:rPr>
          <w:delText xml:space="preserve">the </w:delText>
        </w:r>
      </w:del>
      <w:ins w:id="538" w:author="Héctor Bahamonde" w:date="2026-09-19T11:26:00Z" w16du:dateUtc="2026-09-19T09:26:00Z">
        <w:r w:rsidR="003C51B4" w:rsidRPr="003C51B4">
          <w:rPr>
            <w:rFonts w:ascii="Arial" w:hAnsi="Arial" w:cs="Arial"/>
            <w:w w:val="110"/>
            <w:sz w:val="24"/>
            <w:szCs w:val="24"/>
          </w:rPr>
          <w:t>all four response categories</w:t>
        </w:r>
      </w:ins>
      <w:del w:id="539" w:author="Héctor Bahamonde" w:date="2026-09-19T11:26:00Z" w16du:dateUtc="2026-09-19T09:26:00Z">
        <w:r w:rsidRPr="008372F6" w:rsidDel="003C51B4">
          <w:rPr>
            <w:rFonts w:ascii="Arial" w:hAnsi="Arial" w:cs="Arial"/>
            <w:w w:val="110"/>
            <w:sz w:val="24"/>
            <w:szCs w:val="24"/>
          </w:rPr>
          <w:delText>three principal policy preferences</w:delText>
        </w:r>
      </w:del>
      <w:r w:rsidRPr="008372F6">
        <w:rPr>
          <w:rFonts w:ascii="Arial" w:hAnsi="Arial" w:cs="Arial"/>
          <w:w w:val="110"/>
          <w:sz w:val="24"/>
          <w:szCs w:val="24"/>
        </w:rPr>
        <w:t xml:space="preserve"> across framing conditions (regression table shown in </w:t>
      </w:r>
      <w:ins w:id="540" w:author="Héctor Bahamonde" w:date="2026-09-19T11:26:00Z" w16du:dateUtc="2026-09-19T09:26:00Z">
        <w:r w:rsidR="00BE4B3C" w:rsidRPr="00BE4B3C">
          <w:rPr>
            <w:rFonts w:ascii="Arial" w:hAnsi="Arial" w:cs="Arial"/>
            <w:sz w:val="24"/>
            <w:szCs w:val="24"/>
          </w:rPr>
          <w:t>Table OA1</w:t>
        </w:r>
      </w:ins>
      <w:del w:id="541" w:author="Héctor Bahamonde" w:date="2026-09-19T11:26:00Z" w16du:dateUtc="2026-09-19T09:26:00Z">
        <w:r w:rsidR="005D491A" w:rsidRPr="008372F6" w:rsidDel="00BE4B3C">
          <w:rPr>
            <w:rFonts w:ascii="Arial" w:hAnsi="Arial" w:cs="Arial"/>
            <w:sz w:val="24"/>
            <w:szCs w:val="24"/>
          </w:rPr>
          <w:fldChar w:fldCharType="begin"/>
        </w:r>
        <w:r w:rsidR="005D491A" w:rsidRPr="008372F6" w:rsidDel="00BE4B3C">
          <w:rPr>
            <w:rFonts w:ascii="Arial" w:hAnsi="Arial" w:cs="Arial"/>
            <w:sz w:val="24"/>
            <w:szCs w:val="24"/>
          </w:rPr>
          <w:delInstrText>HYPERLINK \l "_bookmark9"</w:delInstrText>
        </w:r>
        <w:r w:rsidR="005D491A" w:rsidRPr="008372F6" w:rsidDel="00BE4B3C">
          <w:rPr>
            <w:rFonts w:ascii="Arial" w:hAnsi="Arial" w:cs="Arial"/>
            <w:sz w:val="24"/>
            <w:szCs w:val="24"/>
          </w:rPr>
        </w:r>
        <w:r w:rsidR="005D491A" w:rsidRPr="008372F6" w:rsidDel="00BE4B3C">
          <w:rPr>
            <w:rFonts w:ascii="Arial" w:hAnsi="Arial" w:cs="Arial"/>
            <w:sz w:val="24"/>
            <w:szCs w:val="24"/>
          </w:rPr>
          <w:fldChar w:fldCharType="separate"/>
        </w:r>
        <w:r w:rsidR="005D491A" w:rsidRPr="008372F6" w:rsidDel="00BE4B3C">
          <w:rPr>
            <w:rFonts w:ascii="Arial" w:hAnsi="Arial" w:cs="Arial"/>
            <w:w w:val="110"/>
            <w:sz w:val="24"/>
            <w:szCs w:val="24"/>
          </w:rPr>
          <w:delText>Table</w:delText>
        </w:r>
        <w:r w:rsidR="005D491A" w:rsidRPr="008372F6" w:rsidDel="00BE4B3C">
          <w:rPr>
            <w:rFonts w:ascii="Arial" w:hAnsi="Arial" w:cs="Arial"/>
            <w:sz w:val="24"/>
            <w:szCs w:val="24"/>
          </w:rPr>
          <w:fldChar w:fldCharType="end"/>
        </w:r>
        <w:r w:rsidRPr="008372F6" w:rsidDel="00BE4B3C">
          <w:rPr>
            <w:rFonts w:ascii="Arial" w:hAnsi="Arial" w:cs="Arial"/>
            <w:w w:val="110"/>
            <w:sz w:val="24"/>
            <w:szCs w:val="24"/>
          </w:rPr>
          <w:delText xml:space="preserve"> 2</w:delText>
        </w:r>
      </w:del>
      <w:r w:rsidRPr="008372F6">
        <w:rPr>
          <w:rFonts w:ascii="Arial" w:hAnsi="Arial" w:cs="Arial"/>
          <w:w w:val="110"/>
          <w:sz w:val="24"/>
          <w:szCs w:val="24"/>
        </w:rPr>
        <w:t>).</w:t>
      </w:r>
      <w:r w:rsidRPr="008372F6">
        <w:rPr>
          <w:rFonts w:ascii="Arial" w:hAnsi="Arial" w:cs="Arial"/>
          <w:spacing w:val="39"/>
          <w:w w:val="110"/>
          <w:sz w:val="24"/>
          <w:szCs w:val="24"/>
        </w:rPr>
        <w:t xml:space="preserve"> </w:t>
      </w:r>
      <w:r w:rsidRPr="008372F6">
        <w:rPr>
          <w:rFonts w:ascii="Arial" w:hAnsi="Arial" w:cs="Arial"/>
          <w:w w:val="110"/>
          <w:sz w:val="24"/>
          <w:szCs w:val="24"/>
        </w:rPr>
        <w:t xml:space="preserve">The </w:t>
      </w:r>
      <w:r w:rsidRPr="008372F6">
        <w:rPr>
          <w:rFonts w:ascii="Arial" w:hAnsi="Arial" w:cs="Arial"/>
          <w:sz w:val="24"/>
          <w:szCs w:val="24"/>
        </w:rPr>
        <w:t>results</w:t>
      </w:r>
      <w:r w:rsidRPr="008372F6">
        <w:rPr>
          <w:rFonts w:ascii="Arial" w:hAnsi="Arial" w:cs="Arial"/>
          <w:spacing w:val="36"/>
          <w:sz w:val="24"/>
          <w:szCs w:val="24"/>
        </w:rPr>
        <w:t xml:space="preserve"> </w:t>
      </w:r>
      <w:r w:rsidRPr="008372F6">
        <w:rPr>
          <w:rFonts w:ascii="Arial" w:hAnsi="Arial" w:cs="Arial"/>
          <w:sz w:val="24"/>
          <w:szCs w:val="24"/>
        </w:rPr>
        <w:t>reveal</w:t>
      </w:r>
      <w:r w:rsidRPr="008372F6">
        <w:rPr>
          <w:rFonts w:ascii="Arial" w:hAnsi="Arial" w:cs="Arial"/>
          <w:spacing w:val="34"/>
          <w:sz w:val="24"/>
          <w:szCs w:val="24"/>
        </w:rPr>
        <w:t xml:space="preserve"> </w:t>
      </w:r>
      <w:r w:rsidRPr="008372F6">
        <w:rPr>
          <w:rFonts w:ascii="Arial" w:hAnsi="Arial" w:cs="Arial"/>
          <w:sz w:val="24"/>
          <w:szCs w:val="24"/>
        </w:rPr>
        <w:t>clear</w:t>
      </w:r>
      <w:r w:rsidRPr="008372F6">
        <w:rPr>
          <w:rFonts w:ascii="Arial" w:hAnsi="Arial" w:cs="Arial"/>
          <w:spacing w:val="36"/>
          <w:sz w:val="24"/>
          <w:szCs w:val="24"/>
        </w:rPr>
        <w:t xml:space="preserve"> </w:t>
      </w:r>
      <w:r w:rsidRPr="008372F6">
        <w:rPr>
          <w:rFonts w:ascii="Arial" w:hAnsi="Arial" w:cs="Arial"/>
          <w:sz w:val="24"/>
          <w:szCs w:val="24"/>
        </w:rPr>
        <w:t>and</w:t>
      </w:r>
      <w:r w:rsidRPr="008372F6">
        <w:rPr>
          <w:rFonts w:ascii="Arial" w:hAnsi="Arial" w:cs="Arial"/>
          <w:spacing w:val="34"/>
          <w:sz w:val="24"/>
          <w:szCs w:val="24"/>
        </w:rPr>
        <w:t xml:space="preserve"> </w:t>
      </w:r>
      <w:r w:rsidRPr="008372F6">
        <w:rPr>
          <w:rFonts w:ascii="Arial" w:hAnsi="Arial" w:cs="Arial"/>
          <w:sz w:val="24"/>
          <w:szCs w:val="24"/>
        </w:rPr>
        <w:t>systematic</w:t>
      </w:r>
      <w:r w:rsidRPr="008372F6">
        <w:rPr>
          <w:rFonts w:ascii="Arial" w:hAnsi="Arial" w:cs="Arial"/>
          <w:spacing w:val="36"/>
          <w:sz w:val="24"/>
          <w:szCs w:val="24"/>
        </w:rPr>
        <w:t xml:space="preserve"> </w:t>
      </w:r>
      <w:r w:rsidRPr="008372F6">
        <w:rPr>
          <w:rFonts w:ascii="Arial" w:hAnsi="Arial" w:cs="Arial"/>
          <w:sz w:val="24"/>
          <w:szCs w:val="24"/>
        </w:rPr>
        <w:t>framing</w:t>
      </w:r>
      <w:r w:rsidRPr="008372F6">
        <w:rPr>
          <w:rFonts w:ascii="Arial" w:hAnsi="Arial" w:cs="Arial"/>
          <w:spacing w:val="36"/>
          <w:sz w:val="24"/>
          <w:szCs w:val="24"/>
        </w:rPr>
        <w:t xml:space="preserve"> </w:t>
      </w:r>
      <w:r w:rsidRPr="008372F6">
        <w:rPr>
          <w:rFonts w:ascii="Arial" w:hAnsi="Arial" w:cs="Arial"/>
          <w:sz w:val="24"/>
          <w:szCs w:val="24"/>
        </w:rPr>
        <w:t>effects:</w:t>
      </w:r>
      <w:r w:rsidRPr="008372F6">
        <w:rPr>
          <w:rFonts w:ascii="Arial" w:hAnsi="Arial" w:cs="Arial"/>
          <w:spacing w:val="75"/>
          <w:sz w:val="24"/>
          <w:szCs w:val="24"/>
        </w:rPr>
        <w:t xml:space="preserve"> </w:t>
      </w:r>
      <w:r w:rsidRPr="008372F6">
        <w:rPr>
          <w:rFonts w:ascii="Arial" w:hAnsi="Arial" w:cs="Arial"/>
          <w:sz w:val="24"/>
          <w:szCs w:val="24"/>
        </w:rPr>
        <w:t>respondents</w:t>
      </w:r>
      <w:r w:rsidRPr="008372F6">
        <w:rPr>
          <w:rFonts w:ascii="Arial" w:hAnsi="Arial" w:cs="Arial"/>
          <w:spacing w:val="36"/>
          <w:sz w:val="24"/>
          <w:szCs w:val="24"/>
        </w:rPr>
        <w:t xml:space="preserve"> </w:t>
      </w:r>
      <w:r w:rsidRPr="008372F6">
        <w:rPr>
          <w:rFonts w:ascii="Arial" w:hAnsi="Arial" w:cs="Arial"/>
          <w:sz w:val="24"/>
          <w:szCs w:val="24"/>
        </w:rPr>
        <w:t>exposed</w:t>
      </w:r>
      <w:r w:rsidRPr="008372F6">
        <w:rPr>
          <w:rFonts w:ascii="Arial" w:hAnsi="Arial" w:cs="Arial"/>
          <w:spacing w:val="34"/>
          <w:sz w:val="24"/>
          <w:szCs w:val="24"/>
        </w:rPr>
        <w:t xml:space="preserve"> </w:t>
      </w:r>
      <w:r w:rsidRPr="008372F6">
        <w:rPr>
          <w:rFonts w:ascii="Arial" w:hAnsi="Arial" w:cs="Arial"/>
          <w:sz w:val="24"/>
          <w:szCs w:val="24"/>
        </w:rPr>
        <w:t>to</w:t>
      </w:r>
      <w:r w:rsidRPr="008372F6">
        <w:rPr>
          <w:rFonts w:ascii="Arial" w:hAnsi="Arial" w:cs="Arial"/>
          <w:spacing w:val="36"/>
          <w:sz w:val="24"/>
          <w:szCs w:val="24"/>
        </w:rPr>
        <w:t xml:space="preserve"> </w:t>
      </w:r>
      <w:r w:rsidRPr="008372F6">
        <w:rPr>
          <w:rFonts w:ascii="Arial" w:hAnsi="Arial" w:cs="Arial"/>
          <w:sz w:val="24"/>
          <w:szCs w:val="24"/>
        </w:rPr>
        <w:t>alternative</w:t>
      </w:r>
      <w:r w:rsidRPr="008372F6">
        <w:rPr>
          <w:rFonts w:ascii="Arial" w:hAnsi="Arial" w:cs="Arial"/>
          <w:spacing w:val="36"/>
          <w:sz w:val="24"/>
          <w:szCs w:val="24"/>
        </w:rPr>
        <w:t xml:space="preserve"> </w:t>
      </w:r>
      <w:r w:rsidRPr="008372F6">
        <w:rPr>
          <w:rFonts w:ascii="Arial" w:hAnsi="Arial" w:cs="Arial"/>
          <w:sz w:val="24"/>
          <w:szCs w:val="24"/>
        </w:rPr>
        <w:t>frames</w:t>
      </w:r>
      <w:r w:rsidRPr="008372F6">
        <w:rPr>
          <w:rFonts w:ascii="Arial" w:hAnsi="Arial" w:cs="Arial"/>
          <w:spacing w:val="36"/>
          <w:sz w:val="24"/>
          <w:szCs w:val="24"/>
        </w:rPr>
        <w:t xml:space="preserve"> </w:t>
      </w:r>
      <w:r w:rsidRPr="008372F6">
        <w:rPr>
          <w:rFonts w:ascii="Arial" w:hAnsi="Arial" w:cs="Arial"/>
          <w:sz w:val="24"/>
          <w:szCs w:val="24"/>
        </w:rPr>
        <w:t>shifte</w:t>
      </w:r>
      <w:r w:rsidR="006A23E3" w:rsidRPr="008372F6">
        <w:rPr>
          <w:rFonts w:ascii="Arial" w:hAnsi="Arial" w:cs="Arial"/>
          <w:sz w:val="24"/>
          <w:szCs w:val="24"/>
        </w:rPr>
        <w:t>d their preferred policy responses in substantively meaningful ways.</w:t>
      </w:r>
      <w:r w:rsidR="000C12DA" w:rsidRPr="008372F6">
        <w:rPr>
          <w:rStyle w:val="FootnoteReference"/>
          <w:rFonts w:ascii="Arial" w:hAnsi="Arial" w:cs="Arial"/>
          <w:sz w:val="24"/>
          <w:szCs w:val="24"/>
        </w:rPr>
        <w:footnoteReference w:id="3"/>
      </w:r>
      <w:r w:rsidR="00B467E3" w:rsidRPr="008372F6">
        <w:rPr>
          <w:rFonts w:ascii="Arial" w:hAnsi="Arial" w:cs="Arial"/>
          <w:w w:val="105"/>
          <w:sz w:val="24"/>
          <w:szCs w:val="24"/>
        </w:rPr>
        <w:t xml:space="preserve"> </w:t>
      </w:r>
      <w:ins w:id="546" w:author="Héctor Bahamonde" w:date="2026-08-10T19:40:00Z">
        <w:r w:rsidR="00B467E3" w:rsidRPr="008372F6">
          <w:rPr>
            <w:rFonts w:ascii="Arial" w:hAnsi="Arial" w:cs="Arial"/>
            <w:w w:val="105"/>
            <w:sz w:val="24"/>
            <w:szCs w:val="24"/>
          </w:rPr>
          <w:t>The most pronounced pattern concerns unconditional public funding, the least restrictive option in the decision space. Consistent with the directional expectations derived from prospect theory, support for this option increases under the loss/rescue frame and decreases under the gains/health-maximi</w:t>
        </w:r>
      </w:ins>
      <w:ins w:id="547" w:author="Microsoft Office User" w:date="2026-09-11T12:38:00Z">
        <w:r w:rsidR="00B467E3" w:rsidRPr="008372F6">
          <w:rPr>
            <w:rFonts w:ascii="Arial" w:hAnsi="Arial" w:cs="Arial"/>
            <w:w w:val="105"/>
            <w:sz w:val="24"/>
            <w:szCs w:val="24"/>
          </w:rPr>
          <w:t>z</w:t>
        </w:r>
      </w:ins>
      <w:ins w:id="548" w:author="Héctor Bahamonde" w:date="2026-08-10T19:40:00Z">
        <w:del w:id="549" w:author="Microsoft Office User" w:date="2026-09-11T12:38:00Z">
          <w:r w:rsidR="00B467E3" w:rsidRPr="008372F6" w:rsidDel="00763861">
            <w:rPr>
              <w:rFonts w:ascii="Arial" w:hAnsi="Arial" w:cs="Arial"/>
              <w:w w:val="105"/>
              <w:sz w:val="24"/>
              <w:szCs w:val="24"/>
            </w:rPr>
            <w:delText>s</w:delText>
          </w:r>
        </w:del>
        <w:r w:rsidR="00B467E3" w:rsidRPr="008372F6">
          <w:rPr>
            <w:rFonts w:ascii="Arial" w:hAnsi="Arial" w:cs="Arial"/>
            <w:w w:val="105"/>
            <w:sz w:val="24"/>
            <w:szCs w:val="24"/>
          </w:rPr>
          <w:t xml:space="preserve">ation frame. </w:t>
        </w:r>
      </w:ins>
      <w:ins w:id="550" w:author="Héctor Bahamonde" w:date="2026-09-18T15:22:00Z" w16du:dateUtc="2026-09-18T13:22:00Z">
        <w:r w:rsidR="00D67825" w:rsidRPr="00D67825">
          <w:rPr>
            <w:rFonts w:ascii="Arial" w:hAnsi="Arial" w:cs="Arial"/>
            <w:w w:val="105"/>
            <w:sz w:val="24"/>
            <w:szCs w:val="24"/>
          </w:rPr>
          <w:t>Outright rejection decreases under the loss/rescue frame, whereas the gains/health-maximization frame primarily shifts support from unconditional to conditional funding</w:t>
        </w:r>
      </w:ins>
      <w:ins w:id="551" w:author="Microsoft Office User" w:date="2026-09-11T12:38:00Z">
        <w:del w:id="552" w:author="Héctor Bahamonde" w:date="2026-09-18T15:22:00Z" w16du:dateUtc="2026-09-18T13:22:00Z">
          <w:r w:rsidR="00B467E3" w:rsidRPr="008372F6" w:rsidDel="00D67825">
            <w:rPr>
              <w:rFonts w:ascii="Arial" w:hAnsi="Arial" w:cs="Arial"/>
              <w:w w:val="105"/>
              <w:sz w:val="24"/>
              <w:szCs w:val="24"/>
            </w:rPr>
            <w:delText>z</w:delText>
          </w:r>
        </w:del>
      </w:ins>
      <w:ins w:id="553" w:author="Héctor Bahamonde" w:date="2026-08-10T19:40:00Z">
        <w:r w:rsidR="00B467E3" w:rsidRPr="008372F6">
          <w:rPr>
            <w:rFonts w:ascii="Arial" w:hAnsi="Arial" w:cs="Arial"/>
            <w:w w:val="105"/>
            <w:sz w:val="24"/>
            <w:szCs w:val="24"/>
          </w:rPr>
          <w:t>.</w:t>
        </w:r>
      </w:ins>
      <w:del w:id="554" w:author="Héctor Bahamonde" w:date="2026-08-10T19:40:00Z">
        <w:r w:rsidR="00B467E3" w:rsidRPr="008372F6" w:rsidDel="002915DD">
          <w:rPr>
            <w:rFonts w:ascii="Arial" w:hAnsi="Arial" w:cs="Arial"/>
            <w:w w:val="105"/>
            <w:sz w:val="24"/>
            <w:szCs w:val="24"/>
          </w:rPr>
          <w:delText>The</w:delText>
        </w:r>
        <w:r w:rsidR="00B467E3" w:rsidRPr="008372F6" w:rsidDel="002915DD">
          <w:rPr>
            <w:rFonts w:ascii="Arial" w:hAnsi="Arial" w:cs="Arial"/>
            <w:spacing w:val="40"/>
            <w:w w:val="105"/>
            <w:sz w:val="24"/>
            <w:szCs w:val="24"/>
          </w:rPr>
          <w:delText xml:space="preserve"> </w:delText>
        </w:r>
        <w:r w:rsidR="00B467E3" w:rsidRPr="008372F6" w:rsidDel="002915DD">
          <w:rPr>
            <w:rFonts w:ascii="Arial" w:hAnsi="Arial" w:cs="Arial"/>
            <w:w w:val="105"/>
            <w:sz w:val="24"/>
            <w:szCs w:val="24"/>
          </w:rPr>
          <w:delText>most</w:delText>
        </w:r>
        <w:r w:rsidR="00B467E3" w:rsidRPr="008372F6" w:rsidDel="002915DD">
          <w:rPr>
            <w:rFonts w:ascii="Arial" w:hAnsi="Arial" w:cs="Arial"/>
            <w:spacing w:val="40"/>
            <w:w w:val="105"/>
            <w:sz w:val="24"/>
            <w:szCs w:val="24"/>
          </w:rPr>
          <w:delText xml:space="preserve"> </w:delText>
        </w:r>
        <w:r w:rsidR="00B467E3" w:rsidRPr="008372F6" w:rsidDel="002915DD">
          <w:rPr>
            <w:rFonts w:ascii="Arial" w:hAnsi="Arial" w:cs="Arial"/>
            <w:w w:val="105"/>
            <w:sz w:val="24"/>
            <w:szCs w:val="24"/>
          </w:rPr>
          <w:delText>pronounced</w:delText>
        </w:r>
        <w:r w:rsidR="00B467E3" w:rsidRPr="008372F6" w:rsidDel="002915DD">
          <w:rPr>
            <w:rFonts w:ascii="Arial" w:hAnsi="Arial" w:cs="Arial"/>
            <w:spacing w:val="40"/>
            <w:w w:val="105"/>
            <w:sz w:val="24"/>
            <w:szCs w:val="24"/>
          </w:rPr>
          <w:delText xml:space="preserve"> </w:delText>
        </w:r>
        <w:r w:rsidR="00B467E3" w:rsidRPr="008372F6" w:rsidDel="002915DD">
          <w:rPr>
            <w:rFonts w:ascii="Arial" w:hAnsi="Arial" w:cs="Arial"/>
            <w:w w:val="105"/>
            <w:sz w:val="24"/>
            <w:szCs w:val="24"/>
          </w:rPr>
          <w:delText>pattern</w:delText>
        </w:r>
        <w:r w:rsidR="00B467E3" w:rsidRPr="008372F6" w:rsidDel="002915DD">
          <w:rPr>
            <w:rFonts w:ascii="Arial" w:hAnsi="Arial" w:cs="Arial"/>
            <w:spacing w:val="40"/>
            <w:w w:val="105"/>
            <w:sz w:val="24"/>
            <w:szCs w:val="24"/>
          </w:rPr>
          <w:delText xml:space="preserve"> </w:delText>
        </w:r>
        <w:r w:rsidR="00B467E3" w:rsidRPr="008372F6" w:rsidDel="002915DD">
          <w:rPr>
            <w:rFonts w:ascii="Arial" w:hAnsi="Arial" w:cs="Arial"/>
            <w:w w:val="105"/>
            <w:sz w:val="24"/>
            <w:szCs w:val="24"/>
          </w:rPr>
          <w:delText>concerns</w:delText>
        </w:r>
        <w:r w:rsidR="00B467E3" w:rsidRPr="008372F6" w:rsidDel="002915DD">
          <w:rPr>
            <w:rFonts w:ascii="Arial" w:hAnsi="Arial" w:cs="Arial"/>
            <w:spacing w:val="40"/>
            <w:w w:val="105"/>
            <w:sz w:val="24"/>
            <w:szCs w:val="24"/>
          </w:rPr>
          <w:delText xml:space="preserve"> </w:delText>
        </w:r>
        <w:r w:rsidR="00B467E3" w:rsidRPr="008372F6" w:rsidDel="002915DD">
          <w:rPr>
            <w:rFonts w:ascii="Arial" w:hAnsi="Arial" w:cs="Arial"/>
            <w:w w:val="105"/>
            <w:sz w:val="24"/>
            <w:szCs w:val="24"/>
          </w:rPr>
          <w:delText>support</w:delText>
        </w:r>
        <w:r w:rsidR="00B467E3" w:rsidRPr="008372F6" w:rsidDel="002915DD">
          <w:rPr>
            <w:rFonts w:ascii="Arial" w:hAnsi="Arial" w:cs="Arial"/>
            <w:spacing w:val="40"/>
            <w:w w:val="105"/>
            <w:sz w:val="24"/>
            <w:szCs w:val="24"/>
          </w:rPr>
          <w:delText xml:space="preserve"> </w:delText>
        </w:r>
        <w:r w:rsidR="00B467E3" w:rsidRPr="008372F6" w:rsidDel="002915DD">
          <w:rPr>
            <w:rFonts w:ascii="Arial" w:hAnsi="Arial" w:cs="Arial"/>
            <w:w w:val="105"/>
            <w:sz w:val="24"/>
            <w:szCs w:val="24"/>
          </w:rPr>
          <w:delText>for</w:delText>
        </w:r>
        <w:r w:rsidR="00B467E3" w:rsidRPr="008372F6" w:rsidDel="002915DD">
          <w:rPr>
            <w:rFonts w:ascii="Arial" w:hAnsi="Arial" w:cs="Arial"/>
            <w:spacing w:val="40"/>
            <w:w w:val="105"/>
            <w:sz w:val="24"/>
            <w:szCs w:val="24"/>
          </w:rPr>
          <w:delText xml:space="preserve"> </w:delText>
        </w:r>
        <w:r w:rsidR="00B467E3" w:rsidRPr="008372F6" w:rsidDel="002915DD">
          <w:rPr>
            <w:rFonts w:ascii="Arial" w:hAnsi="Arial" w:cs="Arial"/>
            <w:w w:val="105"/>
            <w:sz w:val="24"/>
            <w:szCs w:val="24"/>
          </w:rPr>
          <w:delText>unconditional</w:delText>
        </w:r>
        <w:r w:rsidR="00B467E3" w:rsidRPr="008372F6" w:rsidDel="002915DD">
          <w:rPr>
            <w:rFonts w:ascii="Arial" w:hAnsi="Arial" w:cs="Arial"/>
            <w:spacing w:val="40"/>
            <w:w w:val="105"/>
            <w:sz w:val="24"/>
            <w:szCs w:val="24"/>
          </w:rPr>
          <w:delText xml:space="preserve"> </w:delText>
        </w:r>
        <w:r w:rsidR="00B467E3" w:rsidRPr="008372F6" w:rsidDel="002915DD">
          <w:rPr>
            <w:rFonts w:ascii="Arial" w:hAnsi="Arial" w:cs="Arial"/>
            <w:w w:val="105"/>
            <w:sz w:val="24"/>
            <w:szCs w:val="24"/>
          </w:rPr>
          <w:delText>public</w:delText>
        </w:r>
        <w:r w:rsidR="00B467E3" w:rsidRPr="008372F6" w:rsidDel="002915DD">
          <w:rPr>
            <w:rFonts w:ascii="Arial" w:hAnsi="Arial" w:cs="Arial"/>
            <w:spacing w:val="40"/>
            <w:w w:val="105"/>
            <w:sz w:val="24"/>
            <w:szCs w:val="24"/>
          </w:rPr>
          <w:delText xml:space="preserve"> </w:delText>
        </w:r>
        <w:r w:rsidR="00B467E3" w:rsidRPr="008372F6" w:rsidDel="002915DD">
          <w:rPr>
            <w:rFonts w:ascii="Arial" w:hAnsi="Arial" w:cs="Arial"/>
            <w:w w:val="105"/>
            <w:sz w:val="24"/>
            <w:szCs w:val="24"/>
          </w:rPr>
          <w:delText>funding,</w:delText>
        </w:r>
        <w:r w:rsidR="00B467E3" w:rsidRPr="008372F6" w:rsidDel="002915DD">
          <w:rPr>
            <w:rFonts w:ascii="Arial" w:hAnsi="Arial" w:cs="Arial"/>
            <w:spacing w:val="40"/>
            <w:w w:val="105"/>
            <w:sz w:val="24"/>
            <w:szCs w:val="24"/>
          </w:rPr>
          <w:delText xml:space="preserve"> </w:delText>
        </w:r>
        <w:r w:rsidR="00B467E3" w:rsidRPr="008372F6" w:rsidDel="002915DD">
          <w:rPr>
            <w:rFonts w:ascii="Arial" w:hAnsi="Arial" w:cs="Arial"/>
            <w:w w:val="105"/>
            <w:sz w:val="24"/>
            <w:szCs w:val="24"/>
          </w:rPr>
          <w:delText>the</w:delText>
        </w:r>
        <w:r w:rsidR="00B467E3" w:rsidRPr="008372F6" w:rsidDel="002915DD">
          <w:rPr>
            <w:rFonts w:ascii="Arial" w:hAnsi="Arial" w:cs="Arial"/>
            <w:spacing w:val="40"/>
            <w:w w:val="105"/>
            <w:sz w:val="24"/>
            <w:szCs w:val="24"/>
          </w:rPr>
          <w:delText xml:space="preserve"> </w:delText>
        </w:r>
        <w:r w:rsidR="00B467E3" w:rsidRPr="008372F6" w:rsidDel="002915DD">
          <w:rPr>
            <w:rFonts w:ascii="Arial" w:hAnsi="Arial" w:cs="Arial"/>
            <w:w w:val="105"/>
            <w:sz w:val="24"/>
            <w:szCs w:val="24"/>
          </w:rPr>
          <w:delText>most risk-seeking option in the decision space. Consistent with the expectations derived from prospect theory, support for unconditional funding increases under the loss frame that emphasizes the absence of alternatives and the proximity of death, and decreases under the gains frame that emphasizes finite budgets and opportunity costs. Conversely, rejection of funding—the most risk-averse response—becomes more likely under the gains frame and less likely under the loss frame.</w:delText>
        </w:r>
        <w:r w:rsidR="00B467E3" w:rsidRPr="008372F6" w:rsidDel="002915DD">
          <w:rPr>
            <w:rFonts w:ascii="Arial" w:hAnsi="Arial" w:cs="Arial"/>
            <w:spacing w:val="26"/>
            <w:w w:val="105"/>
            <w:sz w:val="24"/>
            <w:szCs w:val="24"/>
          </w:rPr>
          <w:delText xml:space="preserve"> </w:delText>
        </w:r>
        <w:r w:rsidR="00B467E3" w:rsidRPr="008372F6" w:rsidDel="002915DD">
          <w:rPr>
            <w:rFonts w:ascii="Arial" w:hAnsi="Arial" w:cs="Arial"/>
            <w:w w:val="105"/>
            <w:sz w:val="24"/>
            <w:szCs w:val="24"/>
          </w:rPr>
          <w:delText>Conditional funding occupies an intermediate position, absorbing shifts in both directions as respondents adjust their evaluations of fiscal risk.</w:delText>
        </w:r>
      </w:del>
    </w:p>
    <w:p w14:paraId="25DBC115" w14:textId="2A1220F4" w:rsidR="00B467E3" w:rsidRPr="00AF744B" w:rsidRDefault="00B467E3" w:rsidP="00AF744B">
      <w:pPr>
        <w:pStyle w:val="BodyText"/>
        <w:spacing w:before="120" w:after="120" w:line="360" w:lineRule="auto"/>
        <w:jc w:val="center"/>
        <w:rPr>
          <w:rFonts w:ascii="Arial" w:hAnsi="Arial" w:cs="Arial"/>
          <w:b/>
          <w:bCs/>
          <w:sz w:val="24"/>
          <w:szCs w:val="24"/>
        </w:rPr>
      </w:pPr>
      <w:r w:rsidRPr="00AF744B">
        <w:rPr>
          <w:rFonts w:ascii="Arial" w:hAnsi="Arial" w:cs="Arial"/>
          <w:b/>
          <w:bCs/>
          <w:w w:val="105"/>
          <w:sz w:val="24"/>
          <w:szCs w:val="24"/>
        </w:rPr>
        <w:t>Figure</w:t>
      </w:r>
      <w:r w:rsidRPr="00AF744B">
        <w:rPr>
          <w:rFonts w:ascii="Arial" w:hAnsi="Arial" w:cs="Arial"/>
          <w:b/>
          <w:bCs/>
          <w:spacing w:val="16"/>
          <w:w w:val="105"/>
          <w:sz w:val="24"/>
          <w:szCs w:val="24"/>
        </w:rPr>
        <w:t xml:space="preserve"> </w:t>
      </w:r>
      <w:r w:rsidR="0048174D" w:rsidRPr="00AF744B">
        <w:rPr>
          <w:rFonts w:ascii="Arial" w:hAnsi="Arial" w:cs="Arial"/>
          <w:b/>
          <w:bCs/>
          <w:w w:val="105"/>
          <w:sz w:val="24"/>
          <w:szCs w:val="24"/>
        </w:rPr>
        <w:t>3</w:t>
      </w:r>
      <w:ins w:id="555" w:author="Microsoft Office User" w:date="2026-09-11T12:46:00Z">
        <w:r w:rsidRPr="00AF744B">
          <w:rPr>
            <w:rFonts w:ascii="Arial" w:hAnsi="Arial" w:cs="Arial"/>
            <w:b/>
            <w:bCs/>
            <w:w w:val="105"/>
            <w:sz w:val="24"/>
            <w:szCs w:val="24"/>
          </w:rPr>
          <w:t>.</w:t>
        </w:r>
      </w:ins>
      <w:del w:id="556" w:author="Microsoft Office User" w:date="2026-09-11T12:46:00Z">
        <w:r w:rsidRPr="00AF744B" w:rsidDel="00B467E3">
          <w:rPr>
            <w:rFonts w:ascii="Arial" w:hAnsi="Arial" w:cs="Arial"/>
            <w:b/>
            <w:bCs/>
            <w:w w:val="105"/>
            <w:sz w:val="24"/>
            <w:szCs w:val="24"/>
          </w:rPr>
          <w:delText>:</w:delText>
        </w:r>
      </w:del>
      <w:r w:rsidRPr="00AF744B">
        <w:rPr>
          <w:rFonts w:ascii="Arial" w:hAnsi="Arial" w:cs="Arial"/>
          <w:b/>
          <w:bCs/>
          <w:spacing w:val="43"/>
          <w:w w:val="105"/>
          <w:sz w:val="24"/>
          <w:szCs w:val="24"/>
        </w:rPr>
        <w:t xml:space="preserve"> </w:t>
      </w:r>
      <w:r w:rsidRPr="00AF744B">
        <w:rPr>
          <w:rFonts w:ascii="Arial" w:hAnsi="Arial" w:cs="Arial"/>
          <w:b/>
          <w:bCs/>
          <w:w w:val="105"/>
          <w:sz w:val="24"/>
          <w:szCs w:val="24"/>
        </w:rPr>
        <w:t>Framing</w:t>
      </w:r>
      <w:r w:rsidRPr="00AF744B">
        <w:rPr>
          <w:rFonts w:ascii="Arial" w:hAnsi="Arial" w:cs="Arial"/>
          <w:b/>
          <w:bCs/>
          <w:spacing w:val="17"/>
          <w:w w:val="105"/>
          <w:sz w:val="24"/>
          <w:szCs w:val="24"/>
        </w:rPr>
        <w:t xml:space="preserve"> </w:t>
      </w:r>
      <w:ins w:id="557" w:author="Microsoft Office User" w:date="2026-09-13T20:38:00Z">
        <w:r w:rsidR="00E50AB6" w:rsidRPr="00AF744B">
          <w:rPr>
            <w:rFonts w:ascii="Arial" w:hAnsi="Arial" w:cs="Arial"/>
            <w:b/>
            <w:bCs/>
            <w:w w:val="105"/>
            <w:sz w:val="24"/>
            <w:szCs w:val="24"/>
          </w:rPr>
          <w:t>e</w:t>
        </w:r>
      </w:ins>
      <w:del w:id="558" w:author="Microsoft Office User" w:date="2026-09-13T20:38:00Z">
        <w:r w:rsidRPr="00AF744B" w:rsidDel="00E50AB6">
          <w:rPr>
            <w:rFonts w:ascii="Arial" w:hAnsi="Arial" w:cs="Arial"/>
            <w:b/>
            <w:bCs/>
            <w:w w:val="105"/>
            <w:sz w:val="24"/>
            <w:szCs w:val="24"/>
          </w:rPr>
          <w:delText>E</w:delText>
        </w:r>
      </w:del>
      <w:r w:rsidRPr="00AF744B">
        <w:rPr>
          <w:rFonts w:ascii="Arial" w:hAnsi="Arial" w:cs="Arial"/>
          <w:b/>
          <w:bCs/>
          <w:w w:val="105"/>
          <w:sz w:val="24"/>
          <w:szCs w:val="24"/>
        </w:rPr>
        <w:t>ffects</w:t>
      </w:r>
      <w:r w:rsidRPr="00AF744B">
        <w:rPr>
          <w:rFonts w:ascii="Arial" w:hAnsi="Arial" w:cs="Arial"/>
          <w:b/>
          <w:bCs/>
          <w:spacing w:val="17"/>
          <w:w w:val="105"/>
          <w:sz w:val="24"/>
          <w:szCs w:val="24"/>
        </w:rPr>
        <w:t xml:space="preserve"> </w:t>
      </w:r>
      <w:r w:rsidRPr="00AF744B">
        <w:rPr>
          <w:rFonts w:ascii="Arial" w:hAnsi="Arial" w:cs="Arial"/>
          <w:b/>
          <w:bCs/>
          <w:w w:val="105"/>
          <w:sz w:val="24"/>
          <w:szCs w:val="24"/>
        </w:rPr>
        <w:t>on</w:t>
      </w:r>
      <w:r w:rsidRPr="00AF744B">
        <w:rPr>
          <w:rFonts w:ascii="Arial" w:hAnsi="Arial" w:cs="Arial"/>
          <w:b/>
          <w:bCs/>
          <w:spacing w:val="16"/>
          <w:w w:val="105"/>
          <w:sz w:val="24"/>
          <w:szCs w:val="24"/>
        </w:rPr>
        <w:t xml:space="preserve"> </w:t>
      </w:r>
      <w:ins w:id="559" w:author="Microsoft Office User" w:date="2026-09-13T20:38:00Z">
        <w:r w:rsidR="00E50AB6" w:rsidRPr="00AF744B">
          <w:rPr>
            <w:rFonts w:ascii="Arial" w:hAnsi="Arial" w:cs="Arial"/>
            <w:b/>
            <w:bCs/>
            <w:w w:val="105"/>
            <w:sz w:val="24"/>
            <w:szCs w:val="24"/>
          </w:rPr>
          <w:t>p</w:t>
        </w:r>
      </w:ins>
      <w:del w:id="560" w:author="Microsoft Office User" w:date="2026-09-13T20:38:00Z">
        <w:r w:rsidRPr="00AF744B" w:rsidDel="00E50AB6">
          <w:rPr>
            <w:rFonts w:ascii="Arial" w:hAnsi="Arial" w:cs="Arial"/>
            <w:b/>
            <w:bCs/>
            <w:w w:val="105"/>
            <w:sz w:val="24"/>
            <w:szCs w:val="24"/>
          </w:rPr>
          <w:delText>P</w:delText>
        </w:r>
      </w:del>
      <w:r w:rsidRPr="00AF744B">
        <w:rPr>
          <w:rFonts w:ascii="Arial" w:hAnsi="Arial" w:cs="Arial"/>
          <w:b/>
          <w:bCs/>
          <w:w w:val="105"/>
          <w:sz w:val="24"/>
          <w:szCs w:val="24"/>
        </w:rPr>
        <w:t>ublic</w:t>
      </w:r>
      <w:r w:rsidRPr="00AF744B">
        <w:rPr>
          <w:rFonts w:ascii="Arial" w:hAnsi="Arial" w:cs="Arial"/>
          <w:b/>
          <w:bCs/>
          <w:spacing w:val="17"/>
          <w:w w:val="105"/>
          <w:sz w:val="24"/>
          <w:szCs w:val="24"/>
        </w:rPr>
        <w:t xml:space="preserve"> </w:t>
      </w:r>
      <w:ins w:id="561" w:author="Microsoft Office User" w:date="2026-09-13T20:38:00Z">
        <w:r w:rsidR="00E50AB6" w:rsidRPr="00AF744B">
          <w:rPr>
            <w:rFonts w:ascii="Arial" w:hAnsi="Arial" w:cs="Arial"/>
            <w:b/>
            <w:bCs/>
            <w:w w:val="105"/>
            <w:sz w:val="24"/>
            <w:szCs w:val="24"/>
          </w:rPr>
          <w:t>s</w:t>
        </w:r>
      </w:ins>
      <w:del w:id="562" w:author="Microsoft Office User" w:date="2026-09-13T20:38:00Z">
        <w:r w:rsidRPr="00AF744B" w:rsidDel="00E50AB6">
          <w:rPr>
            <w:rFonts w:ascii="Arial" w:hAnsi="Arial" w:cs="Arial"/>
            <w:b/>
            <w:bCs/>
            <w:w w:val="105"/>
            <w:sz w:val="24"/>
            <w:szCs w:val="24"/>
          </w:rPr>
          <w:delText>S</w:delText>
        </w:r>
      </w:del>
      <w:r w:rsidRPr="00AF744B">
        <w:rPr>
          <w:rFonts w:ascii="Arial" w:hAnsi="Arial" w:cs="Arial"/>
          <w:b/>
          <w:bCs/>
          <w:w w:val="105"/>
          <w:sz w:val="24"/>
          <w:szCs w:val="24"/>
        </w:rPr>
        <w:t>upport</w:t>
      </w:r>
      <w:r w:rsidRPr="00AF744B">
        <w:rPr>
          <w:rFonts w:ascii="Arial" w:hAnsi="Arial" w:cs="Arial"/>
          <w:b/>
          <w:bCs/>
          <w:spacing w:val="17"/>
          <w:w w:val="105"/>
          <w:sz w:val="24"/>
          <w:szCs w:val="24"/>
        </w:rPr>
        <w:t xml:space="preserve"> </w:t>
      </w:r>
      <w:r w:rsidRPr="00AF744B">
        <w:rPr>
          <w:rFonts w:ascii="Arial" w:hAnsi="Arial" w:cs="Arial"/>
          <w:b/>
          <w:bCs/>
          <w:w w:val="105"/>
          <w:sz w:val="24"/>
          <w:szCs w:val="24"/>
        </w:rPr>
        <w:t>for</w:t>
      </w:r>
      <w:r w:rsidRPr="00AF744B">
        <w:rPr>
          <w:rFonts w:ascii="Arial" w:hAnsi="Arial" w:cs="Arial"/>
          <w:b/>
          <w:bCs/>
          <w:spacing w:val="17"/>
          <w:w w:val="105"/>
          <w:sz w:val="24"/>
          <w:szCs w:val="24"/>
        </w:rPr>
        <w:t xml:space="preserve"> </w:t>
      </w:r>
      <w:ins w:id="563" w:author="Microsoft Office User" w:date="2026-09-13T20:38:00Z">
        <w:r w:rsidR="00E50AB6" w:rsidRPr="00AF744B">
          <w:rPr>
            <w:rFonts w:ascii="Arial" w:hAnsi="Arial" w:cs="Arial"/>
            <w:b/>
            <w:bCs/>
            <w:w w:val="105"/>
            <w:sz w:val="24"/>
            <w:szCs w:val="24"/>
          </w:rPr>
          <w:t>f</w:t>
        </w:r>
      </w:ins>
      <w:del w:id="564" w:author="Microsoft Office User" w:date="2026-09-13T20:38:00Z">
        <w:r w:rsidRPr="00AF744B" w:rsidDel="00E50AB6">
          <w:rPr>
            <w:rFonts w:ascii="Arial" w:hAnsi="Arial" w:cs="Arial"/>
            <w:b/>
            <w:bCs/>
            <w:w w:val="105"/>
            <w:sz w:val="24"/>
            <w:szCs w:val="24"/>
          </w:rPr>
          <w:delText>F</w:delText>
        </w:r>
      </w:del>
      <w:r w:rsidRPr="00AF744B">
        <w:rPr>
          <w:rFonts w:ascii="Arial" w:hAnsi="Arial" w:cs="Arial"/>
          <w:b/>
          <w:bCs/>
          <w:w w:val="105"/>
          <w:sz w:val="24"/>
          <w:szCs w:val="24"/>
        </w:rPr>
        <w:t>unding</w:t>
      </w:r>
      <w:r w:rsidRPr="00AF744B">
        <w:rPr>
          <w:rFonts w:ascii="Arial" w:hAnsi="Arial" w:cs="Arial"/>
          <w:b/>
          <w:bCs/>
          <w:spacing w:val="17"/>
          <w:w w:val="105"/>
          <w:sz w:val="24"/>
          <w:szCs w:val="24"/>
        </w:rPr>
        <w:t xml:space="preserve"> </w:t>
      </w:r>
      <w:r w:rsidRPr="00AF744B">
        <w:rPr>
          <w:rFonts w:ascii="Arial" w:hAnsi="Arial" w:cs="Arial"/>
          <w:b/>
          <w:bCs/>
          <w:w w:val="105"/>
          <w:sz w:val="24"/>
          <w:szCs w:val="24"/>
        </w:rPr>
        <w:t>a</w:t>
      </w:r>
      <w:r w:rsidRPr="00AF744B">
        <w:rPr>
          <w:rFonts w:ascii="Arial" w:hAnsi="Arial" w:cs="Arial"/>
          <w:b/>
          <w:bCs/>
          <w:spacing w:val="17"/>
          <w:w w:val="105"/>
          <w:sz w:val="24"/>
          <w:szCs w:val="24"/>
        </w:rPr>
        <w:t xml:space="preserve"> </w:t>
      </w:r>
      <w:ins w:id="565" w:author="Microsoft Office User" w:date="2026-09-13T20:38:00Z">
        <w:r w:rsidR="00E50AB6" w:rsidRPr="00AF744B">
          <w:rPr>
            <w:rFonts w:ascii="Arial" w:hAnsi="Arial" w:cs="Arial"/>
            <w:b/>
            <w:bCs/>
            <w:w w:val="105"/>
            <w:sz w:val="24"/>
            <w:szCs w:val="24"/>
          </w:rPr>
          <w:t>h</w:t>
        </w:r>
      </w:ins>
      <w:del w:id="566" w:author="Microsoft Office User" w:date="2026-09-13T20:38:00Z">
        <w:r w:rsidRPr="00AF744B" w:rsidDel="00E50AB6">
          <w:rPr>
            <w:rFonts w:ascii="Arial" w:hAnsi="Arial" w:cs="Arial"/>
            <w:b/>
            <w:bCs/>
            <w:w w:val="105"/>
            <w:sz w:val="24"/>
            <w:szCs w:val="24"/>
          </w:rPr>
          <w:delText>H</w:delText>
        </w:r>
      </w:del>
      <w:r w:rsidRPr="00AF744B">
        <w:rPr>
          <w:rFonts w:ascii="Arial" w:hAnsi="Arial" w:cs="Arial"/>
          <w:b/>
          <w:bCs/>
          <w:w w:val="105"/>
          <w:sz w:val="24"/>
          <w:szCs w:val="24"/>
        </w:rPr>
        <w:t>igh-</w:t>
      </w:r>
      <w:ins w:id="567" w:author="Microsoft Office User" w:date="2026-09-13T20:38:00Z">
        <w:r w:rsidR="00E50AB6" w:rsidRPr="00AF744B">
          <w:rPr>
            <w:rFonts w:ascii="Arial" w:hAnsi="Arial" w:cs="Arial"/>
            <w:b/>
            <w:bCs/>
            <w:w w:val="105"/>
            <w:sz w:val="24"/>
            <w:szCs w:val="24"/>
          </w:rPr>
          <w:t>c</w:t>
        </w:r>
      </w:ins>
      <w:del w:id="568" w:author="Microsoft Office User" w:date="2026-09-13T20:38:00Z">
        <w:r w:rsidRPr="00AF744B" w:rsidDel="00E50AB6">
          <w:rPr>
            <w:rFonts w:ascii="Arial" w:hAnsi="Arial" w:cs="Arial"/>
            <w:b/>
            <w:bCs/>
            <w:w w:val="105"/>
            <w:sz w:val="24"/>
            <w:szCs w:val="24"/>
          </w:rPr>
          <w:delText>C</w:delText>
        </w:r>
      </w:del>
      <w:r w:rsidRPr="00AF744B">
        <w:rPr>
          <w:rFonts w:ascii="Arial" w:hAnsi="Arial" w:cs="Arial"/>
          <w:b/>
          <w:bCs/>
          <w:w w:val="105"/>
          <w:sz w:val="24"/>
          <w:szCs w:val="24"/>
        </w:rPr>
        <w:t>ost</w:t>
      </w:r>
      <w:r w:rsidRPr="00AF744B">
        <w:rPr>
          <w:rFonts w:ascii="Arial" w:hAnsi="Arial" w:cs="Arial"/>
          <w:b/>
          <w:bCs/>
          <w:spacing w:val="16"/>
          <w:w w:val="105"/>
          <w:sz w:val="24"/>
          <w:szCs w:val="24"/>
        </w:rPr>
        <w:t xml:space="preserve"> </w:t>
      </w:r>
      <w:ins w:id="569" w:author="Microsoft Office User" w:date="2026-09-13T20:38:00Z">
        <w:r w:rsidR="00E50AB6" w:rsidRPr="00AF744B">
          <w:rPr>
            <w:rFonts w:ascii="Arial" w:hAnsi="Arial" w:cs="Arial"/>
            <w:b/>
            <w:bCs/>
            <w:w w:val="105"/>
            <w:sz w:val="24"/>
            <w:szCs w:val="24"/>
          </w:rPr>
          <w:t>c</w:t>
        </w:r>
      </w:ins>
      <w:del w:id="570" w:author="Microsoft Office User" w:date="2026-09-13T20:38:00Z">
        <w:r w:rsidRPr="00AF744B" w:rsidDel="00E50AB6">
          <w:rPr>
            <w:rFonts w:ascii="Arial" w:hAnsi="Arial" w:cs="Arial"/>
            <w:b/>
            <w:bCs/>
            <w:w w:val="105"/>
            <w:sz w:val="24"/>
            <w:szCs w:val="24"/>
          </w:rPr>
          <w:delText>C</w:delText>
        </w:r>
      </w:del>
      <w:r w:rsidRPr="00AF744B">
        <w:rPr>
          <w:rFonts w:ascii="Arial" w:hAnsi="Arial" w:cs="Arial"/>
          <w:b/>
          <w:bCs/>
          <w:w w:val="105"/>
          <w:sz w:val="24"/>
          <w:szCs w:val="24"/>
        </w:rPr>
        <w:t>ancer</w:t>
      </w:r>
      <w:r w:rsidRPr="00AF744B">
        <w:rPr>
          <w:rFonts w:ascii="Arial" w:hAnsi="Arial" w:cs="Arial"/>
          <w:b/>
          <w:bCs/>
          <w:spacing w:val="17"/>
          <w:w w:val="105"/>
          <w:sz w:val="24"/>
          <w:szCs w:val="24"/>
        </w:rPr>
        <w:t xml:space="preserve"> </w:t>
      </w:r>
      <w:ins w:id="571" w:author="Microsoft Office User" w:date="2026-09-13T20:38:00Z">
        <w:r w:rsidR="00E50AB6" w:rsidRPr="00AF744B">
          <w:rPr>
            <w:rFonts w:ascii="Arial" w:hAnsi="Arial" w:cs="Arial"/>
            <w:b/>
            <w:bCs/>
            <w:spacing w:val="-2"/>
            <w:w w:val="105"/>
            <w:sz w:val="24"/>
            <w:szCs w:val="24"/>
          </w:rPr>
          <w:t>m</w:t>
        </w:r>
      </w:ins>
      <w:del w:id="572" w:author="Microsoft Office User" w:date="2026-09-13T20:38:00Z">
        <w:r w:rsidRPr="00AF744B" w:rsidDel="00E50AB6">
          <w:rPr>
            <w:rFonts w:ascii="Arial" w:hAnsi="Arial" w:cs="Arial"/>
            <w:b/>
            <w:bCs/>
            <w:spacing w:val="-2"/>
            <w:w w:val="105"/>
            <w:sz w:val="24"/>
            <w:szCs w:val="24"/>
          </w:rPr>
          <w:delText>M</w:delText>
        </w:r>
      </w:del>
      <w:r w:rsidRPr="00AF744B">
        <w:rPr>
          <w:rFonts w:ascii="Arial" w:hAnsi="Arial" w:cs="Arial"/>
          <w:b/>
          <w:bCs/>
          <w:spacing w:val="-2"/>
          <w:w w:val="105"/>
          <w:sz w:val="24"/>
          <w:szCs w:val="24"/>
        </w:rPr>
        <w:t>edicine</w:t>
      </w:r>
      <w:ins w:id="573" w:author="Microsoft Office User" w:date="2026-09-13T20:38:00Z">
        <w:r w:rsidR="00E50AB6" w:rsidRPr="00AF744B">
          <w:rPr>
            <w:rFonts w:ascii="Arial" w:hAnsi="Arial" w:cs="Arial"/>
            <w:b/>
            <w:bCs/>
            <w:spacing w:val="-2"/>
            <w:w w:val="105"/>
            <w:sz w:val="24"/>
            <w:szCs w:val="24"/>
          </w:rPr>
          <w:t>.</w:t>
        </w:r>
      </w:ins>
    </w:p>
    <w:p w14:paraId="7A8B0922" w14:textId="77777777" w:rsidR="00B467E3" w:rsidRPr="008372F6" w:rsidRDefault="00B467E3" w:rsidP="008372F6">
      <w:pPr>
        <w:pStyle w:val="BodyText"/>
        <w:spacing w:before="120" w:after="120" w:line="360" w:lineRule="auto"/>
        <w:jc w:val="both"/>
        <w:rPr>
          <w:rFonts w:ascii="Arial" w:hAnsi="Arial" w:cs="Arial"/>
          <w:sz w:val="24"/>
          <w:szCs w:val="24"/>
        </w:rPr>
      </w:pPr>
      <w:ins w:id="574" w:author="Héctor Bahamonde" w:date="2026-08-06T15:59:00Z">
        <w:r w:rsidRPr="008372F6">
          <w:rPr>
            <w:rFonts w:ascii="Arial" w:hAnsi="Arial" w:cs="Arial"/>
            <w:noProof/>
            <w:sz w:val="24"/>
            <w:szCs w:val="24"/>
          </w:rPr>
          <w:lastRenderedPageBreak/>
          <w:drawing>
            <wp:inline distT="0" distB="0" distL="0" distR="0" wp14:anchorId="2D21B5A2" wp14:editId="0141C778">
              <wp:extent cx="6400800" cy="4693920"/>
              <wp:effectExtent l="0" t="0" r="0" b="5080"/>
              <wp:docPr id="12482095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63091" name="Picture 1180763091"/>
                      <pic:cNvPicPr/>
                    </pic:nvPicPr>
                    <pic:blipFill>
                      <a:blip r:embed="rId15"/>
                      <a:stretch>
                        <a:fillRect/>
                      </a:stretch>
                    </pic:blipFill>
                    <pic:spPr>
                      <a:xfrm>
                        <a:off x="0" y="0"/>
                        <a:ext cx="6400800" cy="4693920"/>
                      </a:xfrm>
                      <a:prstGeom prst="rect">
                        <a:avLst/>
                      </a:prstGeom>
                    </pic:spPr>
                  </pic:pic>
                </a:graphicData>
              </a:graphic>
            </wp:inline>
          </w:drawing>
        </w:r>
      </w:ins>
    </w:p>
    <w:p w14:paraId="7AE9137A" w14:textId="15EFD0E9" w:rsidR="005D491A" w:rsidRPr="008372F6" w:rsidRDefault="00B467E3" w:rsidP="008372F6">
      <w:pPr>
        <w:pStyle w:val="BodyText"/>
        <w:spacing w:before="120" w:after="120" w:line="360" w:lineRule="auto"/>
        <w:jc w:val="both"/>
        <w:rPr>
          <w:rFonts w:ascii="Arial" w:hAnsi="Arial" w:cs="Arial"/>
          <w:sz w:val="24"/>
          <w:szCs w:val="24"/>
        </w:rPr>
      </w:pPr>
      <w:del w:id="575" w:author="Héctor Bahamonde" w:date="2026-08-05T17:24:00Z">
        <w:r w:rsidRPr="006473D3" w:rsidDel="0064462E">
          <w:rPr>
            <w:rFonts w:ascii="Arial" w:hAnsi="Arial" w:cs="Arial"/>
            <w:b/>
            <w:bCs/>
            <w:iCs/>
            <w:noProof/>
            <w:sz w:val="24"/>
            <w:szCs w:val="24"/>
            <w:rPrChange w:id="576" w:author="Héctor Bahamonde" w:date="2026-09-18T13:19:00Z" w16du:dateUtc="2026-09-18T11:19:00Z">
              <w:rPr>
                <w:rFonts w:ascii="Arial" w:hAnsi="Arial" w:cs="Arial"/>
                <w:iCs/>
                <w:noProof/>
                <w:sz w:val="24"/>
                <w:szCs w:val="24"/>
              </w:rPr>
            </w:rPrChange>
          </w:rPr>
          <w:drawing>
            <wp:inline distT="0" distB="0" distL="0" distR="0" wp14:anchorId="538E023C" wp14:editId="09F8A81F">
              <wp:extent cx="3602182" cy="3001818"/>
              <wp:effectExtent l="0" t="0" r="5080" b="0"/>
              <wp:docPr id="149403086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25171" name="Picture 1105025171"/>
                      <pic:cNvPicPr/>
                    </pic:nvPicPr>
                    <pic:blipFill>
                      <a:blip r:embed="rId16"/>
                      <a:stretch>
                        <a:fillRect/>
                      </a:stretch>
                    </pic:blipFill>
                    <pic:spPr>
                      <a:xfrm>
                        <a:off x="0" y="0"/>
                        <a:ext cx="3615662" cy="3013051"/>
                      </a:xfrm>
                      <a:prstGeom prst="rect">
                        <a:avLst/>
                      </a:prstGeom>
                    </pic:spPr>
                  </pic:pic>
                </a:graphicData>
              </a:graphic>
            </wp:inline>
          </w:drawing>
        </w:r>
      </w:del>
      <w:r w:rsidRPr="006473D3">
        <w:rPr>
          <w:rFonts w:ascii="Arial" w:hAnsi="Arial" w:cs="Arial"/>
          <w:b/>
          <w:bCs/>
          <w:iCs/>
          <w:sz w:val="24"/>
          <w:szCs w:val="24"/>
          <w:rPrChange w:id="577" w:author="Héctor Bahamonde" w:date="2026-09-18T13:19:00Z" w16du:dateUtc="2026-09-18T11:19:00Z">
            <w:rPr>
              <w:rFonts w:ascii="Arial"/>
              <w:i/>
              <w:sz w:val="18"/>
            </w:rPr>
          </w:rPrChange>
        </w:rPr>
        <w:t>Note</w:t>
      </w:r>
      <w:r w:rsidRPr="008372F6">
        <w:rPr>
          <w:rFonts w:ascii="Arial" w:hAnsi="Arial" w:cs="Arial"/>
          <w:iCs/>
          <w:sz w:val="24"/>
          <w:szCs w:val="24"/>
          <w:rPrChange w:id="578" w:author="Microsoft Office User" w:date="2026-09-11T12:48:00Z">
            <w:rPr>
              <w:rFonts w:ascii="Arial"/>
              <w:i/>
              <w:sz w:val="18"/>
            </w:rPr>
          </w:rPrChange>
        </w:rPr>
        <w:t>:</w:t>
      </w:r>
      <w:r w:rsidRPr="008372F6">
        <w:rPr>
          <w:rFonts w:ascii="Arial" w:hAnsi="Arial" w:cs="Arial"/>
          <w:i/>
          <w:spacing w:val="37"/>
          <w:sz w:val="24"/>
          <w:szCs w:val="24"/>
          <w:rPrChange w:id="579" w:author="Microsoft Office User" w:date="2026-09-11T12:34:00Z">
            <w:rPr>
              <w:rFonts w:ascii="Arial"/>
              <w:i/>
              <w:spacing w:val="37"/>
              <w:sz w:val="18"/>
            </w:rPr>
          </w:rPrChange>
        </w:rPr>
        <w:t xml:space="preserve"> </w:t>
      </w:r>
      <w:ins w:id="580" w:author="Héctor Bahamonde" w:date="2026-08-05T17:24:00Z">
        <w:r w:rsidRPr="008372F6">
          <w:rPr>
            <w:rFonts w:ascii="Arial" w:hAnsi="Arial" w:cs="Arial"/>
            <w:sz w:val="24"/>
            <w:szCs w:val="24"/>
            <w:rPrChange w:id="581" w:author="Microsoft Office User" w:date="2026-09-11T12:34:00Z">
              <w:rPr>
                <w:rFonts w:ascii="Georgia"/>
                <w:sz w:val="18"/>
              </w:rPr>
            </w:rPrChange>
          </w:rPr>
          <w:t xml:space="preserve">Points are covariate-adjusted predicted probabilities from the multinomial logistic model (Equation 1; regression results shown in </w:t>
        </w:r>
      </w:ins>
      <w:ins w:id="582" w:author="Héctor Bahamonde" w:date="2026-09-19T11:28:00Z" w16du:dateUtc="2026-09-19T09:28:00Z">
        <w:r w:rsidR="000E0E2A" w:rsidRPr="000E0E2A">
          <w:rPr>
            <w:rFonts w:ascii="Arial" w:hAnsi="Arial" w:cs="Arial"/>
            <w:sz w:val="24"/>
            <w:szCs w:val="24"/>
          </w:rPr>
          <w:t>Table OA1</w:t>
        </w:r>
      </w:ins>
      <w:ins w:id="583" w:author="Héctor Bahamonde" w:date="2026-08-05T17:24:00Z">
        <w:r w:rsidRPr="008372F6">
          <w:rPr>
            <w:rFonts w:ascii="Arial" w:hAnsi="Arial" w:cs="Arial"/>
            <w:sz w:val="24"/>
            <w:szCs w:val="24"/>
            <w:rPrChange w:id="584" w:author="Microsoft Office User" w:date="2026-09-11T12:34:00Z">
              <w:rPr>
                <w:rFonts w:ascii="Georgia"/>
                <w:sz w:val="18"/>
              </w:rPr>
            </w:rPrChange>
          </w:rPr>
          <w:t xml:space="preserve">), estimated on the full sample with </w:t>
        </w:r>
        <w:r w:rsidRPr="008372F6">
          <w:rPr>
            <w:rFonts w:ascii="Arial" w:hAnsi="Arial" w:cs="Arial"/>
            <w:sz w:val="24"/>
            <w:szCs w:val="24"/>
            <w:rPrChange w:id="585" w:author="Microsoft Office User" w:date="2026-09-11T12:34:00Z">
              <w:rPr>
                <w:rFonts w:ascii="Georgia"/>
                <w:sz w:val="18"/>
              </w:rPr>
            </w:rPrChange>
          </w:rPr>
          <w:t>“</w:t>
        </w:r>
        <w:r w:rsidRPr="008372F6">
          <w:rPr>
            <w:rFonts w:ascii="Arial" w:hAnsi="Arial" w:cs="Arial"/>
            <w:sz w:val="24"/>
            <w:szCs w:val="24"/>
            <w:rPrChange w:id="586" w:author="Microsoft Office User" w:date="2026-09-11T12:34:00Z">
              <w:rPr>
                <w:rFonts w:ascii="Georgia"/>
                <w:sz w:val="18"/>
              </w:rPr>
            </w:rPrChange>
          </w:rPr>
          <w:t>I don</w:t>
        </w:r>
        <w:r w:rsidRPr="008372F6">
          <w:rPr>
            <w:rFonts w:ascii="Arial" w:hAnsi="Arial" w:cs="Arial"/>
            <w:sz w:val="24"/>
            <w:szCs w:val="24"/>
            <w:rPrChange w:id="587" w:author="Microsoft Office User" w:date="2026-09-11T12:34:00Z">
              <w:rPr>
                <w:rFonts w:ascii="Georgia"/>
                <w:sz w:val="18"/>
              </w:rPr>
            </w:rPrChange>
          </w:rPr>
          <w:t>’</w:t>
        </w:r>
        <w:r w:rsidRPr="008372F6">
          <w:rPr>
            <w:rFonts w:ascii="Arial" w:hAnsi="Arial" w:cs="Arial"/>
            <w:sz w:val="24"/>
            <w:szCs w:val="24"/>
            <w:rPrChange w:id="588" w:author="Microsoft Office User" w:date="2026-09-11T12:34:00Z">
              <w:rPr>
                <w:rFonts w:ascii="Georgia"/>
                <w:sz w:val="18"/>
              </w:rPr>
            </w:rPrChange>
          </w:rPr>
          <w:t>t know</w:t>
        </w:r>
        <w:r w:rsidRPr="008372F6">
          <w:rPr>
            <w:rFonts w:ascii="Arial" w:hAnsi="Arial" w:cs="Arial"/>
            <w:sz w:val="24"/>
            <w:szCs w:val="24"/>
            <w:rPrChange w:id="589" w:author="Microsoft Office User" w:date="2026-09-11T12:34:00Z">
              <w:rPr>
                <w:rFonts w:ascii="Georgia"/>
                <w:sz w:val="18"/>
              </w:rPr>
            </w:rPrChange>
          </w:rPr>
          <w:t>”</w:t>
        </w:r>
        <w:r w:rsidRPr="008372F6">
          <w:rPr>
            <w:rFonts w:ascii="Arial" w:hAnsi="Arial" w:cs="Arial"/>
            <w:sz w:val="24"/>
            <w:szCs w:val="24"/>
            <w:rPrChange w:id="590" w:author="Microsoft Office User" w:date="2026-09-11T12:34:00Z">
              <w:rPr>
                <w:rFonts w:ascii="Georgia"/>
                <w:sz w:val="18"/>
              </w:rPr>
            </w:rPrChange>
          </w:rPr>
          <w:t xml:space="preserve"> retained as a fourth outcome; horizontal bars indicate 95% confidence intervals. Relative to the control, the loss (rescue) frame reduces outright rejection and modestly increases unconditional funding, whereas the gains (health maximi</w:t>
        </w:r>
      </w:ins>
      <w:ins w:id="591" w:author="Microsoft Office User" w:date="2026-09-11T12:34:00Z">
        <w:r w:rsidRPr="008372F6">
          <w:rPr>
            <w:rFonts w:ascii="Arial" w:hAnsi="Arial" w:cs="Arial"/>
            <w:sz w:val="24"/>
            <w:szCs w:val="24"/>
          </w:rPr>
          <w:t>z</w:t>
        </w:r>
      </w:ins>
      <w:ins w:id="592" w:author="Héctor Bahamonde" w:date="2026-08-05T17:24:00Z">
        <w:del w:id="593" w:author="Microsoft Office User" w:date="2026-09-11T12:34:00Z">
          <w:r w:rsidRPr="008372F6" w:rsidDel="00275C4D">
            <w:rPr>
              <w:rFonts w:ascii="Arial" w:hAnsi="Arial" w:cs="Arial"/>
              <w:sz w:val="24"/>
              <w:szCs w:val="24"/>
              <w:rPrChange w:id="594" w:author="Microsoft Office User" w:date="2026-09-11T12:34:00Z">
                <w:rPr>
                  <w:rFonts w:ascii="Georgia"/>
                  <w:sz w:val="18"/>
                </w:rPr>
              </w:rPrChange>
            </w:rPr>
            <w:delText>s</w:delText>
          </w:r>
        </w:del>
        <w:r w:rsidRPr="008372F6">
          <w:rPr>
            <w:rFonts w:ascii="Arial" w:hAnsi="Arial" w:cs="Arial"/>
            <w:sz w:val="24"/>
            <w:szCs w:val="24"/>
            <w:rPrChange w:id="595" w:author="Microsoft Office User" w:date="2026-09-11T12:34:00Z">
              <w:rPr>
                <w:rFonts w:ascii="Georgia"/>
                <w:sz w:val="18"/>
              </w:rPr>
            </w:rPrChange>
          </w:rPr>
          <w:t xml:space="preserve">ation) frame shifts support from unconditional to conditional funding. Both frames increase the predicted probability of </w:t>
        </w:r>
        <w:r w:rsidRPr="008372F6">
          <w:rPr>
            <w:rFonts w:ascii="Arial" w:hAnsi="Arial" w:cs="Arial"/>
            <w:sz w:val="24"/>
            <w:szCs w:val="24"/>
            <w:rPrChange w:id="596" w:author="Microsoft Office User" w:date="2026-09-11T12:34:00Z">
              <w:rPr>
                <w:rFonts w:ascii="Georgia"/>
                <w:sz w:val="18"/>
              </w:rPr>
            </w:rPrChange>
          </w:rPr>
          <w:t>“</w:t>
        </w:r>
        <w:r w:rsidRPr="008372F6">
          <w:rPr>
            <w:rFonts w:ascii="Arial" w:hAnsi="Arial" w:cs="Arial"/>
            <w:sz w:val="24"/>
            <w:szCs w:val="24"/>
            <w:rPrChange w:id="597" w:author="Microsoft Office User" w:date="2026-09-11T12:34:00Z">
              <w:rPr>
                <w:rFonts w:ascii="Georgia"/>
                <w:sz w:val="18"/>
              </w:rPr>
            </w:rPrChange>
          </w:rPr>
          <w:t>I don</w:t>
        </w:r>
        <w:r w:rsidRPr="008372F6">
          <w:rPr>
            <w:rFonts w:ascii="Arial" w:hAnsi="Arial" w:cs="Arial"/>
            <w:sz w:val="24"/>
            <w:szCs w:val="24"/>
            <w:rPrChange w:id="598" w:author="Microsoft Office User" w:date="2026-09-11T12:34:00Z">
              <w:rPr>
                <w:rFonts w:ascii="Georgia"/>
                <w:sz w:val="18"/>
              </w:rPr>
            </w:rPrChange>
          </w:rPr>
          <w:t>’</w:t>
        </w:r>
        <w:r w:rsidRPr="008372F6">
          <w:rPr>
            <w:rFonts w:ascii="Arial" w:hAnsi="Arial" w:cs="Arial"/>
            <w:sz w:val="24"/>
            <w:szCs w:val="24"/>
            <w:rPrChange w:id="599" w:author="Microsoft Office User" w:date="2026-09-11T12:34:00Z">
              <w:rPr>
                <w:rFonts w:ascii="Georgia"/>
                <w:sz w:val="18"/>
              </w:rPr>
            </w:rPrChange>
          </w:rPr>
          <w:t>t know,</w:t>
        </w:r>
        <w:r w:rsidRPr="008372F6">
          <w:rPr>
            <w:rFonts w:ascii="Arial" w:hAnsi="Arial" w:cs="Arial"/>
            <w:sz w:val="24"/>
            <w:szCs w:val="24"/>
            <w:rPrChange w:id="600" w:author="Microsoft Office User" w:date="2026-09-11T12:34:00Z">
              <w:rPr>
                <w:rFonts w:ascii="Georgia"/>
                <w:sz w:val="18"/>
              </w:rPr>
            </w:rPrChange>
          </w:rPr>
          <w:t>”</w:t>
        </w:r>
        <w:r w:rsidRPr="008372F6">
          <w:rPr>
            <w:rFonts w:ascii="Arial" w:hAnsi="Arial" w:cs="Arial"/>
            <w:sz w:val="24"/>
            <w:szCs w:val="24"/>
            <w:rPrChange w:id="601" w:author="Microsoft Office User" w:date="2026-09-11T12:34:00Z">
              <w:rPr>
                <w:rFonts w:ascii="Georgia"/>
                <w:sz w:val="18"/>
              </w:rPr>
            </w:rPrChange>
          </w:rPr>
          <w:t xml:space="preserve"> a pattern consistent with greater expressed uncertainty under the treatment conditions.</w:t>
        </w:r>
      </w:ins>
    </w:p>
    <w:p w14:paraId="09523192" w14:textId="6D09535F" w:rsidR="00D821FE" w:rsidRPr="00A77464" w:rsidRDefault="00142A06" w:rsidP="00A77464">
      <w:pPr>
        <w:pStyle w:val="BodyText"/>
        <w:spacing w:before="120" w:after="120" w:line="360" w:lineRule="auto"/>
        <w:jc w:val="center"/>
        <w:rPr>
          <w:ins w:id="602" w:author="Héctor Bahamonde" w:date="2026-08-06T16:34:00Z"/>
          <w:rFonts w:ascii="Arial" w:hAnsi="Arial" w:cs="Arial"/>
          <w:b/>
          <w:bCs/>
          <w:sz w:val="24"/>
          <w:szCs w:val="24"/>
        </w:rPr>
      </w:pPr>
      <w:ins w:id="603" w:author="Héctor Bahamonde" w:date="2026-08-06T16:25:00Z">
        <w:r w:rsidRPr="00A77464">
          <w:rPr>
            <w:rFonts w:ascii="Arial" w:hAnsi="Arial" w:cs="Arial"/>
            <w:b/>
            <w:bCs/>
            <w:sz w:val="24"/>
            <w:szCs w:val="24"/>
          </w:rPr>
          <w:t>Table 2. Predicted probabilities by experimental frame</w:t>
        </w:r>
      </w:ins>
      <w:ins w:id="604" w:author="Microsoft Office User" w:date="2026-09-11T12:35:00Z">
        <w:r w:rsidR="00763861" w:rsidRPr="00A77464">
          <w:rPr>
            <w:rFonts w:ascii="Arial" w:hAnsi="Arial" w:cs="Arial"/>
            <w:b/>
            <w:bCs/>
            <w:sz w:val="24"/>
            <w:szCs w:val="24"/>
          </w:rPr>
          <w:t>.</w:t>
        </w:r>
      </w:ins>
    </w:p>
    <w:tbl>
      <w:tblPr>
        <w:tblW w:w="0" w:type="auto"/>
        <w:jc w:val="center"/>
        <w:tblLayout w:type="fixed"/>
        <w:tblLook w:val="0420" w:firstRow="1" w:lastRow="0" w:firstColumn="0" w:lastColumn="0" w:noHBand="0" w:noVBand="1"/>
      </w:tblPr>
      <w:tblGrid>
        <w:gridCol w:w="2734"/>
        <w:gridCol w:w="3888"/>
        <w:gridCol w:w="1440"/>
        <w:gridCol w:w="1728"/>
      </w:tblGrid>
      <w:tr w:rsidR="00D821FE" w:rsidRPr="008372F6" w14:paraId="1BBF2325" w14:textId="77777777" w:rsidTr="00A77464">
        <w:trPr>
          <w:cantSplit/>
          <w:tblHeader/>
          <w:jc w:val="center"/>
          <w:ins w:id="605" w:author="Héctor Bahamonde" w:date="2026-08-06T16:34:00Z"/>
        </w:trPr>
        <w:tc>
          <w:tcPr>
            <w:tcW w:w="27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4452D5"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06" w:author="Héctor Bahamonde" w:date="2026-08-06T16:34:00Z"/>
                <w:rFonts w:ascii="Arial" w:hAnsi="Arial" w:cs="Arial"/>
                <w:b/>
                <w:color w:val="000000"/>
                <w:sz w:val="24"/>
                <w:szCs w:val="24"/>
              </w:rPr>
            </w:pPr>
            <w:ins w:id="607" w:author="Héctor Bahamonde" w:date="2026-08-06T16:34:00Z">
              <w:r w:rsidRPr="008372F6">
                <w:rPr>
                  <w:rFonts w:ascii="Arial" w:hAnsi="Arial" w:cs="Arial"/>
                  <w:b/>
                  <w:color w:val="000000"/>
                  <w:sz w:val="24"/>
                  <w:szCs w:val="24"/>
                </w:rPr>
                <w:lastRenderedPageBreak/>
                <w:t>Frame</w:t>
              </w:r>
            </w:ins>
          </w:p>
        </w:tc>
        <w:tc>
          <w:tcPr>
            <w:tcW w:w="388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2A6FFA"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08" w:author="Héctor Bahamonde" w:date="2026-08-06T16:34:00Z"/>
                <w:rFonts w:ascii="Arial" w:hAnsi="Arial" w:cs="Arial"/>
                <w:b/>
                <w:color w:val="000000"/>
                <w:sz w:val="24"/>
                <w:szCs w:val="24"/>
              </w:rPr>
            </w:pPr>
            <w:ins w:id="609" w:author="Héctor Bahamonde" w:date="2026-08-06T16:34:00Z">
              <w:r w:rsidRPr="008372F6">
                <w:rPr>
                  <w:rFonts w:ascii="Arial" w:hAnsi="Arial" w:cs="Arial"/>
                  <w:b/>
                  <w:color w:val="000000"/>
                  <w:sz w:val="24"/>
                  <w:szCs w:val="24"/>
                </w:rPr>
                <w:t>Outcome</w:t>
              </w:r>
            </w:ins>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67EF1"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10" w:author="Héctor Bahamonde" w:date="2026-08-06T16:34:00Z"/>
                <w:rFonts w:ascii="Arial" w:hAnsi="Arial" w:cs="Arial"/>
                <w:b/>
                <w:color w:val="000000"/>
                <w:sz w:val="24"/>
                <w:szCs w:val="24"/>
              </w:rPr>
            </w:pPr>
            <w:ins w:id="611" w:author="Héctor Bahamonde" w:date="2026-08-06T16:34:00Z">
              <w:r w:rsidRPr="008372F6">
                <w:rPr>
                  <w:rFonts w:ascii="Arial" w:hAnsi="Arial" w:cs="Arial"/>
                  <w:b/>
                  <w:color w:val="000000"/>
                  <w:sz w:val="24"/>
                  <w:szCs w:val="24"/>
                </w:rPr>
                <w:t>Predicted probability</w:t>
              </w:r>
            </w:ins>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10DB70"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12" w:author="Héctor Bahamonde" w:date="2026-08-06T16:34:00Z"/>
                <w:rFonts w:ascii="Arial" w:hAnsi="Arial" w:cs="Arial"/>
                <w:b/>
                <w:color w:val="000000"/>
                <w:sz w:val="24"/>
                <w:szCs w:val="24"/>
              </w:rPr>
            </w:pPr>
            <w:ins w:id="613" w:author="Héctor Bahamonde" w:date="2026-08-06T16:34:00Z">
              <w:r w:rsidRPr="008372F6">
                <w:rPr>
                  <w:rFonts w:ascii="Arial" w:hAnsi="Arial" w:cs="Arial"/>
                  <w:b/>
                  <w:color w:val="000000"/>
                  <w:sz w:val="24"/>
                  <w:szCs w:val="24"/>
                </w:rPr>
                <w:t>95% confidence interval</w:t>
              </w:r>
            </w:ins>
          </w:p>
        </w:tc>
      </w:tr>
      <w:tr w:rsidR="00D821FE" w:rsidRPr="008372F6" w14:paraId="19CBC507" w14:textId="77777777" w:rsidTr="00A77464">
        <w:trPr>
          <w:cantSplit/>
          <w:jc w:val="center"/>
          <w:ins w:id="614" w:author="Héctor Bahamonde" w:date="2026-08-06T16:34:00Z"/>
        </w:trPr>
        <w:tc>
          <w:tcPr>
            <w:tcW w:w="27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3F28C"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15" w:author="Héctor Bahamonde" w:date="2026-08-06T16:34:00Z"/>
                <w:rFonts w:ascii="Arial" w:hAnsi="Arial" w:cs="Arial"/>
                <w:color w:val="000000"/>
                <w:sz w:val="24"/>
                <w:szCs w:val="24"/>
              </w:rPr>
            </w:pPr>
            <w:ins w:id="616" w:author="Héctor Bahamonde" w:date="2026-08-06T16:34:00Z">
              <w:r w:rsidRPr="008372F6">
                <w:rPr>
                  <w:rFonts w:ascii="Arial" w:hAnsi="Arial" w:cs="Arial"/>
                  <w:color w:val="000000"/>
                  <w:sz w:val="24"/>
                  <w:szCs w:val="24"/>
                </w:rPr>
                <w:t>Control</w:t>
              </w:r>
            </w:ins>
          </w:p>
        </w:tc>
        <w:tc>
          <w:tcPr>
            <w:tcW w:w="388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CAFDD"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17" w:author="Héctor Bahamonde" w:date="2026-08-06T16:34:00Z"/>
                <w:rFonts w:ascii="Arial" w:hAnsi="Arial" w:cs="Arial"/>
                <w:color w:val="000000"/>
                <w:sz w:val="24"/>
                <w:szCs w:val="24"/>
              </w:rPr>
            </w:pPr>
            <w:ins w:id="618" w:author="Héctor Bahamonde" w:date="2026-08-06T16:34:00Z">
              <w:r w:rsidRPr="008372F6">
                <w:rPr>
                  <w:rFonts w:ascii="Arial" w:hAnsi="Arial" w:cs="Arial"/>
                  <w:color w:val="000000"/>
                  <w:sz w:val="24"/>
                  <w:szCs w:val="24"/>
                </w:rPr>
                <w:t>Reject public funding</w:t>
              </w:r>
            </w:ins>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3844E"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19" w:author="Héctor Bahamonde" w:date="2026-08-06T16:34:00Z"/>
                <w:rFonts w:ascii="Arial" w:hAnsi="Arial" w:cs="Arial"/>
                <w:color w:val="000000"/>
                <w:sz w:val="24"/>
                <w:szCs w:val="24"/>
              </w:rPr>
            </w:pPr>
            <w:ins w:id="620" w:author="Héctor Bahamonde" w:date="2026-08-06T16:34:00Z">
              <w:r w:rsidRPr="008372F6">
                <w:rPr>
                  <w:rFonts w:ascii="Arial" w:hAnsi="Arial" w:cs="Arial"/>
                  <w:color w:val="000000"/>
                  <w:sz w:val="24"/>
                  <w:szCs w:val="24"/>
                </w:rPr>
                <w:t>0.12</w:t>
              </w:r>
            </w:ins>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78810"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21" w:author="Héctor Bahamonde" w:date="2026-08-06T16:34:00Z"/>
                <w:rFonts w:ascii="Arial" w:hAnsi="Arial" w:cs="Arial"/>
                <w:color w:val="000000"/>
                <w:sz w:val="24"/>
                <w:szCs w:val="24"/>
              </w:rPr>
            </w:pPr>
            <w:ins w:id="622" w:author="Héctor Bahamonde" w:date="2026-08-06T16:34:00Z">
              <w:r w:rsidRPr="008372F6">
                <w:rPr>
                  <w:rFonts w:ascii="Arial" w:hAnsi="Arial" w:cs="Arial"/>
                  <w:color w:val="000000"/>
                  <w:sz w:val="24"/>
                  <w:szCs w:val="24"/>
                </w:rPr>
                <w:t>[0.08, 0.16]</w:t>
              </w:r>
            </w:ins>
          </w:p>
        </w:tc>
      </w:tr>
      <w:tr w:rsidR="00D821FE" w:rsidRPr="008372F6" w14:paraId="051D41F1" w14:textId="77777777" w:rsidTr="00A77464">
        <w:trPr>
          <w:cantSplit/>
          <w:jc w:val="center"/>
          <w:ins w:id="623" w:author="Héctor Bahamonde" w:date="2026-08-06T16:34:00Z"/>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250A5"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24" w:author="Héctor Bahamonde" w:date="2026-08-06T16:34:00Z"/>
                <w:rFonts w:ascii="Arial" w:hAnsi="Arial" w:cs="Arial"/>
                <w:color w:val="000000"/>
                <w:sz w:val="24"/>
                <w:szCs w:val="24"/>
              </w:rPr>
            </w:pPr>
            <w:ins w:id="625" w:author="Héctor Bahamonde" w:date="2026-08-06T16:34:00Z">
              <w:r w:rsidRPr="008372F6">
                <w:rPr>
                  <w:rFonts w:ascii="Arial" w:hAnsi="Arial" w:cs="Arial"/>
                  <w:color w:val="000000"/>
                  <w:sz w:val="24"/>
                  <w:szCs w:val="24"/>
                </w:rPr>
                <w:t>Loss (rescue) frame</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C9F23"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26" w:author="Héctor Bahamonde" w:date="2026-08-06T16:34:00Z"/>
                <w:rFonts w:ascii="Arial" w:hAnsi="Arial" w:cs="Arial"/>
                <w:color w:val="000000"/>
                <w:sz w:val="24"/>
                <w:szCs w:val="24"/>
              </w:rPr>
            </w:pPr>
            <w:ins w:id="627" w:author="Héctor Bahamonde" w:date="2026-08-06T16:34:00Z">
              <w:r w:rsidRPr="008372F6">
                <w:rPr>
                  <w:rFonts w:ascii="Arial" w:hAnsi="Arial" w:cs="Arial"/>
                  <w:color w:val="000000"/>
                  <w:sz w:val="24"/>
                  <w:szCs w:val="24"/>
                </w:rPr>
                <w:t>Reject public funding</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1C95A"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28" w:author="Héctor Bahamonde" w:date="2026-08-06T16:34:00Z"/>
                <w:rFonts w:ascii="Arial" w:hAnsi="Arial" w:cs="Arial"/>
                <w:color w:val="000000"/>
                <w:sz w:val="24"/>
                <w:szCs w:val="24"/>
              </w:rPr>
            </w:pPr>
            <w:ins w:id="629" w:author="Héctor Bahamonde" w:date="2026-08-06T16:34:00Z">
              <w:r w:rsidRPr="008372F6">
                <w:rPr>
                  <w:rFonts w:ascii="Arial" w:hAnsi="Arial" w:cs="Arial"/>
                  <w:color w:val="000000"/>
                  <w:sz w:val="24"/>
                  <w:szCs w:val="24"/>
                </w:rPr>
                <w:t>0.07</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627AF"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30" w:author="Héctor Bahamonde" w:date="2026-08-06T16:34:00Z"/>
                <w:rFonts w:ascii="Arial" w:hAnsi="Arial" w:cs="Arial"/>
                <w:color w:val="000000"/>
                <w:sz w:val="24"/>
                <w:szCs w:val="24"/>
              </w:rPr>
            </w:pPr>
            <w:ins w:id="631" w:author="Héctor Bahamonde" w:date="2026-08-06T16:34:00Z">
              <w:r w:rsidRPr="008372F6">
                <w:rPr>
                  <w:rFonts w:ascii="Arial" w:hAnsi="Arial" w:cs="Arial"/>
                  <w:color w:val="000000"/>
                  <w:sz w:val="24"/>
                  <w:szCs w:val="24"/>
                </w:rPr>
                <w:t>[0.04, 0.10]</w:t>
              </w:r>
            </w:ins>
          </w:p>
        </w:tc>
      </w:tr>
      <w:tr w:rsidR="00D821FE" w:rsidRPr="008372F6" w14:paraId="2A379533" w14:textId="77777777" w:rsidTr="00A77464">
        <w:trPr>
          <w:cantSplit/>
          <w:jc w:val="center"/>
          <w:ins w:id="632" w:author="Héctor Bahamonde" w:date="2026-08-06T16:34:00Z"/>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75F91" w14:textId="3EAA8310"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33" w:author="Héctor Bahamonde" w:date="2026-08-06T16:34:00Z"/>
                <w:rFonts w:ascii="Arial" w:hAnsi="Arial" w:cs="Arial"/>
                <w:color w:val="000000"/>
                <w:sz w:val="24"/>
                <w:szCs w:val="24"/>
              </w:rPr>
            </w:pPr>
            <w:ins w:id="634" w:author="Héctor Bahamonde" w:date="2026-08-06T16:34:00Z">
              <w:r w:rsidRPr="008372F6">
                <w:rPr>
                  <w:rFonts w:ascii="Arial" w:hAnsi="Arial" w:cs="Arial"/>
                  <w:color w:val="000000"/>
                  <w:sz w:val="24"/>
                  <w:szCs w:val="24"/>
                </w:rPr>
                <w:t>Gains (health maximi</w:t>
              </w:r>
            </w:ins>
            <w:ins w:id="635" w:author="Microsoft Office User" w:date="2026-09-11T12:36:00Z">
              <w:r w:rsidR="00763861" w:rsidRPr="008372F6">
                <w:rPr>
                  <w:rFonts w:ascii="Arial" w:hAnsi="Arial" w:cs="Arial"/>
                  <w:color w:val="000000"/>
                  <w:sz w:val="24"/>
                  <w:szCs w:val="24"/>
                </w:rPr>
                <w:t>z</w:t>
              </w:r>
            </w:ins>
            <w:ins w:id="636" w:author="Héctor Bahamonde" w:date="2026-08-06T16:34:00Z">
              <w:del w:id="637" w:author="Microsoft Office User" w:date="2026-09-11T12:36:00Z">
                <w:r w:rsidRPr="008372F6" w:rsidDel="00763861">
                  <w:rPr>
                    <w:rFonts w:ascii="Arial" w:hAnsi="Arial" w:cs="Arial"/>
                    <w:color w:val="000000"/>
                    <w:sz w:val="24"/>
                    <w:szCs w:val="24"/>
                  </w:rPr>
                  <w:delText>s</w:delText>
                </w:r>
              </w:del>
              <w:r w:rsidRPr="008372F6">
                <w:rPr>
                  <w:rFonts w:ascii="Arial" w:hAnsi="Arial" w:cs="Arial"/>
                  <w:color w:val="000000"/>
                  <w:sz w:val="24"/>
                  <w:szCs w:val="24"/>
                </w:rPr>
                <w:t>ation) frame</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A0D2C"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38" w:author="Héctor Bahamonde" w:date="2026-08-06T16:34:00Z"/>
                <w:rFonts w:ascii="Arial" w:hAnsi="Arial" w:cs="Arial"/>
                <w:color w:val="000000"/>
                <w:sz w:val="24"/>
                <w:szCs w:val="24"/>
              </w:rPr>
            </w:pPr>
            <w:ins w:id="639" w:author="Héctor Bahamonde" w:date="2026-08-06T16:34:00Z">
              <w:r w:rsidRPr="008372F6">
                <w:rPr>
                  <w:rFonts w:ascii="Arial" w:hAnsi="Arial" w:cs="Arial"/>
                  <w:color w:val="000000"/>
                  <w:sz w:val="24"/>
                  <w:szCs w:val="24"/>
                </w:rPr>
                <w:t>Reject public funding</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84679"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40" w:author="Héctor Bahamonde" w:date="2026-08-06T16:34:00Z"/>
                <w:rFonts w:ascii="Arial" w:hAnsi="Arial" w:cs="Arial"/>
                <w:color w:val="000000"/>
                <w:sz w:val="24"/>
                <w:szCs w:val="24"/>
              </w:rPr>
            </w:pPr>
            <w:ins w:id="641" w:author="Héctor Bahamonde" w:date="2026-08-06T16:34:00Z">
              <w:r w:rsidRPr="008372F6">
                <w:rPr>
                  <w:rFonts w:ascii="Arial" w:hAnsi="Arial" w:cs="Arial"/>
                  <w:color w:val="000000"/>
                  <w:sz w:val="24"/>
                  <w:szCs w:val="24"/>
                </w:rPr>
                <w:t>0.11</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4629B"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42" w:author="Héctor Bahamonde" w:date="2026-08-06T16:34:00Z"/>
                <w:rFonts w:ascii="Arial" w:hAnsi="Arial" w:cs="Arial"/>
                <w:color w:val="000000"/>
                <w:sz w:val="24"/>
                <w:szCs w:val="24"/>
              </w:rPr>
            </w:pPr>
            <w:ins w:id="643" w:author="Héctor Bahamonde" w:date="2026-08-06T16:34:00Z">
              <w:r w:rsidRPr="008372F6">
                <w:rPr>
                  <w:rFonts w:ascii="Arial" w:hAnsi="Arial" w:cs="Arial"/>
                  <w:color w:val="000000"/>
                  <w:sz w:val="24"/>
                  <w:szCs w:val="24"/>
                </w:rPr>
                <w:t>[0.08, 0.15]</w:t>
              </w:r>
            </w:ins>
          </w:p>
        </w:tc>
      </w:tr>
      <w:tr w:rsidR="00D821FE" w:rsidRPr="008372F6" w14:paraId="2D9B0E57" w14:textId="77777777" w:rsidTr="00A77464">
        <w:trPr>
          <w:cantSplit/>
          <w:jc w:val="center"/>
          <w:ins w:id="644" w:author="Héctor Bahamonde" w:date="2026-08-06T16:34:00Z"/>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3848B"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45" w:author="Héctor Bahamonde" w:date="2026-08-06T16:34:00Z"/>
                <w:rFonts w:ascii="Arial" w:hAnsi="Arial" w:cs="Arial"/>
                <w:color w:val="000000"/>
                <w:sz w:val="24"/>
                <w:szCs w:val="24"/>
              </w:rPr>
            </w:pPr>
            <w:ins w:id="646" w:author="Héctor Bahamonde" w:date="2026-08-06T16:34:00Z">
              <w:r w:rsidRPr="008372F6">
                <w:rPr>
                  <w:rFonts w:ascii="Arial" w:hAnsi="Arial" w:cs="Arial"/>
                  <w:color w:val="000000"/>
                  <w:sz w:val="24"/>
                  <w:szCs w:val="24"/>
                </w:rPr>
                <w:t>Control</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0991E"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47" w:author="Héctor Bahamonde" w:date="2026-08-06T16:34:00Z"/>
                <w:rFonts w:ascii="Arial" w:hAnsi="Arial" w:cs="Arial"/>
                <w:color w:val="000000"/>
                <w:sz w:val="24"/>
                <w:szCs w:val="24"/>
              </w:rPr>
            </w:pPr>
            <w:ins w:id="648" w:author="Héctor Bahamonde" w:date="2026-08-06T16:34:00Z">
              <w:r w:rsidRPr="008372F6">
                <w:rPr>
                  <w:rFonts w:ascii="Arial" w:hAnsi="Arial" w:cs="Arial"/>
                  <w:color w:val="000000"/>
                  <w:sz w:val="24"/>
                  <w:szCs w:val="24"/>
                </w:rPr>
                <w:t>Conditional funding (if price is reduced)</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EFED3"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49" w:author="Héctor Bahamonde" w:date="2026-08-06T16:34:00Z"/>
                <w:rFonts w:ascii="Arial" w:hAnsi="Arial" w:cs="Arial"/>
                <w:color w:val="000000"/>
                <w:sz w:val="24"/>
                <w:szCs w:val="24"/>
              </w:rPr>
            </w:pPr>
            <w:ins w:id="650" w:author="Héctor Bahamonde" w:date="2026-08-06T16:34:00Z">
              <w:r w:rsidRPr="008372F6">
                <w:rPr>
                  <w:rFonts w:ascii="Arial" w:hAnsi="Arial" w:cs="Arial"/>
                  <w:color w:val="000000"/>
                  <w:sz w:val="24"/>
                  <w:szCs w:val="24"/>
                </w:rPr>
                <w:t>0.50</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29FD8"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51" w:author="Héctor Bahamonde" w:date="2026-08-06T16:34:00Z"/>
                <w:rFonts w:ascii="Arial" w:hAnsi="Arial" w:cs="Arial"/>
                <w:color w:val="000000"/>
                <w:sz w:val="24"/>
                <w:szCs w:val="24"/>
              </w:rPr>
            </w:pPr>
            <w:ins w:id="652" w:author="Héctor Bahamonde" w:date="2026-08-06T16:34:00Z">
              <w:r w:rsidRPr="008372F6">
                <w:rPr>
                  <w:rFonts w:ascii="Arial" w:hAnsi="Arial" w:cs="Arial"/>
                  <w:color w:val="000000"/>
                  <w:sz w:val="24"/>
                  <w:szCs w:val="24"/>
                </w:rPr>
                <w:t>[0.44, 0.56]</w:t>
              </w:r>
            </w:ins>
          </w:p>
        </w:tc>
      </w:tr>
      <w:tr w:rsidR="00D821FE" w:rsidRPr="008372F6" w14:paraId="1A8D0361" w14:textId="77777777" w:rsidTr="00A77464">
        <w:trPr>
          <w:cantSplit/>
          <w:jc w:val="center"/>
          <w:ins w:id="653" w:author="Héctor Bahamonde" w:date="2026-08-06T16:34:00Z"/>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1F686"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54" w:author="Héctor Bahamonde" w:date="2026-08-06T16:34:00Z"/>
                <w:rFonts w:ascii="Arial" w:hAnsi="Arial" w:cs="Arial"/>
                <w:color w:val="000000"/>
                <w:sz w:val="24"/>
                <w:szCs w:val="24"/>
              </w:rPr>
            </w:pPr>
            <w:ins w:id="655" w:author="Héctor Bahamonde" w:date="2026-08-06T16:34:00Z">
              <w:r w:rsidRPr="008372F6">
                <w:rPr>
                  <w:rFonts w:ascii="Arial" w:hAnsi="Arial" w:cs="Arial"/>
                  <w:color w:val="000000"/>
                  <w:sz w:val="24"/>
                  <w:szCs w:val="24"/>
                </w:rPr>
                <w:t>Loss (rescue) frame</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B4122"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56" w:author="Héctor Bahamonde" w:date="2026-08-06T16:34:00Z"/>
                <w:rFonts w:ascii="Arial" w:hAnsi="Arial" w:cs="Arial"/>
                <w:color w:val="000000"/>
                <w:sz w:val="24"/>
                <w:szCs w:val="24"/>
              </w:rPr>
            </w:pPr>
            <w:ins w:id="657" w:author="Héctor Bahamonde" w:date="2026-08-06T16:34:00Z">
              <w:r w:rsidRPr="008372F6">
                <w:rPr>
                  <w:rFonts w:ascii="Arial" w:hAnsi="Arial" w:cs="Arial"/>
                  <w:color w:val="000000"/>
                  <w:sz w:val="24"/>
                  <w:szCs w:val="24"/>
                </w:rPr>
                <w:t>Conditional funding (if price is reduced)</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E6FA5"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58" w:author="Héctor Bahamonde" w:date="2026-08-06T16:34:00Z"/>
                <w:rFonts w:ascii="Arial" w:hAnsi="Arial" w:cs="Arial"/>
                <w:color w:val="000000"/>
                <w:sz w:val="24"/>
                <w:szCs w:val="24"/>
              </w:rPr>
            </w:pPr>
            <w:ins w:id="659" w:author="Héctor Bahamonde" w:date="2026-08-06T16:34:00Z">
              <w:r w:rsidRPr="008372F6">
                <w:rPr>
                  <w:rFonts w:ascii="Arial" w:hAnsi="Arial" w:cs="Arial"/>
                  <w:color w:val="000000"/>
                  <w:sz w:val="24"/>
                  <w:szCs w:val="24"/>
                </w:rPr>
                <w:t>0.44</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DF2EB"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60" w:author="Héctor Bahamonde" w:date="2026-08-06T16:34:00Z"/>
                <w:rFonts w:ascii="Arial" w:hAnsi="Arial" w:cs="Arial"/>
                <w:color w:val="000000"/>
                <w:sz w:val="24"/>
                <w:szCs w:val="24"/>
              </w:rPr>
            </w:pPr>
            <w:ins w:id="661" w:author="Héctor Bahamonde" w:date="2026-08-06T16:34:00Z">
              <w:r w:rsidRPr="008372F6">
                <w:rPr>
                  <w:rFonts w:ascii="Arial" w:hAnsi="Arial" w:cs="Arial"/>
                  <w:color w:val="000000"/>
                  <w:sz w:val="24"/>
                  <w:szCs w:val="24"/>
                </w:rPr>
                <w:t>[0.38, 0.51]</w:t>
              </w:r>
            </w:ins>
          </w:p>
        </w:tc>
      </w:tr>
      <w:tr w:rsidR="00D821FE" w:rsidRPr="008372F6" w14:paraId="429AAACD" w14:textId="77777777" w:rsidTr="00A77464">
        <w:trPr>
          <w:cantSplit/>
          <w:jc w:val="center"/>
          <w:ins w:id="662" w:author="Héctor Bahamonde" w:date="2026-08-06T16:34:00Z"/>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76A32" w14:textId="435FBAF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63" w:author="Héctor Bahamonde" w:date="2026-08-06T16:34:00Z"/>
                <w:rFonts w:ascii="Arial" w:hAnsi="Arial" w:cs="Arial"/>
                <w:color w:val="000000"/>
                <w:sz w:val="24"/>
                <w:szCs w:val="24"/>
              </w:rPr>
            </w:pPr>
            <w:ins w:id="664" w:author="Héctor Bahamonde" w:date="2026-08-06T16:34:00Z">
              <w:r w:rsidRPr="008372F6">
                <w:rPr>
                  <w:rFonts w:ascii="Arial" w:hAnsi="Arial" w:cs="Arial"/>
                  <w:color w:val="000000"/>
                  <w:sz w:val="24"/>
                  <w:szCs w:val="24"/>
                </w:rPr>
                <w:t>Gains (health maximi</w:t>
              </w:r>
            </w:ins>
            <w:ins w:id="665" w:author="Microsoft Office User" w:date="2026-09-11T12:36:00Z">
              <w:r w:rsidR="00763861" w:rsidRPr="008372F6">
                <w:rPr>
                  <w:rFonts w:ascii="Arial" w:hAnsi="Arial" w:cs="Arial"/>
                  <w:color w:val="000000"/>
                  <w:sz w:val="24"/>
                  <w:szCs w:val="24"/>
                </w:rPr>
                <w:t>z</w:t>
              </w:r>
            </w:ins>
            <w:ins w:id="666" w:author="Héctor Bahamonde" w:date="2026-08-06T16:34:00Z">
              <w:del w:id="667" w:author="Microsoft Office User" w:date="2026-09-11T12:36:00Z">
                <w:r w:rsidRPr="008372F6" w:rsidDel="00763861">
                  <w:rPr>
                    <w:rFonts w:ascii="Arial" w:hAnsi="Arial" w:cs="Arial"/>
                    <w:color w:val="000000"/>
                    <w:sz w:val="24"/>
                    <w:szCs w:val="24"/>
                  </w:rPr>
                  <w:delText>s</w:delText>
                </w:r>
              </w:del>
              <w:r w:rsidRPr="008372F6">
                <w:rPr>
                  <w:rFonts w:ascii="Arial" w:hAnsi="Arial" w:cs="Arial"/>
                  <w:color w:val="000000"/>
                  <w:sz w:val="24"/>
                  <w:szCs w:val="24"/>
                </w:rPr>
                <w:t>ation) frame</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1BE5B"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68" w:author="Héctor Bahamonde" w:date="2026-08-06T16:34:00Z"/>
                <w:rFonts w:ascii="Arial" w:hAnsi="Arial" w:cs="Arial"/>
                <w:color w:val="000000"/>
                <w:sz w:val="24"/>
                <w:szCs w:val="24"/>
              </w:rPr>
            </w:pPr>
            <w:ins w:id="669" w:author="Héctor Bahamonde" w:date="2026-08-06T16:34:00Z">
              <w:r w:rsidRPr="008372F6">
                <w:rPr>
                  <w:rFonts w:ascii="Arial" w:hAnsi="Arial" w:cs="Arial"/>
                  <w:color w:val="000000"/>
                  <w:sz w:val="24"/>
                  <w:szCs w:val="24"/>
                </w:rPr>
                <w:t>Conditional funding (if price is reduced)</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079C1"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70" w:author="Héctor Bahamonde" w:date="2026-08-06T16:34:00Z"/>
                <w:rFonts w:ascii="Arial" w:hAnsi="Arial" w:cs="Arial"/>
                <w:color w:val="000000"/>
                <w:sz w:val="24"/>
                <w:szCs w:val="24"/>
              </w:rPr>
            </w:pPr>
            <w:ins w:id="671" w:author="Héctor Bahamonde" w:date="2026-08-06T16:34:00Z">
              <w:r w:rsidRPr="008372F6">
                <w:rPr>
                  <w:rFonts w:ascii="Arial" w:hAnsi="Arial" w:cs="Arial"/>
                  <w:color w:val="000000"/>
                  <w:sz w:val="24"/>
                  <w:szCs w:val="24"/>
                </w:rPr>
                <w:t>0.55</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BD301"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72" w:author="Héctor Bahamonde" w:date="2026-08-06T16:34:00Z"/>
                <w:rFonts w:ascii="Arial" w:hAnsi="Arial" w:cs="Arial"/>
                <w:color w:val="000000"/>
                <w:sz w:val="24"/>
                <w:szCs w:val="24"/>
              </w:rPr>
            </w:pPr>
            <w:ins w:id="673" w:author="Héctor Bahamonde" w:date="2026-08-06T16:34:00Z">
              <w:r w:rsidRPr="008372F6">
                <w:rPr>
                  <w:rFonts w:ascii="Arial" w:hAnsi="Arial" w:cs="Arial"/>
                  <w:color w:val="000000"/>
                  <w:sz w:val="24"/>
                  <w:szCs w:val="24"/>
                </w:rPr>
                <w:t>[0.49, 0.61]</w:t>
              </w:r>
            </w:ins>
          </w:p>
        </w:tc>
      </w:tr>
      <w:tr w:rsidR="00D821FE" w:rsidRPr="008372F6" w14:paraId="05D77BA9" w14:textId="77777777" w:rsidTr="00A77464">
        <w:trPr>
          <w:cantSplit/>
          <w:jc w:val="center"/>
          <w:ins w:id="674" w:author="Héctor Bahamonde" w:date="2026-08-06T16:34:00Z"/>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7415B"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75" w:author="Héctor Bahamonde" w:date="2026-08-06T16:34:00Z"/>
                <w:rFonts w:ascii="Arial" w:hAnsi="Arial" w:cs="Arial"/>
                <w:color w:val="000000"/>
                <w:sz w:val="24"/>
                <w:szCs w:val="24"/>
              </w:rPr>
            </w:pPr>
            <w:ins w:id="676" w:author="Héctor Bahamonde" w:date="2026-08-06T16:34:00Z">
              <w:r w:rsidRPr="008372F6">
                <w:rPr>
                  <w:rFonts w:ascii="Arial" w:hAnsi="Arial" w:cs="Arial"/>
                  <w:color w:val="000000"/>
                  <w:sz w:val="24"/>
                  <w:szCs w:val="24"/>
                </w:rPr>
                <w:t>Control</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31374"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77" w:author="Héctor Bahamonde" w:date="2026-08-06T16:34:00Z"/>
                <w:rFonts w:ascii="Arial" w:hAnsi="Arial" w:cs="Arial"/>
                <w:color w:val="000000"/>
                <w:sz w:val="24"/>
                <w:szCs w:val="24"/>
              </w:rPr>
            </w:pPr>
            <w:ins w:id="678" w:author="Héctor Bahamonde" w:date="2026-08-06T16:34:00Z">
              <w:r w:rsidRPr="008372F6">
                <w:rPr>
                  <w:rFonts w:ascii="Arial" w:hAnsi="Arial" w:cs="Arial"/>
                  <w:color w:val="000000"/>
                  <w:sz w:val="24"/>
                  <w:szCs w:val="24"/>
                </w:rPr>
                <w:t>Unconditional public funding</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E2959"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79" w:author="Héctor Bahamonde" w:date="2026-08-06T16:34:00Z"/>
                <w:rFonts w:ascii="Arial" w:hAnsi="Arial" w:cs="Arial"/>
                <w:color w:val="000000"/>
                <w:sz w:val="24"/>
                <w:szCs w:val="24"/>
              </w:rPr>
            </w:pPr>
            <w:ins w:id="680" w:author="Héctor Bahamonde" w:date="2026-08-06T16:34:00Z">
              <w:r w:rsidRPr="008372F6">
                <w:rPr>
                  <w:rFonts w:ascii="Arial" w:hAnsi="Arial" w:cs="Arial"/>
                  <w:color w:val="000000"/>
                  <w:sz w:val="24"/>
                  <w:szCs w:val="24"/>
                </w:rPr>
                <w:t>0.29</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51DDD"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81" w:author="Héctor Bahamonde" w:date="2026-08-06T16:34:00Z"/>
                <w:rFonts w:ascii="Arial" w:hAnsi="Arial" w:cs="Arial"/>
                <w:color w:val="000000"/>
                <w:sz w:val="24"/>
                <w:szCs w:val="24"/>
              </w:rPr>
            </w:pPr>
            <w:ins w:id="682" w:author="Héctor Bahamonde" w:date="2026-08-06T16:34:00Z">
              <w:r w:rsidRPr="008372F6">
                <w:rPr>
                  <w:rFonts w:ascii="Arial" w:hAnsi="Arial" w:cs="Arial"/>
                  <w:color w:val="000000"/>
                  <w:sz w:val="24"/>
                  <w:szCs w:val="24"/>
                </w:rPr>
                <w:t>[0.23, 0.35]</w:t>
              </w:r>
            </w:ins>
          </w:p>
        </w:tc>
      </w:tr>
      <w:tr w:rsidR="00D821FE" w:rsidRPr="008372F6" w14:paraId="4748EB76" w14:textId="77777777" w:rsidTr="00A77464">
        <w:trPr>
          <w:cantSplit/>
          <w:jc w:val="center"/>
          <w:ins w:id="683" w:author="Héctor Bahamonde" w:date="2026-08-06T16:34:00Z"/>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FA3BD"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84" w:author="Héctor Bahamonde" w:date="2026-08-06T16:34:00Z"/>
                <w:rFonts w:ascii="Arial" w:hAnsi="Arial" w:cs="Arial"/>
                <w:color w:val="000000"/>
                <w:sz w:val="24"/>
                <w:szCs w:val="24"/>
              </w:rPr>
            </w:pPr>
            <w:ins w:id="685" w:author="Héctor Bahamonde" w:date="2026-08-06T16:34:00Z">
              <w:r w:rsidRPr="008372F6">
                <w:rPr>
                  <w:rFonts w:ascii="Arial" w:hAnsi="Arial" w:cs="Arial"/>
                  <w:color w:val="000000"/>
                  <w:sz w:val="24"/>
                  <w:szCs w:val="24"/>
                </w:rPr>
                <w:t>Loss (rescue) frame</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95CFC"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86" w:author="Héctor Bahamonde" w:date="2026-08-06T16:34:00Z"/>
                <w:rFonts w:ascii="Arial" w:hAnsi="Arial" w:cs="Arial"/>
                <w:color w:val="000000"/>
                <w:sz w:val="24"/>
                <w:szCs w:val="24"/>
              </w:rPr>
            </w:pPr>
            <w:ins w:id="687" w:author="Héctor Bahamonde" w:date="2026-08-06T16:34:00Z">
              <w:r w:rsidRPr="008372F6">
                <w:rPr>
                  <w:rFonts w:ascii="Arial" w:hAnsi="Arial" w:cs="Arial"/>
                  <w:color w:val="000000"/>
                  <w:sz w:val="24"/>
                  <w:szCs w:val="24"/>
                </w:rPr>
                <w:t>Unconditional public funding</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0E26C"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88" w:author="Héctor Bahamonde" w:date="2026-08-06T16:34:00Z"/>
                <w:rFonts w:ascii="Arial" w:hAnsi="Arial" w:cs="Arial"/>
                <w:color w:val="000000"/>
                <w:sz w:val="24"/>
                <w:szCs w:val="24"/>
              </w:rPr>
            </w:pPr>
            <w:ins w:id="689" w:author="Héctor Bahamonde" w:date="2026-08-06T16:34:00Z">
              <w:r w:rsidRPr="008372F6">
                <w:rPr>
                  <w:rFonts w:ascii="Arial" w:hAnsi="Arial" w:cs="Arial"/>
                  <w:color w:val="000000"/>
                  <w:sz w:val="24"/>
                  <w:szCs w:val="24"/>
                </w:rPr>
                <w:t>0.33</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B2FE2"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90" w:author="Héctor Bahamonde" w:date="2026-08-06T16:34:00Z"/>
                <w:rFonts w:ascii="Arial" w:hAnsi="Arial" w:cs="Arial"/>
                <w:color w:val="000000"/>
                <w:sz w:val="24"/>
                <w:szCs w:val="24"/>
              </w:rPr>
            </w:pPr>
            <w:ins w:id="691" w:author="Héctor Bahamonde" w:date="2026-08-06T16:34:00Z">
              <w:r w:rsidRPr="008372F6">
                <w:rPr>
                  <w:rFonts w:ascii="Arial" w:hAnsi="Arial" w:cs="Arial"/>
                  <w:color w:val="000000"/>
                  <w:sz w:val="24"/>
                  <w:szCs w:val="24"/>
                </w:rPr>
                <w:t>[0.26, 0.39]</w:t>
              </w:r>
            </w:ins>
          </w:p>
        </w:tc>
      </w:tr>
      <w:tr w:rsidR="00D821FE" w:rsidRPr="008372F6" w14:paraId="2EF43F84" w14:textId="77777777" w:rsidTr="00A77464">
        <w:trPr>
          <w:cantSplit/>
          <w:jc w:val="center"/>
          <w:ins w:id="692" w:author="Héctor Bahamonde" w:date="2026-08-06T16:34:00Z"/>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DD918" w14:textId="4F43503B"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93" w:author="Héctor Bahamonde" w:date="2026-08-06T16:34:00Z"/>
                <w:rFonts w:ascii="Arial" w:hAnsi="Arial" w:cs="Arial"/>
                <w:color w:val="000000"/>
                <w:sz w:val="24"/>
                <w:szCs w:val="24"/>
              </w:rPr>
            </w:pPr>
            <w:ins w:id="694" w:author="Héctor Bahamonde" w:date="2026-08-06T16:34:00Z">
              <w:r w:rsidRPr="008372F6">
                <w:rPr>
                  <w:rFonts w:ascii="Arial" w:hAnsi="Arial" w:cs="Arial"/>
                  <w:color w:val="000000"/>
                  <w:sz w:val="24"/>
                  <w:szCs w:val="24"/>
                </w:rPr>
                <w:t>Gains (health maximi</w:t>
              </w:r>
            </w:ins>
            <w:ins w:id="695" w:author="Microsoft Office User" w:date="2026-09-11T12:36:00Z">
              <w:r w:rsidR="00763861" w:rsidRPr="008372F6">
                <w:rPr>
                  <w:rFonts w:ascii="Arial" w:hAnsi="Arial" w:cs="Arial"/>
                  <w:color w:val="000000"/>
                  <w:sz w:val="24"/>
                  <w:szCs w:val="24"/>
                </w:rPr>
                <w:t>z</w:t>
              </w:r>
            </w:ins>
            <w:ins w:id="696" w:author="Héctor Bahamonde" w:date="2026-08-06T16:34:00Z">
              <w:del w:id="697" w:author="Microsoft Office User" w:date="2026-09-11T12:36:00Z">
                <w:r w:rsidRPr="008372F6" w:rsidDel="00763861">
                  <w:rPr>
                    <w:rFonts w:ascii="Arial" w:hAnsi="Arial" w:cs="Arial"/>
                    <w:color w:val="000000"/>
                    <w:sz w:val="24"/>
                    <w:szCs w:val="24"/>
                  </w:rPr>
                  <w:delText>s</w:delText>
                </w:r>
              </w:del>
              <w:r w:rsidRPr="008372F6">
                <w:rPr>
                  <w:rFonts w:ascii="Arial" w:hAnsi="Arial" w:cs="Arial"/>
                  <w:color w:val="000000"/>
                  <w:sz w:val="24"/>
                  <w:szCs w:val="24"/>
                </w:rPr>
                <w:t>ation) frame</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E55A6"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698" w:author="Héctor Bahamonde" w:date="2026-08-06T16:34:00Z"/>
                <w:rFonts w:ascii="Arial" w:hAnsi="Arial" w:cs="Arial"/>
                <w:color w:val="000000"/>
                <w:sz w:val="24"/>
                <w:szCs w:val="24"/>
              </w:rPr>
            </w:pPr>
            <w:ins w:id="699" w:author="Héctor Bahamonde" w:date="2026-08-06T16:34:00Z">
              <w:r w:rsidRPr="008372F6">
                <w:rPr>
                  <w:rFonts w:ascii="Arial" w:hAnsi="Arial" w:cs="Arial"/>
                  <w:color w:val="000000"/>
                  <w:sz w:val="24"/>
                  <w:szCs w:val="24"/>
                </w:rPr>
                <w:t>Unconditional public funding</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8724F"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00" w:author="Héctor Bahamonde" w:date="2026-08-06T16:34:00Z"/>
                <w:rFonts w:ascii="Arial" w:hAnsi="Arial" w:cs="Arial"/>
                <w:color w:val="000000"/>
                <w:sz w:val="24"/>
                <w:szCs w:val="24"/>
              </w:rPr>
            </w:pPr>
            <w:ins w:id="701" w:author="Héctor Bahamonde" w:date="2026-08-06T16:34:00Z">
              <w:r w:rsidRPr="008372F6">
                <w:rPr>
                  <w:rFonts w:ascii="Arial" w:hAnsi="Arial" w:cs="Arial"/>
                  <w:color w:val="000000"/>
                  <w:sz w:val="24"/>
                  <w:szCs w:val="24"/>
                </w:rPr>
                <w:t>0.19</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61298"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02" w:author="Héctor Bahamonde" w:date="2026-08-06T16:34:00Z"/>
                <w:rFonts w:ascii="Arial" w:hAnsi="Arial" w:cs="Arial"/>
                <w:color w:val="000000"/>
                <w:sz w:val="24"/>
                <w:szCs w:val="24"/>
              </w:rPr>
            </w:pPr>
            <w:ins w:id="703" w:author="Héctor Bahamonde" w:date="2026-08-06T16:34:00Z">
              <w:r w:rsidRPr="008372F6">
                <w:rPr>
                  <w:rFonts w:ascii="Arial" w:hAnsi="Arial" w:cs="Arial"/>
                  <w:color w:val="000000"/>
                  <w:sz w:val="24"/>
                  <w:szCs w:val="24"/>
                </w:rPr>
                <w:t>[0.14, 0.23]</w:t>
              </w:r>
            </w:ins>
          </w:p>
        </w:tc>
      </w:tr>
      <w:tr w:rsidR="00D821FE" w:rsidRPr="008372F6" w14:paraId="6D490F38" w14:textId="77777777" w:rsidTr="00A77464">
        <w:trPr>
          <w:cantSplit/>
          <w:jc w:val="center"/>
          <w:ins w:id="704" w:author="Héctor Bahamonde" w:date="2026-08-06T16:34:00Z"/>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56CD0"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05" w:author="Héctor Bahamonde" w:date="2026-08-06T16:34:00Z"/>
                <w:rFonts w:ascii="Arial" w:hAnsi="Arial" w:cs="Arial"/>
                <w:color w:val="000000"/>
                <w:sz w:val="24"/>
                <w:szCs w:val="24"/>
              </w:rPr>
            </w:pPr>
            <w:ins w:id="706" w:author="Héctor Bahamonde" w:date="2026-08-06T16:34:00Z">
              <w:r w:rsidRPr="008372F6">
                <w:rPr>
                  <w:rFonts w:ascii="Arial" w:hAnsi="Arial" w:cs="Arial"/>
                  <w:color w:val="000000"/>
                  <w:sz w:val="24"/>
                  <w:szCs w:val="24"/>
                </w:rPr>
                <w:t>Control</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C5ACD"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07" w:author="Héctor Bahamonde" w:date="2026-08-06T16:34:00Z"/>
                <w:rFonts w:ascii="Arial" w:hAnsi="Arial" w:cs="Arial"/>
                <w:color w:val="000000"/>
                <w:sz w:val="24"/>
                <w:szCs w:val="24"/>
              </w:rPr>
            </w:pPr>
            <w:ins w:id="708" w:author="Héctor Bahamonde" w:date="2026-08-06T16:34:00Z">
              <w:r w:rsidRPr="008372F6">
                <w:rPr>
                  <w:rFonts w:ascii="Arial" w:hAnsi="Arial" w:cs="Arial"/>
                  <w:color w:val="000000"/>
                  <w:sz w:val="24"/>
                  <w:szCs w:val="24"/>
                </w:rPr>
                <w:t>I don't know</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45240"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09" w:author="Héctor Bahamonde" w:date="2026-08-06T16:34:00Z"/>
                <w:rFonts w:ascii="Arial" w:hAnsi="Arial" w:cs="Arial"/>
                <w:color w:val="000000"/>
                <w:sz w:val="24"/>
                <w:szCs w:val="24"/>
              </w:rPr>
            </w:pPr>
            <w:ins w:id="710" w:author="Héctor Bahamonde" w:date="2026-08-06T16:34:00Z">
              <w:r w:rsidRPr="008372F6">
                <w:rPr>
                  <w:rFonts w:ascii="Arial" w:hAnsi="Arial" w:cs="Arial"/>
                  <w:color w:val="000000"/>
                  <w:sz w:val="24"/>
                  <w:szCs w:val="24"/>
                </w:rPr>
                <w:t>0.08</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42AC2"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11" w:author="Héctor Bahamonde" w:date="2026-08-06T16:34:00Z"/>
                <w:rFonts w:ascii="Arial" w:hAnsi="Arial" w:cs="Arial"/>
                <w:color w:val="000000"/>
                <w:sz w:val="24"/>
                <w:szCs w:val="24"/>
              </w:rPr>
            </w:pPr>
            <w:ins w:id="712" w:author="Héctor Bahamonde" w:date="2026-08-06T16:34:00Z">
              <w:r w:rsidRPr="008372F6">
                <w:rPr>
                  <w:rFonts w:ascii="Arial" w:hAnsi="Arial" w:cs="Arial"/>
                  <w:color w:val="000000"/>
                  <w:sz w:val="24"/>
                  <w:szCs w:val="24"/>
                </w:rPr>
                <w:t>[0.06, 0.11]</w:t>
              </w:r>
            </w:ins>
          </w:p>
        </w:tc>
      </w:tr>
      <w:tr w:rsidR="00D821FE" w:rsidRPr="008372F6" w14:paraId="79B32C05" w14:textId="77777777" w:rsidTr="00A77464">
        <w:trPr>
          <w:cantSplit/>
          <w:jc w:val="center"/>
          <w:ins w:id="713" w:author="Héctor Bahamonde" w:date="2026-08-06T16:34:00Z"/>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9C0C5"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14" w:author="Héctor Bahamonde" w:date="2026-08-06T16:34:00Z"/>
                <w:rFonts w:ascii="Arial" w:hAnsi="Arial" w:cs="Arial"/>
                <w:color w:val="000000"/>
                <w:sz w:val="24"/>
                <w:szCs w:val="24"/>
              </w:rPr>
            </w:pPr>
            <w:ins w:id="715" w:author="Héctor Bahamonde" w:date="2026-08-06T16:34:00Z">
              <w:r w:rsidRPr="008372F6">
                <w:rPr>
                  <w:rFonts w:ascii="Arial" w:hAnsi="Arial" w:cs="Arial"/>
                  <w:color w:val="000000"/>
                  <w:sz w:val="24"/>
                  <w:szCs w:val="24"/>
                </w:rPr>
                <w:t>Loss (rescue) frame</w:t>
              </w:r>
            </w:ins>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50EED"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16" w:author="Héctor Bahamonde" w:date="2026-08-06T16:34:00Z"/>
                <w:rFonts w:ascii="Arial" w:hAnsi="Arial" w:cs="Arial"/>
                <w:color w:val="000000"/>
                <w:sz w:val="24"/>
                <w:szCs w:val="24"/>
              </w:rPr>
            </w:pPr>
            <w:ins w:id="717" w:author="Héctor Bahamonde" w:date="2026-08-06T16:34:00Z">
              <w:r w:rsidRPr="008372F6">
                <w:rPr>
                  <w:rFonts w:ascii="Arial" w:hAnsi="Arial" w:cs="Arial"/>
                  <w:color w:val="000000"/>
                  <w:sz w:val="24"/>
                  <w:szCs w:val="24"/>
                </w:rPr>
                <w:t>I don't know</w:t>
              </w:r>
            </w:ins>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A46E8"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18" w:author="Héctor Bahamonde" w:date="2026-08-06T16:34:00Z"/>
                <w:rFonts w:ascii="Arial" w:hAnsi="Arial" w:cs="Arial"/>
                <w:color w:val="000000"/>
                <w:sz w:val="24"/>
                <w:szCs w:val="24"/>
              </w:rPr>
            </w:pPr>
            <w:ins w:id="719" w:author="Héctor Bahamonde" w:date="2026-08-06T16:34:00Z">
              <w:r w:rsidRPr="008372F6">
                <w:rPr>
                  <w:rFonts w:ascii="Arial" w:hAnsi="Arial" w:cs="Arial"/>
                  <w:color w:val="000000"/>
                  <w:sz w:val="24"/>
                  <w:szCs w:val="24"/>
                </w:rPr>
                <w:t>0.16</w:t>
              </w:r>
            </w:ins>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EFD97"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20" w:author="Héctor Bahamonde" w:date="2026-08-06T16:34:00Z"/>
                <w:rFonts w:ascii="Arial" w:hAnsi="Arial" w:cs="Arial"/>
                <w:color w:val="000000"/>
                <w:sz w:val="24"/>
                <w:szCs w:val="24"/>
              </w:rPr>
            </w:pPr>
            <w:ins w:id="721" w:author="Héctor Bahamonde" w:date="2026-08-06T16:34:00Z">
              <w:r w:rsidRPr="008372F6">
                <w:rPr>
                  <w:rFonts w:ascii="Arial" w:hAnsi="Arial" w:cs="Arial"/>
                  <w:color w:val="000000"/>
                  <w:sz w:val="24"/>
                  <w:szCs w:val="24"/>
                </w:rPr>
                <w:t>[0.11, 0.20]</w:t>
              </w:r>
            </w:ins>
          </w:p>
        </w:tc>
      </w:tr>
      <w:tr w:rsidR="00D821FE" w:rsidRPr="008372F6" w14:paraId="1D221983" w14:textId="77777777" w:rsidTr="00A77464">
        <w:trPr>
          <w:cantSplit/>
          <w:jc w:val="center"/>
          <w:ins w:id="722" w:author="Héctor Bahamonde" w:date="2026-08-06T16:34:00Z"/>
        </w:trPr>
        <w:tc>
          <w:tcPr>
            <w:tcW w:w="27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ACB56C" w14:textId="448F54D2"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23" w:author="Héctor Bahamonde" w:date="2026-08-06T16:34:00Z"/>
                <w:rFonts w:ascii="Arial" w:hAnsi="Arial" w:cs="Arial"/>
                <w:color w:val="000000"/>
                <w:sz w:val="24"/>
                <w:szCs w:val="24"/>
              </w:rPr>
            </w:pPr>
            <w:ins w:id="724" w:author="Héctor Bahamonde" w:date="2026-08-06T16:34:00Z">
              <w:r w:rsidRPr="008372F6">
                <w:rPr>
                  <w:rFonts w:ascii="Arial" w:hAnsi="Arial" w:cs="Arial"/>
                  <w:color w:val="000000"/>
                  <w:sz w:val="24"/>
                  <w:szCs w:val="24"/>
                </w:rPr>
                <w:t>Gains (health maximi</w:t>
              </w:r>
            </w:ins>
            <w:ins w:id="725" w:author="Microsoft Office User" w:date="2026-09-11T12:36:00Z">
              <w:r w:rsidR="00763861" w:rsidRPr="008372F6">
                <w:rPr>
                  <w:rFonts w:ascii="Arial" w:hAnsi="Arial" w:cs="Arial"/>
                  <w:color w:val="000000"/>
                  <w:sz w:val="24"/>
                  <w:szCs w:val="24"/>
                </w:rPr>
                <w:t>z</w:t>
              </w:r>
            </w:ins>
            <w:ins w:id="726" w:author="Héctor Bahamonde" w:date="2026-08-06T16:34:00Z">
              <w:del w:id="727" w:author="Microsoft Office User" w:date="2026-09-11T12:36:00Z">
                <w:r w:rsidRPr="008372F6" w:rsidDel="00763861">
                  <w:rPr>
                    <w:rFonts w:ascii="Arial" w:hAnsi="Arial" w:cs="Arial"/>
                    <w:color w:val="000000"/>
                    <w:sz w:val="24"/>
                    <w:szCs w:val="24"/>
                  </w:rPr>
                  <w:delText>s</w:delText>
                </w:r>
              </w:del>
              <w:r w:rsidRPr="008372F6">
                <w:rPr>
                  <w:rFonts w:ascii="Arial" w:hAnsi="Arial" w:cs="Arial"/>
                  <w:color w:val="000000"/>
                  <w:sz w:val="24"/>
                  <w:szCs w:val="24"/>
                </w:rPr>
                <w:t>ation) frame</w:t>
              </w:r>
            </w:ins>
          </w:p>
        </w:tc>
        <w:tc>
          <w:tcPr>
            <w:tcW w:w="388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B8E8F2"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28" w:author="Héctor Bahamonde" w:date="2026-08-06T16:34:00Z"/>
                <w:rFonts w:ascii="Arial" w:hAnsi="Arial" w:cs="Arial"/>
                <w:color w:val="000000"/>
                <w:sz w:val="24"/>
                <w:szCs w:val="24"/>
              </w:rPr>
            </w:pPr>
            <w:ins w:id="729" w:author="Héctor Bahamonde" w:date="2026-08-06T16:34:00Z">
              <w:r w:rsidRPr="008372F6">
                <w:rPr>
                  <w:rFonts w:ascii="Arial" w:hAnsi="Arial" w:cs="Arial"/>
                  <w:color w:val="000000"/>
                  <w:sz w:val="24"/>
                  <w:szCs w:val="24"/>
                </w:rPr>
                <w:t>I don't know</w:t>
              </w:r>
            </w:ins>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CD574B"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30" w:author="Héctor Bahamonde" w:date="2026-08-06T16:34:00Z"/>
                <w:rFonts w:ascii="Arial" w:hAnsi="Arial" w:cs="Arial"/>
                <w:color w:val="000000"/>
                <w:sz w:val="24"/>
                <w:szCs w:val="24"/>
              </w:rPr>
            </w:pPr>
            <w:ins w:id="731" w:author="Héctor Bahamonde" w:date="2026-08-06T16:34:00Z">
              <w:r w:rsidRPr="008372F6">
                <w:rPr>
                  <w:rFonts w:ascii="Arial" w:hAnsi="Arial" w:cs="Arial"/>
                  <w:color w:val="000000"/>
                  <w:sz w:val="24"/>
                  <w:szCs w:val="24"/>
                </w:rPr>
                <w:t>0.15</w:t>
              </w:r>
            </w:ins>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9AA7BE"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ins w:id="732" w:author="Héctor Bahamonde" w:date="2026-08-06T16:34:00Z"/>
                <w:rFonts w:ascii="Arial" w:hAnsi="Arial" w:cs="Arial"/>
                <w:color w:val="000000"/>
                <w:sz w:val="24"/>
                <w:szCs w:val="24"/>
              </w:rPr>
            </w:pPr>
            <w:ins w:id="733" w:author="Héctor Bahamonde" w:date="2026-08-06T16:34:00Z">
              <w:r w:rsidRPr="008372F6">
                <w:rPr>
                  <w:rFonts w:ascii="Arial" w:hAnsi="Arial" w:cs="Arial"/>
                  <w:color w:val="000000"/>
                  <w:sz w:val="24"/>
                  <w:szCs w:val="24"/>
                </w:rPr>
                <w:t>[0.11, 0.19]</w:t>
              </w:r>
            </w:ins>
          </w:p>
        </w:tc>
      </w:tr>
    </w:tbl>
    <w:p w14:paraId="1A9AEEA3" w14:textId="5BE21565" w:rsidR="00142A06" w:rsidRPr="008372F6" w:rsidRDefault="00D821FE" w:rsidP="006D34DC">
      <w:pPr>
        <w:pStyle w:val="BodyText"/>
        <w:spacing w:before="120" w:after="120" w:line="360" w:lineRule="auto"/>
        <w:jc w:val="center"/>
        <w:rPr>
          <w:ins w:id="734" w:author="Héctor Bahamonde" w:date="2026-08-06T16:36:00Z"/>
          <w:rFonts w:ascii="Arial" w:hAnsi="Arial" w:cs="Arial"/>
          <w:sz w:val="24"/>
          <w:szCs w:val="24"/>
        </w:rPr>
        <w:pPrChange w:id="735" w:author="Héctor Bahamonde" w:date="2026-09-18T13:19:00Z" w16du:dateUtc="2026-09-18T11:19:00Z">
          <w:pPr>
            <w:pStyle w:val="BodyText"/>
            <w:spacing w:before="120" w:after="120" w:line="360" w:lineRule="auto"/>
            <w:jc w:val="both"/>
          </w:pPr>
        </w:pPrChange>
      </w:pPr>
      <w:ins w:id="736" w:author="Héctor Bahamonde" w:date="2026-08-06T16:36:00Z">
        <w:r w:rsidRPr="006D34DC">
          <w:rPr>
            <w:rFonts w:ascii="Arial" w:hAnsi="Arial" w:cs="Arial"/>
            <w:b/>
            <w:bCs/>
            <w:sz w:val="24"/>
            <w:szCs w:val="24"/>
            <w:rPrChange w:id="737" w:author="Héctor Bahamonde" w:date="2026-09-18T13:19:00Z" w16du:dateUtc="2026-09-18T11:19:00Z">
              <w:rPr>
                <w:rFonts w:ascii="Arial" w:hAnsi="Arial" w:cs="Arial"/>
                <w:sz w:val="24"/>
                <w:szCs w:val="24"/>
              </w:rPr>
            </w:rPrChange>
          </w:rPr>
          <w:t>Note</w:t>
        </w:r>
        <w:r w:rsidRPr="008372F6">
          <w:rPr>
            <w:rFonts w:ascii="Arial" w:hAnsi="Arial" w:cs="Arial"/>
            <w:sz w:val="24"/>
            <w:szCs w:val="24"/>
          </w:rPr>
          <w:t xml:space="preserve">: Predicted probabilities are calculated from the multinomial logit model underlying Figure </w:t>
        </w:r>
      </w:ins>
      <w:ins w:id="738" w:author="Héctor Bahamonde" w:date="2026-09-19T11:28:00Z" w16du:dateUtc="2026-09-19T09:28:00Z">
        <w:r w:rsidR="00743378">
          <w:rPr>
            <w:rFonts w:ascii="Arial" w:hAnsi="Arial" w:cs="Arial"/>
            <w:sz w:val="24"/>
            <w:szCs w:val="24"/>
          </w:rPr>
          <w:t>3</w:t>
        </w:r>
      </w:ins>
      <w:ins w:id="739" w:author="Héctor Bahamonde" w:date="2026-08-06T16:36:00Z">
        <w:r w:rsidRPr="008372F6">
          <w:rPr>
            <w:rFonts w:ascii="Arial" w:hAnsi="Arial" w:cs="Arial"/>
            <w:sz w:val="24"/>
            <w:szCs w:val="24"/>
          </w:rPr>
          <w:t>. Brackets report 95% confidence intervals; “I don’t know” is retained as a separate outcome category.</w:t>
        </w:r>
      </w:ins>
    </w:p>
    <w:p w14:paraId="161C7020" w14:textId="2B977EA1" w:rsidR="005D491A" w:rsidRPr="008372F6" w:rsidDel="00856CFB" w:rsidRDefault="00000000" w:rsidP="008372F6">
      <w:pPr>
        <w:pStyle w:val="BodyText"/>
        <w:spacing w:before="120" w:after="120" w:line="360" w:lineRule="auto"/>
        <w:jc w:val="both"/>
        <w:rPr>
          <w:del w:id="740" w:author="Héctor Bahamonde" w:date="2026-09-18T11:04:00Z" w16du:dateUtc="2026-09-18T09:04:00Z"/>
          <w:rFonts w:ascii="Arial" w:hAnsi="Arial" w:cs="Arial"/>
          <w:w w:val="105"/>
          <w:sz w:val="24"/>
          <w:szCs w:val="24"/>
        </w:rPr>
      </w:pPr>
      <w:r w:rsidRPr="008372F6">
        <w:rPr>
          <w:rFonts w:ascii="Arial" w:hAnsi="Arial" w:cs="Arial"/>
          <w:w w:val="105"/>
          <w:sz w:val="24"/>
          <w:szCs w:val="24"/>
        </w:rPr>
        <w:lastRenderedPageBreak/>
        <w:t>Across</w:t>
      </w:r>
      <w:r w:rsidRPr="008372F6">
        <w:rPr>
          <w:rFonts w:ascii="Arial" w:hAnsi="Arial" w:cs="Arial"/>
          <w:spacing w:val="40"/>
          <w:w w:val="105"/>
          <w:sz w:val="24"/>
          <w:szCs w:val="24"/>
        </w:rPr>
        <w:t xml:space="preserve"> </w:t>
      </w:r>
      <w:r w:rsidRPr="008372F6">
        <w:rPr>
          <w:rFonts w:ascii="Arial" w:hAnsi="Arial" w:cs="Arial"/>
          <w:w w:val="105"/>
          <w:sz w:val="24"/>
          <w:szCs w:val="24"/>
        </w:rPr>
        <w:t>conditions,</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rank</w:t>
      </w:r>
      <w:r w:rsidRPr="008372F6">
        <w:rPr>
          <w:rFonts w:ascii="Arial" w:hAnsi="Arial" w:cs="Arial"/>
          <w:spacing w:val="40"/>
          <w:w w:val="105"/>
          <w:sz w:val="24"/>
          <w:szCs w:val="24"/>
        </w:rPr>
        <w:t xml:space="preserve"> </w:t>
      </w:r>
      <w:r w:rsidRPr="008372F6">
        <w:rPr>
          <w:rFonts w:ascii="Arial" w:hAnsi="Arial" w:cs="Arial"/>
          <w:w w:val="105"/>
          <w:sz w:val="24"/>
          <w:szCs w:val="24"/>
        </w:rPr>
        <w:t>ordering</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response</w:t>
      </w:r>
      <w:r w:rsidRPr="008372F6">
        <w:rPr>
          <w:rFonts w:ascii="Arial" w:hAnsi="Arial" w:cs="Arial"/>
          <w:spacing w:val="40"/>
          <w:w w:val="105"/>
          <w:sz w:val="24"/>
          <w:szCs w:val="24"/>
        </w:rPr>
        <w:t xml:space="preserve"> </w:t>
      </w:r>
      <w:r w:rsidRPr="008372F6">
        <w:rPr>
          <w:rFonts w:ascii="Arial" w:hAnsi="Arial" w:cs="Arial"/>
          <w:w w:val="105"/>
          <w:sz w:val="24"/>
          <w:szCs w:val="24"/>
        </w:rPr>
        <w:t>options</w:t>
      </w:r>
      <w:r w:rsidRPr="008372F6">
        <w:rPr>
          <w:rFonts w:ascii="Arial" w:hAnsi="Arial" w:cs="Arial"/>
          <w:spacing w:val="40"/>
          <w:w w:val="105"/>
          <w:sz w:val="24"/>
          <w:szCs w:val="24"/>
        </w:rPr>
        <w:t xml:space="preserve"> </w:t>
      </w:r>
      <w:r w:rsidRPr="008372F6">
        <w:rPr>
          <w:rFonts w:ascii="Arial" w:hAnsi="Arial" w:cs="Arial"/>
          <w:w w:val="105"/>
          <w:sz w:val="24"/>
          <w:szCs w:val="24"/>
        </w:rPr>
        <w:t>remains</w:t>
      </w:r>
      <w:r w:rsidRPr="008372F6">
        <w:rPr>
          <w:rFonts w:ascii="Arial" w:hAnsi="Arial" w:cs="Arial"/>
          <w:spacing w:val="40"/>
          <w:w w:val="105"/>
          <w:sz w:val="24"/>
          <w:szCs w:val="24"/>
        </w:rPr>
        <w:t xml:space="preserve"> </w:t>
      </w:r>
      <w:r w:rsidRPr="008372F6">
        <w:rPr>
          <w:rFonts w:ascii="Arial" w:hAnsi="Arial" w:cs="Arial"/>
          <w:w w:val="105"/>
          <w:sz w:val="24"/>
          <w:szCs w:val="24"/>
        </w:rPr>
        <w:t>stable:</w:t>
      </w:r>
      <w:r w:rsidRPr="008372F6">
        <w:rPr>
          <w:rFonts w:ascii="Arial" w:hAnsi="Arial" w:cs="Arial"/>
          <w:spacing w:val="76"/>
          <w:w w:val="105"/>
          <w:sz w:val="24"/>
          <w:szCs w:val="24"/>
        </w:rPr>
        <w:t xml:space="preserve"> </w:t>
      </w:r>
      <w:r w:rsidRPr="008372F6">
        <w:rPr>
          <w:rFonts w:ascii="Arial" w:hAnsi="Arial" w:cs="Arial"/>
          <w:w w:val="105"/>
          <w:sz w:val="24"/>
          <w:szCs w:val="24"/>
        </w:rPr>
        <w:t>conditional</w:t>
      </w:r>
      <w:r w:rsidRPr="008372F6">
        <w:rPr>
          <w:rFonts w:ascii="Arial" w:hAnsi="Arial" w:cs="Arial"/>
          <w:spacing w:val="40"/>
          <w:w w:val="105"/>
          <w:sz w:val="24"/>
          <w:szCs w:val="24"/>
        </w:rPr>
        <w:t xml:space="preserve"> </w:t>
      </w:r>
      <w:r w:rsidRPr="008372F6">
        <w:rPr>
          <w:rFonts w:ascii="Arial" w:hAnsi="Arial" w:cs="Arial"/>
          <w:w w:val="105"/>
          <w:sz w:val="24"/>
          <w:szCs w:val="24"/>
        </w:rPr>
        <w:t>funding is consistently most likely, followed by unconditional funding, with outright rejection least likely. What</w:t>
      </w:r>
      <w:r w:rsidRPr="008372F6">
        <w:rPr>
          <w:rFonts w:ascii="Arial" w:hAnsi="Arial" w:cs="Arial"/>
          <w:spacing w:val="25"/>
          <w:w w:val="105"/>
          <w:sz w:val="24"/>
          <w:szCs w:val="24"/>
        </w:rPr>
        <w:t xml:space="preserve"> </w:t>
      </w:r>
      <w:r w:rsidRPr="008372F6">
        <w:rPr>
          <w:rFonts w:ascii="Arial" w:hAnsi="Arial" w:cs="Arial"/>
          <w:w w:val="105"/>
          <w:sz w:val="24"/>
          <w:szCs w:val="24"/>
        </w:rPr>
        <w:t>changes</w:t>
      </w:r>
      <w:r w:rsidRPr="008372F6">
        <w:rPr>
          <w:rFonts w:ascii="Arial" w:hAnsi="Arial" w:cs="Arial"/>
          <w:spacing w:val="25"/>
          <w:w w:val="105"/>
          <w:sz w:val="24"/>
          <w:szCs w:val="24"/>
        </w:rPr>
        <w:t xml:space="preserve"> </w:t>
      </w:r>
      <w:r w:rsidRPr="008372F6">
        <w:rPr>
          <w:rFonts w:ascii="Arial" w:hAnsi="Arial" w:cs="Arial"/>
          <w:w w:val="105"/>
          <w:sz w:val="24"/>
          <w:szCs w:val="24"/>
        </w:rPr>
        <w:t>is</w:t>
      </w:r>
      <w:r w:rsidRPr="008372F6">
        <w:rPr>
          <w:rFonts w:ascii="Arial" w:hAnsi="Arial" w:cs="Arial"/>
          <w:spacing w:val="25"/>
          <w:w w:val="105"/>
          <w:sz w:val="24"/>
          <w:szCs w:val="24"/>
        </w:rPr>
        <w:t xml:space="preserve"> </w:t>
      </w:r>
      <w:r w:rsidRPr="008372F6">
        <w:rPr>
          <w:rFonts w:ascii="Arial" w:hAnsi="Arial" w:cs="Arial"/>
          <w:w w:val="105"/>
          <w:sz w:val="24"/>
          <w:szCs w:val="24"/>
        </w:rPr>
        <w:t>not</w:t>
      </w:r>
      <w:r w:rsidRPr="008372F6">
        <w:rPr>
          <w:rFonts w:ascii="Arial" w:hAnsi="Arial" w:cs="Arial"/>
          <w:spacing w:val="25"/>
          <w:w w:val="105"/>
          <w:sz w:val="24"/>
          <w:szCs w:val="24"/>
        </w:rPr>
        <w:t xml:space="preserve"> </w:t>
      </w:r>
      <w:r w:rsidRPr="008372F6">
        <w:rPr>
          <w:rFonts w:ascii="Arial" w:hAnsi="Arial" w:cs="Arial"/>
          <w:w w:val="105"/>
          <w:sz w:val="24"/>
          <w:szCs w:val="24"/>
        </w:rPr>
        <w:t>the</w:t>
      </w:r>
      <w:r w:rsidRPr="008372F6">
        <w:rPr>
          <w:rFonts w:ascii="Arial" w:hAnsi="Arial" w:cs="Arial"/>
          <w:spacing w:val="25"/>
          <w:w w:val="105"/>
          <w:sz w:val="24"/>
          <w:szCs w:val="24"/>
        </w:rPr>
        <w:t xml:space="preserve"> </w:t>
      </w:r>
      <w:r w:rsidRPr="008372F6">
        <w:rPr>
          <w:rFonts w:ascii="Arial" w:hAnsi="Arial" w:cs="Arial"/>
          <w:w w:val="105"/>
          <w:sz w:val="24"/>
          <w:szCs w:val="24"/>
        </w:rPr>
        <w:t>rank</w:t>
      </w:r>
      <w:r w:rsidRPr="008372F6">
        <w:rPr>
          <w:rFonts w:ascii="Arial" w:hAnsi="Arial" w:cs="Arial"/>
          <w:spacing w:val="25"/>
          <w:w w:val="105"/>
          <w:sz w:val="24"/>
          <w:szCs w:val="24"/>
        </w:rPr>
        <w:t xml:space="preserve"> </w:t>
      </w:r>
      <w:r w:rsidR="00B55C9A" w:rsidRPr="008372F6">
        <w:rPr>
          <w:rFonts w:ascii="Arial" w:hAnsi="Arial" w:cs="Arial"/>
          <w:w w:val="105"/>
          <w:sz w:val="24"/>
          <w:szCs w:val="24"/>
        </w:rPr>
        <w:t>itself,</w:t>
      </w:r>
      <w:r w:rsidRPr="008372F6">
        <w:rPr>
          <w:rFonts w:ascii="Arial" w:hAnsi="Arial" w:cs="Arial"/>
          <w:spacing w:val="25"/>
          <w:w w:val="105"/>
          <w:sz w:val="24"/>
          <w:szCs w:val="24"/>
        </w:rPr>
        <w:t xml:space="preserve"> </w:t>
      </w:r>
      <w:r w:rsidRPr="008372F6">
        <w:rPr>
          <w:rFonts w:ascii="Arial" w:hAnsi="Arial" w:cs="Arial"/>
          <w:w w:val="105"/>
          <w:sz w:val="24"/>
          <w:szCs w:val="24"/>
        </w:rPr>
        <w:t>but</w:t>
      </w:r>
      <w:r w:rsidRPr="008372F6">
        <w:rPr>
          <w:rFonts w:ascii="Arial" w:hAnsi="Arial" w:cs="Arial"/>
          <w:spacing w:val="25"/>
          <w:w w:val="105"/>
          <w:sz w:val="24"/>
          <w:szCs w:val="24"/>
        </w:rPr>
        <w:t xml:space="preserve"> </w:t>
      </w:r>
      <w:r w:rsidRPr="008372F6">
        <w:rPr>
          <w:rFonts w:ascii="Arial" w:hAnsi="Arial" w:cs="Arial"/>
          <w:w w:val="105"/>
          <w:sz w:val="24"/>
          <w:szCs w:val="24"/>
        </w:rPr>
        <w:t>the</w:t>
      </w:r>
      <w:r w:rsidRPr="008372F6">
        <w:rPr>
          <w:rFonts w:ascii="Arial" w:hAnsi="Arial" w:cs="Arial"/>
          <w:spacing w:val="25"/>
          <w:w w:val="105"/>
          <w:sz w:val="24"/>
          <w:szCs w:val="24"/>
        </w:rPr>
        <w:t xml:space="preserve"> </w:t>
      </w:r>
      <w:r w:rsidRPr="008372F6">
        <w:rPr>
          <w:rFonts w:ascii="Arial" w:hAnsi="Arial" w:cs="Arial"/>
          <w:w w:val="105"/>
          <w:sz w:val="24"/>
          <w:szCs w:val="24"/>
        </w:rPr>
        <w:t>level</w:t>
      </w:r>
      <w:r w:rsidRPr="008372F6">
        <w:rPr>
          <w:rFonts w:ascii="Arial" w:hAnsi="Arial" w:cs="Arial"/>
          <w:spacing w:val="25"/>
          <w:w w:val="105"/>
          <w:sz w:val="24"/>
          <w:szCs w:val="24"/>
        </w:rPr>
        <w:t xml:space="preserve"> </w:t>
      </w:r>
      <w:r w:rsidRPr="008372F6">
        <w:rPr>
          <w:rFonts w:ascii="Arial" w:hAnsi="Arial" w:cs="Arial"/>
          <w:w w:val="105"/>
          <w:sz w:val="24"/>
          <w:szCs w:val="24"/>
        </w:rPr>
        <w:t>of</w:t>
      </w:r>
      <w:r w:rsidRPr="008372F6">
        <w:rPr>
          <w:rFonts w:ascii="Arial" w:hAnsi="Arial" w:cs="Arial"/>
          <w:spacing w:val="25"/>
          <w:w w:val="105"/>
          <w:sz w:val="24"/>
          <w:szCs w:val="24"/>
        </w:rPr>
        <w:t xml:space="preserve"> </w:t>
      </w:r>
      <w:r w:rsidRPr="008372F6">
        <w:rPr>
          <w:rFonts w:ascii="Arial" w:hAnsi="Arial" w:cs="Arial"/>
          <w:w w:val="105"/>
          <w:sz w:val="24"/>
          <w:szCs w:val="24"/>
        </w:rPr>
        <w:t>support</w:t>
      </w:r>
      <w:r w:rsidRPr="008372F6">
        <w:rPr>
          <w:rFonts w:ascii="Arial" w:hAnsi="Arial" w:cs="Arial"/>
          <w:spacing w:val="25"/>
          <w:w w:val="105"/>
          <w:sz w:val="24"/>
          <w:szCs w:val="24"/>
        </w:rPr>
        <w:t xml:space="preserve"> </w:t>
      </w:r>
      <w:r w:rsidRPr="008372F6">
        <w:rPr>
          <w:rFonts w:ascii="Arial" w:hAnsi="Arial" w:cs="Arial"/>
          <w:w w:val="105"/>
          <w:sz w:val="24"/>
          <w:szCs w:val="24"/>
        </w:rPr>
        <w:t>attached</w:t>
      </w:r>
      <w:r w:rsidRPr="008372F6">
        <w:rPr>
          <w:rFonts w:ascii="Arial" w:hAnsi="Arial" w:cs="Arial"/>
          <w:spacing w:val="25"/>
          <w:w w:val="105"/>
          <w:sz w:val="24"/>
          <w:szCs w:val="24"/>
        </w:rPr>
        <w:t xml:space="preserve"> </w:t>
      </w:r>
      <w:r w:rsidRPr="008372F6">
        <w:rPr>
          <w:rFonts w:ascii="Arial" w:hAnsi="Arial" w:cs="Arial"/>
          <w:w w:val="105"/>
          <w:sz w:val="24"/>
          <w:szCs w:val="24"/>
        </w:rPr>
        <w:t>to</w:t>
      </w:r>
      <w:r w:rsidRPr="008372F6">
        <w:rPr>
          <w:rFonts w:ascii="Arial" w:hAnsi="Arial" w:cs="Arial"/>
          <w:spacing w:val="25"/>
          <w:w w:val="105"/>
          <w:sz w:val="24"/>
          <w:szCs w:val="24"/>
        </w:rPr>
        <w:t xml:space="preserve"> </w:t>
      </w:r>
      <w:r w:rsidRPr="008372F6">
        <w:rPr>
          <w:rFonts w:ascii="Arial" w:hAnsi="Arial" w:cs="Arial"/>
          <w:w w:val="105"/>
          <w:sz w:val="24"/>
          <w:szCs w:val="24"/>
        </w:rPr>
        <w:t>each</w:t>
      </w:r>
      <w:r w:rsidRPr="008372F6">
        <w:rPr>
          <w:rFonts w:ascii="Arial" w:hAnsi="Arial" w:cs="Arial"/>
          <w:spacing w:val="25"/>
          <w:w w:val="105"/>
          <w:sz w:val="24"/>
          <w:szCs w:val="24"/>
        </w:rPr>
        <w:t xml:space="preserve"> </w:t>
      </w:r>
      <w:r w:rsidRPr="008372F6">
        <w:rPr>
          <w:rFonts w:ascii="Arial" w:hAnsi="Arial" w:cs="Arial"/>
          <w:w w:val="105"/>
          <w:sz w:val="24"/>
          <w:szCs w:val="24"/>
        </w:rPr>
        <w:t>option,</w:t>
      </w:r>
      <w:r w:rsidRPr="008372F6">
        <w:rPr>
          <w:rFonts w:ascii="Arial" w:hAnsi="Arial" w:cs="Arial"/>
          <w:spacing w:val="25"/>
          <w:w w:val="105"/>
          <w:sz w:val="24"/>
          <w:szCs w:val="24"/>
        </w:rPr>
        <w:t xml:space="preserve"> </w:t>
      </w:r>
      <w:r w:rsidRPr="008372F6">
        <w:rPr>
          <w:rFonts w:ascii="Arial" w:hAnsi="Arial" w:cs="Arial"/>
          <w:w w:val="105"/>
          <w:sz w:val="24"/>
          <w:szCs w:val="24"/>
        </w:rPr>
        <w:t>as</w:t>
      </w:r>
      <w:r w:rsidRPr="008372F6">
        <w:rPr>
          <w:rFonts w:ascii="Arial" w:hAnsi="Arial" w:cs="Arial"/>
          <w:spacing w:val="25"/>
          <w:w w:val="105"/>
          <w:sz w:val="24"/>
          <w:szCs w:val="24"/>
        </w:rPr>
        <w:t xml:space="preserve"> </w:t>
      </w:r>
      <w:r w:rsidRPr="008372F6">
        <w:rPr>
          <w:rFonts w:ascii="Arial" w:hAnsi="Arial" w:cs="Arial"/>
          <w:w w:val="105"/>
          <w:sz w:val="24"/>
          <w:szCs w:val="24"/>
        </w:rPr>
        <w:t>the</w:t>
      </w:r>
      <w:r w:rsidRPr="008372F6">
        <w:rPr>
          <w:rFonts w:ascii="Arial" w:hAnsi="Arial" w:cs="Arial"/>
          <w:spacing w:val="25"/>
          <w:w w:val="105"/>
          <w:sz w:val="24"/>
          <w:szCs w:val="24"/>
        </w:rPr>
        <w:t xml:space="preserve"> </w:t>
      </w:r>
      <w:r w:rsidRPr="008372F6">
        <w:rPr>
          <w:rFonts w:ascii="Arial" w:hAnsi="Arial" w:cs="Arial"/>
          <w:w w:val="105"/>
          <w:sz w:val="24"/>
          <w:szCs w:val="24"/>
        </w:rPr>
        <w:t xml:space="preserve">frames </w:t>
      </w:r>
      <w:del w:id="741" w:author="Héctor Bahamonde" w:date="2026-09-18T15:26:00Z" w16du:dateUtc="2026-09-18T13:26:00Z">
        <w:r w:rsidRPr="008372F6" w:rsidDel="00EA0EF2">
          <w:rPr>
            <w:rFonts w:ascii="Arial" w:hAnsi="Arial" w:cs="Arial"/>
            <w:w w:val="105"/>
            <w:sz w:val="24"/>
            <w:szCs w:val="24"/>
          </w:rPr>
          <w:delText xml:space="preserve">sift </w:delText>
        </w:r>
      </w:del>
      <w:ins w:id="742" w:author="Héctor Bahamonde" w:date="2026-09-18T15:26:00Z" w16du:dateUtc="2026-09-18T13:26:00Z">
        <w:r w:rsidR="00EA0EF2">
          <w:rPr>
            <w:rFonts w:ascii="Arial" w:hAnsi="Arial" w:cs="Arial"/>
            <w:w w:val="105"/>
            <w:sz w:val="24"/>
            <w:szCs w:val="24"/>
          </w:rPr>
          <w:t>shift</w:t>
        </w:r>
        <w:r w:rsidR="00EA0EF2" w:rsidRPr="008372F6">
          <w:rPr>
            <w:rFonts w:ascii="Arial" w:hAnsi="Arial" w:cs="Arial"/>
            <w:w w:val="105"/>
            <w:sz w:val="24"/>
            <w:szCs w:val="24"/>
          </w:rPr>
          <w:t xml:space="preserve"> </w:t>
        </w:r>
      </w:ins>
      <w:r w:rsidRPr="008372F6">
        <w:rPr>
          <w:rFonts w:ascii="Arial" w:hAnsi="Arial" w:cs="Arial"/>
          <w:w w:val="105"/>
          <w:sz w:val="24"/>
          <w:szCs w:val="24"/>
        </w:rPr>
        <w:t xml:space="preserve">probability mass across categories. In particular, the loss frame </w:t>
      </w:r>
      <w:ins w:id="743" w:author="Héctor Bahamonde" w:date="2026-09-18T15:26:00Z" w16du:dateUtc="2026-09-18T13:26:00Z">
        <w:r w:rsidR="00EA0EF2">
          <w:rPr>
            <w:rFonts w:ascii="Arial" w:hAnsi="Arial" w:cs="Arial"/>
            <w:w w:val="105"/>
            <w:sz w:val="24"/>
            <w:szCs w:val="24"/>
          </w:rPr>
          <w:t>shift</w:t>
        </w:r>
        <w:r w:rsidR="00EA0EF2">
          <w:rPr>
            <w:rFonts w:ascii="Arial" w:hAnsi="Arial" w:cs="Arial"/>
            <w:w w:val="105"/>
            <w:sz w:val="24"/>
            <w:szCs w:val="24"/>
          </w:rPr>
          <w:t>s</w:t>
        </w:r>
        <w:r w:rsidR="00EA0EF2" w:rsidRPr="008372F6">
          <w:rPr>
            <w:rFonts w:ascii="Arial" w:hAnsi="Arial" w:cs="Arial"/>
            <w:w w:val="105"/>
            <w:sz w:val="24"/>
            <w:szCs w:val="24"/>
          </w:rPr>
          <w:t xml:space="preserve"> </w:t>
        </w:r>
      </w:ins>
      <w:del w:id="744" w:author="Héctor Bahamonde" w:date="2026-09-18T15:26:00Z" w16du:dateUtc="2026-09-18T13:26:00Z">
        <w:r w:rsidRPr="008372F6" w:rsidDel="00EA0EF2">
          <w:rPr>
            <w:rFonts w:ascii="Arial" w:hAnsi="Arial" w:cs="Arial"/>
            <w:w w:val="105"/>
            <w:sz w:val="24"/>
            <w:szCs w:val="24"/>
          </w:rPr>
          <w:delText xml:space="preserve">sifts </w:delText>
        </w:r>
      </w:del>
      <w:r w:rsidRPr="008372F6">
        <w:rPr>
          <w:rFonts w:ascii="Arial" w:hAnsi="Arial" w:cs="Arial"/>
          <w:w w:val="105"/>
          <w:sz w:val="24"/>
          <w:szCs w:val="24"/>
        </w:rPr>
        <w:t xml:space="preserve">support upward toward unconditional funding, whereas the gains frame </w:t>
      </w:r>
      <w:ins w:id="745" w:author="Héctor Bahamonde" w:date="2026-09-18T15:26:00Z" w16du:dateUtc="2026-09-18T13:26:00Z">
        <w:r w:rsidR="00EA0EF2">
          <w:rPr>
            <w:rFonts w:ascii="Arial" w:hAnsi="Arial" w:cs="Arial"/>
            <w:w w:val="105"/>
            <w:sz w:val="24"/>
            <w:szCs w:val="24"/>
          </w:rPr>
          <w:t>shift</w:t>
        </w:r>
        <w:r w:rsidR="00EA0EF2">
          <w:rPr>
            <w:rFonts w:ascii="Arial" w:hAnsi="Arial" w:cs="Arial"/>
            <w:w w:val="105"/>
            <w:sz w:val="24"/>
            <w:szCs w:val="24"/>
          </w:rPr>
          <w:t>s</w:t>
        </w:r>
        <w:r w:rsidR="00EA0EF2" w:rsidRPr="008372F6">
          <w:rPr>
            <w:rFonts w:ascii="Arial" w:hAnsi="Arial" w:cs="Arial"/>
            <w:w w:val="105"/>
            <w:sz w:val="24"/>
            <w:szCs w:val="24"/>
          </w:rPr>
          <w:t xml:space="preserve"> </w:t>
        </w:r>
      </w:ins>
      <w:del w:id="746" w:author="Héctor Bahamonde" w:date="2026-09-18T15:26:00Z" w16du:dateUtc="2026-09-18T13:26:00Z">
        <w:r w:rsidRPr="008372F6" w:rsidDel="00EA0EF2">
          <w:rPr>
            <w:rFonts w:ascii="Arial" w:hAnsi="Arial" w:cs="Arial"/>
            <w:w w:val="105"/>
            <w:sz w:val="24"/>
            <w:szCs w:val="24"/>
          </w:rPr>
          <w:delText xml:space="preserve">sifts </w:delText>
        </w:r>
      </w:del>
      <w:r w:rsidRPr="008372F6">
        <w:rPr>
          <w:rFonts w:ascii="Arial" w:hAnsi="Arial" w:cs="Arial"/>
          <w:w w:val="105"/>
          <w:sz w:val="24"/>
          <w:szCs w:val="24"/>
        </w:rPr>
        <w:t>support away from unconditional funding and toward conditional funding</w:t>
      </w:r>
      <w:del w:id="747" w:author="Héctor Bahamonde" w:date="2026-09-18T15:30:00Z" w16du:dateUtc="2026-09-18T13:30:00Z">
        <w:r w:rsidRPr="008372F6" w:rsidDel="00AC2EFD">
          <w:rPr>
            <w:rFonts w:ascii="Arial" w:hAnsi="Arial" w:cs="Arial"/>
            <w:w w:val="105"/>
            <w:sz w:val="24"/>
            <w:szCs w:val="24"/>
          </w:rPr>
          <w:delText xml:space="preserve"> and rejection</w:delText>
        </w:r>
      </w:del>
      <w:r w:rsidRPr="008372F6">
        <w:rPr>
          <w:rFonts w:ascii="Arial" w:hAnsi="Arial" w:cs="Arial"/>
          <w:w w:val="105"/>
          <w:sz w:val="24"/>
          <w:szCs w:val="24"/>
        </w:rPr>
        <w:t>. Thus, framing shifts the level of support across options while preserving the same ordinal structure of preferences.</w:t>
      </w:r>
    </w:p>
    <w:p w14:paraId="53278779" w14:textId="665E980D" w:rsidR="005D491A" w:rsidRPr="0042017B" w:rsidDel="00856CFB" w:rsidRDefault="00000000" w:rsidP="0042017B">
      <w:pPr>
        <w:pStyle w:val="BodyText"/>
        <w:spacing w:before="120" w:after="120" w:line="360" w:lineRule="auto"/>
        <w:jc w:val="center"/>
        <w:rPr>
          <w:del w:id="748" w:author="Héctor Bahamonde" w:date="2026-09-18T11:04:00Z" w16du:dateUtc="2026-09-18T09:04:00Z"/>
          <w:rFonts w:ascii="Arial" w:hAnsi="Arial" w:cs="Arial"/>
          <w:b/>
          <w:bCs/>
          <w:sz w:val="24"/>
          <w:szCs w:val="24"/>
        </w:rPr>
      </w:pPr>
      <w:bookmarkStart w:id="749" w:name="_bookmark9"/>
      <w:bookmarkEnd w:id="749"/>
      <w:del w:id="750" w:author="Héctor Bahamonde" w:date="2026-09-18T11:04:00Z" w16du:dateUtc="2026-09-18T09:04:00Z">
        <w:r w:rsidRPr="0042017B" w:rsidDel="00856CFB">
          <w:rPr>
            <w:rFonts w:ascii="Arial" w:hAnsi="Arial" w:cs="Arial"/>
            <w:b/>
            <w:bCs/>
            <w:w w:val="105"/>
            <w:sz w:val="24"/>
            <w:szCs w:val="24"/>
          </w:rPr>
          <w:delText>Table</w:delText>
        </w:r>
        <w:r w:rsidRPr="0042017B" w:rsidDel="00856CFB">
          <w:rPr>
            <w:rFonts w:ascii="Arial" w:hAnsi="Arial" w:cs="Arial"/>
            <w:b/>
            <w:bCs/>
            <w:spacing w:val="15"/>
            <w:w w:val="105"/>
            <w:sz w:val="24"/>
            <w:szCs w:val="24"/>
          </w:rPr>
          <w:delText xml:space="preserve"> </w:delText>
        </w:r>
      </w:del>
      <w:del w:id="751" w:author="Héctor Bahamonde" w:date="2026-08-06T16:25:00Z">
        <w:r w:rsidRPr="0042017B" w:rsidDel="00142A06">
          <w:rPr>
            <w:rFonts w:ascii="Arial" w:hAnsi="Arial" w:cs="Arial"/>
            <w:b/>
            <w:bCs/>
            <w:w w:val="105"/>
            <w:sz w:val="24"/>
            <w:szCs w:val="24"/>
          </w:rPr>
          <w:delText>2</w:delText>
        </w:r>
      </w:del>
      <w:ins w:id="752" w:author="Microsoft Office User" w:date="2026-09-11T12:36:00Z">
        <w:del w:id="753" w:author="Héctor Bahamonde" w:date="2026-09-18T11:04:00Z" w16du:dateUtc="2026-09-18T09:04:00Z">
          <w:r w:rsidR="00763861" w:rsidRPr="0042017B" w:rsidDel="00856CFB">
            <w:rPr>
              <w:rFonts w:ascii="Arial" w:hAnsi="Arial" w:cs="Arial"/>
              <w:b/>
              <w:bCs/>
              <w:w w:val="105"/>
              <w:sz w:val="24"/>
              <w:szCs w:val="24"/>
            </w:rPr>
            <w:delText>.</w:delText>
          </w:r>
        </w:del>
      </w:ins>
      <w:del w:id="754" w:author="Héctor Bahamonde" w:date="2026-09-18T11:04:00Z" w16du:dateUtc="2026-09-18T09:04:00Z">
        <w:r w:rsidRPr="0042017B" w:rsidDel="00856CFB">
          <w:rPr>
            <w:rFonts w:ascii="Arial" w:hAnsi="Arial" w:cs="Arial"/>
            <w:b/>
            <w:bCs/>
            <w:w w:val="105"/>
            <w:sz w:val="24"/>
            <w:szCs w:val="24"/>
          </w:rPr>
          <w:delText>:</w:delText>
        </w:r>
        <w:r w:rsidRPr="0042017B" w:rsidDel="00856CFB">
          <w:rPr>
            <w:rFonts w:ascii="Arial" w:hAnsi="Arial" w:cs="Arial"/>
            <w:b/>
            <w:bCs/>
            <w:spacing w:val="39"/>
            <w:w w:val="105"/>
            <w:sz w:val="24"/>
            <w:szCs w:val="24"/>
          </w:rPr>
          <w:delText xml:space="preserve"> </w:delText>
        </w:r>
        <w:r w:rsidRPr="0042017B" w:rsidDel="00856CFB">
          <w:rPr>
            <w:rFonts w:ascii="Arial" w:hAnsi="Arial" w:cs="Arial"/>
            <w:b/>
            <w:bCs/>
            <w:w w:val="105"/>
            <w:sz w:val="24"/>
            <w:szCs w:val="24"/>
          </w:rPr>
          <w:delText>Framing</w:delText>
        </w:r>
        <w:r w:rsidRPr="0042017B" w:rsidDel="00856CFB">
          <w:rPr>
            <w:rFonts w:ascii="Arial" w:hAnsi="Arial" w:cs="Arial"/>
            <w:b/>
            <w:bCs/>
            <w:spacing w:val="15"/>
            <w:w w:val="105"/>
            <w:sz w:val="24"/>
            <w:szCs w:val="24"/>
          </w:rPr>
          <w:delText xml:space="preserve"> </w:delText>
        </w:r>
      </w:del>
      <w:ins w:id="755" w:author="Microsoft Office User" w:date="2026-09-11T12:36:00Z">
        <w:del w:id="756" w:author="Héctor Bahamonde" w:date="2026-09-18T11:04:00Z" w16du:dateUtc="2026-09-18T09:04:00Z">
          <w:r w:rsidR="00763861" w:rsidRPr="0042017B" w:rsidDel="00856CFB">
            <w:rPr>
              <w:rFonts w:ascii="Arial" w:hAnsi="Arial" w:cs="Arial"/>
              <w:b/>
              <w:bCs/>
              <w:w w:val="105"/>
              <w:sz w:val="24"/>
              <w:szCs w:val="24"/>
            </w:rPr>
            <w:delText>e</w:delText>
          </w:r>
        </w:del>
      </w:ins>
      <w:del w:id="757" w:author="Héctor Bahamonde" w:date="2026-09-18T11:04:00Z" w16du:dateUtc="2026-09-18T09:04:00Z">
        <w:r w:rsidRPr="0042017B" w:rsidDel="00856CFB">
          <w:rPr>
            <w:rFonts w:ascii="Arial" w:hAnsi="Arial" w:cs="Arial"/>
            <w:b/>
            <w:bCs/>
            <w:w w:val="105"/>
            <w:sz w:val="24"/>
            <w:szCs w:val="24"/>
          </w:rPr>
          <w:delText>Effects</w:delText>
        </w:r>
        <w:r w:rsidRPr="0042017B" w:rsidDel="00856CFB">
          <w:rPr>
            <w:rFonts w:ascii="Arial" w:hAnsi="Arial" w:cs="Arial"/>
            <w:b/>
            <w:bCs/>
            <w:spacing w:val="15"/>
            <w:w w:val="105"/>
            <w:sz w:val="24"/>
            <w:szCs w:val="24"/>
          </w:rPr>
          <w:delText xml:space="preserve"> </w:delText>
        </w:r>
        <w:r w:rsidRPr="0042017B" w:rsidDel="00856CFB">
          <w:rPr>
            <w:rFonts w:ascii="Arial" w:hAnsi="Arial" w:cs="Arial"/>
            <w:b/>
            <w:bCs/>
            <w:w w:val="105"/>
            <w:sz w:val="24"/>
            <w:szCs w:val="24"/>
          </w:rPr>
          <w:delText>on</w:delText>
        </w:r>
        <w:r w:rsidRPr="0042017B" w:rsidDel="00856CFB">
          <w:rPr>
            <w:rFonts w:ascii="Arial" w:hAnsi="Arial" w:cs="Arial"/>
            <w:b/>
            <w:bCs/>
            <w:spacing w:val="16"/>
            <w:w w:val="105"/>
            <w:sz w:val="24"/>
            <w:szCs w:val="24"/>
          </w:rPr>
          <w:delText xml:space="preserve"> </w:delText>
        </w:r>
      </w:del>
      <w:ins w:id="758" w:author="Microsoft Office User" w:date="2026-09-11T12:36:00Z">
        <w:del w:id="759" w:author="Héctor Bahamonde" w:date="2026-09-18T11:04:00Z" w16du:dateUtc="2026-09-18T09:04:00Z">
          <w:r w:rsidR="00763861" w:rsidRPr="0042017B" w:rsidDel="00856CFB">
            <w:rPr>
              <w:rFonts w:ascii="Arial" w:hAnsi="Arial" w:cs="Arial"/>
              <w:b/>
              <w:bCs/>
              <w:w w:val="105"/>
              <w:sz w:val="24"/>
              <w:szCs w:val="24"/>
            </w:rPr>
            <w:delText>p</w:delText>
          </w:r>
        </w:del>
      </w:ins>
      <w:del w:id="760" w:author="Héctor Bahamonde" w:date="2026-09-18T11:04:00Z" w16du:dateUtc="2026-09-18T09:04:00Z">
        <w:r w:rsidRPr="0042017B" w:rsidDel="00856CFB">
          <w:rPr>
            <w:rFonts w:ascii="Arial" w:hAnsi="Arial" w:cs="Arial"/>
            <w:b/>
            <w:bCs/>
            <w:w w:val="105"/>
            <w:sz w:val="24"/>
            <w:szCs w:val="24"/>
          </w:rPr>
          <w:delText>Public</w:delText>
        </w:r>
        <w:r w:rsidRPr="0042017B" w:rsidDel="00856CFB">
          <w:rPr>
            <w:rFonts w:ascii="Arial" w:hAnsi="Arial" w:cs="Arial"/>
            <w:b/>
            <w:bCs/>
            <w:spacing w:val="15"/>
            <w:w w:val="105"/>
            <w:sz w:val="24"/>
            <w:szCs w:val="24"/>
          </w:rPr>
          <w:delText xml:space="preserve"> </w:delText>
        </w:r>
      </w:del>
      <w:ins w:id="761" w:author="Microsoft Office User" w:date="2026-09-11T12:36:00Z">
        <w:del w:id="762" w:author="Héctor Bahamonde" w:date="2026-09-18T11:04:00Z" w16du:dateUtc="2026-09-18T09:04:00Z">
          <w:r w:rsidR="00763861" w:rsidRPr="0042017B" w:rsidDel="00856CFB">
            <w:rPr>
              <w:rFonts w:ascii="Arial" w:hAnsi="Arial" w:cs="Arial"/>
              <w:b/>
              <w:bCs/>
              <w:w w:val="105"/>
              <w:sz w:val="24"/>
              <w:szCs w:val="24"/>
            </w:rPr>
            <w:delText>s</w:delText>
          </w:r>
        </w:del>
      </w:ins>
      <w:del w:id="763" w:author="Héctor Bahamonde" w:date="2026-09-18T11:04:00Z" w16du:dateUtc="2026-09-18T09:04:00Z">
        <w:r w:rsidRPr="0042017B" w:rsidDel="00856CFB">
          <w:rPr>
            <w:rFonts w:ascii="Arial" w:hAnsi="Arial" w:cs="Arial"/>
            <w:b/>
            <w:bCs/>
            <w:w w:val="105"/>
            <w:sz w:val="24"/>
            <w:szCs w:val="24"/>
          </w:rPr>
          <w:delText>Support</w:delText>
        </w:r>
        <w:r w:rsidRPr="0042017B" w:rsidDel="00856CFB">
          <w:rPr>
            <w:rFonts w:ascii="Arial" w:hAnsi="Arial" w:cs="Arial"/>
            <w:b/>
            <w:bCs/>
            <w:spacing w:val="15"/>
            <w:w w:val="105"/>
            <w:sz w:val="24"/>
            <w:szCs w:val="24"/>
          </w:rPr>
          <w:delText xml:space="preserve"> </w:delText>
        </w:r>
        <w:r w:rsidRPr="0042017B" w:rsidDel="00856CFB">
          <w:rPr>
            <w:rFonts w:ascii="Arial" w:hAnsi="Arial" w:cs="Arial"/>
            <w:b/>
            <w:bCs/>
            <w:w w:val="105"/>
            <w:sz w:val="24"/>
            <w:szCs w:val="24"/>
          </w:rPr>
          <w:delText>for</w:delText>
        </w:r>
        <w:r w:rsidRPr="0042017B" w:rsidDel="00856CFB">
          <w:rPr>
            <w:rFonts w:ascii="Arial" w:hAnsi="Arial" w:cs="Arial"/>
            <w:b/>
            <w:bCs/>
            <w:spacing w:val="15"/>
            <w:w w:val="105"/>
            <w:sz w:val="24"/>
            <w:szCs w:val="24"/>
          </w:rPr>
          <w:delText xml:space="preserve"> </w:delText>
        </w:r>
      </w:del>
      <w:ins w:id="764" w:author="Microsoft Office User" w:date="2026-09-11T12:36:00Z">
        <w:del w:id="765" w:author="Héctor Bahamonde" w:date="2026-09-18T11:04:00Z" w16du:dateUtc="2026-09-18T09:04:00Z">
          <w:r w:rsidR="00763861" w:rsidRPr="0042017B" w:rsidDel="00856CFB">
            <w:rPr>
              <w:rFonts w:ascii="Arial" w:hAnsi="Arial" w:cs="Arial"/>
              <w:b/>
              <w:bCs/>
              <w:w w:val="105"/>
              <w:sz w:val="24"/>
              <w:szCs w:val="24"/>
            </w:rPr>
            <w:delText>f</w:delText>
          </w:r>
        </w:del>
      </w:ins>
      <w:del w:id="766" w:author="Héctor Bahamonde" w:date="2026-09-18T11:04:00Z" w16du:dateUtc="2026-09-18T09:04:00Z">
        <w:r w:rsidRPr="0042017B" w:rsidDel="00856CFB">
          <w:rPr>
            <w:rFonts w:ascii="Arial" w:hAnsi="Arial" w:cs="Arial"/>
            <w:b/>
            <w:bCs/>
            <w:w w:val="105"/>
            <w:sz w:val="24"/>
            <w:szCs w:val="24"/>
          </w:rPr>
          <w:delText>Funding</w:delText>
        </w:r>
        <w:r w:rsidRPr="0042017B" w:rsidDel="00856CFB">
          <w:rPr>
            <w:rFonts w:ascii="Arial" w:hAnsi="Arial" w:cs="Arial"/>
            <w:b/>
            <w:bCs/>
            <w:spacing w:val="15"/>
            <w:w w:val="105"/>
            <w:sz w:val="24"/>
            <w:szCs w:val="24"/>
          </w:rPr>
          <w:delText xml:space="preserve"> </w:delText>
        </w:r>
      </w:del>
      <w:ins w:id="767" w:author="Microsoft Office User" w:date="2026-09-11T12:36:00Z">
        <w:del w:id="768" w:author="Héctor Bahamonde" w:date="2026-09-18T11:04:00Z" w16du:dateUtc="2026-09-18T09:04:00Z">
          <w:r w:rsidR="00763861" w:rsidRPr="0042017B" w:rsidDel="00856CFB">
            <w:rPr>
              <w:rFonts w:ascii="Arial" w:hAnsi="Arial" w:cs="Arial"/>
              <w:b/>
              <w:bCs/>
              <w:w w:val="105"/>
              <w:sz w:val="24"/>
              <w:szCs w:val="24"/>
            </w:rPr>
            <w:delText>e</w:delText>
          </w:r>
        </w:del>
      </w:ins>
      <w:del w:id="769" w:author="Héctor Bahamonde" w:date="2026-09-18T11:04:00Z" w16du:dateUtc="2026-09-18T09:04:00Z">
        <w:r w:rsidRPr="0042017B" w:rsidDel="00856CFB">
          <w:rPr>
            <w:rFonts w:ascii="Arial" w:hAnsi="Arial" w:cs="Arial"/>
            <w:b/>
            <w:bCs/>
            <w:w w:val="105"/>
            <w:sz w:val="24"/>
            <w:szCs w:val="24"/>
          </w:rPr>
          <w:delText>Expensive</w:delText>
        </w:r>
        <w:r w:rsidRPr="0042017B" w:rsidDel="00856CFB">
          <w:rPr>
            <w:rFonts w:ascii="Arial" w:hAnsi="Arial" w:cs="Arial"/>
            <w:b/>
            <w:bCs/>
            <w:spacing w:val="15"/>
            <w:w w:val="105"/>
            <w:sz w:val="24"/>
            <w:szCs w:val="24"/>
          </w:rPr>
          <w:delText xml:space="preserve"> </w:delText>
        </w:r>
      </w:del>
      <w:ins w:id="770" w:author="Microsoft Office User" w:date="2026-09-11T12:37:00Z">
        <w:del w:id="771" w:author="Héctor Bahamonde" w:date="2026-09-18T11:04:00Z" w16du:dateUtc="2026-09-18T09:04:00Z">
          <w:r w:rsidR="00763861" w:rsidRPr="0042017B" w:rsidDel="00856CFB">
            <w:rPr>
              <w:rFonts w:ascii="Arial" w:hAnsi="Arial" w:cs="Arial"/>
              <w:b/>
              <w:bCs/>
              <w:w w:val="105"/>
              <w:sz w:val="24"/>
              <w:szCs w:val="24"/>
            </w:rPr>
            <w:delText>c</w:delText>
          </w:r>
        </w:del>
      </w:ins>
      <w:del w:id="772" w:author="Héctor Bahamonde" w:date="2026-09-18T11:04:00Z" w16du:dateUtc="2026-09-18T09:04:00Z">
        <w:r w:rsidRPr="0042017B" w:rsidDel="00856CFB">
          <w:rPr>
            <w:rFonts w:ascii="Arial" w:hAnsi="Arial" w:cs="Arial"/>
            <w:b/>
            <w:bCs/>
            <w:w w:val="105"/>
            <w:sz w:val="24"/>
            <w:szCs w:val="24"/>
          </w:rPr>
          <w:delText>Cancer</w:delText>
        </w:r>
        <w:r w:rsidRPr="0042017B" w:rsidDel="00856CFB">
          <w:rPr>
            <w:rFonts w:ascii="Arial" w:hAnsi="Arial" w:cs="Arial"/>
            <w:b/>
            <w:bCs/>
            <w:spacing w:val="16"/>
            <w:w w:val="105"/>
            <w:sz w:val="24"/>
            <w:szCs w:val="24"/>
          </w:rPr>
          <w:delText xml:space="preserve"> </w:delText>
        </w:r>
      </w:del>
      <w:ins w:id="773" w:author="Microsoft Office User" w:date="2026-09-11T12:37:00Z">
        <w:del w:id="774" w:author="Héctor Bahamonde" w:date="2026-09-18T11:04:00Z" w16du:dateUtc="2026-09-18T09:04:00Z">
          <w:r w:rsidR="00763861" w:rsidRPr="0042017B" w:rsidDel="00856CFB">
            <w:rPr>
              <w:rFonts w:ascii="Arial" w:hAnsi="Arial" w:cs="Arial"/>
              <w:b/>
              <w:bCs/>
              <w:spacing w:val="-2"/>
              <w:w w:val="105"/>
              <w:sz w:val="24"/>
              <w:szCs w:val="24"/>
            </w:rPr>
            <w:delText>m</w:delText>
          </w:r>
        </w:del>
      </w:ins>
      <w:del w:id="775" w:author="Héctor Bahamonde" w:date="2026-09-18T11:04:00Z" w16du:dateUtc="2026-09-18T09:04:00Z">
        <w:r w:rsidRPr="0042017B" w:rsidDel="00856CFB">
          <w:rPr>
            <w:rFonts w:ascii="Arial" w:hAnsi="Arial" w:cs="Arial"/>
            <w:b/>
            <w:bCs/>
            <w:spacing w:val="-2"/>
            <w:w w:val="105"/>
            <w:sz w:val="24"/>
            <w:szCs w:val="24"/>
          </w:rPr>
          <w:delText>Medicines</w:delText>
        </w:r>
      </w:del>
      <w:ins w:id="776" w:author="Microsoft Office User" w:date="2026-09-11T12:37:00Z">
        <w:del w:id="777" w:author="Héctor Bahamonde" w:date="2026-09-18T11:04:00Z" w16du:dateUtc="2026-09-18T09:04:00Z">
          <w:r w:rsidR="00763861" w:rsidRPr="0042017B" w:rsidDel="00856CFB">
            <w:rPr>
              <w:rFonts w:ascii="Arial" w:hAnsi="Arial" w:cs="Arial"/>
              <w:b/>
              <w:bCs/>
              <w:spacing w:val="-2"/>
              <w:w w:val="105"/>
              <w:sz w:val="24"/>
              <w:szCs w:val="24"/>
            </w:rPr>
            <w:delText>.</w:delText>
          </w:r>
        </w:del>
      </w:ins>
    </w:p>
    <w:p w14:paraId="2E8511F6" w14:textId="281AE529" w:rsidR="005D491A" w:rsidRPr="008372F6" w:rsidDel="00182F1E" w:rsidRDefault="00000000" w:rsidP="008372F6">
      <w:pPr>
        <w:spacing w:before="120" w:after="120" w:line="360" w:lineRule="auto"/>
        <w:jc w:val="both"/>
        <w:rPr>
          <w:del w:id="778" w:author="Héctor Bahamonde" w:date="2026-08-06T16:17:00Z"/>
          <w:rFonts w:ascii="Arial" w:hAnsi="Arial" w:cs="Arial"/>
          <w:sz w:val="24"/>
          <w:szCs w:val="24"/>
        </w:rPr>
      </w:pPr>
      <w:del w:id="779" w:author="Héctor Bahamonde" w:date="2026-08-06T16:17:00Z">
        <w:r w:rsidRPr="008372F6" w:rsidDel="00182F1E">
          <w:rPr>
            <w:rFonts w:ascii="Arial" w:hAnsi="Arial" w:cs="Arial"/>
            <w:noProof/>
            <w:sz w:val="24"/>
            <w:szCs w:val="24"/>
          </w:rPr>
          <mc:AlternateContent>
            <mc:Choice Requires="wps">
              <w:drawing>
                <wp:anchor distT="0" distB="0" distL="0" distR="0" simplePos="0" relativeHeight="15736832" behindDoc="0" locked="0" layoutInCell="1" allowOverlap="1" wp14:anchorId="3DA08F76" wp14:editId="53AC744A">
                  <wp:simplePos x="0" y="0"/>
                  <wp:positionH relativeFrom="page">
                    <wp:posOffset>1657350</wp:posOffset>
                  </wp:positionH>
                  <wp:positionV relativeFrom="paragraph">
                    <wp:posOffset>150019</wp:posOffset>
                  </wp:positionV>
                  <wp:extent cx="5474970" cy="127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4970" cy="1270"/>
                          </a:xfrm>
                          <a:custGeom>
                            <a:avLst/>
                            <a:gdLst/>
                            <a:ahLst/>
                            <a:cxnLst/>
                            <a:rect l="l" t="t" r="r" b="b"/>
                            <a:pathLst>
                              <a:path w="5474970">
                                <a:moveTo>
                                  <a:pt x="0" y="0"/>
                                </a:moveTo>
                                <a:lnTo>
                                  <a:pt x="5474569" y="0"/>
                                </a:lnTo>
                              </a:path>
                            </a:pathLst>
                          </a:custGeom>
                          <a:ln w="37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A8C4F5" id="Graphic 94" o:spid="_x0000_s1026" style="position:absolute;margin-left:130.5pt;margin-top:11.8pt;width:431.1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54749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" path="m,l5474569,e" filled="f" strokeweight=".1053mm">
                  <v:path arrowok="t"/>
                  <w10:wrap anchorx="page"/>
                </v:shape>
              </w:pict>
            </mc:Fallback>
          </mc:AlternateContent>
        </w:r>
        <w:r w:rsidRPr="008372F6" w:rsidDel="00182F1E">
          <w:rPr>
            <w:rFonts w:ascii="Arial" w:hAnsi="Arial" w:cs="Arial"/>
            <w:w w:val="110"/>
            <w:sz w:val="24"/>
            <w:szCs w:val="24"/>
          </w:rPr>
          <w:delText>Ordinal</w:delText>
        </w:r>
        <w:r w:rsidRPr="008372F6" w:rsidDel="00182F1E">
          <w:rPr>
            <w:rFonts w:ascii="Arial" w:hAnsi="Arial" w:cs="Arial"/>
            <w:spacing w:val="4"/>
            <w:w w:val="110"/>
            <w:sz w:val="24"/>
            <w:szCs w:val="24"/>
          </w:rPr>
          <w:delText xml:space="preserve"> </w:delText>
        </w:r>
        <w:r w:rsidRPr="008372F6" w:rsidDel="00182F1E">
          <w:rPr>
            <w:rFonts w:ascii="Arial" w:hAnsi="Arial" w:cs="Arial"/>
            <w:w w:val="110"/>
            <w:sz w:val="24"/>
            <w:szCs w:val="24"/>
          </w:rPr>
          <w:delText>logit</w:delText>
        </w:r>
        <w:r w:rsidRPr="008372F6" w:rsidDel="00182F1E">
          <w:rPr>
            <w:rFonts w:ascii="Arial" w:hAnsi="Arial" w:cs="Arial"/>
            <w:spacing w:val="45"/>
            <w:w w:val="110"/>
            <w:sz w:val="24"/>
            <w:szCs w:val="24"/>
          </w:rPr>
          <w:delText xml:space="preserve">  </w:delText>
        </w:r>
        <w:r w:rsidRPr="008372F6" w:rsidDel="00182F1E">
          <w:rPr>
            <w:rFonts w:ascii="Arial" w:hAnsi="Arial" w:cs="Arial"/>
            <w:w w:val="110"/>
            <w:sz w:val="24"/>
            <w:szCs w:val="24"/>
          </w:rPr>
          <w:delText>Multinomial</w:delText>
        </w:r>
        <w:r w:rsidRPr="008372F6" w:rsidDel="00182F1E">
          <w:rPr>
            <w:rFonts w:ascii="Arial" w:hAnsi="Arial" w:cs="Arial"/>
            <w:spacing w:val="6"/>
            <w:w w:val="110"/>
            <w:sz w:val="24"/>
            <w:szCs w:val="24"/>
          </w:rPr>
          <w:delText xml:space="preserve"> </w:delText>
        </w:r>
        <w:r w:rsidRPr="008372F6" w:rsidDel="00182F1E">
          <w:rPr>
            <w:rFonts w:ascii="Arial" w:hAnsi="Arial" w:cs="Arial"/>
            <w:spacing w:val="-2"/>
            <w:w w:val="110"/>
            <w:sz w:val="24"/>
            <w:szCs w:val="24"/>
          </w:rPr>
          <w:delText>logit</w:delText>
        </w:r>
      </w:del>
    </w:p>
    <w:p w14:paraId="420EDE83" w14:textId="09DBEE10" w:rsidR="005D491A" w:rsidRPr="008372F6" w:rsidDel="00182F1E" w:rsidRDefault="00000000" w:rsidP="008372F6">
      <w:pPr>
        <w:tabs>
          <w:tab w:val="left" w:pos="7695"/>
        </w:tabs>
        <w:spacing w:before="120" w:after="120" w:line="360" w:lineRule="auto"/>
        <w:jc w:val="both"/>
        <w:rPr>
          <w:del w:id="780" w:author="Héctor Bahamonde" w:date="2026-08-06T16:17:00Z"/>
          <w:rFonts w:ascii="Arial" w:hAnsi="Arial" w:cs="Arial"/>
          <w:sz w:val="24"/>
          <w:szCs w:val="24"/>
        </w:rPr>
      </w:pPr>
      <w:del w:id="781" w:author="Héctor Bahamonde" w:date="2026-08-06T16:17:00Z">
        <w:r w:rsidRPr="008372F6" w:rsidDel="00182F1E">
          <w:rPr>
            <w:rFonts w:ascii="Arial" w:hAnsi="Arial" w:cs="Arial"/>
            <w:noProof/>
            <w:sz w:val="24"/>
            <w:szCs w:val="24"/>
          </w:rPr>
          <mc:AlternateContent>
            <mc:Choice Requires="wps">
              <w:drawing>
                <wp:anchor distT="0" distB="0" distL="0" distR="0" simplePos="0" relativeHeight="15737344" behindDoc="0" locked="0" layoutInCell="1" allowOverlap="1" wp14:anchorId="19F60D3B" wp14:editId="0F665BD1">
                  <wp:simplePos x="0" y="0"/>
                  <wp:positionH relativeFrom="page">
                    <wp:posOffset>1657350</wp:posOffset>
                  </wp:positionH>
                  <wp:positionV relativeFrom="paragraph">
                    <wp:posOffset>18714</wp:posOffset>
                  </wp:positionV>
                  <wp:extent cx="5474970" cy="1270"/>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4970" cy="1270"/>
                          </a:xfrm>
                          <a:custGeom>
                            <a:avLst/>
                            <a:gdLst/>
                            <a:ahLst/>
                            <a:cxnLst/>
                            <a:rect l="l" t="t" r="r" b="b"/>
                            <a:pathLst>
                              <a:path w="5474970">
                                <a:moveTo>
                                  <a:pt x="0" y="0"/>
                                </a:moveTo>
                                <a:lnTo>
                                  <a:pt x="5474569" y="0"/>
                                </a:lnTo>
                              </a:path>
                            </a:pathLst>
                          </a:custGeom>
                          <a:ln w="37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5BAD72" id="Graphic 95" o:spid="_x0000_s1026" style="position:absolute;margin-left:130.5pt;margin-top:1.45pt;width:431.1pt;height:.1pt;z-index:15737344;visibility:visible;mso-wrap-style:square;mso-wrap-distance-left:0;mso-wrap-distance-top:0;mso-wrap-distance-right:0;mso-wrap-distance-bottom:0;mso-position-horizontal:absolute;mso-position-horizontal-relative:page;mso-position-vertical:absolute;mso-position-vertical-relative:text;v-text-anchor:top" coordsize="54749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" path="m,l5474569,e" filled="f" strokeweight=".1053mm">
                  <v:path arrowok="t"/>
                  <w10:wrap anchorx="page"/>
                </v:shape>
              </w:pict>
            </mc:Fallback>
          </mc:AlternateContent>
        </w:r>
        <w:r w:rsidRPr="008372F6" w:rsidDel="00182F1E">
          <w:rPr>
            <w:rFonts w:ascii="Arial" w:hAnsi="Arial" w:cs="Arial"/>
            <w:w w:val="105"/>
            <w:sz w:val="24"/>
            <w:szCs w:val="24"/>
          </w:rPr>
          <w:delText>Loss</w:delText>
        </w:r>
        <w:r w:rsidRPr="008372F6" w:rsidDel="00182F1E">
          <w:rPr>
            <w:rFonts w:ascii="Arial" w:hAnsi="Arial" w:cs="Arial"/>
            <w:spacing w:val="18"/>
            <w:w w:val="105"/>
            <w:sz w:val="24"/>
            <w:szCs w:val="24"/>
          </w:rPr>
          <w:delText xml:space="preserve"> </w:delText>
        </w:r>
        <w:r w:rsidRPr="008372F6" w:rsidDel="00182F1E">
          <w:rPr>
            <w:rFonts w:ascii="Arial" w:hAnsi="Arial" w:cs="Arial"/>
            <w:w w:val="105"/>
            <w:sz w:val="24"/>
            <w:szCs w:val="24"/>
          </w:rPr>
          <w:delText>(rescue)</w:delText>
        </w:r>
        <w:r w:rsidRPr="008372F6" w:rsidDel="00182F1E">
          <w:rPr>
            <w:rFonts w:ascii="Arial" w:hAnsi="Arial" w:cs="Arial"/>
            <w:spacing w:val="18"/>
            <w:w w:val="105"/>
            <w:sz w:val="24"/>
            <w:szCs w:val="24"/>
          </w:rPr>
          <w:delText xml:space="preserve"> </w:delText>
        </w:r>
        <w:r w:rsidRPr="008372F6" w:rsidDel="00182F1E">
          <w:rPr>
            <w:rFonts w:ascii="Arial" w:hAnsi="Arial" w:cs="Arial"/>
            <w:w w:val="105"/>
            <w:sz w:val="24"/>
            <w:szCs w:val="24"/>
          </w:rPr>
          <w:delText>frame</w:delText>
        </w:r>
        <w:r w:rsidRPr="008372F6" w:rsidDel="00182F1E">
          <w:rPr>
            <w:rFonts w:ascii="Arial" w:hAnsi="Arial" w:cs="Arial"/>
            <w:spacing w:val="19"/>
            <w:w w:val="105"/>
            <w:sz w:val="24"/>
            <w:szCs w:val="24"/>
          </w:rPr>
          <w:delText xml:space="preserve"> </w:delText>
        </w:r>
        <w:r w:rsidRPr="008372F6" w:rsidDel="00182F1E">
          <w:rPr>
            <w:rFonts w:ascii="Arial" w:hAnsi="Arial" w:cs="Arial"/>
            <w:w w:val="105"/>
            <w:sz w:val="24"/>
            <w:szCs w:val="24"/>
          </w:rPr>
          <w:delText>(vs.</w:delText>
        </w:r>
        <w:r w:rsidRPr="008372F6" w:rsidDel="00182F1E">
          <w:rPr>
            <w:rFonts w:ascii="Arial" w:hAnsi="Arial" w:cs="Arial"/>
            <w:spacing w:val="38"/>
            <w:w w:val="105"/>
            <w:sz w:val="24"/>
            <w:szCs w:val="24"/>
          </w:rPr>
          <w:delText xml:space="preserve"> </w:delText>
        </w:r>
        <w:r w:rsidRPr="008372F6" w:rsidDel="00182F1E">
          <w:rPr>
            <w:rFonts w:ascii="Arial" w:hAnsi="Arial" w:cs="Arial"/>
            <w:spacing w:val="-2"/>
            <w:w w:val="105"/>
            <w:sz w:val="24"/>
            <w:szCs w:val="24"/>
          </w:rPr>
          <w:delText>control)</w:delText>
        </w:r>
        <w:r w:rsidRPr="008372F6" w:rsidDel="00182F1E">
          <w:rPr>
            <w:rFonts w:ascii="Arial" w:hAnsi="Arial" w:cs="Arial"/>
            <w:sz w:val="24"/>
            <w:szCs w:val="24"/>
          </w:rPr>
          <w:tab/>
        </w:r>
        <w:r w:rsidRPr="008372F6" w:rsidDel="00182F1E">
          <w:rPr>
            <w:rFonts w:ascii="Arial" w:hAnsi="Arial" w:cs="Arial"/>
            <w:spacing w:val="-2"/>
            <w:w w:val="105"/>
            <w:sz w:val="24"/>
            <w:szCs w:val="24"/>
          </w:rPr>
          <w:delText>1</w:delText>
        </w:r>
        <w:r w:rsidRPr="008372F6" w:rsidDel="00182F1E">
          <w:rPr>
            <w:rFonts w:ascii="Arial" w:hAnsi="Arial" w:cs="Arial"/>
            <w:spacing w:val="-2"/>
            <w:w w:val="105"/>
            <w:sz w:val="24"/>
            <w:szCs w:val="24"/>
            <w:rPrChange w:id="782" w:author="Microsoft Office User" w:date="2026-09-11T12:55:00Z">
              <w:rPr>
                <w:i/>
                <w:iCs/>
                <w:spacing w:val="-2"/>
                <w:w w:val="105"/>
                <w:sz w:val="18"/>
                <w:szCs w:val="18"/>
              </w:rPr>
            </w:rPrChange>
          </w:rPr>
          <w:delText>.</w:delText>
        </w:r>
        <w:r w:rsidRPr="008372F6" w:rsidDel="00182F1E">
          <w:rPr>
            <w:rFonts w:ascii="Arial" w:hAnsi="Arial" w:cs="Arial"/>
            <w:spacing w:val="-2"/>
            <w:w w:val="105"/>
            <w:sz w:val="24"/>
            <w:szCs w:val="24"/>
          </w:rPr>
          <w:delText>495***</w:delText>
        </w:r>
      </w:del>
    </w:p>
    <w:p w14:paraId="4F7B20C1" w14:textId="12F76BF1" w:rsidR="005D491A" w:rsidRPr="008372F6" w:rsidDel="00182F1E" w:rsidRDefault="00000000" w:rsidP="008372F6">
      <w:pPr>
        <w:spacing w:before="120" w:after="120" w:line="360" w:lineRule="auto"/>
        <w:jc w:val="both"/>
        <w:rPr>
          <w:del w:id="783" w:author="Héctor Bahamonde" w:date="2026-08-06T16:17:00Z"/>
          <w:rFonts w:ascii="Arial" w:hAnsi="Arial" w:cs="Arial"/>
          <w:sz w:val="24"/>
          <w:szCs w:val="24"/>
        </w:rPr>
      </w:pPr>
      <w:del w:id="784" w:author="Héctor Bahamonde" w:date="2026-08-06T16:17:00Z">
        <w:r w:rsidRPr="008372F6" w:rsidDel="00182F1E">
          <w:rPr>
            <w:rFonts w:ascii="Arial" w:hAnsi="Arial" w:cs="Arial"/>
            <w:sz w:val="24"/>
            <w:szCs w:val="24"/>
          </w:rPr>
          <w:delText>[1</w:delText>
        </w:r>
        <w:r w:rsidRPr="008372F6" w:rsidDel="00182F1E">
          <w:rPr>
            <w:rFonts w:ascii="Arial" w:hAnsi="Arial" w:cs="Arial"/>
            <w:sz w:val="24"/>
            <w:szCs w:val="24"/>
            <w:rPrChange w:id="785" w:author="Microsoft Office User" w:date="2026-09-11T12:55:00Z">
              <w:rPr>
                <w:i/>
                <w:iCs/>
                <w:sz w:val="18"/>
                <w:szCs w:val="18"/>
              </w:rPr>
            </w:rPrChange>
          </w:rPr>
          <w:delText>.</w:delText>
        </w:r>
        <w:r w:rsidRPr="008372F6" w:rsidDel="00182F1E">
          <w:rPr>
            <w:rFonts w:ascii="Arial" w:hAnsi="Arial" w:cs="Arial"/>
            <w:sz w:val="24"/>
            <w:szCs w:val="24"/>
          </w:rPr>
          <w:delText>269,</w:delText>
        </w:r>
        <w:r w:rsidRPr="008372F6" w:rsidDel="00182F1E">
          <w:rPr>
            <w:rFonts w:ascii="Arial" w:hAnsi="Arial" w:cs="Arial"/>
            <w:spacing w:val="2"/>
            <w:sz w:val="24"/>
            <w:szCs w:val="24"/>
          </w:rPr>
          <w:delText xml:space="preserve"> </w:delText>
        </w:r>
        <w:r w:rsidRPr="008372F6" w:rsidDel="00182F1E">
          <w:rPr>
            <w:rFonts w:ascii="Arial" w:hAnsi="Arial" w:cs="Arial"/>
            <w:spacing w:val="-2"/>
            <w:sz w:val="24"/>
            <w:szCs w:val="24"/>
          </w:rPr>
          <w:delText>1</w:delText>
        </w:r>
        <w:r w:rsidRPr="008372F6" w:rsidDel="00182F1E">
          <w:rPr>
            <w:rFonts w:ascii="Arial" w:hAnsi="Arial" w:cs="Arial"/>
            <w:spacing w:val="-2"/>
            <w:sz w:val="24"/>
            <w:szCs w:val="24"/>
            <w:rPrChange w:id="786"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762]</w:delText>
        </w:r>
      </w:del>
    </w:p>
    <w:p w14:paraId="41A46BCC" w14:textId="26F77B4C" w:rsidR="005D491A" w:rsidRPr="008372F6" w:rsidDel="00182F1E" w:rsidRDefault="00000000" w:rsidP="008372F6">
      <w:pPr>
        <w:tabs>
          <w:tab w:val="left" w:pos="7696"/>
        </w:tabs>
        <w:spacing w:before="120" w:after="120" w:line="360" w:lineRule="auto"/>
        <w:ind w:right="1445" w:hanging="6077"/>
        <w:jc w:val="both"/>
        <w:rPr>
          <w:del w:id="787" w:author="Héctor Bahamonde" w:date="2026-08-06T16:17:00Z"/>
          <w:rFonts w:ascii="Arial" w:hAnsi="Arial" w:cs="Arial"/>
          <w:sz w:val="24"/>
          <w:szCs w:val="24"/>
        </w:rPr>
      </w:pPr>
      <w:del w:id="788" w:author="Héctor Bahamonde" w:date="2026-08-06T16:17:00Z">
        <w:r w:rsidRPr="008372F6" w:rsidDel="00182F1E">
          <w:rPr>
            <w:rFonts w:ascii="Arial" w:hAnsi="Arial" w:cs="Arial"/>
            <w:w w:val="105"/>
            <w:sz w:val="24"/>
            <w:szCs w:val="24"/>
          </w:rPr>
          <w:delText>Gains (health maximisation) frame (vs.</w:delText>
        </w:r>
        <w:r w:rsidRPr="008372F6" w:rsidDel="00182F1E">
          <w:rPr>
            <w:rFonts w:ascii="Arial" w:hAnsi="Arial" w:cs="Arial"/>
            <w:spacing w:val="40"/>
            <w:w w:val="105"/>
            <w:sz w:val="24"/>
            <w:szCs w:val="24"/>
          </w:rPr>
          <w:delText xml:space="preserve"> </w:delText>
        </w:r>
        <w:r w:rsidRPr="008372F6" w:rsidDel="00182F1E">
          <w:rPr>
            <w:rFonts w:ascii="Arial" w:hAnsi="Arial" w:cs="Arial"/>
            <w:w w:val="105"/>
            <w:sz w:val="24"/>
            <w:szCs w:val="24"/>
          </w:rPr>
          <w:delText>control)</w:delText>
        </w:r>
        <w:r w:rsidRPr="008372F6" w:rsidDel="00182F1E">
          <w:rPr>
            <w:rFonts w:ascii="Arial" w:hAnsi="Arial" w:cs="Arial"/>
            <w:sz w:val="24"/>
            <w:szCs w:val="24"/>
          </w:rPr>
          <w:tab/>
        </w:r>
        <w:r w:rsidRPr="008372F6" w:rsidDel="00182F1E">
          <w:rPr>
            <w:rFonts w:ascii="Arial" w:hAnsi="Arial" w:cs="Arial"/>
            <w:spacing w:val="-2"/>
            <w:w w:val="105"/>
            <w:sz w:val="24"/>
            <w:szCs w:val="24"/>
          </w:rPr>
          <w:delText>0</w:delText>
        </w:r>
        <w:r w:rsidRPr="008372F6" w:rsidDel="00182F1E">
          <w:rPr>
            <w:rFonts w:ascii="Arial" w:hAnsi="Arial" w:cs="Arial"/>
            <w:spacing w:val="-2"/>
            <w:w w:val="105"/>
            <w:sz w:val="24"/>
            <w:szCs w:val="24"/>
            <w:rPrChange w:id="789" w:author="Microsoft Office User" w:date="2026-09-11T12:55:00Z">
              <w:rPr>
                <w:i/>
                <w:iCs/>
                <w:spacing w:val="-2"/>
                <w:w w:val="105"/>
                <w:sz w:val="18"/>
                <w:szCs w:val="18"/>
              </w:rPr>
            </w:rPrChange>
          </w:rPr>
          <w:delText>.</w:delText>
        </w:r>
        <w:r w:rsidRPr="008372F6" w:rsidDel="00182F1E">
          <w:rPr>
            <w:rFonts w:ascii="Arial" w:hAnsi="Arial" w:cs="Arial"/>
            <w:spacing w:val="-2"/>
            <w:w w:val="105"/>
            <w:sz w:val="24"/>
            <w:szCs w:val="24"/>
          </w:rPr>
          <w:delText>739**</w:delText>
        </w:r>
        <w:r w:rsidRPr="008372F6" w:rsidDel="00182F1E">
          <w:rPr>
            <w:rFonts w:ascii="Arial" w:hAnsi="Arial" w:cs="Arial"/>
            <w:spacing w:val="40"/>
            <w:w w:val="105"/>
            <w:sz w:val="24"/>
            <w:szCs w:val="24"/>
          </w:rPr>
          <w:delText xml:space="preserve"> </w:delText>
        </w:r>
        <w:r w:rsidRPr="008372F6" w:rsidDel="00182F1E">
          <w:rPr>
            <w:rFonts w:ascii="Arial" w:hAnsi="Arial" w:cs="Arial"/>
            <w:spacing w:val="-2"/>
            <w:sz w:val="24"/>
            <w:szCs w:val="24"/>
          </w:rPr>
          <w:delText>[0</w:delText>
        </w:r>
        <w:r w:rsidRPr="008372F6" w:rsidDel="00182F1E">
          <w:rPr>
            <w:rFonts w:ascii="Arial" w:hAnsi="Arial" w:cs="Arial"/>
            <w:spacing w:val="-2"/>
            <w:sz w:val="24"/>
            <w:szCs w:val="24"/>
            <w:rPrChange w:id="790"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626,</w:delText>
        </w:r>
        <w:r w:rsidRPr="008372F6" w:rsidDel="00182F1E">
          <w:rPr>
            <w:rFonts w:ascii="Arial" w:hAnsi="Arial" w:cs="Arial"/>
            <w:spacing w:val="-5"/>
            <w:sz w:val="24"/>
            <w:szCs w:val="24"/>
          </w:rPr>
          <w:delText xml:space="preserve"> </w:delText>
        </w:r>
        <w:r w:rsidRPr="008372F6" w:rsidDel="00182F1E">
          <w:rPr>
            <w:rFonts w:ascii="Arial" w:hAnsi="Arial" w:cs="Arial"/>
            <w:spacing w:val="-2"/>
            <w:sz w:val="24"/>
            <w:szCs w:val="24"/>
          </w:rPr>
          <w:delText>0</w:delText>
        </w:r>
        <w:r w:rsidRPr="008372F6" w:rsidDel="00182F1E">
          <w:rPr>
            <w:rFonts w:ascii="Arial" w:hAnsi="Arial" w:cs="Arial"/>
            <w:spacing w:val="-2"/>
            <w:sz w:val="24"/>
            <w:szCs w:val="24"/>
            <w:rPrChange w:id="791"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873]</w:delText>
        </w:r>
      </w:del>
    </w:p>
    <w:p w14:paraId="5BC84939" w14:textId="3FD3F4EC" w:rsidR="005D491A" w:rsidRPr="008372F6" w:rsidDel="00182F1E" w:rsidRDefault="00000000" w:rsidP="008372F6">
      <w:pPr>
        <w:tabs>
          <w:tab w:val="left" w:pos="8811"/>
        </w:tabs>
        <w:spacing w:before="120" w:after="120" w:line="360" w:lineRule="auto"/>
        <w:ind w:right="329" w:hanging="7193"/>
        <w:jc w:val="both"/>
        <w:rPr>
          <w:del w:id="792" w:author="Héctor Bahamonde" w:date="2026-08-06T16:17:00Z"/>
          <w:rFonts w:ascii="Arial" w:hAnsi="Arial" w:cs="Arial"/>
          <w:sz w:val="24"/>
          <w:szCs w:val="24"/>
        </w:rPr>
      </w:pPr>
      <w:del w:id="793" w:author="Héctor Bahamonde" w:date="2026-08-06T16:17:00Z">
        <w:r w:rsidRPr="008372F6" w:rsidDel="00182F1E">
          <w:rPr>
            <w:rFonts w:ascii="Arial" w:hAnsi="Arial" w:cs="Arial"/>
            <w:w w:val="105"/>
            <w:sz w:val="24"/>
            <w:szCs w:val="24"/>
          </w:rPr>
          <w:delText>Conditional funding vs.</w:delText>
        </w:r>
        <w:r w:rsidRPr="008372F6" w:rsidDel="00182F1E">
          <w:rPr>
            <w:rFonts w:ascii="Arial" w:hAnsi="Arial" w:cs="Arial"/>
            <w:spacing w:val="40"/>
            <w:w w:val="105"/>
            <w:sz w:val="24"/>
            <w:szCs w:val="24"/>
          </w:rPr>
          <w:delText xml:space="preserve"> </w:delText>
        </w:r>
        <w:r w:rsidRPr="008372F6" w:rsidDel="00182F1E">
          <w:rPr>
            <w:rFonts w:ascii="Arial" w:hAnsi="Arial" w:cs="Arial"/>
            <w:w w:val="105"/>
            <w:sz w:val="24"/>
            <w:szCs w:val="24"/>
          </w:rPr>
          <w:delText>reject:</w:delText>
        </w:r>
        <w:r w:rsidRPr="008372F6" w:rsidDel="00182F1E">
          <w:rPr>
            <w:rFonts w:ascii="Arial" w:hAnsi="Arial" w:cs="Arial"/>
            <w:spacing w:val="40"/>
            <w:w w:val="105"/>
            <w:sz w:val="24"/>
            <w:szCs w:val="24"/>
          </w:rPr>
          <w:delText xml:space="preserve"> </w:delText>
        </w:r>
        <w:r w:rsidRPr="008372F6" w:rsidDel="00182F1E">
          <w:rPr>
            <w:rFonts w:ascii="Arial" w:hAnsi="Arial" w:cs="Arial"/>
            <w:w w:val="105"/>
            <w:sz w:val="24"/>
            <w:szCs w:val="24"/>
          </w:rPr>
          <w:delText>Loss (rescue) frame (vs.</w:delText>
        </w:r>
        <w:r w:rsidRPr="008372F6" w:rsidDel="00182F1E">
          <w:rPr>
            <w:rFonts w:ascii="Arial" w:hAnsi="Arial" w:cs="Arial"/>
            <w:spacing w:val="40"/>
            <w:w w:val="105"/>
            <w:sz w:val="24"/>
            <w:szCs w:val="24"/>
          </w:rPr>
          <w:delText xml:space="preserve"> </w:delText>
        </w:r>
        <w:r w:rsidRPr="008372F6" w:rsidDel="00182F1E">
          <w:rPr>
            <w:rFonts w:ascii="Arial" w:hAnsi="Arial" w:cs="Arial"/>
            <w:w w:val="105"/>
            <w:sz w:val="24"/>
            <w:szCs w:val="24"/>
          </w:rPr>
          <w:delText>control)</w:delText>
        </w:r>
        <w:r w:rsidRPr="008372F6" w:rsidDel="00182F1E">
          <w:rPr>
            <w:rFonts w:ascii="Arial" w:hAnsi="Arial" w:cs="Arial"/>
            <w:sz w:val="24"/>
            <w:szCs w:val="24"/>
          </w:rPr>
          <w:tab/>
        </w:r>
        <w:r w:rsidRPr="008372F6" w:rsidDel="00182F1E">
          <w:rPr>
            <w:rFonts w:ascii="Arial" w:hAnsi="Arial" w:cs="Arial"/>
            <w:spacing w:val="-2"/>
            <w:w w:val="105"/>
            <w:sz w:val="24"/>
            <w:szCs w:val="24"/>
          </w:rPr>
          <w:delText>1</w:delText>
        </w:r>
        <w:r w:rsidRPr="008372F6" w:rsidDel="00182F1E">
          <w:rPr>
            <w:rFonts w:ascii="Arial" w:hAnsi="Arial" w:cs="Arial"/>
            <w:spacing w:val="-2"/>
            <w:w w:val="105"/>
            <w:sz w:val="24"/>
            <w:szCs w:val="24"/>
            <w:rPrChange w:id="794" w:author="Microsoft Office User" w:date="2026-09-11T12:55:00Z">
              <w:rPr>
                <w:i/>
                <w:iCs/>
                <w:spacing w:val="-2"/>
                <w:w w:val="105"/>
                <w:sz w:val="18"/>
                <w:szCs w:val="18"/>
              </w:rPr>
            </w:rPrChange>
          </w:rPr>
          <w:delText>.</w:delText>
        </w:r>
        <w:r w:rsidRPr="008372F6" w:rsidDel="00182F1E">
          <w:rPr>
            <w:rFonts w:ascii="Arial" w:hAnsi="Arial" w:cs="Arial"/>
            <w:spacing w:val="-2"/>
            <w:w w:val="105"/>
            <w:sz w:val="24"/>
            <w:szCs w:val="24"/>
          </w:rPr>
          <w:delText>558**</w:delText>
        </w:r>
        <w:r w:rsidRPr="008372F6" w:rsidDel="00182F1E">
          <w:rPr>
            <w:rFonts w:ascii="Arial" w:hAnsi="Arial" w:cs="Arial"/>
            <w:spacing w:val="40"/>
            <w:w w:val="105"/>
            <w:sz w:val="24"/>
            <w:szCs w:val="24"/>
          </w:rPr>
          <w:delText xml:space="preserve"> </w:delText>
        </w:r>
        <w:r w:rsidRPr="008372F6" w:rsidDel="00182F1E">
          <w:rPr>
            <w:rFonts w:ascii="Arial" w:hAnsi="Arial" w:cs="Arial"/>
            <w:spacing w:val="-2"/>
            <w:sz w:val="24"/>
            <w:szCs w:val="24"/>
          </w:rPr>
          <w:delText>[1</w:delText>
        </w:r>
        <w:r w:rsidRPr="008372F6" w:rsidDel="00182F1E">
          <w:rPr>
            <w:rFonts w:ascii="Arial" w:hAnsi="Arial" w:cs="Arial"/>
            <w:spacing w:val="-2"/>
            <w:sz w:val="24"/>
            <w:szCs w:val="24"/>
            <w:rPrChange w:id="795"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213,</w:delText>
        </w:r>
        <w:r w:rsidRPr="008372F6" w:rsidDel="00182F1E">
          <w:rPr>
            <w:rFonts w:ascii="Arial" w:hAnsi="Arial" w:cs="Arial"/>
            <w:spacing w:val="-5"/>
            <w:sz w:val="24"/>
            <w:szCs w:val="24"/>
          </w:rPr>
          <w:delText xml:space="preserve"> </w:delText>
        </w:r>
        <w:r w:rsidRPr="008372F6" w:rsidDel="00182F1E">
          <w:rPr>
            <w:rFonts w:ascii="Arial" w:hAnsi="Arial" w:cs="Arial"/>
            <w:spacing w:val="-2"/>
            <w:sz w:val="24"/>
            <w:szCs w:val="24"/>
          </w:rPr>
          <w:delText>2</w:delText>
        </w:r>
        <w:r w:rsidRPr="008372F6" w:rsidDel="00182F1E">
          <w:rPr>
            <w:rFonts w:ascii="Arial" w:hAnsi="Arial" w:cs="Arial"/>
            <w:spacing w:val="-2"/>
            <w:sz w:val="24"/>
            <w:szCs w:val="24"/>
            <w:rPrChange w:id="796"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001]</w:delText>
        </w:r>
      </w:del>
    </w:p>
    <w:p w14:paraId="2DAE00ED" w14:textId="63E2DC57" w:rsidR="005D491A" w:rsidRPr="008372F6" w:rsidDel="00182F1E" w:rsidRDefault="00000000" w:rsidP="008372F6">
      <w:pPr>
        <w:tabs>
          <w:tab w:val="right" w:pos="9184"/>
        </w:tabs>
        <w:spacing w:before="120" w:after="120" w:line="360" w:lineRule="auto"/>
        <w:jc w:val="both"/>
        <w:rPr>
          <w:del w:id="797" w:author="Héctor Bahamonde" w:date="2026-08-06T16:17:00Z"/>
          <w:rFonts w:ascii="Arial" w:hAnsi="Arial" w:cs="Arial"/>
          <w:sz w:val="24"/>
          <w:szCs w:val="24"/>
        </w:rPr>
      </w:pPr>
      <w:del w:id="798" w:author="Héctor Bahamonde" w:date="2026-08-06T16:17:00Z">
        <w:r w:rsidRPr="008372F6" w:rsidDel="00182F1E">
          <w:rPr>
            <w:rFonts w:ascii="Arial" w:hAnsi="Arial" w:cs="Arial"/>
            <w:w w:val="110"/>
            <w:sz w:val="24"/>
            <w:szCs w:val="24"/>
          </w:rPr>
          <w:delText>Conditional</w:delText>
        </w:r>
        <w:r w:rsidRPr="008372F6" w:rsidDel="00182F1E">
          <w:rPr>
            <w:rFonts w:ascii="Arial" w:hAnsi="Arial" w:cs="Arial"/>
            <w:spacing w:val="5"/>
            <w:w w:val="110"/>
            <w:sz w:val="24"/>
            <w:szCs w:val="24"/>
          </w:rPr>
          <w:delText xml:space="preserve"> </w:delText>
        </w:r>
        <w:r w:rsidRPr="008372F6" w:rsidDel="00182F1E">
          <w:rPr>
            <w:rFonts w:ascii="Arial" w:hAnsi="Arial" w:cs="Arial"/>
            <w:w w:val="110"/>
            <w:sz w:val="24"/>
            <w:szCs w:val="24"/>
          </w:rPr>
          <w:delText>funding</w:delText>
        </w:r>
        <w:r w:rsidRPr="008372F6" w:rsidDel="00182F1E">
          <w:rPr>
            <w:rFonts w:ascii="Arial" w:hAnsi="Arial" w:cs="Arial"/>
            <w:spacing w:val="5"/>
            <w:w w:val="110"/>
            <w:sz w:val="24"/>
            <w:szCs w:val="24"/>
          </w:rPr>
          <w:delText xml:space="preserve"> </w:delText>
        </w:r>
        <w:r w:rsidRPr="008372F6" w:rsidDel="00182F1E">
          <w:rPr>
            <w:rFonts w:ascii="Arial" w:hAnsi="Arial" w:cs="Arial"/>
            <w:w w:val="110"/>
            <w:sz w:val="24"/>
            <w:szCs w:val="24"/>
          </w:rPr>
          <w:delText>vs.</w:delText>
        </w:r>
        <w:r w:rsidRPr="008372F6" w:rsidDel="00182F1E">
          <w:rPr>
            <w:rFonts w:ascii="Arial" w:hAnsi="Arial" w:cs="Arial"/>
            <w:spacing w:val="22"/>
            <w:w w:val="110"/>
            <w:sz w:val="24"/>
            <w:szCs w:val="24"/>
          </w:rPr>
          <w:delText xml:space="preserve"> </w:delText>
        </w:r>
        <w:r w:rsidRPr="008372F6" w:rsidDel="00182F1E">
          <w:rPr>
            <w:rFonts w:ascii="Arial" w:hAnsi="Arial" w:cs="Arial"/>
            <w:w w:val="110"/>
            <w:sz w:val="24"/>
            <w:szCs w:val="24"/>
          </w:rPr>
          <w:delText>reject:</w:delText>
        </w:r>
        <w:r w:rsidRPr="008372F6" w:rsidDel="00182F1E">
          <w:rPr>
            <w:rFonts w:ascii="Arial" w:hAnsi="Arial" w:cs="Arial"/>
            <w:spacing w:val="22"/>
            <w:w w:val="110"/>
            <w:sz w:val="24"/>
            <w:szCs w:val="24"/>
          </w:rPr>
          <w:delText xml:space="preserve"> </w:delText>
        </w:r>
        <w:r w:rsidRPr="008372F6" w:rsidDel="00182F1E">
          <w:rPr>
            <w:rFonts w:ascii="Arial" w:hAnsi="Arial" w:cs="Arial"/>
            <w:w w:val="110"/>
            <w:sz w:val="24"/>
            <w:szCs w:val="24"/>
          </w:rPr>
          <w:delText>Gains</w:delText>
        </w:r>
        <w:r w:rsidRPr="008372F6" w:rsidDel="00182F1E">
          <w:rPr>
            <w:rFonts w:ascii="Arial" w:hAnsi="Arial" w:cs="Arial"/>
            <w:spacing w:val="5"/>
            <w:w w:val="110"/>
            <w:sz w:val="24"/>
            <w:szCs w:val="24"/>
          </w:rPr>
          <w:delText xml:space="preserve"> </w:delText>
        </w:r>
        <w:r w:rsidRPr="008372F6" w:rsidDel="00182F1E">
          <w:rPr>
            <w:rFonts w:ascii="Arial" w:hAnsi="Arial" w:cs="Arial"/>
            <w:w w:val="110"/>
            <w:sz w:val="24"/>
            <w:szCs w:val="24"/>
          </w:rPr>
          <w:delText>(health</w:delText>
        </w:r>
        <w:r w:rsidRPr="008372F6" w:rsidDel="00182F1E">
          <w:rPr>
            <w:rFonts w:ascii="Arial" w:hAnsi="Arial" w:cs="Arial"/>
            <w:spacing w:val="6"/>
            <w:w w:val="110"/>
            <w:sz w:val="24"/>
            <w:szCs w:val="24"/>
          </w:rPr>
          <w:delText xml:space="preserve"> </w:delText>
        </w:r>
        <w:r w:rsidRPr="008372F6" w:rsidDel="00182F1E">
          <w:rPr>
            <w:rFonts w:ascii="Arial" w:hAnsi="Arial" w:cs="Arial"/>
            <w:w w:val="110"/>
            <w:sz w:val="24"/>
            <w:szCs w:val="24"/>
          </w:rPr>
          <w:delText>maximisation)</w:delText>
        </w:r>
        <w:r w:rsidRPr="008372F6" w:rsidDel="00182F1E">
          <w:rPr>
            <w:rFonts w:ascii="Arial" w:hAnsi="Arial" w:cs="Arial"/>
            <w:spacing w:val="5"/>
            <w:w w:val="110"/>
            <w:sz w:val="24"/>
            <w:szCs w:val="24"/>
          </w:rPr>
          <w:delText xml:space="preserve"> </w:delText>
        </w:r>
        <w:r w:rsidRPr="008372F6" w:rsidDel="00182F1E">
          <w:rPr>
            <w:rFonts w:ascii="Arial" w:hAnsi="Arial" w:cs="Arial"/>
            <w:w w:val="110"/>
            <w:sz w:val="24"/>
            <w:szCs w:val="24"/>
          </w:rPr>
          <w:delText>frame</w:delText>
        </w:r>
        <w:r w:rsidRPr="008372F6" w:rsidDel="00182F1E">
          <w:rPr>
            <w:rFonts w:ascii="Arial" w:hAnsi="Arial" w:cs="Arial"/>
            <w:spacing w:val="6"/>
            <w:w w:val="110"/>
            <w:sz w:val="24"/>
            <w:szCs w:val="24"/>
          </w:rPr>
          <w:delText xml:space="preserve"> </w:delText>
        </w:r>
        <w:r w:rsidRPr="008372F6" w:rsidDel="00182F1E">
          <w:rPr>
            <w:rFonts w:ascii="Arial" w:hAnsi="Arial" w:cs="Arial"/>
            <w:w w:val="110"/>
            <w:sz w:val="24"/>
            <w:szCs w:val="24"/>
          </w:rPr>
          <w:delText>(vs.</w:delText>
        </w:r>
        <w:r w:rsidRPr="008372F6" w:rsidDel="00182F1E">
          <w:rPr>
            <w:rFonts w:ascii="Arial" w:hAnsi="Arial" w:cs="Arial"/>
            <w:spacing w:val="21"/>
            <w:w w:val="110"/>
            <w:sz w:val="24"/>
            <w:szCs w:val="24"/>
          </w:rPr>
          <w:delText xml:space="preserve"> </w:delText>
        </w:r>
        <w:r w:rsidRPr="008372F6" w:rsidDel="00182F1E">
          <w:rPr>
            <w:rFonts w:ascii="Arial" w:hAnsi="Arial" w:cs="Arial"/>
            <w:spacing w:val="-2"/>
            <w:w w:val="110"/>
            <w:sz w:val="24"/>
            <w:szCs w:val="24"/>
          </w:rPr>
          <w:delText>control)</w:delText>
        </w:r>
        <w:r w:rsidRPr="008372F6" w:rsidDel="00182F1E">
          <w:rPr>
            <w:rFonts w:ascii="Arial" w:hAnsi="Arial" w:cs="Arial"/>
            <w:sz w:val="24"/>
            <w:szCs w:val="24"/>
          </w:rPr>
          <w:tab/>
        </w:r>
        <w:r w:rsidRPr="008372F6" w:rsidDel="00182F1E">
          <w:rPr>
            <w:rFonts w:ascii="Arial" w:hAnsi="Arial" w:cs="Arial"/>
            <w:spacing w:val="-4"/>
            <w:w w:val="110"/>
            <w:sz w:val="24"/>
            <w:szCs w:val="24"/>
          </w:rPr>
          <w:delText>1</w:delText>
        </w:r>
        <w:r w:rsidRPr="008372F6" w:rsidDel="00182F1E">
          <w:rPr>
            <w:rFonts w:ascii="Arial" w:hAnsi="Arial" w:cs="Arial"/>
            <w:spacing w:val="-4"/>
            <w:w w:val="110"/>
            <w:sz w:val="24"/>
            <w:szCs w:val="24"/>
            <w:rPrChange w:id="799" w:author="Microsoft Office User" w:date="2026-09-11T12:55:00Z">
              <w:rPr>
                <w:i/>
                <w:iCs/>
                <w:spacing w:val="-4"/>
                <w:w w:val="110"/>
                <w:sz w:val="18"/>
                <w:szCs w:val="18"/>
              </w:rPr>
            </w:rPrChange>
          </w:rPr>
          <w:delText>.</w:delText>
        </w:r>
        <w:r w:rsidRPr="008372F6" w:rsidDel="00182F1E">
          <w:rPr>
            <w:rFonts w:ascii="Arial" w:hAnsi="Arial" w:cs="Arial"/>
            <w:spacing w:val="-4"/>
            <w:w w:val="110"/>
            <w:sz w:val="24"/>
            <w:szCs w:val="24"/>
          </w:rPr>
          <w:delText>182</w:delText>
        </w:r>
      </w:del>
    </w:p>
    <w:p w14:paraId="0766492F" w14:textId="66CB7873" w:rsidR="005D491A" w:rsidRPr="008372F6" w:rsidDel="00182F1E" w:rsidRDefault="00000000" w:rsidP="008372F6">
      <w:pPr>
        <w:spacing w:before="120" w:after="120" w:line="360" w:lineRule="auto"/>
        <w:jc w:val="both"/>
        <w:rPr>
          <w:del w:id="800" w:author="Héctor Bahamonde" w:date="2026-08-06T16:17:00Z"/>
          <w:rFonts w:ascii="Arial" w:hAnsi="Arial" w:cs="Arial"/>
          <w:sz w:val="24"/>
          <w:szCs w:val="24"/>
        </w:rPr>
      </w:pPr>
      <w:del w:id="801" w:author="Héctor Bahamonde" w:date="2026-08-06T16:17:00Z">
        <w:r w:rsidRPr="008372F6" w:rsidDel="00182F1E">
          <w:rPr>
            <w:rFonts w:ascii="Arial" w:hAnsi="Arial" w:cs="Arial"/>
            <w:sz w:val="24"/>
            <w:szCs w:val="24"/>
          </w:rPr>
          <w:delText>[0</w:delText>
        </w:r>
        <w:r w:rsidRPr="008372F6" w:rsidDel="00182F1E">
          <w:rPr>
            <w:rFonts w:ascii="Arial" w:hAnsi="Arial" w:cs="Arial"/>
            <w:sz w:val="24"/>
            <w:szCs w:val="24"/>
            <w:rPrChange w:id="802" w:author="Microsoft Office User" w:date="2026-09-11T12:55:00Z">
              <w:rPr>
                <w:i/>
                <w:iCs/>
                <w:sz w:val="18"/>
                <w:szCs w:val="18"/>
              </w:rPr>
            </w:rPrChange>
          </w:rPr>
          <w:delText>.</w:delText>
        </w:r>
        <w:r w:rsidRPr="008372F6" w:rsidDel="00182F1E">
          <w:rPr>
            <w:rFonts w:ascii="Arial" w:hAnsi="Arial" w:cs="Arial"/>
            <w:sz w:val="24"/>
            <w:szCs w:val="24"/>
          </w:rPr>
          <w:delText>938,</w:delText>
        </w:r>
        <w:r w:rsidRPr="008372F6" w:rsidDel="00182F1E">
          <w:rPr>
            <w:rFonts w:ascii="Arial" w:hAnsi="Arial" w:cs="Arial"/>
            <w:spacing w:val="2"/>
            <w:sz w:val="24"/>
            <w:szCs w:val="24"/>
          </w:rPr>
          <w:delText xml:space="preserve"> </w:delText>
        </w:r>
        <w:r w:rsidRPr="008372F6" w:rsidDel="00182F1E">
          <w:rPr>
            <w:rFonts w:ascii="Arial" w:hAnsi="Arial" w:cs="Arial"/>
            <w:spacing w:val="-2"/>
            <w:sz w:val="24"/>
            <w:szCs w:val="24"/>
          </w:rPr>
          <w:delText>1</w:delText>
        </w:r>
        <w:r w:rsidRPr="008372F6" w:rsidDel="00182F1E">
          <w:rPr>
            <w:rFonts w:ascii="Arial" w:hAnsi="Arial" w:cs="Arial"/>
            <w:spacing w:val="-2"/>
            <w:sz w:val="24"/>
            <w:szCs w:val="24"/>
            <w:rPrChange w:id="803"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488]</w:delText>
        </w:r>
      </w:del>
    </w:p>
    <w:p w14:paraId="7A1255AE" w14:textId="5A60E5D2" w:rsidR="005D491A" w:rsidRPr="008372F6" w:rsidDel="00182F1E" w:rsidRDefault="00000000" w:rsidP="008372F6">
      <w:pPr>
        <w:tabs>
          <w:tab w:val="left" w:pos="8811"/>
        </w:tabs>
        <w:spacing w:before="120" w:after="120" w:line="360" w:lineRule="auto"/>
        <w:ind w:right="329" w:hanging="7193"/>
        <w:jc w:val="both"/>
        <w:rPr>
          <w:del w:id="804" w:author="Héctor Bahamonde" w:date="2026-08-06T16:17:00Z"/>
          <w:rFonts w:ascii="Arial" w:hAnsi="Arial" w:cs="Arial"/>
          <w:sz w:val="24"/>
          <w:szCs w:val="24"/>
        </w:rPr>
      </w:pPr>
      <w:del w:id="805" w:author="Héctor Bahamonde" w:date="2026-08-06T16:17:00Z">
        <w:r w:rsidRPr="008372F6" w:rsidDel="00182F1E">
          <w:rPr>
            <w:rFonts w:ascii="Arial" w:hAnsi="Arial" w:cs="Arial"/>
            <w:w w:val="110"/>
            <w:sz w:val="24"/>
            <w:szCs w:val="24"/>
          </w:rPr>
          <w:delText>Unconditional funding vs.</w:delText>
        </w:r>
        <w:r w:rsidRPr="008372F6" w:rsidDel="00182F1E">
          <w:rPr>
            <w:rFonts w:ascii="Arial" w:hAnsi="Arial" w:cs="Arial"/>
            <w:spacing w:val="40"/>
            <w:w w:val="110"/>
            <w:sz w:val="24"/>
            <w:szCs w:val="24"/>
          </w:rPr>
          <w:delText xml:space="preserve"> </w:delText>
        </w:r>
        <w:r w:rsidRPr="008372F6" w:rsidDel="00182F1E">
          <w:rPr>
            <w:rFonts w:ascii="Arial" w:hAnsi="Arial" w:cs="Arial"/>
            <w:w w:val="110"/>
            <w:sz w:val="24"/>
            <w:szCs w:val="24"/>
          </w:rPr>
          <w:delText>reject:</w:delText>
        </w:r>
        <w:r w:rsidRPr="008372F6" w:rsidDel="00182F1E">
          <w:rPr>
            <w:rFonts w:ascii="Arial" w:hAnsi="Arial" w:cs="Arial"/>
            <w:spacing w:val="40"/>
            <w:w w:val="110"/>
            <w:sz w:val="24"/>
            <w:szCs w:val="24"/>
          </w:rPr>
          <w:delText xml:space="preserve"> </w:delText>
        </w:r>
        <w:r w:rsidRPr="008372F6" w:rsidDel="00182F1E">
          <w:rPr>
            <w:rFonts w:ascii="Arial" w:hAnsi="Arial" w:cs="Arial"/>
            <w:w w:val="110"/>
            <w:sz w:val="24"/>
            <w:szCs w:val="24"/>
          </w:rPr>
          <w:delText>Loss (rescue) frame (vs.</w:delText>
        </w:r>
        <w:r w:rsidRPr="008372F6" w:rsidDel="00182F1E">
          <w:rPr>
            <w:rFonts w:ascii="Arial" w:hAnsi="Arial" w:cs="Arial"/>
            <w:spacing w:val="40"/>
            <w:w w:val="110"/>
            <w:sz w:val="24"/>
            <w:szCs w:val="24"/>
          </w:rPr>
          <w:delText xml:space="preserve"> </w:delText>
        </w:r>
        <w:r w:rsidRPr="008372F6" w:rsidDel="00182F1E">
          <w:rPr>
            <w:rFonts w:ascii="Arial" w:hAnsi="Arial" w:cs="Arial"/>
            <w:w w:val="110"/>
            <w:sz w:val="24"/>
            <w:szCs w:val="24"/>
          </w:rPr>
          <w:delText>control)</w:delText>
        </w:r>
        <w:r w:rsidRPr="008372F6" w:rsidDel="00182F1E">
          <w:rPr>
            <w:rFonts w:ascii="Arial" w:hAnsi="Arial" w:cs="Arial"/>
            <w:sz w:val="24"/>
            <w:szCs w:val="24"/>
          </w:rPr>
          <w:tab/>
        </w:r>
        <w:r w:rsidRPr="008372F6" w:rsidDel="00182F1E">
          <w:rPr>
            <w:rFonts w:ascii="Arial" w:hAnsi="Arial" w:cs="Arial"/>
            <w:spacing w:val="-2"/>
            <w:w w:val="110"/>
            <w:sz w:val="24"/>
            <w:szCs w:val="24"/>
          </w:rPr>
          <w:delText>1</w:delText>
        </w:r>
        <w:r w:rsidRPr="008372F6" w:rsidDel="00182F1E">
          <w:rPr>
            <w:rFonts w:ascii="Arial" w:hAnsi="Arial" w:cs="Arial"/>
            <w:spacing w:val="-2"/>
            <w:w w:val="110"/>
            <w:sz w:val="24"/>
            <w:szCs w:val="24"/>
            <w:rPrChange w:id="806" w:author="Microsoft Office User" w:date="2026-09-11T12:55:00Z">
              <w:rPr>
                <w:i/>
                <w:iCs/>
                <w:spacing w:val="-2"/>
                <w:w w:val="110"/>
                <w:sz w:val="18"/>
                <w:szCs w:val="18"/>
              </w:rPr>
            </w:rPrChange>
          </w:rPr>
          <w:delText>.</w:delText>
        </w:r>
        <w:r w:rsidRPr="008372F6" w:rsidDel="00182F1E">
          <w:rPr>
            <w:rFonts w:ascii="Arial" w:hAnsi="Arial" w:cs="Arial"/>
            <w:spacing w:val="-2"/>
            <w:w w:val="110"/>
            <w:sz w:val="24"/>
            <w:szCs w:val="24"/>
          </w:rPr>
          <w:delText xml:space="preserve">986*** </w:delText>
        </w:r>
        <w:r w:rsidRPr="008372F6" w:rsidDel="00182F1E">
          <w:rPr>
            <w:rFonts w:ascii="Arial" w:hAnsi="Arial" w:cs="Arial"/>
            <w:spacing w:val="-2"/>
            <w:sz w:val="24"/>
            <w:szCs w:val="24"/>
          </w:rPr>
          <w:delText>[1</w:delText>
        </w:r>
        <w:r w:rsidRPr="008372F6" w:rsidDel="00182F1E">
          <w:rPr>
            <w:rFonts w:ascii="Arial" w:hAnsi="Arial" w:cs="Arial"/>
            <w:spacing w:val="-2"/>
            <w:sz w:val="24"/>
            <w:szCs w:val="24"/>
            <w:rPrChange w:id="807"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510,</w:delText>
        </w:r>
        <w:r w:rsidRPr="008372F6" w:rsidDel="00182F1E">
          <w:rPr>
            <w:rFonts w:ascii="Arial" w:hAnsi="Arial" w:cs="Arial"/>
            <w:spacing w:val="-5"/>
            <w:sz w:val="24"/>
            <w:szCs w:val="24"/>
          </w:rPr>
          <w:delText xml:space="preserve"> </w:delText>
        </w:r>
        <w:r w:rsidRPr="008372F6" w:rsidDel="00182F1E">
          <w:rPr>
            <w:rFonts w:ascii="Arial" w:hAnsi="Arial" w:cs="Arial"/>
            <w:spacing w:val="-2"/>
            <w:sz w:val="24"/>
            <w:szCs w:val="24"/>
          </w:rPr>
          <w:delText>2</w:delText>
        </w:r>
        <w:r w:rsidRPr="008372F6" w:rsidDel="00182F1E">
          <w:rPr>
            <w:rFonts w:ascii="Arial" w:hAnsi="Arial" w:cs="Arial"/>
            <w:spacing w:val="-2"/>
            <w:sz w:val="24"/>
            <w:szCs w:val="24"/>
            <w:rPrChange w:id="808"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611]</w:delText>
        </w:r>
      </w:del>
    </w:p>
    <w:p w14:paraId="2C6DEA99" w14:textId="1D6876F1" w:rsidR="005D491A" w:rsidRPr="008372F6" w:rsidDel="00182F1E" w:rsidRDefault="00000000" w:rsidP="008372F6">
      <w:pPr>
        <w:tabs>
          <w:tab w:val="left" w:pos="8811"/>
        </w:tabs>
        <w:spacing w:before="120" w:after="120" w:line="360" w:lineRule="auto"/>
        <w:jc w:val="both"/>
        <w:rPr>
          <w:del w:id="809" w:author="Héctor Bahamonde" w:date="2026-08-06T16:17:00Z"/>
          <w:rFonts w:ascii="Arial" w:hAnsi="Arial" w:cs="Arial"/>
          <w:sz w:val="24"/>
          <w:szCs w:val="24"/>
        </w:rPr>
      </w:pPr>
      <w:del w:id="810" w:author="Héctor Bahamonde" w:date="2026-08-06T16:17:00Z">
        <w:r w:rsidRPr="008372F6" w:rsidDel="00182F1E">
          <w:rPr>
            <w:rFonts w:ascii="Arial" w:hAnsi="Arial" w:cs="Arial"/>
            <w:w w:val="110"/>
            <w:sz w:val="24"/>
            <w:szCs w:val="24"/>
          </w:rPr>
          <w:delText>Unconditional</w:delText>
        </w:r>
        <w:r w:rsidRPr="008372F6" w:rsidDel="00182F1E">
          <w:rPr>
            <w:rFonts w:ascii="Arial" w:hAnsi="Arial" w:cs="Arial"/>
            <w:spacing w:val="4"/>
            <w:w w:val="110"/>
            <w:sz w:val="24"/>
            <w:szCs w:val="24"/>
          </w:rPr>
          <w:delText xml:space="preserve"> </w:delText>
        </w:r>
        <w:r w:rsidRPr="008372F6" w:rsidDel="00182F1E">
          <w:rPr>
            <w:rFonts w:ascii="Arial" w:hAnsi="Arial" w:cs="Arial"/>
            <w:w w:val="110"/>
            <w:sz w:val="24"/>
            <w:szCs w:val="24"/>
          </w:rPr>
          <w:delText>funding</w:delText>
        </w:r>
        <w:r w:rsidRPr="008372F6" w:rsidDel="00182F1E">
          <w:rPr>
            <w:rFonts w:ascii="Arial" w:hAnsi="Arial" w:cs="Arial"/>
            <w:spacing w:val="4"/>
            <w:w w:val="110"/>
            <w:sz w:val="24"/>
            <w:szCs w:val="24"/>
          </w:rPr>
          <w:delText xml:space="preserve"> </w:delText>
        </w:r>
        <w:r w:rsidRPr="008372F6" w:rsidDel="00182F1E">
          <w:rPr>
            <w:rFonts w:ascii="Arial" w:hAnsi="Arial" w:cs="Arial"/>
            <w:w w:val="110"/>
            <w:sz w:val="24"/>
            <w:szCs w:val="24"/>
          </w:rPr>
          <w:delText>vs.</w:delText>
        </w:r>
        <w:r w:rsidRPr="008372F6" w:rsidDel="00182F1E">
          <w:rPr>
            <w:rFonts w:ascii="Arial" w:hAnsi="Arial" w:cs="Arial"/>
            <w:spacing w:val="20"/>
            <w:w w:val="110"/>
            <w:sz w:val="24"/>
            <w:szCs w:val="24"/>
          </w:rPr>
          <w:delText xml:space="preserve"> </w:delText>
        </w:r>
        <w:r w:rsidRPr="008372F6" w:rsidDel="00182F1E">
          <w:rPr>
            <w:rFonts w:ascii="Arial" w:hAnsi="Arial" w:cs="Arial"/>
            <w:w w:val="110"/>
            <w:sz w:val="24"/>
            <w:szCs w:val="24"/>
          </w:rPr>
          <w:delText>reject:</w:delText>
        </w:r>
        <w:r w:rsidRPr="008372F6" w:rsidDel="00182F1E">
          <w:rPr>
            <w:rFonts w:ascii="Arial" w:hAnsi="Arial" w:cs="Arial"/>
            <w:spacing w:val="21"/>
            <w:w w:val="110"/>
            <w:sz w:val="24"/>
            <w:szCs w:val="24"/>
          </w:rPr>
          <w:delText xml:space="preserve"> </w:delText>
        </w:r>
        <w:r w:rsidRPr="008372F6" w:rsidDel="00182F1E">
          <w:rPr>
            <w:rFonts w:ascii="Arial" w:hAnsi="Arial" w:cs="Arial"/>
            <w:w w:val="110"/>
            <w:sz w:val="24"/>
            <w:szCs w:val="24"/>
          </w:rPr>
          <w:delText>Gains</w:delText>
        </w:r>
        <w:r w:rsidRPr="008372F6" w:rsidDel="00182F1E">
          <w:rPr>
            <w:rFonts w:ascii="Arial" w:hAnsi="Arial" w:cs="Arial"/>
            <w:spacing w:val="4"/>
            <w:w w:val="110"/>
            <w:sz w:val="24"/>
            <w:szCs w:val="24"/>
          </w:rPr>
          <w:delText xml:space="preserve"> </w:delText>
        </w:r>
        <w:r w:rsidRPr="008372F6" w:rsidDel="00182F1E">
          <w:rPr>
            <w:rFonts w:ascii="Arial" w:hAnsi="Arial" w:cs="Arial"/>
            <w:w w:val="110"/>
            <w:sz w:val="24"/>
            <w:szCs w:val="24"/>
          </w:rPr>
          <w:delText>(health</w:delText>
        </w:r>
        <w:r w:rsidRPr="008372F6" w:rsidDel="00182F1E">
          <w:rPr>
            <w:rFonts w:ascii="Arial" w:hAnsi="Arial" w:cs="Arial"/>
            <w:spacing w:val="4"/>
            <w:w w:val="110"/>
            <w:sz w:val="24"/>
            <w:szCs w:val="24"/>
          </w:rPr>
          <w:delText xml:space="preserve"> </w:delText>
        </w:r>
        <w:r w:rsidRPr="008372F6" w:rsidDel="00182F1E">
          <w:rPr>
            <w:rFonts w:ascii="Arial" w:hAnsi="Arial" w:cs="Arial"/>
            <w:w w:val="110"/>
            <w:sz w:val="24"/>
            <w:szCs w:val="24"/>
          </w:rPr>
          <w:delText>maximisation)</w:delText>
        </w:r>
        <w:r w:rsidRPr="008372F6" w:rsidDel="00182F1E">
          <w:rPr>
            <w:rFonts w:ascii="Arial" w:hAnsi="Arial" w:cs="Arial"/>
            <w:spacing w:val="5"/>
            <w:w w:val="110"/>
            <w:sz w:val="24"/>
            <w:szCs w:val="24"/>
          </w:rPr>
          <w:delText xml:space="preserve"> </w:delText>
        </w:r>
        <w:r w:rsidRPr="008372F6" w:rsidDel="00182F1E">
          <w:rPr>
            <w:rFonts w:ascii="Arial" w:hAnsi="Arial" w:cs="Arial"/>
            <w:w w:val="110"/>
            <w:sz w:val="24"/>
            <w:szCs w:val="24"/>
          </w:rPr>
          <w:delText>frame</w:delText>
        </w:r>
        <w:r w:rsidRPr="008372F6" w:rsidDel="00182F1E">
          <w:rPr>
            <w:rFonts w:ascii="Arial" w:hAnsi="Arial" w:cs="Arial"/>
            <w:spacing w:val="4"/>
            <w:w w:val="110"/>
            <w:sz w:val="24"/>
            <w:szCs w:val="24"/>
          </w:rPr>
          <w:delText xml:space="preserve"> </w:delText>
        </w:r>
        <w:r w:rsidRPr="008372F6" w:rsidDel="00182F1E">
          <w:rPr>
            <w:rFonts w:ascii="Arial" w:hAnsi="Arial" w:cs="Arial"/>
            <w:w w:val="110"/>
            <w:sz w:val="24"/>
            <w:szCs w:val="24"/>
          </w:rPr>
          <w:delText>(vs.</w:delText>
        </w:r>
        <w:r w:rsidRPr="008372F6" w:rsidDel="00182F1E">
          <w:rPr>
            <w:rFonts w:ascii="Arial" w:hAnsi="Arial" w:cs="Arial"/>
            <w:spacing w:val="20"/>
            <w:w w:val="110"/>
            <w:sz w:val="24"/>
            <w:szCs w:val="24"/>
          </w:rPr>
          <w:delText xml:space="preserve"> </w:delText>
        </w:r>
        <w:r w:rsidRPr="008372F6" w:rsidDel="00182F1E">
          <w:rPr>
            <w:rFonts w:ascii="Arial" w:hAnsi="Arial" w:cs="Arial"/>
            <w:spacing w:val="-2"/>
            <w:w w:val="110"/>
            <w:sz w:val="24"/>
            <w:szCs w:val="24"/>
          </w:rPr>
          <w:delText>control)</w:delText>
        </w:r>
        <w:r w:rsidRPr="008372F6" w:rsidDel="00182F1E">
          <w:rPr>
            <w:rFonts w:ascii="Arial" w:hAnsi="Arial" w:cs="Arial"/>
            <w:sz w:val="24"/>
            <w:szCs w:val="24"/>
          </w:rPr>
          <w:tab/>
        </w:r>
        <w:r w:rsidRPr="008372F6" w:rsidDel="00182F1E">
          <w:rPr>
            <w:rFonts w:ascii="Arial" w:hAnsi="Arial" w:cs="Arial"/>
            <w:spacing w:val="-2"/>
            <w:w w:val="110"/>
            <w:sz w:val="24"/>
            <w:szCs w:val="24"/>
          </w:rPr>
          <w:delText>0</w:delText>
        </w:r>
        <w:r w:rsidRPr="008372F6" w:rsidDel="00182F1E">
          <w:rPr>
            <w:rFonts w:ascii="Arial" w:hAnsi="Arial" w:cs="Arial"/>
            <w:spacing w:val="-2"/>
            <w:w w:val="110"/>
            <w:sz w:val="24"/>
            <w:szCs w:val="24"/>
            <w:rPrChange w:id="811" w:author="Microsoft Office User" w:date="2026-09-11T12:55:00Z">
              <w:rPr>
                <w:i/>
                <w:iCs/>
                <w:spacing w:val="-2"/>
                <w:w w:val="110"/>
                <w:sz w:val="18"/>
                <w:szCs w:val="18"/>
              </w:rPr>
            </w:rPrChange>
          </w:rPr>
          <w:delText>.</w:delText>
        </w:r>
        <w:r w:rsidRPr="008372F6" w:rsidDel="00182F1E">
          <w:rPr>
            <w:rFonts w:ascii="Arial" w:hAnsi="Arial" w:cs="Arial"/>
            <w:spacing w:val="-2"/>
            <w:w w:val="110"/>
            <w:sz w:val="24"/>
            <w:szCs w:val="24"/>
          </w:rPr>
          <w:delText>690*</w:delText>
        </w:r>
      </w:del>
    </w:p>
    <w:p w14:paraId="0FCDC920" w14:textId="041DAA30" w:rsidR="005D491A" w:rsidRPr="008372F6" w:rsidDel="00182F1E" w:rsidRDefault="00000000" w:rsidP="008372F6">
      <w:pPr>
        <w:spacing w:before="120" w:after="120" w:line="360" w:lineRule="auto"/>
        <w:jc w:val="both"/>
        <w:rPr>
          <w:del w:id="812" w:author="Héctor Bahamonde" w:date="2026-08-06T16:17:00Z"/>
          <w:rFonts w:ascii="Arial" w:hAnsi="Arial" w:cs="Arial"/>
          <w:sz w:val="24"/>
          <w:szCs w:val="24"/>
        </w:rPr>
      </w:pPr>
      <w:del w:id="813" w:author="Héctor Bahamonde" w:date="2026-08-06T16:17:00Z">
        <w:r w:rsidRPr="008372F6" w:rsidDel="00182F1E">
          <w:rPr>
            <w:rFonts w:ascii="Arial" w:hAnsi="Arial" w:cs="Arial"/>
            <w:sz w:val="24"/>
            <w:szCs w:val="24"/>
          </w:rPr>
          <w:delText>[0</w:delText>
        </w:r>
        <w:r w:rsidRPr="008372F6" w:rsidDel="00182F1E">
          <w:rPr>
            <w:rFonts w:ascii="Arial" w:hAnsi="Arial" w:cs="Arial"/>
            <w:sz w:val="24"/>
            <w:szCs w:val="24"/>
            <w:rPrChange w:id="814" w:author="Microsoft Office User" w:date="2026-09-11T12:55:00Z">
              <w:rPr>
                <w:i/>
                <w:iCs/>
                <w:sz w:val="18"/>
                <w:szCs w:val="18"/>
              </w:rPr>
            </w:rPrChange>
          </w:rPr>
          <w:delText>.</w:delText>
        </w:r>
        <w:r w:rsidRPr="008372F6" w:rsidDel="00182F1E">
          <w:rPr>
            <w:rFonts w:ascii="Arial" w:hAnsi="Arial" w:cs="Arial"/>
            <w:sz w:val="24"/>
            <w:szCs w:val="24"/>
          </w:rPr>
          <w:delText>525,</w:delText>
        </w:r>
        <w:r w:rsidRPr="008372F6" w:rsidDel="00182F1E">
          <w:rPr>
            <w:rFonts w:ascii="Arial" w:hAnsi="Arial" w:cs="Arial"/>
            <w:spacing w:val="2"/>
            <w:sz w:val="24"/>
            <w:szCs w:val="24"/>
          </w:rPr>
          <w:delText xml:space="preserve"> </w:delText>
        </w:r>
        <w:r w:rsidRPr="008372F6" w:rsidDel="00182F1E">
          <w:rPr>
            <w:rFonts w:ascii="Arial" w:hAnsi="Arial" w:cs="Arial"/>
            <w:spacing w:val="-2"/>
            <w:sz w:val="24"/>
            <w:szCs w:val="24"/>
          </w:rPr>
          <w:delText>0</w:delText>
        </w:r>
        <w:r w:rsidRPr="008372F6" w:rsidDel="00182F1E">
          <w:rPr>
            <w:rFonts w:ascii="Arial" w:hAnsi="Arial" w:cs="Arial"/>
            <w:spacing w:val="-2"/>
            <w:sz w:val="24"/>
            <w:szCs w:val="24"/>
            <w:rPrChange w:id="815"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908]</w:delText>
        </w:r>
      </w:del>
    </w:p>
    <w:p w14:paraId="64A9866C" w14:textId="6A7C5158" w:rsidR="005D491A" w:rsidRPr="008372F6" w:rsidDel="00182F1E" w:rsidRDefault="00000000" w:rsidP="008372F6">
      <w:pPr>
        <w:tabs>
          <w:tab w:val="left" w:pos="8811"/>
        </w:tabs>
        <w:spacing w:before="120" w:after="120" w:line="360" w:lineRule="auto"/>
        <w:ind w:right="329" w:hanging="7193"/>
        <w:jc w:val="both"/>
        <w:rPr>
          <w:del w:id="816" w:author="Héctor Bahamonde" w:date="2026-08-06T16:17:00Z"/>
          <w:rFonts w:ascii="Arial" w:hAnsi="Arial" w:cs="Arial"/>
          <w:sz w:val="24"/>
          <w:szCs w:val="24"/>
        </w:rPr>
      </w:pPr>
      <w:del w:id="817" w:author="Héctor Bahamonde" w:date="2026-08-06T16:17:00Z">
        <w:r w:rsidRPr="008372F6" w:rsidDel="00182F1E">
          <w:rPr>
            <w:rFonts w:ascii="Arial" w:hAnsi="Arial" w:cs="Arial"/>
            <w:w w:val="105"/>
            <w:sz w:val="24"/>
            <w:szCs w:val="24"/>
          </w:rPr>
          <w:delText>Don’t know vs.</w:delText>
        </w:r>
        <w:r w:rsidRPr="008372F6" w:rsidDel="00182F1E">
          <w:rPr>
            <w:rFonts w:ascii="Arial" w:hAnsi="Arial" w:cs="Arial"/>
            <w:spacing w:val="40"/>
            <w:w w:val="105"/>
            <w:sz w:val="24"/>
            <w:szCs w:val="24"/>
          </w:rPr>
          <w:delText xml:space="preserve"> </w:delText>
        </w:r>
        <w:r w:rsidRPr="008372F6" w:rsidDel="00182F1E">
          <w:rPr>
            <w:rFonts w:ascii="Arial" w:hAnsi="Arial" w:cs="Arial"/>
            <w:w w:val="105"/>
            <w:sz w:val="24"/>
            <w:szCs w:val="24"/>
          </w:rPr>
          <w:delText>reject:</w:delText>
        </w:r>
        <w:r w:rsidRPr="008372F6" w:rsidDel="00182F1E">
          <w:rPr>
            <w:rFonts w:ascii="Arial" w:hAnsi="Arial" w:cs="Arial"/>
            <w:spacing w:val="40"/>
            <w:w w:val="105"/>
            <w:sz w:val="24"/>
            <w:szCs w:val="24"/>
          </w:rPr>
          <w:delText xml:space="preserve"> </w:delText>
        </w:r>
        <w:r w:rsidRPr="008372F6" w:rsidDel="00182F1E">
          <w:rPr>
            <w:rFonts w:ascii="Arial" w:hAnsi="Arial" w:cs="Arial"/>
            <w:w w:val="105"/>
            <w:sz w:val="24"/>
            <w:szCs w:val="24"/>
          </w:rPr>
          <w:delText>Loss (rescue) frame (vs.</w:delText>
        </w:r>
        <w:r w:rsidRPr="008372F6" w:rsidDel="00182F1E">
          <w:rPr>
            <w:rFonts w:ascii="Arial" w:hAnsi="Arial" w:cs="Arial"/>
            <w:spacing w:val="40"/>
            <w:w w:val="105"/>
            <w:sz w:val="24"/>
            <w:szCs w:val="24"/>
          </w:rPr>
          <w:delText xml:space="preserve"> </w:delText>
        </w:r>
        <w:r w:rsidRPr="008372F6" w:rsidDel="00182F1E">
          <w:rPr>
            <w:rFonts w:ascii="Arial" w:hAnsi="Arial" w:cs="Arial"/>
            <w:w w:val="105"/>
            <w:sz w:val="24"/>
            <w:szCs w:val="24"/>
          </w:rPr>
          <w:delText>control)</w:delText>
        </w:r>
        <w:r w:rsidRPr="008372F6" w:rsidDel="00182F1E">
          <w:rPr>
            <w:rFonts w:ascii="Arial" w:hAnsi="Arial" w:cs="Arial"/>
            <w:sz w:val="24"/>
            <w:szCs w:val="24"/>
          </w:rPr>
          <w:tab/>
        </w:r>
        <w:r w:rsidRPr="008372F6" w:rsidDel="00182F1E">
          <w:rPr>
            <w:rFonts w:ascii="Arial" w:hAnsi="Arial" w:cs="Arial"/>
            <w:spacing w:val="-2"/>
            <w:w w:val="105"/>
            <w:sz w:val="24"/>
            <w:szCs w:val="24"/>
          </w:rPr>
          <w:delText>3</w:delText>
        </w:r>
        <w:r w:rsidRPr="008372F6" w:rsidDel="00182F1E">
          <w:rPr>
            <w:rFonts w:ascii="Arial" w:hAnsi="Arial" w:cs="Arial"/>
            <w:spacing w:val="-2"/>
            <w:w w:val="105"/>
            <w:sz w:val="24"/>
            <w:szCs w:val="24"/>
            <w:rPrChange w:id="818" w:author="Microsoft Office User" w:date="2026-09-11T12:55:00Z">
              <w:rPr>
                <w:i/>
                <w:iCs/>
                <w:spacing w:val="-2"/>
                <w:w w:val="105"/>
                <w:sz w:val="18"/>
                <w:szCs w:val="18"/>
              </w:rPr>
            </w:rPrChange>
          </w:rPr>
          <w:delText>.</w:delText>
        </w:r>
        <w:r w:rsidRPr="008372F6" w:rsidDel="00182F1E">
          <w:rPr>
            <w:rFonts w:ascii="Arial" w:hAnsi="Arial" w:cs="Arial"/>
            <w:spacing w:val="-2"/>
            <w:w w:val="105"/>
            <w:sz w:val="24"/>
            <w:szCs w:val="24"/>
          </w:rPr>
          <w:delText>328***</w:delText>
        </w:r>
        <w:r w:rsidRPr="008372F6" w:rsidDel="00182F1E">
          <w:rPr>
            <w:rFonts w:ascii="Arial" w:hAnsi="Arial" w:cs="Arial"/>
            <w:spacing w:val="40"/>
            <w:w w:val="105"/>
            <w:sz w:val="24"/>
            <w:szCs w:val="24"/>
          </w:rPr>
          <w:delText xml:space="preserve"> </w:delText>
        </w:r>
        <w:r w:rsidRPr="008372F6" w:rsidDel="00182F1E">
          <w:rPr>
            <w:rFonts w:ascii="Arial" w:hAnsi="Arial" w:cs="Arial"/>
            <w:spacing w:val="-2"/>
            <w:sz w:val="24"/>
            <w:szCs w:val="24"/>
          </w:rPr>
          <w:delText>[2</w:delText>
        </w:r>
        <w:r w:rsidRPr="008372F6" w:rsidDel="00182F1E">
          <w:rPr>
            <w:rFonts w:ascii="Arial" w:hAnsi="Arial" w:cs="Arial"/>
            <w:spacing w:val="-2"/>
            <w:sz w:val="24"/>
            <w:szCs w:val="24"/>
            <w:rPrChange w:id="819"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454,</w:delText>
        </w:r>
        <w:r w:rsidRPr="008372F6" w:rsidDel="00182F1E">
          <w:rPr>
            <w:rFonts w:ascii="Arial" w:hAnsi="Arial" w:cs="Arial"/>
            <w:spacing w:val="-5"/>
            <w:sz w:val="24"/>
            <w:szCs w:val="24"/>
          </w:rPr>
          <w:delText xml:space="preserve"> </w:delText>
        </w:r>
        <w:r w:rsidRPr="008372F6" w:rsidDel="00182F1E">
          <w:rPr>
            <w:rFonts w:ascii="Arial" w:hAnsi="Arial" w:cs="Arial"/>
            <w:spacing w:val="-2"/>
            <w:sz w:val="24"/>
            <w:szCs w:val="24"/>
          </w:rPr>
          <w:delText>4</w:delText>
        </w:r>
        <w:r w:rsidRPr="008372F6" w:rsidDel="00182F1E">
          <w:rPr>
            <w:rFonts w:ascii="Arial" w:hAnsi="Arial" w:cs="Arial"/>
            <w:spacing w:val="-2"/>
            <w:sz w:val="24"/>
            <w:szCs w:val="24"/>
            <w:rPrChange w:id="820"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514]</w:delText>
        </w:r>
      </w:del>
    </w:p>
    <w:p w14:paraId="5696C71B" w14:textId="69A75225" w:rsidR="005D491A" w:rsidRPr="008372F6" w:rsidDel="00182F1E" w:rsidRDefault="00000000" w:rsidP="008372F6">
      <w:pPr>
        <w:tabs>
          <w:tab w:val="left" w:pos="8811"/>
        </w:tabs>
        <w:spacing w:before="120" w:after="120" w:line="360" w:lineRule="auto"/>
        <w:ind w:right="329" w:hanging="7193"/>
        <w:jc w:val="both"/>
        <w:rPr>
          <w:del w:id="821" w:author="Héctor Bahamonde" w:date="2026-08-06T16:17:00Z"/>
          <w:rFonts w:ascii="Arial" w:hAnsi="Arial" w:cs="Arial"/>
          <w:sz w:val="24"/>
          <w:szCs w:val="24"/>
        </w:rPr>
      </w:pPr>
      <w:del w:id="822" w:author="Héctor Bahamonde" w:date="2026-08-06T16:17:00Z">
        <w:r w:rsidRPr="008372F6" w:rsidDel="00182F1E">
          <w:rPr>
            <w:rFonts w:ascii="Arial" w:hAnsi="Arial" w:cs="Arial"/>
            <w:w w:val="110"/>
            <w:sz w:val="24"/>
            <w:szCs w:val="24"/>
          </w:rPr>
          <w:delText>Don’t know vs.</w:delText>
        </w:r>
        <w:r w:rsidRPr="008372F6" w:rsidDel="00182F1E">
          <w:rPr>
            <w:rFonts w:ascii="Arial" w:hAnsi="Arial" w:cs="Arial"/>
            <w:spacing w:val="40"/>
            <w:w w:val="110"/>
            <w:sz w:val="24"/>
            <w:szCs w:val="24"/>
          </w:rPr>
          <w:delText xml:space="preserve"> </w:delText>
        </w:r>
        <w:r w:rsidRPr="008372F6" w:rsidDel="00182F1E">
          <w:rPr>
            <w:rFonts w:ascii="Arial" w:hAnsi="Arial" w:cs="Arial"/>
            <w:w w:val="110"/>
            <w:sz w:val="24"/>
            <w:szCs w:val="24"/>
          </w:rPr>
          <w:delText>reject:</w:delText>
        </w:r>
        <w:r w:rsidRPr="008372F6" w:rsidDel="00182F1E">
          <w:rPr>
            <w:rFonts w:ascii="Arial" w:hAnsi="Arial" w:cs="Arial"/>
            <w:spacing w:val="40"/>
            <w:w w:val="110"/>
            <w:sz w:val="24"/>
            <w:szCs w:val="24"/>
          </w:rPr>
          <w:delText xml:space="preserve"> </w:delText>
        </w:r>
        <w:r w:rsidRPr="008372F6" w:rsidDel="00182F1E">
          <w:rPr>
            <w:rFonts w:ascii="Arial" w:hAnsi="Arial" w:cs="Arial"/>
            <w:w w:val="110"/>
            <w:sz w:val="24"/>
            <w:szCs w:val="24"/>
          </w:rPr>
          <w:delText>Gains (health maximisation) frame (vs.</w:delText>
        </w:r>
        <w:r w:rsidRPr="008372F6" w:rsidDel="00182F1E">
          <w:rPr>
            <w:rFonts w:ascii="Arial" w:hAnsi="Arial" w:cs="Arial"/>
            <w:spacing w:val="40"/>
            <w:w w:val="110"/>
            <w:sz w:val="24"/>
            <w:szCs w:val="24"/>
          </w:rPr>
          <w:delText xml:space="preserve"> </w:delText>
        </w:r>
        <w:r w:rsidRPr="008372F6" w:rsidDel="00182F1E">
          <w:rPr>
            <w:rFonts w:ascii="Arial" w:hAnsi="Arial" w:cs="Arial"/>
            <w:w w:val="110"/>
            <w:sz w:val="24"/>
            <w:szCs w:val="24"/>
          </w:rPr>
          <w:delText>control)</w:delText>
        </w:r>
        <w:r w:rsidRPr="008372F6" w:rsidDel="00182F1E">
          <w:rPr>
            <w:rFonts w:ascii="Arial" w:hAnsi="Arial" w:cs="Arial"/>
            <w:sz w:val="24"/>
            <w:szCs w:val="24"/>
          </w:rPr>
          <w:tab/>
        </w:r>
        <w:r w:rsidRPr="008372F6" w:rsidDel="00182F1E">
          <w:rPr>
            <w:rFonts w:ascii="Arial" w:hAnsi="Arial" w:cs="Arial"/>
            <w:spacing w:val="-2"/>
            <w:w w:val="110"/>
            <w:sz w:val="24"/>
            <w:szCs w:val="24"/>
          </w:rPr>
          <w:delText>1</w:delText>
        </w:r>
        <w:r w:rsidRPr="008372F6" w:rsidDel="00182F1E">
          <w:rPr>
            <w:rFonts w:ascii="Arial" w:hAnsi="Arial" w:cs="Arial"/>
            <w:spacing w:val="-2"/>
            <w:w w:val="110"/>
            <w:sz w:val="24"/>
            <w:szCs w:val="24"/>
            <w:rPrChange w:id="823" w:author="Microsoft Office User" w:date="2026-09-11T12:55:00Z">
              <w:rPr>
                <w:i/>
                <w:iCs/>
                <w:spacing w:val="-2"/>
                <w:w w:val="110"/>
                <w:sz w:val="18"/>
                <w:szCs w:val="18"/>
              </w:rPr>
            </w:rPrChange>
          </w:rPr>
          <w:delText>.</w:delText>
        </w:r>
        <w:r w:rsidRPr="008372F6" w:rsidDel="00182F1E">
          <w:rPr>
            <w:rFonts w:ascii="Arial" w:hAnsi="Arial" w:cs="Arial"/>
            <w:spacing w:val="-2"/>
            <w:w w:val="110"/>
            <w:sz w:val="24"/>
            <w:szCs w:val="24"/>
          </w:rPr>
          <w:delText xml:space="preserve">946*** </w:delText>
        </w:r>
        <w:r w:rsidRPr="008372F6" w:rsidDel="00182F1E">
          <w:rPr>
            <w:rFonts w:ascii="Arial" w:hAnsi="Arial" w:cs="Arial"/>
            <w:spacing w:val="-2"/>
            <w:sz w:val="24"/>
            <w:szCs w:val="24"/>
          </w:rPr>
          <w:delText>[1</w:delText>
        </w:r>
        <w:r w:rsidRPr="008372F6" w:rsidDel="00182F1E">
          <w:rPr>
            <w:rFonts w:ascii="Arial" w:hAnsi="Arial" w:cs="Arial"/>
            <w:spacing w:val="-2"/>
            <w:sz w:val="24"/>
            <w:szCs w:val="24"/>
            <w:rPrChange w:id="824"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453,</w:delText>
        </w:r>
        <w:r w:rsidRPr="008372F6" w:rsidDel="00182F1E">
          <w:rPr>
            <w:rFonts w:ascii="Arial" w:hAnsi="Arial" w:cs="Arial"/>
            <w:spacing w:val="-5"/>
            <w:sz w:val="24"/>
            <w:szCs w:val="24"/>
          </w:rPr>
          <w:delText xml:space="preserve"> </w:delText>
        </w:r>
        <w:r w:rsidRPr="008372F6" w:rsidDel="00182F1E">
          <w:rPr>
            <w:rFonts w:ascii="Arial" w:hAnsi="Arial" w:cs="Arial"/>
            <w:spacing w:val="-2"/>
            <w:sz w:val="24"/>
            <w:szCs w:val="24"/>
          </w:rPr>
          <w:delText>2</w:delText>
        </w:r>
        <w:r w:rsidRPr="008372F6" w:rsidDel="00182F1E">
          <w:rPr>
            <w:rFonts w:ascii="Arial" w:hAnsi="Arial" w:cs="Arial"/>
            <w:spacing w:val="-2"/>
            <w:sz w:val="24"/>
            <w:szCs w:val="24"/>
            <w:rPrChange w:id="825" w:author="Microsoft Office User" w:date="2026-09-11T12:55:00Z">
              <w:rPr>
                <w:i/>
                <w:iCs/>
                <w:spacing w:val="-2"/>
                <w:sz w:val="18"/>
                <w:szCs w:val="18"/>
              </w:rPr>
            </w:rPrChange>
          </w:rPr>
          <w:delText>.</w:delText>
        </w:r>
        <w:r w:rsidRPr="008372F6" w:rsidDel="00182F1E">
          <w:rPr>
            <w:rFonts w:ascii="Arial" w:hAnsi="Arial" w:cs="Arial"/>
            <w:spacing w:val="-2"/>
            <w:sz w:val="24"/>
            <w:szCs w:val="24"/>
          </w:rPr>
          <w:delText>607]</w:delText>
        </w:r>
      </w:del>
    </w:p>
    <w:p w14:paraId="716149E5" w14:textId="36873123" w:rsidR="005D491A" w:rsidRPr="008372F6" w:rsidDel="00182F1E" w:rsidRDefault="00000000" w:rsidP="008372F6">
      <w:pPr>
        <w:tabs>
          <w:tab w:val="left" w:pos="7695"/>
          <w:tab w:val="left" w:pos="8811"/>
        </w:tabs>
        <w:spacing w:before="120" w:after="120" w:line="360" w:lineRule="auto"/>
        <w:jc w:val="both"/>
        <w:rPr>
          <w:del w:id="826" w:author="Héctor Bahamonde" w:date="2026-08-06T16:17:00Z"/>
          <w:rFonts w:ascii="Arial" w:hAnsi="Arial" w:cs="Arial"/>
          <w:sz w:val="24"/>
          <w:szCs w:val="24"/>
        </w:rPr>
      </w:pPr>
      <w:del w:id="827" w:author="Héctor Bahamonde" w:date="2026-08-06T16:17:00Z">
        <w:r w:rsidRPr="008372F6" w:rsidDel="00182F1E">
          <w:rPr>
            <w:rFonts w:ascii="Arial" w:hAnsi="Arial" w:cs="Arial"/>
            <w:noProof/>
            <w:sz w:val="24"/>
            <w:szCs w:val="24"/>
          </w:rPr>
          <mc:AlternateContent>
            <mc:Choice Requires="wps">
              <w:drawing>
                <wp:anchor distT="0" distB="0" distL="0" distR="0" simplePos="0" relativeHeight="15737856" behindDoc="0" locked="0" layoutInCell="1" allowOverlap="1" wp14:anchorId="64DD0A0F" wp14:editId="0ED7D6F1">
                  <wp:simplePos x="0" y="0"/>
                  <wp:positionH relativeFrom="page">
                    <wp:posOffset>1657350</wp:posOffset>
                  </wp:positionH>
                  <wp:positionV relativeFrom="paragraph">
                    <wp:posOffset>137029</wp:posOffset>
                  </wp:positionV>
                  <wp:extent cx="5474970" cy="127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4970" cy="1270"/>
                          </a:xfrm>
                          <a:custGeom>
                            <a:avLst/>
                            <a:gdLst/>
                            <a:ahLst/>
                            <a:cxnLst/>
                            <a:rect l="l" t="t" r="r" b="b"/>
                            <a:pathLst>
                              <a:path w="5474970">
                                <a:moveTo>
                                  <a:pt x="0" y="0"/>
                                </a:moveTo>
                                <a:lnTo>
                                  <a:pt x="5474569" y="0"/>
                                </a:lnTo>
                              </a:path>
                            </a:pathLst>
                          </a:custGeom>
                          <a:ln w="37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217D4D" id="Graphic 96" o:spid="_x0000_s1026" style="position:absolute;margin-left:130.5pt;margin-top:10.8pt;width:431.1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54749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" path="m,l5474569,e" filled="f" strokeweight=".1053mm">
                  <v:path arrowok="t"/>
                  <w10:wrap anchorx="page"/>
                </v:shape>
              </w:pict>
            </mc:Fallback>
          </mc:AlternateContent>
        </w:r>
        <w:r w:rsidRPr="008372F6" w:rsidDel="00182F1E">
          <w:rPr>
            <w:rFonts w:ascii="Arial" w:hAnsi="Arial" w:cs="Arial"/>
            <w:spacing w:val="-2"/>
            <w:w w:val="105"/>
            <w:sz w:val="24"/>
            <w:szCs w:val="24"/>
          </w:rPr>
          <w:delText>Num.Obs.</w:delText>
        </w:r>
        <w:r w:rsidRPr="008372F6" w:rsidDel="00182F1E">
          <w:rPr>
            <w:rFonts w:ascii="Arial" w:hAnsi="Arial" w:cs="Arial"/>
            <w:sz w:val="24"/>
            <w:szCs w:val="24"/>
          </w:rPr>
          <w:tab/>
        </w:r>
        <w:r w:rsidRPr="008372F6" w:rsidDel="00182F1E">
          <w:rPr>
            <w:rFonts w:ascii="Arial" w:hAnsi="Arial" w:cs="Arial"/>
            <w:spacing w:val="-2"/>
            <w:w w:val="105"/>
            <w:sz w:val="24"/>
            <w:szCs w:val="24"/>
          </w:rPr>
          <w:delText>1,258</w:delText>
        </w:r>
        <w:r w:rsidRPr="008372F6" w:rsidDel="00182F1E">
          <w:rPr>
            <w:rFonts w:ascii="Arial" w:hAnsi="Arial" w:cs="Arial"/>
            <w:sz w:val="24"/>
            <w:szCs w:val="24"/>
          </w:rPr>
          <w:tab/>
        </w:r>
        <w:r w:rsidRPr="008372F6" w:rsidDel="00182F1E">
          <w:rPr>
            <w:rFonts w:ascii="Arial" w:hAnsi="Arial" w:cs="Arial"/>
            <w:spacing w:val="-2"/>
            <w:w w:val="105"/>
            <w:sz w:val="24"/>
            <w:szCs w:val="24"/>
          </w:rPr>
          <w:delText>1,499</w:delText>
        </w:r>
      </w:del>
    </w:p>
    <w:p w14:paraId="5099B270" w14:textId="4DE856F6" w:rsidR="005D491A" w:rsidRPr="008372F6" w:rsidRDefault="00000000" w:rsidP="008372F6">
      <w:pPr>
        <w:pStyle w:val="BodyText"/>
        <w:spacing w:before="120" w:after="120" w:line="360" w:lineRule="auto"/>
        <w:jc w:val="both"/>
        <w:rPr>
          <w:rFonts w:ascii="Arial" w:hAnsi="Arial" w:cs="Arial"/>
          <w:sz w:val="24"/>
          <w:szCs w:val="24"/>
          <w:rPrChange w:id="828" w:author="Héctor Bahamonde" w:date="2026-08-06T16:19:00Z">
            <w:rPr>
              <w:rFonts w:ascii="Georgia" w:hAnsi="Georgia"/>
              <w:sz w:val="18"/>
            </w:rPr>
          </w:rPrChange>
        </w:rPr>
      </w:pPr>
      <w:del w:id="829" w:author="Héctor Bahamonde" w:date="2026-09-18T11:04:00Z" w16du:dateUtc="2026-09-18T09:04:00Z">
        <w:r w:rsidRPr="008372F6" w:rsidDel="00856CFB">
          <w:rPr>
            <w:rFonts w:ascii="Arial" w:hAnsi="Arial" w:cs="Arial"/>
            <w:sz w:val="24"/>
            <w:szCs w:val="24"/>
            <w:rPrChange w:id="830" w:author="Microsoft Office User" w:date="2026-09-11T12:55:00Z">
              <w:rPr>
                <w:b/>
                <w:bCs/>
                <w:i/>
                <w:sz w:val="18"/>
                <w:szCs w:val="18"/>
              </w:rPr>
            </w:rPrChange>
          </w:rPr>
          <w:delText>Note</w:delText>
        </w:r>
        <w:r w:rsidRPr="008372F6" w:rsidDel="00856CFB">
          <w:rPr>
            <w:rFonts w:ascii="Arial" w:hAnsi="Arial" w:cs="Arial"/>
            <w:sz w:val="24"/>
            <w:szCs w:val="24"/>
            <w:rPrChange w:id="831" w:author="Microsoft Office User" w:date="2026-09-11T12:55:00Z">
              <w:rPr>
                <w:rFonts w:ascii="Arial" w:hAnsi="Arial"/>
                <w:i/>
                <w:sz w:val="18"/>
              </w:rPr>
            </w:rPrChange>
          </w:rPr>
          <w:delText>:</w:delText>
        </w:r>
        <w:r w:rsidRPr="008372F6" w:rsidDel="00856CFB">
          <w:rPr>
            <w:rFonts w:ascii="Arial" w:hAnsi="Arial" w:cs="Arial"/>
            <w:sz w:val="24"/>
            <w:szCs w:val="24"/>
            <w:rPrChange w:id="832" w:author="Héctor Bahamonde" w:date="2026-08-06T16:19:00Z">
              <w:rPr>
                <w:rFonts w:ascii="Arial" w:hAnsi="Arial"/>
                <w:i/>
                <w:spacing w:val="36"/>
                <w:sz w:val="18"/>
              </w:rPr>
            </w:rPrChange>
          </w:rPr>
          <w:delText xml:space="preserve"> </w:delText>
        </w:r>
      </w:del>
      <w:del w:id="833" w:author="Héctor Bahamonde" w:date="2026-08-06T16:19:00Z">
        <w:r w:rsidRPr="008372F6" w:rsidDel="00182F1E">
          <w:rPr>
            <w:rFonts w:ascii="Arial" w:hAnsi="Arial" w:cs="Arial"/>
            <w:sz w:val="24"/>
            <w:szCs w:val="24"/>
            <w:rPrChange w:id="834" w:author="Héctor Bahamonde" w:date="2026-08-06T16:19:00Z">
              <w:rPr>
                <w:rFonts w:ascii="Georgia" w:hAnsi="Georgia"/>
                <w:sz w:val="18"/>
              </w:rPr>
            </w:rPrChange>
          </w:rPr>
          <w:delText>The table reports only the coefficients for the experimental framing conditions; the control condition is the omitted reference category in all comparisons.</w:delText>
        </w:r>
        <w:r w:rsidRPr="008372F6" w:rsidDel="00182F1E">
          <w:rPr>
            <w:rFonts w:ascii="Arial" w:hAnsi="Arial" w:cs="Arial"/>
            <w:sz w:val="24"/>
            <w:szCs w:val="24"/>
            <w:rPrChange w:id="835" w:author="Héctor Bahamonde" w:date="2026-08-06T16:19:00Z">
              <w:rPr>
                <w:rFonts w:ascii="Georgia" w:hAnsi="Georgia"/>
                <w:spacing w:val="36"/>
                <w:sz w:val="18"/>
              </w:rPr>
            </w:rPrChange>
          </w:rPr>
          <w:delText xml:space="preserve"> </w:delText>
        </w:r>
        <w:r w:rsidRPr="008372F6" w:rsidDel="00182F1E">
          <w:rPr>
            <w:rFonts w:ascii="Arial" w:hAnsi="Arial" w:cs="Arial"/>
            <w:sz w:val="24"/>
            <w:szCs w:val="24"/>
            <w:rPrChange w:id="836" w:author="Héctor Bahamonde" w:date="2026-08-06T16:19:00Z">
              <w:rPr>
                <w:rFonts w:ascii="Georgia" w:hAnsi="Georgia"/>
                <w:sz w:val="18"/>
              </w:rPr>
            </w:rPrChange>
          </w:rPr>
          <w:delText xml:space="preserve">Entries in the ordinal logit column are odds ratios from the ordinal logistic model </w:delText>
        </w:r>
        <w:r w:rsidR="005D491A" w:rsidRPr="008372F6" w:rsidDel="00182F1E">
          <w:rPr>
            <w:rFonts w:ascii="Arial" w:hAnsi="Arial" w:cs="Arial"/>
            <w:sz w:val="24"/>
            <w:szCs w:val="24"/>
          </w:rPr>
          <w:fldChar w:fldCharType="begin"/>
        </w:r>
        <w:r w:rsidR="005D491A" w:rsidRPr="008372F6" w:rsidDel="00182F1E">
          <w:rPr>
            <w:rFonts w:ascii="Arial" w:hAnsi="Arial" w:cs="Arial"/>
            <w:sz w:val="24"/>
            <w:szCs w:val="24"/>
          </w:rPr>
          <w:delInstrText>HYPERLINK \l "_bookmark4"</w:delInstrText>
        </w:r>
        <w:r w:rsidR="005D491A" w:rsidRPr="008372F6" w:rsidDel="00182F1E">
          <w:rPr>
            <w:rFonts w:ascii="Arial" w:hAnsi="Arial" w:cs="Arial"/>
            <w:sz w:val="24"/>
            <w:szCs w:val="24"/>
          </w:rPr>
        </w:r>
        <w:r w:rsidR="005D491A" w:rsidRPr="008372F6" w:rsidDel="00182F1E">
          <w:rPr>
            <w:rFonts w:ascii="Arial" w:hAnsi="Arial" w:cs="Arial"/>
            <w:sz w:val="24"/>
            <w:szCs w:val="24"/>
          </w:rPr>
          <w:fldChar w:fldCharType="separate"/>
        </w:r>
        <w:r w:rsidR="005D491A" w:rsidRPr="008372F6" w:rsidDel="00182F1E">
          <w:rPr>
            <w:rFonts w:ascii="Arial" w:hAnsi="Arial" w:cs="Arial"/>
            <w:sz w:val="24"/>
            <w:szCs w:val="24"/>
            <w:rPrChange w:id="837" w:author="Héctor Bahamonde" w:date="2026-08-06T16:19:00Z">
              <w:rPr>
                <w:rFonts w:ascii="Georgia" w:hAnsi="Georgia"/>
                <w:sz w:val="18"/>
              </w:rPr>
            </w:rPrChange>
          </w:rPr>
          <w:delText>(Equation</w:delText>
        </w:r>
        <w:r w:rsidR="005D491A" w:rsidRPr="008372F6" w:rsidDel="00182F1E">
          <w:rPr>
            <w:rFonts w:ascii="Arial" w:hAnsi="Arial" w:cs="Arial"/>
            <w:sz w:val="24"/>
            <w:szCs w:val="24"/>
          </w:rPr>
          <w:fldChar w:fldCharType="end"/>
        </w:r>
        <w:r w:rsidRPr="008372F6" w:rsidDel="00182F1E">
          <w:rPr>
            <w:rFonts w:ascii="Arial" w:hAnsi="Arial" w:cs="Arial"/>
            <w:sz w:val="24"/>
            <w:szCs w:val="24"/>
            <w:rPrChange w:id="838" w:author="Héctor Bahamonde" w:date="2026-08-06T16:19:00Z">
              <w:rPr>
                <w:rFonts w:ascii="Georgia" w:hAnsi="Georgia"/>
                <w:sz w:val="18"/>
              </w:rPr>
            </w:rPrChange>
          </w:rPr>
          <w:delText xml:space="preserve"> 1).</w:delText>
        </w:r>
        <w:r w:rsidRPr="008372F6" w:rsidDel="00182F1E">
          <w:rPr>
            <w:rFonts w:ascii="Arial" w:hAnsi="Arial" w:cs="Arial"/>
            <w:sz w:val="24"/>
            <w:szCs w:val="24"/>
            <w:rPrChange w:id="839" w:author="Héctor Bahamonde" w:date="2026-08-06T16:19:00Z">
              <w:rPr>
                <w:rFonts w:ascii="Georgia" w:hAnsi="Georgia"/>
                <w:spacing w:val="40"/>
                <w:sz w:val="18"/>
              </w:rPr>
            </w:rPrChange>
          </w:rPr>
          <w:delText xml:space="preserve"> </w:delText>
        </w:r>
        <w:r w:rsidRPr="008372F6" w:rsidDel="00182F1E">
          <w:rPr>
            <w:rFonts w:ascii="Arial" w:hAnsi="Arial" w:cs="Arial"/>
            <w:sz w:val="24"/>
            <w:szCs w:val="24"/>
            <w:rPrChange w:id="840" w:author="Héctor Bahamonde" w:date="2026-08-06T16:19:00Z">
              <w:rPr>
                <w:rFonts w:ascii="Georgia" w:hAnsi="Georgia"/>
                <w:sz w:val="18"/>
              </w:rPr>
            </w:rPrChange>
          </w:rPr>
          <w:delText>Entries in the multinomial logit column are relative risk ratios from an equivalent multinomial logit model (same covariates), with “Reject public funding” as the baseline outcome.</w:delText>
        </w:r>
        <w:r w:rsidRPr="008372F6" w:rsidDel="00182F1E">
          <w:rPr>
            <w:rFonts w:ascii="Arial" w:hAnsi="Arial" w:cs="Arial"/>
            <w:sz w:val="24"/>
            <w:szCs w:val="24"/>
            <w:rPrChange w:id="841" w:author="Héctor Bahamonde" w:date="2026-08-06T16:19:00Z">
              <w:rPr>
                <w:rFonts w:ascii="Georgia" w:hAnsi="Georgia"/>
                <w:spacing w:val="40"/>
                <w:sz w:val="18"/>
              </w:rPr>
            </w:rPrChange>
          </w:rPr>
          <w:delText xml:space="preserve"> </w:delText>
        </w:r>
        <w:r w:rsidRPr="008372F6" w:rsidDel="00182F1E">
          <w:rPr>
            <w:rFonts w:ascii="Arial" w:hAnsi="Arial" w:cs="Arial"/>
            <w:sz w:val="24"/>
            <w:szCs w:val="24"/>
            <w:rPrChange w:id="842" w:author="Héctor Bahamonde" w:date="2026-08-06T16:19:00Z">
              <w:rPr>
                <w:rFonts w:ascii="Georgia" w:hAnsi="Georgia"/>
                <w:sz w:val="18"/>
              </w:rPr>
            </w:rPrChange>
          </w:rPr>
          <w:delText>The coefficients should not be compared directly in magnitude across columns, because the ordinal model summarizes shifts over the ordered response scale as a whole, whereas the multinomial model estimates outcome-specific contrasts against the baseline category.</w:delText>
        </w:r>
        <w:r w:rsidRPr="008372F6" w:rsidDel="00182F1E">
          <w:rPr>
            <w:rFonts w:ascii="Arial" w:hAnsi="Arial" w:cs="Arial"/>
            <w:sz w:val="24"/>
            <w:szCs w:val="24"/>
            <w:rPrChange w:id="843" w:author="Héctor Bahamonde" w:date="2026-08-06T16:19:00Z">
              <w:rPr>
                <w:rFonts w:ascii="Georgia" w:hAnsi="Georgia"/>
                <w:spacing w:val="37"/>
                <w:sz w:val="18"/>
              </w:rPr>
            </w:rPrChange>
          </w:rPr>
          <w:delText xml:space="preserve"> </w:delText>
        </w:r>
        <w:r w:rsidRPr="008372F6" w:rsidDel="00182F1E">
          <w:rPr>
            <w:rFonts w:ascii="Arial" w:hAnsi="Arial" w:cs="Arial"/>
            <w:sz w:val="24"/>
            <w:szCs w:val="24"/>
            <w:rPrChange w:id="844" w:author="Héctor Bahamonde" w:date="2026-08-06T16:19:00Z">
              <w:rPr>
                <w:rFonts w:ascii="Georgia" w:hAnsi="Georgia"/>
                <w:sz w:val="18"/>
              </w:rPr>
            </w:rPrChange>
          </w:rPr>
          <w:delText>All models include controls for gender, age, income group, region, eligibility for Kela medicine reimbursement,</w:delText>
        </w:r>
        <w:r w:rsidRPr="008372F6" w:rsidDel="00182F1E">
          <w:rPr>
            <w:rFonts w:ascii="Arial" w:hAnsi="Arial" w:cs="Arial"/>
            <w:sz w:val="24"/>
            <w:szCs w:val="24"/>
            <w:rPrChange w:id="845" w:author="Héctor Bahamonde" w:date="2026-08-06T16:19:00Z">
              <w:rPr>
                <w:rFonts w:ascii="Georgia" w:hAnsi="Georgia"/>
                <w:spacing w:val="-2"/>
                <w:sz w:val="18"/>
              </w:rPr>
            </w:rPrChange>
          </w:rPr>
          <w:delText xml:space="preserve"> </w:delText>
        </w:r>
        <w:r w:rsidRPr="008372F6" w:rsidDel="00182F1E">
          <w:rPr>
            <w:rFonts w:ascii="Arial" w:hAnsi="Arial" w:cs="Arial"/>
            <w:sz w:val="24"/>
            <w:szCs w:val="24"/>
            <w:rPrChange w:id="846" w:author="Héctor Bahamonde" w:date="2026-08-06T16:19:00Z">
              <w:rPr>
                <w:rFonts w:ascii="Georgia" w:hAnsi="Georgia"/>
                <w:sz w:val="18"/>
              </w:rPr>
            </w:rPrChange>
          </w:rPr>
          <w:delText>and</w:delText>
        </w:r>
        <w:r w:rsidRPr="008372F6" w:rsidDel="00182F1E">
          <w:rPr>
            <w:rFonts w:ascii="Arial" w:hAnsi="Arial" w:cs="Arial"/>
            <w:sz w:val="24"/>
            <w:szCs w:val="24"/>
            <w:rPrChange w:id="847" w:author="Héctor Bahamonde" w:date="2026-08-06T16:19:00Z">
              <w:rPr>
                <w:rFonts w:ascii="Georgia" w:hAnsi="Georgia"/>
                <w:spacing w:val="-1"/>
                <w:sz w:val="18"/>
              </w:rPr>
            </w:rPrChange>
          </w:rPr>
          <w:delText xml:space="preserve"> </w:delText>
        </w:r>
        <w:r w:rsidRPr="008372F6" w:rsidDel="00182F1E">
          <w:rPr>
            <w:rFonts w:ascii="Arial" w:hAnsi="Arial" w:cs="Arial"/>
            <w:sz w:val="24"/>
            <w:szCs w:val="24"/>
            <w:rPrChange w:id="848" w:author="Héctor Bahamonde" w:date="2026-08-06T16:19:00Z">
              <w:rPr>
                <w:rFonts w:ascii="Georgia" w:hAnsi="Georgia"/>
                <w:sz w:val="18"/>
              </w:rPr>
            </w:rPrChange>
          </w:rPr>
          <w:delText>self-reported</w:delText>
        </w:r>
        <w:r w:rsidRPr="008372F6" w:rsidDel="00182F1E">
          <w:rPr>
            <w:rFonts w:ascii="Arial" w:hAnsi="Arial" w:cs="Arial"/>
            <w:sz w:val="24"/>
            <w:szCs w:val="24"/>
            <w:rPrChange w:id="849" w:author="Héctor Bahamonde" w:date="2026-08-06T16:19:00Z">
              <w:rPr>
                <w:rFonts w:ascii="Georgia" w:hAnsi="Georgia"/>
                <w:spacing w:val="-1"/>
                <w:sz w:val="18"/>
              </w:rPr>
            </w:rPrChange>
          </w:rPr>
          <w:delText xml:space="preserve"> </w:delText>
        </w:r>
        <w:r w:rsidRPr="008372F6" w:rsidDel="00182F1E">
          <w:rPr>
            <w:rFonts w:ascii="Arial" w:hAnsi="Arial" w:cs="Arial"/>
            <w:sz w:val="24"/>
            <w:szCs w:val="24"/>
            <w:rPrChange w:id="850" w:author="Héctor Bahamonde" w:date="2026-08-06T16:19:00Z">
              <w:rPr>
                <w:rFonts w:ascii="Georgia" w:hAnsi="Georgia"/>
                <w:sz w:val="18"/>
              </w:rPr>
            </w:rPrChange>
          </w:rPr>
          <w:delText>medicine</w:delText>
        </w:r>
        <w:r w:rsidRPr="008372F6" w:rsidDel="00182F1E">
          <w:rPr>
            <w:rFonts w:ascii="Arial" w:hAnsi="Arial" w:cs="Arial"/>
            <w:sz w:val="24"/>
            <w:szCs w:val="24"/>
            <w:rPrChange w:id="851" w:author="Héctor Bahamonde" w:date="2026-08-06T16:19:00Z">
              <w:rPr>
                <w:rFonts w:ascii="Georgia" w:hAnsi="Georgia"/>
                <w:spacing w:val="-1"/>
                <w:sz w:val="18"/>
              </w:rPr>
            </w:rPrChange>
          </w:rPr>
          <w:delText xml:space="preserve"> </w:delText>
        </w:r>
        <w:r w:rsidRPr="008372F6" w:rsidDel="00182F1E">
          <w:rPr>
            <w:rFonts w:ascii="Arial" w:hAnsi="Arial" w:cs="Arial"/>
            <w:sz w:val="24"/>
            <w:szCs w:val="24"/>
            <w:rPrChange w:id="852" w:author="Héctor Bahamonde" w:date="2026-08-06T16:19:00Z">
              <w:rPr>
                <w:rFonts w:ascii="Georgia" w:hAnsi="Georgia"/>
                <w:sz w:val="18"/>
              </w:rPr>
            </w:rPrChange>
          </w:rPr>
          <w:delText>expenditure.</w:delText>
        </w:r>
        <w:r w:rsidRPr="008372F6" w:rsidDel="00182F1E">
          <w:rPr>
            <w:rFonts w:ascii="Arial" w:hAnsi="Arial" w:cs="Arial"/>
            <w:sz w:val="24"/>
            <w:szCs w:val="24"/>
            <w:rPrChange w:id="853" w:author="Héctor Bahamonde" w:date="2026-08-06T16:19:00Z">
              <w:rPr>
                <w:rFonts w:ascii="Georgia" w:hAnsi="Georgia"/>
                <w:spacing w:val="12"/>
                <w:sz w:val="18"/>
              </w:rPr>
            </w:rPrChange>
          </w:rPr>
          <w:delText xml:space="preserve"> </w:delText>
        </w:r>
        <w:r w:rsidRPr="008372F6" w:rsidDel="00182F1E">
          <w:rPr>
            <w:rFonts w:ascii="Arial" w:hAnsi="Arial" w:cs="Arial"/>
            <w:sz w:val="24"/>
            <w:szCs w:val="24"/>
            <w:rPrChange w:id="854" w:author="Héctor Bahamonde" w:date="2026-08-06T16:19:00Z">
              <w:rPr>
                <w:rFonts w:ascii="Georgia" w:hAnsi="Georgia"/>
                <w:sz w:val="18"/>
              </w:rPr>
            </w:rPrChange>
          </w:rPr>
          <w:delText>Models</w:delText>
        </w:r>
        <w:r w:rsidRPr="008372F6" w:rsidDel="00182F1E">
          <w:rPr>
            <w:rFonts w:ascii="Arial" w:hAnsi="Arial" w:cs="Arial"/>
            <w:sz w:val="24"/>
            <w:szCs w:val="24"/>
            <w:rPrChange w:id="855" w:author="Héctor Bahamonde" w:date="2026-08-06T16:19:00Z">
              <w:rPr>
                <w:rFonts w:ascii="Georgia" w:hAnsi="Georgia"/>
                <w:spacing w:val="-1"/>
                <w:sz w:val="18"/>
              </w:rPr>
            </w:rPrChange>
          </w:rPr>
          <w:delText xml:space="preserve"> </w:delText>
        </w:r>
        <w:r w:rsidRPr="008372F6" w:rsidDel="00182F1E">
          <w:rPr>
            <w:rFonts w:ascii="Arial" w:hAnsi="Arial" w:cs="Arial"/>
            <w:sz w:val="24"/>
            <w:szCs w:val="24"/>
            <w:rPrChange w:id="856" w:author="Héctor Bahamonde" w:date="2026-08-06T16:19:00Z">
              <w:rPr>
                <w:rFonts w:ascii="Georgia" w:hAnsi="Georgia"/>
                <w:sz w:val="18"/>
              </w:rPr>
            </w:rPrChange>
          </w:rPr>
          <w:delText>are</w:delText>
        </w:r>
        <w:r w:rsidRPr="008372F6" w:rsidDel="00182F1E">
          <w:rPr>
            <w:rFonts w:ascii="Arial" w:hAnsi="Arial" w:cs="Arial"/>
            <w:sz w:val="24"/>
            <w:szCs w:val="24"/>
            <w:rPrChange w:id="857" w:author="Héctor Bahamonde" w:date="2026-08-06T16:19:00Z">
              <w:rPr>
                <w:rFonts w:ascii="Georgia" w:hAnsi="Georgia"/>
                <w:spacing w:val="-2"/>
                <w:sz w:val="18"/>
              </w:rPr>
            </w:rPrChange>
          </w:rPr>
          <w:delText xml:space="preserve"> </w:delText>
        </w:r>
        <w:r w:rsidRPr="008372F6" w:rsidDel="00182F1E">
          <w:rPr>
            <w:rFonts w:ascii="Arial" w:hAnsi="Arial" w:cs="Arial"/>
            <w:sz w:val="24"/>
            <w:szCs w:val="24"/>
            <w:rPrChange w:id="858" w:author="Héctor Bahamonde" w:date="2026-08-06T16:19:00Z">
              <w:rPr>
                <w:rFonts w:ascii="Georgia" w:hAnsi="Georgia"/>
                <w:sz w:val="18"/>
              </w:rPr>
            </w:rPrChange>
          </w:rPr>
          <w:delText>estimated</w:delText>
        </w:r>
        <w:r w:rsidRPr="008372F6" w:rsidDel="00182F1E">
          <w:rPr>
            <w:rFonts w:ascii="Arial" w:hAnsi="Arial" w:cs="Arial"/>
            <w:sz w:val="24"/>
            <w:szCs w:val="24"/>
            <w:rPrChange w:id="859" w:author="Héctor Bahamonde" w:date="2026-08-06T16:19:00Z">
              <w:rPr>
                <w:rFonts w:ascii="Georgia" w:hAnsi="Georgia"/>
                <w:spacing w:val="-1"/>
                <w:sz w:val="18"/>
              </w:rPr>
            </w:rPrChange>
          </w:rPr>
          <w:delText xml:space="preserve"> </w:delText>
        </w:r>
        <w:r w:rsidRPr="008372F6" w:rsidDel="00182F1E">
          <w:rPr>
            <w:rFonts w:ascii="Arial" w:hAnsi="Arial" w:cs="Arial"/>
            <w:sz w:val="24"/>
            <w:szCs w:val="24"/>
            <w:rPrChange w:id="860" w:author="Héctor Bahamonde" w:date="2026-08-06T16:19:00Z">
              <w:rPr>
                <w:rFonts w:ascii="Georgia" w:hAnsi="Georgia"/>
                <w:sz w:val="18"/>
              </w:rPr>
            </w:rPrChange>
          </w:rPr>
          <w:delText>using</w:delText>
        </w:r>
        <w:r w:rsidRPr="008372F6" w:rsidDel="00182F1E">
          <w:rPr>
            <w:rFonts w:ascii="Arial" w:hAnsi="Arial" w:cs="Arial"/>
            <w:sz w:val="24"/>
            <w:szCs w:val="24"/>
            <w:rPrChange w:id="861" w:author="Héctor Bahamonde" w:date="2026-08-06T16:19:00Z">
              <w:rPr>
                <w:rFonts w:ascii="Georgia" w:hAnsi="Georgia"/>
                <w:spacing w:val="-2"/>
                <w:sz w:val="18"/>
              </w:rPr>
            </w:rPrChange>
          </w:rPr>
          <w:delText xml:space="preserve"> </w:delText>
        </w:r>
        <w:r w:rsidRPr="008372F6" w:rsidDel="00182F1E">
          <w:rPr>
            <w:rFonts w:ascii="Arial" w:hAnsi="Arial" w:cs="Arial"/>
            <w:sz w:val="24"/>
            <w:szCs w:val="24"/>
            <w:rPrChange w:id="862" w:author="Héctor Bahamonde" w:date="2026-08-06T16:19:00Z">
              <w:rPr>
                <w:rFonts w:ascii="Georgia" w:hAnsi="Georgia"/>
                <w:sz w:val="18"/>
              </w:rPr>
            </w:rPrChange>
          </w:rPr>
          <w:delText>survey</w:delText>
        </w:r>
        <w:r w:rsidRPr="008372F6" w:rsidDel="00182F1E">
          <w:rPr>
            <w:rFonts w:ascii="Arial" w:hAnsi="Arial" w:cs="Arial"/>
            <w:sz w:val="24"/>
            <w:szCs w:val="24"/>
            <w:rPrChange w:id="863" w:author="Héctor Bahamonde" w:date="2026-08-06T16:19:00Z">
              <w:rPr>
                <w:rFonts w:ascii="Georgia" w:hAnsi="Georgia"/>
                <w:spacing w:val="-2"/>
                <w:sz w:val="18"/>
              </w:rPr>
            </w:rPrChange>
          </w:rPr>
          <w:delText xml:space="preserve"> </w:delText>
        </w:r>
        <w:r w:rsidRPr="008372F6" w:rsidDel="00182F1E">
          <w:rPr>
            <w:rFonts w:ascii="Arial" w:hAnsi="Arial" w:cs="Arial"/>
            <w:sz w:val="24"/>
            <w:szCs w:val="24"/>
            <w:rPrChange w:id="864" w:author="Héctor Bahamonde" w:date="2026-08-06T16:19:00Z">
              <w:rPr>
                <w:rFonts w:ascii="Georgia" w:hAnsi="Georgia"/>
                <w:sz w:val="18"/>
              </w:rPr>
            </w:rPrChange>
          </w:rPr>
          <w:delText>weights.</w:delText>
        </w:r>
        <w:r w:rsidRPr="008372F6" w:rsidDel="00182F1E">
          <w:rPr>
            <w:rFonts w:ascii="Arial" w:hAnsi="Arial" w:cs="Arial"/>
            <w:sz w:val="24"/>
            <w:szCs w:val="24"/>
            <w:rPrChange w:id="865" w:author="Héctor Bahamonde" w:date="2026-08-06T16:19:00Z">
              <w:rPr>
                <w:rFonts w:ascii="Georgia" w:hAnsi="Georgia"/>
                <w:spacing w:val="12"/>
                <w:sz w:val="18"/>
              </w:rPr>
            </w:rPrChange>
          </w:rPr>
          <w:delText xml:space="preserve"> </w:delText>
        </w:r>
        <w:r w:rsidRPr="008372F6" w:rsidDel="00182F1E">
          <w:rPr>
            <w:rFonts w:ascii="Arial" w:hAnsi="Arial" w:cs="Arial"/>
            <w:sz w:val="24"/>
            <w:szCs w:val="24"/>
            <w:rPrChange w:id="866" w:author="Héctor Bahamonde" w:date="2026-08-06T16:19:00Z">
              <w:rPr>
                <w:rFonts w:ascii="Georgia" w:hAnsi="Georgia"/>
                <w:sz w:val="18"/>
              </w:rPr>
            </w:rPrChange>
          </w:rPr>
          <w:delText>90%</w:delText>
        </w:r>
        <w:r w:rsidRPr="008372F6" w:rsidDel="00182F1E">
          <w:rPr>
            <w:rFonts w:ascii="Arial" w:hAnsi="Arial" w:cs="Arial"/>
            <w:sz w:val="24"/>
            <w:szCs w:val="24"/>
            <w:rPrChange w:id="867" w:author="Héctor Bahamonde" w:date="2026-08-06T16:19:00Z">
              <w:rPr>
                <w:rFonts w:ascii="Georgia" w:hAnsi="Georgia"/>
                <w:spacing w:val="-1"/>
                <w:sz w:val="18"/>
              </w:rPr>
            </w:rPrChange>
          </w:rPr>
          <w:delText xml:space="preserve"> </w:delText>
        </w:r>
        <w:r w:rsidRPr="008372F6" w:rsidDel="00182F1E">
          <w:rPr>
            <w:rFonts w:ascii="Arial" w:hAnsi="Arial" w:cs="Arial"/>
            <w:sz w:val="24"/>
            <w:szCs w:val="24"/>
            <w:rPrChange w:id="868" w:author="Héctor Bahamonde" w:date="2026-08-06T16:19:00Z">
              <w:rPr>
                <w:rFonts w:ascii="Georgia" w:hAnsi="Georgia"/>
                <w:sz w:val="18"/>
              </w:rPr>
            </w:rPrChange>
          </w:rPr>
          <w:delText>confidence intervals in parentheses.</w:delText>
        </w:r>
        <w:r w:rsidRPr="008372F6" w:rsidDel="00182F1E">
          <w:rPr>
            <w:rFonts w:ascii="Arial" w:hAnsi="Arial" w:cs="Arial"/>
            <w:sz w:val="24"/>
            <w:szCs w:val="24"/>
            <w:rPrChange w:id="869" w:author="Héctor Bahamonde" w:date="2026-08-06T16:19:00Z">
              <w:rPr>
                <w:rFonts w:ascii="Georgia" w:hAnsi="Georgia"/>
                <w:spacing w:val="40"/>
                <w:sz w:val="18"/>
              </w:rPr>
            </w:rPrChange>
          </w:rPr>
          <w:delText xml:space="preserve"> </w:delText>
        </w:r>
        <w:r w:rsidRPr="008372F6" w:rsidDel="00182F1E">
          <w:rPr>
            <w:rFonts w:ascii="Arial" w:hAnsi="Arial" w:cs="Arial"/>
            <w:sz w:val="24"/>
            <w:szCs w:val="24"/>
            <w:rPrChange w:id="870" w:author="Héctor Bahamonde" w:date="2026-08-06T16:19:00Z">
              <w:rPr>
                <w:rFonts w:ascii="Georgia" w:hAnsi="Georgia"/>
                <w:sz w:val="18"/>
              </w:rPr>
            </w:rPrChange>
          </w:rPr>
          <w:delText>Statistical significance is evaluated at the 10% level.</w:delText>
        </w:r>
        <w:r w:rsidR="007A33EC" w:rsidRPr="008372F6" w:rsidDel="00182F1E">
          <w:rPr>
            <w:rFonts w:ascii="Arial" w:hAnsi="Arial" w:cs="Arial"/>
            <w:sz w:val="24"/>
            <w:szCs w:val="24"/>
            <w:rPrChange w:id="871" w:author="Héctor Bahamonde" w:date="2026-08-06T16:19:00Z">
              <w:rPr>
                <w:rFonts w:ascii="Georgia" w:hAnsi="Georgia"/>
                <w:sz w:val="18"/>
              </w:rPr>
            </w:rPrChange>
          </w:rPr>
          <w:delText xml:space="preserve"> </w:delText>
        </w:r>
        <w:r w:rsidRPr="008372F6" w:rsidDel="00182F1E">
          <w:rPr>
            <w:rFonts w:ascii="Cambria Math" w:hAnsi="Cambria Math" w:cs="Cambria Math"/>
            <w:sz w:val="24"/>
            <w:szCs w:val="24"/>
            <w:rPrChange w:id="872" w:author="Héctor Bahamonde" w:date="2026-08-06T16:19:00Z">
              <w:rPr>
                <w:rFonts w:ascii="Lucida Sans Unicode" w:hAnsi="Lucida Sans Unicode"/>
                <w:sz w:val="18"/>
                <w:vertAlign w:val="superscript"/>
              </w:rPr>
            </w:rPrChange>
          </w:rPr>
          <w:delText>∗</w:delText>
        </w:r>
        <w:r w:rsidRPr="008372F6" w:rsidDel="00182F1E">
          <w:rPr>
            <w:rFonts w:ascii="Arial" w:hAnsi="Arial" w:cs="Arial"/>
            <w:sz w:val="24"/>
            <w:szCs w:val="24"/>
            <w:rPrChange w:id="873" w:author="Héctor Bahamonde" w:date="2026-08-06T16:19:00Z">
              <w:rPr>
                <w:rFonts w:ascii="Calibri" w:hAnsi="Calibri"/>
                <w:i/>
                <w:sz w:val="18"/>
              </w:rPr>
            </w:rPrChange>
          </w:rPr>
          <w:delText>p</w:delText>
        </w:r>
        <w:r w:rsidRPr="008372F6" w:rsidDel="00182F1E">
          <w:rPr>
            <w:rFonts w:ascii="Arial" w:hAnsi="Arial" w:cs="Arial"/>
            <w:sz w:val="24"/>
            <w:szCs w:val="24"/>
            <w:rPrChange w:id="874" w:author="Héctor Bahamonde" w:date="2026-08-06T16:19:00Z">
              <w:rPr>
                <w:rFonts w:ascii="Calibri" w:hAnsi="Calibri"/>
                <w:i/>
                <w:spacing w:val="-12"/>
                <w:w w:val="130"/>
                <w:sz w:val="18"/>
              </w:rPr>
            </w:rPrChange>
          </w:rPr>
          <w:delText xml:space="preserve"> </w:delText>
        </w:r>
        <w:r w:rsidRPr="008372F6" w:rsidDel="00182F1E">
          <w:rPr>
            <w:rFonts w:ascii="Arial" w:hAnsi="Arial" w:cs="Arial"/>
            <w:sz w:val="24"/>
            <w:szCs w:val="24"/>
            <w:rPrChange w:id="875" w:author="Héctor Bahamonde" w:date="2026-08-06T16:19:00Z">
              <w:rPr>
                <w:rFonts w:ascii="Calibri" w:hAnsi="Calibri"/>
                <w:i/>
                <w:w w:val="130"/>
                <w:sz w:val="18"/>
              </w:rPr>
            </w:rPrChange>
          </w:rPr>
          <w:delText>&lt;</w:delText>
        </w:r>
        <w:r w:rsidRPr="008372F6" w:rsidDel="00182F1E">
          <w:rPr>
            <w:rFonts w:ascii="Arial" w:hAnsi="Arial" w:cs="Arial"/>
            <w:sz w:val="24"/>
            <w:szCs w:val="24"/>
            <w:rPrChange w:id="876" w:author="Héctor Bahamonde" w:date="2026-08-06T16:19:00Z">
              <w:rPr>
                <w:rFonts w:ascii="Calibri" w:hAnsi="Calibri"/>
                <w:i/>
                <w:spacing w:val="-11"/>
                <w:w w:val="130"/>
                <w:sz w:val="18"/>
              </w:rPr>
            </w:rPrChange>
          </w:rPr>
          <w:delText xml:space="preserve"> </w:delText>
        </w:r>
        <w:r w:rsidRPr="008372F6" w:rsidDel="00182F1E">
          <w:rPr>
            <w:rFonts w:ascii="Arial" w:hAnsi="Arial" w:cs="Arial"/>
            <w:sz w:val="24"/>
            <w:szCs w:val="24"/>
            <w:rPrChange w:id="877" w:author="Héctor Bahamonde" w:date="2026-08-06T16:19:00Z">
              <w:rPr>
                <w:rFonts w:ascii="Georgia" w:hAnsi="Georgia"/>
                <w:sz w:val="18"/>
              </w:rPr>
            </w:rPrChange>
          </w:rPr>
          <w:delText>0</w:delText>
        </w:r>
        <w:r w:rsidRPr="008372F6" w:rsidDel="00182F1E">
          <w:rPr>
            <w:rFonts w:ascii="Arial" w:hAnsi="Arial" w:cs="Arial"/>
            <w:sz w:val="24"/>
            <w:szCs w:val="24"/>
            <w:rPrChange w:id="878" w:author="Héctor Bahamonde" w:date="2026-08-06T16:19:00Z">
              <w:rPr>
                <w:rFonts w:ascii="Calibri" w:hAnsi="Calibri"/>
                <w:i/>
                <w:sz w:val="18"/>
              </w:rPr>
            </w:rPrChange>
          </w:rPr>
          <w:delText>.</w:delText>
        </w:r>
        <w:r w:rsidRPr="008372F6" w:rsidDel="00182F1E">
          <w:rPr>
            <w:rFonts w:ascii="Arial" w:hAnsi="Arial" w:cs="Arial"/>
            <w:sz w:val="24"/>
            <w:szCs w:val="24"/>
            <w:rPrChange w:id="879" w:author="Héctor Bahamonde" w:date="2026-08-06T16:19:00Z">
              <w:rPr>
                <w:rFonts w:ascii="Georgia" w:hAnsi="Georgia"/>
                <w:sz w:val="18"/>
              </w:rPr>
            </w:rPrChange>
          </w:rPr>
          <w:delText>10,</w:delText>
        </w:r>
        <w:r w:rsidRPr="008372F6" w:rsidDel="00182F1E">
          <w:rPr>
            <w:rFonts w:ascii="Arial" w:hAnsi="Arial" w:cs="Arial"/>
            <w:sz w:val="24"/>
            <w:szCs w:val="24"/>
            <w:rPrChange w:id="880" w:author="Héctor Bahamonde" w:date="2026-08-06T16:19:00Z">
              <w:rPr>
                <w:rFonts w:ascii="Georgia" w:hAnsi="Georgia"/>
                <w:spacing w:val="6"/>
                <w:sz w:val="18"/>
              </w:rPr>
            </w:rPrChange>
          </w:rPr>
          <w:delText xml:space="preserve"> </w:delText>
        </w:r>
        <w:r w:rsidRPr="008372F6" w:rsidDel="00182F1E">
          <w:rPr>
            <w:rFonts w:ascii="Cambria Math" w:hAnsi="Cambria Math" w:cs="Cambria Math"/>
            <w:sz w:val="24"/>
            <w:szCs w:val="24"/>
            <w:rPrChange w:id="881" w:author="Héctor Bahamonde" w:date="2026-08-06T16:19:00Z">
              <w:rPr>
                <w:rFonts w:ascii="Lucida Sans Unicode" w:hAnsi="Lucida Sans Unicode"/>
                <w:sz w:val="18"/>
                <w:vertAlign w:val="superscript"/>
              </w:rPr>
            </w:rPrChange>
          </w:rPr>
          <w:delText>∗∗</w:delText>
        </w:r>
        <w:r w:rsidRPr="008372F6" w:rsidDel="00182F1E">
          <w:rPr>
            <w:rFonts w:ascii="Arial" w:hAnsi="Arial" w:cs="Arial"/>
            <w:sz w:val="24"/>
            <w:szCs w:val="24"/>
            <w:rPrChange w:id="882" w:author="Héctor Bahamonde" w:date="2026-08-06T16:19:00Z">
              <w:rPr>
                <w:rFonts w:ascii="Calibri" w:hAnsi="Calibri"/>
                <w:i/>
                <w:sz w:val="18"/>
              </w:rPr>
            </w:rPrChange>
          </w:rPr>
          <w:delText>p</w:delText>
        </w:r>
        <w:r w:rsidRPr="008372F6" w:rsidDel="00182F1E">
          <w:rPr>
            <w:rFonts w:ascii="Arial" w:hAnsi="Arial" w:cs="Arial"/>
            <w:sz w:val="24"/>
            <w:szCs w:val="24"/>
            <w:rPrChange w:id="883" w:author="Héctor Bahamonde" w:date="2026-08-06T16:19:00Z">
              <w:rPr>
                <w:rFonts w:ascii="Calibri" w:hAnsi="Calibri"/>
                <w:i/>
                <w:spacing w:val="-11"/>
                <w:w w:val="130"/>
                <w:sz w:val="18"/>
              </w:rPr>
            </w:rPrChange>
          </w:rPr>
          <w:delText xml:space="preserve"> </w:delText>
        </w:r>
        <w:r w:rsidRPr="008372F6" w:rsidDel="00182F1E">
          <w:rPr>
            <w:rFonts w:ascii="Arial" w:hAnsi="Arial" w:cs="Arial"/>
            <w:sz w:val="24"/>
            <w:szCs w:val="24"/>
            <w:rPrChange w:id="884" w:author="Héctor Bahamonde" w:date="2026-08-06T16:19:00Z">
              <w:rPr>
                <w:rFonts w:ascii="Calibri" w:hAnsi="Calibri"/>
                <w:i/>
                <w:w w:val="130"/>
                <w:sz w:val="18"/>
              </w:rPr>
            </w:rPrChange>
          </w:rPr>
          <w:delText>&lt;</w:delText>
        </w:r>
        <w:r w:rsidRPr="008372F6" w:rsidDel="00182F1E">
          <w:rPr>
            <w:rFonts w:ascii="Arial" w:hAnsi="Arial" w:cs="Arial"/>
            <w:sz w:val="24"/>
            <w:szCs w:val="24"/>
            <w:rPrChange w:id="885" w:author="Héctor Bahamonde" w:date="2026-08-06T16:19:00Z">
              <w:rPr>
                <w:rFonts w:ascii="Calibri" w:hAnsi="Calibri"/>
                <w:i/>
                <w:spacing w:val="-11"/>
                <w:w w:val="130"/>
                <w:sz w:val="18"/>
              </w:rPr>
            </w:rPrChange>
          </w:rPr>
          <w:delText xml:space="preserve"> </w:delText>
        </w:r>
        <w:r w:rsidRPr="008372F6" w:rsidDel="00182F1E">
          <w:rPr>
            <w:rFonts w:ascii="Arial" w:hAnsi="Arial" w:cs="Arial"/>
            <w:sz w:val="24"/>
            <w:szCs w:val="24"/>
            <w:rPrChange w:id="886" w:author="Héctor Bahamonde" w:date="2026-08-06T16:19:00Z">
              <w:rPr>
                <w:rFonts w:ascii="Georgia" w:hAnsi="Georgia"/>
                <w:sz w:val="18"/>
              </w:rPr>
            </w:rPrChange>
          </w:rPr>
          <w:delText>0</w:delText>
        </w:r>
        <w:r w:rsidRPr="008372F6" w:rsidDel="00182F1E">
          <w:rPr>
            <w:rFonts w:ascii="Arial" w:hAnsi="Arial" w:cs="Arial"/>
            <w:sz w:val="24"/>
            <w:szCs w:val="24"/>
            <w:rPrChange w:id="887" w:author="Héctor Bahamonde" w:date="2026-08-06T16:19:00Z">
              <w:rPr>
                <w:rFonts w:ascii="Calibri" w:hAnsi="Calibri"/>
                <w:i/>
                <w:sz w:val="18"/>
              </w:rPr>
            </w:rPrChange>
          </w:rPr>
          <w:delText>.</w:delText>
        </w:r>
        <w:r w:rsidRPr="008372F6" w:rsidDel="00182F1E">
          <w:rPr>
            <w:rFonts w:ascii="Arial" w:hAnsi="Arial" w:cs="Arial"/>
            <w:sz w:val="24"/>
            <w:szCs w:val="24"/>
            <w:rPrChange w:id="888" w:author="Héctor Bahamonde" w:date="2026-08-06T16:19:00Z">
              <w:rPr>
                <w:rFonts w:ascii="Georgia" w:hAnsi="Georgia"/>
                <w:sz w:val="18"/>
              </w:rPr>
            </w:rPrChange>
          </w:rPr>
          <w:delText>05,</w:delText>
        </w:r>
        <w:r w:rsidRPr="008372F6" w:rsidDel="00182F1E">
          <w:rPr>
            <w:rFonts w:ascii="Arial" w:hAnsi="Arial" w:cs="Arial"/>
            <w:sz w:val="24"/>
            <w:szCs w:val="24"/>
            <w:rPrChange w:id="889" w:author="Héctor Bahamonde" w:date="2026-08-06T16:19:00Z">
              <w:rPr>
                <w:rFonts w:ascii="Georgia" w:hAnsi="Georgia"/>
                <w:spacing w:val="6"/>
                <w:sz w:val="18"/>
              </w:rPr>
            </w:rPrChange>
          </w:rPr>
          <w:delText xml:space="preserve"> </w:delText>
        </w:r>
        <w:r w:rsidRPr="008372F6" w:rsidDel="00182F1E">
          <w:rPr>
            <w:rFonts w:ascii="Cambria Math" w:hAnsi="Cambria Math" w:cs="Cambria Math"/>
            <w:sz w:val="24"/>
            <w:szCs w:val="24"/>
            <w:rPrChange w:id="890" w:author="Héctor Bahamonde" w:date="2026-08-06T16:19:00Z">
              <w:rPr>
                <w:rFonts w:ascii="Lucida Sans Unicode" w:hAnsi="Lucida Sans Unicode"/>
                <w:sz w:val="18"/>
                <w:vertAlign w:val="superscript"/>
              </w:rPr>
            </w:rPrChange>
          </w:rPr>
          <w:delText>∗∗∗</w:delText>
        </w:r>
        <w:r w:rsidRPr="008372F6" w:rsidDel="00182F1E">
          <w:rPr>
            <w:rFonts w:ascii="Arial" w:hAnsi="Arial" w:cs="Arial"/>
            <w:sz w:val="24"/>
            <w:szCs w:val="24"/>
            <w:rPrChange w:id="891" w:author="Héctor Bahamonde" w:date="2026-08-06T16:19:00Z">
              <w:rPr>
                <w:rFonts w:ascii="Calibri" w:hAnsi="Calibri"/>
                <w:i/>
                <w:sz w:val="18"/>
              </w:rPr>
            </w:rPrChange>
          </w:rPr>
          <w:delText>p</w:delText>
        </w:r>
        <w:r w:rsidRPr="008372F6" w:rsidDel="00182F1E">
          <w:rPr>
            <w:rFonts w:ascii="Arial" w:hAnsi="Arial" w:cs="Arial"/>
            <w:sz w:val="24"/>
            <w:szCs w:val="24"/>
            <w:rPrChange w:id="892" w:author="Héctor Bahamonde" w:date="2026-08-06T16:19:00Z">
              <w:rPr>
                <w:rFonts w:ascii="Calibri" w:hAnsi="Calibri"/>
                <w:i/>
                <w:spacing w:val="-11"/>
                <w:w w:val="130"/>
                <w:sz w:val="18"/>
              </w:rPr>
            </w:rPrChange>
          </w:rPr>
          <w:delText xml:space="preserve"> </w:delText>
        </w:r>
        <w:r w:rsidRPr="008372F6" w:rsidDel="00182F1E">
          <w:rPr>
            <w:rFonts w:ascii="Arial" w:hAnsi="Arial" w:cs="Arial"/>
            <w:sz w:val="24"/>
            <w:szCs w:val="24"/>
            <w:rPrChange w:id="893" w:author="Héctor Bahamonde" w:date="2026-08-06T16:19:00Z">
              <w:rPr>
                <w:rFonts w:ascii="Calibri" w:hAnsi="Calibri"/>
                <w:i/>
                <w:w w:val="130"/>
                <w:sz w:val="18"/>
              </w:rPr>
            </w:rPrChange>
          </w:rPr>
          <w:delText>&lt;</w:delText>
        </w:r>
        <w:r w:rsidRPr="008372F6" w:rsidDel="00182F1E">
          <w:rPr>
            <w:rFonts w:ascii="Arial" w:hAnsi="Arial" w:cs="Arial"/>
            <w:sz w:val="24"/>
            <w:szCs w:val="24"/>
            <w:rPrChange w:id="894" w:author="Héctor Bahamonde" w:date="2026-08-06T16:19:00Z">
              <w:rPr>
                <w:rFonts w:ascii="Calibri" w:hAnsi="Calibri"/>
                <w:i/>
                <w:spacing w:val="-11"/>
                <w:w w:val="130"/>
                <w:sz w:val="18"/>
              </w:rPr>
            </w:rPrChange>
          </w:rPr>
          <w:delText xml:space="preserve"> </w:delText>
        </w:r>
        <w:r w:rsidRPr="008372F6" w:rsidDel="00182F1E">
          <w:rPr>
            <w:rFonts w:ascii="Arial" w:hAnsi="Arial" w:cs="Arial"/>
            <w:sz w:val="24"/>
            <w:szCs w:val="24"/>
            <w:rPrChange w:id="895" w:author="Héctor Bahamonde" w:date="2026-08-06T16:19:00Z">
              <w:rPr>
                <w:rFonts w:ascii="Georgia" w:hAnsi="Georgia"/>
                <w:spacing w:val="-4"/>
                <w:sz w:val="18"/>
              </w:rPr>
            </w:rPrChange>
          </w:rPr>
          <w:delText>0</w:delText>
        </w:r>
        <w:r w:rsidRPr="008372F6" w:rsidDel="00182F1E">
          <w:rPr>
            <w:rFonts w:ascii="Arial" w:hAnsi="Arial" w:cs="Arial"/>
            <w:sz w:val="24"/>
            <w:szCs w:val="24"/>
            <w:rPrChange w:id="896" w:author="Héctor Bahamonde" w:date="2026-08-06T16:19:00Z">
              <w:rPr>
                <w:rFonts w:ascii="Calibri" w:hAnsi="Calibri"/>
                <w:i/>
                <w:spacing w:val="-4"/>
                <w:sz w:val="18"/>
              </w:rPr>
            </w:rPrChange>
          </w:rPr>
          <w:delText>.</w:delText>
        </w:r>
        <w:r w:rsidRPr="008372F6" w:rsidDel="00182F1E">
          <w:rPr>
            <w:rFonts w:ascii="Arial" w:hAnsi="Arial" w:cs="Arial"/>
            <w:sz w:val="24"/>
            <w:szCs w:val="24"/>
            <w:rPrChange w:id="897" w:author="Héctor Bahamonde" w:date="2026-08-06T16:19:00Z">
              <w:rPr>
                <w:rFonts w:ascii="Georgia" w:hAnsi="Georgia"/>
                <w:spacing w:val="-4"/>
                <w:sz w:val="18"/>
              </w:rPr>
            </w:rPrChange>
          </w:rPr>
          <w:delText>01.</w:delText>
        </w:r>
      </w:del>
    </w:p>
    <w:p w14:paraId="6B01BD76" w14:textId="495C8F5F" w:rsidR="005D491A" w:rsidRPr="008372F6" w:rsidRDefault="000E1E94" w:rsidP="008372F6">
      <w:pPr>
        <w:pStyle w:val="BodyText"/>
        <w:spacing w:before="120" w:after="120" w:line="360" w:lineRule="auto"/>
        <w:jc w:val="both"/>
        <w:rPr>
          <w:rFonts w:ascii="Arial" w:hAnsi="Arial" w:cs="Arial"/>
          <w:sz w:val="24"/>
          <w:szCs w:val="24"/>
        </w:rPr>
      </w:pPr>
      <w:ins w:id="898" w:author="Héctor Bahamonde" w:date="2026-08-10T19:41:00Z">
        <w:r w:rsidRPr="008372F6">
          <w:rPr>
            <w:rFonts w:ascii="Arial" w:hAnsi="Arial" w:cs="Arial"/>
            <w:w w:val="110"/>
            <w:sz w:val="24"/>
            <w:szCs w:val="24"/>
          </w:rPr>
          <w:t>These results show that alternative justifications shift stated funding preferences even when the clinical vignette is held constant. The direction of the shifts is consistent with expectations derived from prospect theory and the rule of rescue: the loss/rescue frame increases support for unconditional funding, whereas the gains/health-maximi</w:t>
        </w:r>
      </w:ins>
      <w:ins w:id="899" w:author="Microsoft Office User" w:date="2026-09-11T12:55:00Z">
        <w:r w:rsidR="009B5769" w:rsidRPr="008372F6">
          <w:rPr>
            <w:rFonts w:ascii="Arial" w:hAnsi="Arial" w:cs="Arial"/>
            <w:w w:val="110"/>
            <w:sz w:val="24"/>
            <w:szCs w:val="24"/>
          </w:rPr>
          <w:t>z</w:t>
        </w:r>
      </w:ins>
      <w:ins w:id="900" w:author="Héctor Bahamonde" w:date="2026-08-10T19:41:00Z">
        <w:del w:id="901" w:author="Microsoft Office User" w:date="2026-09-11T12:55:00Z">
          <w:r w:rsidRPr="008372F6" w:rsidDel="009B5769">
            <w:rPr>
              <w:rFonts w:ascii="Arial" w:hAnsi="Arial" w:cs="Arial"/>
              <w:w w:val="110"/>
              <w:sz w:val="24"/>
              <w:szCs w:val="24"/>
            </w:rPr>
            <w:delText>s</w:delText>
          </w:r>
        </w:del>
        <w:r w:rsidRPr="008372F6">
          <w:rPr>
            <w:rFonts w:ascii="Arial" w:hAnsi="Arial" w:cs="Arial"/>
            <w:w w:val="110"/>
            <w:sz w:val="24"/>
            <w:szCs w:val="24"/>
          </w:rPr>
          <w:t>ation frame shifts support toward more conditional or restrictive choices. Because the survey did not include manipulation checks or measures of perceived patient loss, opportunity cost, absence of alternatives, or moral obligation, however, the results do not establish which psychological process generated these effects.</w:t>
        </w:r>
      </w:ins>
      <w:del w:id="902" w:author="Héctor Bahamonde" w:date="2026-08-10T19:41:00Z">
        <w:r w:rsidRPr="008372F6" w:rsidDel="000E1E94">
          <w:rPr>
            <w:rFonts w:ascii="Arial" w:hAnsi="Arial" w:cs="Arial"/>
            <w:w w:val="110"/>
            <w:sz w:val="24"/>
            <w:szCs w:val="24"/>
          </w:rPr>
          <w:delText>These</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results</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align</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with</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the</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expectation</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that</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citizens</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do</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not</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evaluate</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reimbursement</w:delText>
        </w:r>
        <w:r w:rsidRPr="008372F6" w:rsidDel="000E1E94">
          <w:rPr>
            <w:rFonts w:ascii="Arial" w:hAnsi="Arial" w:cs="Arial"/>
            <w:spacing w:val="-7"/>
            <w:w w:val="110"/>
            <w:sz w:val="24"/>
            <w:szCs w:val="24"/>
          </w:rPr>
          <w:delText xml:space="preserve"> </w:delText>
        </w:r>
        <w:r w:rsidRPr="008372F6" w:rsidDel="000E1E94">
          <w:rPr>
            <w:rFonts w:ascii="Arial" w:hAnsi="Arial" w:cs="Arial"/>
            <w:w w:val="110"/>
            <w:sz w:val="24"/>
            <w:szCs w:val="24"/>
          </w:rPr>
          <w:delText xml:space="preserve">decisions </w:delText>
        </w:r>
        <w:r w:rsidRPr="008372F6" w:rsidDel="000E1E94">
          <w:rPr>
            <w:rFonts w:ascii="Arial" w:hAnsi="Arial" w:cs="Arial"/>
            <w:sz w:val="24"/>
            <w:szCs w:val="24"/>
          </w:rPr>
          <w:delText xml:space="preserve">solely in terms of technical information about clinical effectiveness or cost. Instead, preferences vary </w:delText>
        </w:r>
        <w:r w:rsidRPr="008372F6" w:rsidDel="000E1E94">
          <w:rPr>
            <w:rFonts w:ascii="Arial" w:hAnsi="Arial" w:cs="Arial"/>
            <w:w w:val="110"/>
            <w:sz w:val="24"/>
            <w:szCs w:val="24"/>
          </w:rPr>
          <w:delText>systematically</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with</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the</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reference</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point</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activated</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by</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communication</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(frames). When</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the</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decision is</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presented</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as</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avoiding</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a</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salient</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loss</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to</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identifiable</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patients,</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respondents</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appear</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more</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willing</w:delText>
        </w:r>
        <w:r w:rsidRPr="008372F6" w:rsidDel="000E1E94">
          <w:rPr>
            <w:rFonts w:ascii="Arial" w:hAnsi="Arial" w:cs="Arial"/>
            <w:spacing w:val="-4"/>
            <w:w w:val="110"/>
            <w:sz w:val="24"/>
            <w:szCs w:val="24"/>
          </w:rPr>
          <w:delText xml:space="preserve"> </w:delText>
        </w:r>
        <w:r w:rsidRPr="008372F6" w:rsidDel="000E1E94">
          <w:rPr>
            <w:rFonts w:ascii="Arial" w:hAnsi="Arial" w:cs="Arial"/>
            <w:w w:val="110"/>
            <w:sz w:val="24"/>
            <w:szCs w:val="24"/>
          </w:rPr>
          <w:delText>to accept financial risk and clinical uncertainty. When the same decision is presented as protecting existing</w:delText>
        </w:r>
        <w:r w:rsidRPr="008372F6" w:rsidDel="000E1E94">
          <w:rPr>
            <w:rFonts w:ascii="Arial" w:hAnsi="Arial" w:cs="Arial"/>
            <w:spacing w:val="-16"/>
            <w:w w:val="110"/>
            <w:sz w:val="24"/>
            <w:szCs w:val="24"/>
          </w:rPr>
          <w:delText xml:space="preserve"> </w:delText>
        </w:r>
        <w:r w:rsidRPr="008372F6" w:rsidDel="000E1E94">
          <w:rPr>
            <w:rFonts w:ascii="Arial" w:hAnsi="Arial" w:cs="Arial"/>
            <w:w w:val="110"/>
            <w:sz w:val="24"/>
            <w:szCs w:val="24"/>
          </w:rPr>
          <w:delText>resources</w:delText>
        </w:r>
        <w:r w:rsidRPr="008372F6" w:rsidDel="000E1E94">
          <w:rPr>
            <w:rFonts w:ascii="Arial" w:hAnsi="Arial" w:cs="Arial"/>
            <w:spacing w:val="-15"/>
            <w:w w:val="110"/>
            <w:sz w:val="24"/>
            <w:szCs w:val="24"/>
          </w:rPr>
          <w:delText xml:space="preserve"> </w:delText>
        </w:r>
        <w:r w:rsidRPr="008372F6" w:rsidDel="000E1E94">
          <w:rPr>
            <w:rFonts w:ascii="Arial" w:hAnsi="Arial" w:cs="Arial"/>
            <w:w w:val="110"/>
            <w:sz w:val="24"/>
            <w:szCs w:val="24"/>
          </w:rPr>
          <w:delText>for</w:delText>
        </w:r>
        <w:r w:rsidRPr="008372F6" w:rsidDel="000E1E94">
          <w:rPr>
            <w:rFonts w:ascii="Arial" w:hAnsi="Arial" w:cs="Arial"/>
            <w:spacing w:val="-15"/>
            <w:w w:val="110"/>
            <w:sz w:val="24"/>
            <w:szCs w:val="24"/>
          </w:rPr>
          <w:delText xml:space="preserve"> </w:delText>
        </w:r>
        <w:r w:rsidRPr="008372F6" w:rsidDel="000E1E94">
          <w:rPr>
            <w:rFonts w:ascii="Arial" w:hAnsi="Arial" w:cs="Arial"/>
            <w:w w:val="110"/>
            <w:sz w:val="24"/>
            <w:szCs w:val="24"/>
          </w:rPr>
          <w:delText>the</w:delText>
        </w:r>
        <w:r w:rsidRPr="008372F6" w:rsidDel="000E1E94">
          <w:rPr>
            <w:rFonts w:ascii="Arial" w:hAnsi="Arial" w:cs="Arial"/>
            <w:spacing w:val="-15"/>
            <w:w w:val="110"/>
            <w:sz w:val="24"/>
            <w:szCs w:val="24"/>
          </w:rPr>
          <w:delText xml:space="preserve"> </w:delText>
        </w:r>
        <w:r w:rsidRPr="008372F6" w:rsidDel="000E1E94">
          <w:rPr>
            <w:rFonts w:ascii="Arial" w:hAnsi="Arial" w:cs="Arial"/>
            <w:w w:val="110"/>
            <w:sz w:val="24"/>
            <w:szCs w:val="24"/>
          </w:rPr>
          <w:delText>broader</w:delText>
        </w:r>
        <w:r w:rsidRPr="008372F6" w:rsidDel="000E1E94">
          <w:rPr>
            <w:rFonts w:ascii="Arial" w:hAnsi="Arial" w:cs="Arial"/>
            <w:spacing w:val="-15"/>
            <w:w w:val="110"/>
            <w:sz w:val="24"/>
            <w:szCs w:val="24"/>
          </w:rPr>
          <w:delText xml:space="preserve"> </w:delText>
        </w:r>
        <w:r w:rsidRPr="008372F6" w:rsidDel="000E1E94">
          <w:rPr>
            <w:rFonts w:ascii="Arial" w:hAnsi="Arial" w:cs="Arial"/>
            <w:w w:val="110"/>
            <w:sz w:val="24"/>
            <w:szCs w:val="24"/>
          </w:rPr>
          <w:delText>patient</w:delText>
        </w:r>
        <w:r w:rsidRPr="008372F6" w:rsidDel="000E1E94">
          <w:rPr>
            <w:rFonts w:ascii="Arial" w:hAnsi="Arial" w:cs="Arial"/>
            <w:spacing w:val="-15"/>
            <w:w w:val="110"/>
            <w:sz w:val="24"/>
            <w:szCs w:val="24"/>
          </w:rPr>
          <w:delText xml:space="preserve"> </w:delText>
        </w:r>
        <w:r w:rsidRPr="008372F6" w:rsidDel="000E1E94">
          <w:rPr>
            <w:rFonts w:ascii="Arial" w:hAnsi="Arial" w:cs="Arial"/>
            <w:w w:val="110"/>
            <w:sz w:val="24"/>
            <w:szCs w:val="24"/>
          </w:rPr>
          <w:delText>population,</w:delText>
        </w:r>
        <w:r w:rsidRPr="008372F6" w:rsidDel="000E1E94">
          <w:rPr>
            <w:rFonts w:ascii="Arial" w:hAnsi="Arial" w:cs="Arial"/>
            <w:spacing w:val="-15"/>
            <w:w w:val="110"/>
            <w:sz w:val="24"/>
            <w:szCs w:val="24"/>
          </w:rPr>
          <w:delText xml:space="preserve"> </w:delText>
        </w:r>
        <w:r w:rsidRPr="008372F6" w:rsidDel="000E1E94">
          <w:rPr>
            <w:rFonts w:ascii="Arial" w:hAnsi="Arial" w:cs="Arial"/>
            <w:w w:val="110"/>
            <w:sz w:val="24"/>
            <w:szCs w:val="24"/>
          </w:rPr>
          <w:delText>respondents</w:delText>
        </w:r>
        <w:r w:rsidRPr="008372F6" w:rsidDel="000E1E94">
          <w:rPr>
            <w:rFonts w:ascii="Arial" w:hAnsi="Arial" w:cs="Arial"/>
            <w:spacing w:val="-15"/>
            <w:w w:val="110"/>
            <w:sz w:val="24"/>
            <w:szCs w:val="24"/>
          </w:rPr>
          <w:delText xml:space="preserve"> </w:delText>
        </w:r>
        <w:r w:rsidRPr="008372F6" w:rsidDel="000E1E94">
          <w:rPr>
            <w:rFonts w:ascii="Arial" w:hAnsi="Arial" w:cs="Arial"/>
            <w:w w:val="110"/>
            <w:sz w:val="24"/>
            <w:szCs w:val="24"/>
          </w:rPr>
          <w:delText>become</w:delText>
        </w:r>
        <w:r w:rsidRPr="008372F6" w:rsidDel="000E1E94">
          <w:rPr>
            <w:rFonts w:ascii="Arial" w:hAnsi="Arial" w:cs="Arial"/>
            <w:spacing w:val="-16"/>
            <w:w w:val="110"/>
            <w:sz w:val="24"/>
            <w:szCs w:val="24"/>
          </w:rPr>
          <w:delText xml:space="preserve"> </w:delText>
        </w:r>
        <w:r w:rsidRPr="008372F6" w:rsidDel="000E1E94">
          <w:rPr>
            <w:rFonts w:ascii="Arial" w:hAnsi="Arial" w:cs="Arial"/>
            <w:w w:val="110"/>
            <w:sz w:val="24"/>
            <w:szCs w:val="24"/>
          </w:rPr>
          <w:delText>more</w:delText>
        </w:r>
        <w:r w:rsidRPr="008372F6" w:rsidDel="000E1E94">
          <w:rPr>
            <w:rFonts w:ascii="Arial" w:hAnsi="Arial" w:cs="Arial"/>
            <w:spacing w:val="-15"/>
            <w:w w:val="110"/>
            <w:sz w:val="24"/>
            <w:szCs w:val="24"/>
          </w:rPr>
          <w:delText xml:space="preserve"> </w:delText>
        </w:r>
        <w:r w:rsidRPr="008372F6" w:rsidDel="000E1E94">
          <w:rPr>
            <w:rFonts w:ascii="Arial" w:hAnsi="Arial" w:cs="Arial"/>
            <w:w w:val="110"/>
            <w:sz w:val="24"/>
            <w:szCs w:val="24"/>
          </w:rPr>
          <w:delText>cautious</w:delText>
        </w:r>
        <w:r w:rsidRPr="008372F6" w:rsidDel="000E1E94">
          <w:rPr>
            <w:rFonts w:ascii="Arial" w:hAnsi="Arial" w:cs="Arial"/>
            <w:spacing w:val="-15"/>
            <w:w w:val="110"/>
            <w:sz w:val="24"/>
            <w:szCs w:val="24"/>
          </w:rPr>
          <w:delText xml:space="preserve"> </w:delText>
        </w:r>
        <w:r w:rsidRPr="008372F6" w:rsidDel="000E1E94">
          <w:rPr>
            <w:rFonts w:ascii="Arial" w:hAnsi="Arial" w:cs="Arial"/>
            <w:w w:val="110"/>
            <w:sz w:val="24"/>
            <w:szCs w:val="24"/>
          </w:rPr>
          <w:delText>and</w:delText>
        </w:r>
        <w:r w:rsidRPr="008372F6" w:rsidDel="000E1E94">
          <w:rPr>
            <w:rFonts w:ascii="Arial" w:hAnsi="Arial" w:cs="Arial"/>
            <w:spacing w:val="-15"/>
            <w:w w:val="110"/>
            <w:sz w:val="24"/>
            <w:szCs w:val="24"/>
          </w:rPr>
          <w:delText xml:space="preserve"> </w:delText>
        </w:r>
        <w:r w:rsidRPr="008372F6" w:rsidDel="000E1E94">
          <w:rPr>
            <w:rFonts w:ascii="Arial" w:hAnsi="Arial" w:cs="Arial"/>
            <w:w w:val="110"/>
            <w:sz w:val="24"/>
            <w:szCs w:val="24"/>
          </w:rPr>
          <w:delText>more supportive</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of</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restraint. The</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observed</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shifts</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are</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therefore</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consistent</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with</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the</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reflection</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effect</w:delText>
        </w:r>
        <w:r w:rsidRPr="008372F6" w:rsidDel="000E1E94">
          <w:rPr>
            <w:rFonts w:ascii="Arial" w:hAnsi="Arial" w:cs="Arial"/>
            <w:spacing w:val="-2"/>
            <w:w w:val="110"/>
            <w:sz w:val="24"/>
            <w:szCs w:val="24"/>
          </w:rPr>
          <w:delText xml:space="preserve"> </w:delText>
        </w:r>
        <w:r w:rsidRPr="008372F6" w:rsidDel="000E1E94">
          <w:rPr>
            <w:rFonts w:ascii="Arial" w:hAnsi="Arial" w:cs="Arial"/>
            <w:w w:val="110"/>
            <w:sz w:val="24"/>
            <w:szCs w:val="24"/>
          </w:rPr>
          <w:delText>and loss</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aversion</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predicted</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by</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prospect</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theory,</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as</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well</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as</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with</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the</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moral</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psychology</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captured</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by</w:delText>
        </w:r>
        <w:r w:rsidRPr="008372F6" w:rsidDel="000E1E94">
          <w:rPr>
            <w:rFonts w:ascii="Arial" w:hAnsi="Arial" w:cs="Arial"/>
            <w:spacing w:val="-1"/>
            <w:w w:val="110"/>
            <w:sz w:val="24"/>
            <w:szCs w:val="24"/>
          </w:rPr>
          <w:delText xml:space="preserve"> </w:delText>
        </w:r>
        <w:r w:rsidRPr="008372F6" w:rsidDel="000E1E94">
          <w:rPr>
            <w:rFonts w:ascii="Arial" w:hAnsi="Arial" w:cs="Arial"/>
            <w:w w:val="110"/>
            <w:sz w:val="24"/>
            <w:szCs w:val="24"/>
          </w:rPr>
          <w:delText>the rule of rescue.</w:delText>
        </w:r>
      </w:del>
    </w:p>
    <w:p w14:paraId="510773E0" w14:textId="77777777" w:rsidR="005D491A" w:rsidRPr="008372F6" w:rsidRDefault="00000000" w:rsidP="008372F6">
      <w:pPr>
        <w:pStyle w:val="Heading1"/>
        <w:numPr>
          <w:ilvl w:val="0"/>
          <w:numId w:val="2"/>
        </w:numPr>
        <w:tabs>
          <w:tab w:val="left" w:pos="844"/>
        </w:tabs>
        <w:spacing w:before="120" w:after="120" w:line="360" w:lineRule="auto"/>
        <w:ind w:left="0" w:hanging="284"/>
        <w:jc w:val="both"/>
        <w:rPr>
          <w:rFonts w:ascii="Arial" w:hAnsi="Arial" w:cs="Arial"/>
          <w:sz w:val="24"/>
          <w:szCs w:val="24"/>
        </w:rPr>
      </w:pPr>
      <w:bookmarkStart w:id="903" w:name="Discussion"/>
      <w:bookmarkStart w:id="904" w:name="_bookmark10"/>
      <w:bookmarkEnd w:id="903"/>
      <w:bookmarkEnd w:id="904"/>
      <w:r w:rsidRPr="008372F6">
        <w:rPr>
          <w:rFonts w:ascii="Arial" w:hAnsi="Arial" w:cs="Arial"/>
          <w:spacing w:val="-2"/>
          <w:sz w:val="24"/>
          <w:szCs w:val="24"/>
        </w:rPr>
        <w:t>Discussion</w:t>
      </w:r>
    </w:p>
    <w:p w14:paraId="487F7EDE" w14:textId="706EBD13"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10"/>
          <w:sz w:val="24"/>
          <w:szCs w:val="24"/>
        </w:rPr>
        <w:t>This</w:t>
      </w:r>
      <w:r w:rsidRPr="008372F6">
        <w:rPr>
          <w:rFonts w:ascii="Arial" w:hAnsi="Arial" w:cs="Arial"/>
          <w:spacing w:val="-6"/>
          <w:w w:val="110"/>
          <w:sz w:val="24"/>
          <w:szCs w:val="24"/>
        </w:rPr>
        <w:t xml:space="preserve"> </w:t>
      </w:r>
      <w:r w:rsidRPr="008372F6">
        <w:rPr>
          <w:rFonts w:ascii="Arial" w:hAnsi="Arial" w:cs="Arial"/>
          <w:w w:val="110"/>
          <w:sz w:val="24"/>
          <w:szCs w:val="24"/>
        </w:rPr>
        <w:t>article</w:t>
      </w:r>
      <w:r w:rsidRPr="008372F6">
        <w:rPr>
          <w:rFonts w:ascii="Arial" w:hAnsi="Arial" w:cs="Arial"/>
          <w:spacing w:val="-6"/>
          <w:w w:val="110"/>
          <w:sz w:val="24"/>
          <w:szCs w:val="24"/>
        </w:rPr>
        <w:t xml:space="preserve"> </w:t>
      </w:r>
      <w:r w:rsidRPr="008372F6">
        <w:rPr>
          <w:rFonts w:ascii="Arial" w:hAnsi="Arial" w:cs="Arial"/>
          <w:w w:val="110"/>
          <w:sz w:val="24"/>
          <w:szCs w:val="24"/>
        </w:rPr>
        <w:t>examined</w:t>
      </w:r>
      <w:r w:rsidRPr="008372F6">
        <w:rPr>
          <w:rFonts w:ascii="Arial" w:hAnsi="Arial" w:cs="Arial"/>
          <w:spacing w:val="-6"/>
          <w:w w:val="110"/>
          <w:sz w:val="24"/>
          <w:szCs w:val="24"/>
        </w:rPr>
        <w:t xml:space="preserve"> </w:t>
      </w:r>
      <w:r w:rsidRPr="008372F6">
        <w:rPr>
          <w:rFonts w:ascii="Arial" w:hAnsi="Arial" w:cs="Arial"/>
          <w:w w:val="110"/>
          <w:sz w:val="24"/>
          <w:szCs w:val="24"/>
        </w:rPr>
        <w:t>whether</w:t>
      </w:r>
      <w:r w:rsidRPr="008372F6">
        <w:rPr>
          <w:rFonts w:ascii="Arial" w:hAnsi="Arial" w:cs="Arial"/>
          <w:spacing w:val="-6"/>
          <w:w w:val="110"/>
          <w:sz w:val="24"/>
          <w:szCs w:val="24"/>
        </w:rPr>
        <w:t xml:space="preserve"> </w:t>
      </w:r>
      <w:r w:rsidRPr="008372F6">
        <w:rPr>
          <w:rFonts w:ascii="Arial" w:hAnsi="Arial" w:cs="Arial"/>
          <w:w w:val="110"/>
          <w:sz w:val="24"/>
          <w:szCs w:val="24"/>
        </w:rPr>
        <w:t>framing</w:t>
      </w:r>
      <w:r w:rsidRPr="008372F6">
        <w:rPr>
          <w:rFonts w:ascii="Arial" w:hAnsi="Arial" w:cs="Arial"/>
          <w:spacing w:val="-6"/>
          <w:w w:val="110"/>
          <w:sz w:val="24"/>
          <w:szCs w:val="24"/>
        </w:rPr>
        <w:t xml:space="preserve"> </w:t>
      </w:r>
      <w:r w:rsidRPr="008372F6">
        <w:rPr>
          <w:rFonts w:ascii="Arial" w:hAnsi="Arial" w:cs="Arial"/>
          <w:w w:val="110"/>
          <w:sz w:val="24"/>
          <w:szCs w:val="24"/>
        </w:rPr>
        <w:t>effects</w:t>
      </w:r>
      <w:r w:rsidRPr="008372F6">
        <w:rPr>
          <w:rFonts w:ascii="Arial" w:hAnsi="Arial" w:cs="Arial"/>
          <w:spacing w:val="-6"/>
          <w:w w:val="110"/>
          <w:sz w:val="24"/>
          <w:szCs w:val="24"/>
        </w:rPr>
        <w:t xml:space="preserve"> </w:t>
      </w:r>
      <w:r w:rsidRPr="008372F6">
        <w:rPr>
          <w:rFonts w:ascii="Arial" w:hAnsi="Arial" w:cs="Arial"/>
          <w:w w:val="110"/>
          <w:sz w:val="24"/>
          <w:szCs w:val="24"/>
        </w:rPr>
        <w:t>emerge</w:t>
      </w:r>
      <w:r w:rsidRPr="008372F6">
        <w:rPr>
          <w:rFonts w:ascii="Arial" w:hAnsi="Arial" w:cs="Arial"/>
          <w:spacing w:val="-6"/>
          <w:w w:val="110"/>
          <w:sz w:val="24"/>
          <w:szCs w:val="24"/>
        </w:rPr>
        <w:t xml:space="preserve"> </w:t>
      </w:r>
      <w:r w:rsidRPr="008372F6">
        <w:rPr>
          <w:rFonts w:ascii="Arial" w:hAnsi="Arial" w:cs="Arial"/>
          <w:w w:val="110"/>
          <w:sz w:val="24"/>
          <w:szCs w:val="24"/>
        </w:rPr>
        <w:t>in</w:t>
      </w:r>
      <w:r w:rsidRPr="008372F6">
        <w:rPr>
          <w:rFonts w:ascii="Arial" w:hAnsi="Arial" w:cs="Arial"/>
          <w:spacing w:val="-6"/>
          <w:w w:val="110"/>
          <w:sz w:val="24"/>
          <w:szCs w:val="24"/>
        </w:rPr>
        <w:t xml:space="preserve"> </w:t>
      </w:r>
      <w:r w:rsidRPr="008372F6">
        <w:rPr>
          <w:rFonts w:ascii="Arial" w:hAnsi="Arial" w:cs="Arial"/>
          <w:w w:val="110"/>
          <w:sz w:val="24"/>
          <w:szCs w:val="24"/>
        </w:rPr>
        <w:t>mass</w:t>
      </w:r>
      <w:r w:rsidRPr="008372F6">
        <w:rPr>
          <w:rFonts w:ascii="Arial" w:hAnsi="Arial" w:cs="Arial"/>
          <w:spacing w:val="-6"/>
          <w:w w:val="110"/>
          <w:sz w:val="24"/>
          <w:szCs w:val="24"/>
        </w:rPr>
        <w:t xml:space="preserve"> </w:t>
      </w:r>
      <w:r w:rsidRPr="008372F6">
        <w:rPr>
          <w:rFonts w:ascii="Arial" w:hAnsi="Arial" w:cs="Arial"/>
          <w:w w:val="110"/>
          <w:sz w:val="24"/>
          <w:szCs w:val="24"/>
        </w:rPr>
        <w:t>evaluations</w:t>
      </w:r>
      <w:r w:rsidRPr="008372F6">
        <w:rPr>
          <w:rFonts w:ascii="Arial" w:hAnsi="Arial" w:cs="Arial"/>
          <w:spacing w:val="-6"/>
          <w:w w:val="110"/>
          <w:sz w:val="24"/>
          <w:szCs w:val="24"/>
        </w:rPr>
        <w:t xml:space="preserve"> </w:t>
      </w:r>
      <w:r w:rsidRPr="008372F6">
        <w:rPr>
          <w:rFonts w:ascii="Arial" w:hAnsi="Arial" w:cs="Arial"/>
          <w:w w:val="110"/>
          <w:sz w:val="24"/>
          <w:szCs w:val="24"/>
        </w:rPr>
        <w:t>of</w:t>
      </w:r>
      <w:r w:rsidRPr="008372F6">
        <w:rPr>
          <w:rFonts w:ascii="Arial" w:hAnsi="Arial" w:cs="Arial"/>
          <w:spacing w:val="-6"/>
          <w:w w:val="110"/>
          <w:sz w:val="24"/>
          <w:szCs w:val="24"/>
        </w:rPr>
        <w:t xml:space="preserve"> </w:t>
      </w:r>
      <w:r w:rsidRPr="008372F6">
        <w:rPr>
          <w:rFonts w:ascii="Arial" w:hAnsi="Arial" w:cs="Arial"/>
          <w:w w:val="110"/>
          <w:sz w:val="24"/>
          <w:szCs w:val="24"/>
        </w:rPr>
        <w:t>costly</w:t>
      </w:r>
      <w:r w:rsidRPr="008372F6">
        <w:rPr>
          <w:rFonts w:ascii="Arial" w:hAnsi="Arial" w:cs="Arial"/>
          <w:spacing w:val="-6"/>
          <w:w w:val="110"/>
          <w:sz w:val="24"/>
          <w:szCs w:val="24"/>
        </w:rPr>
        <w:t xml:space="preserve"> </w:t>
      </w:r>
      <w:r w:rsidRPr="008372F6">
        <w:rPr>
          <w:rFonts w:ascii="Arial" w:hAnsi="Arial" w:cs="Arial"/>
          <w:w w:val="110"/>
          <w:sz w:val="24"/>
          <w:szCs w:val="24"/>
        </w:rPr>
        <w:t>reimbursement decisions</w:t>
      </w:r>
      <w:del w:id="905" w:author="Katri Aaltonen" w:date="2026-08-23T11:04:00Z">
        <w:r w:rsidRPr="008372F6" w:rsidDel="003D7409">
          <w:rPr>
            <w:rFonts w:ascii="Arial" w:hAnsi="Arial" w:cs="Arial"/>
            <w:w w:val="110"/>
            <w:sz w:val="24"/>
            <w:szCs w:val="24"/>
          </w:rPr>
          <w:delText xml:space="preserve"> when those decisions are presented in a technocratic, expert-justified setting—that is, whether citizens’ preferences remain reference-point dependent even when the choice context is insulated from electoral politics</w:delText>
        </w:r>
      </w:del>
      <w:r w:rsidRPr="008372F6">
        <w:rPr>
          <w:rFonts w:ascii="Arial" w:hAnsi="Arial" w:cs="Arial"/>
          <w:w w:val="110"/>
          <w:sz w:val="24"/>
          <w:szCs w:val="24"/>
        </w:rPr>
        <w:t>.</w:t>
      </w:r>
      <w:r w:rsidRPr="008372F6">
        <w:rPr>
          <w:rFonts w:ascii="Arial" w:hAnsi="Arial" w:cs="Arial"/>
          <w:spacing w:val="40"/>
          <w:w w:val="110"/>
          <w:sz w:val="24"/>
          <w:szCs w:val="24"/>
        </w:rPr>
        <w:t xml:space="preserve"> </w:t>
      </w:r>
      <w:ins w:id="906" w:author="Héctor Bahamonde" w:date="2026-08-10T19:17:00Z">
        <w:r w:rsidR="00A56B0D" w:rsidRPr="008372F6">
          <w:rPr>
            <w:rFonts w:ascii="Arial" w:hAnsi="Arial" w:cs="Arial"/>
            <w:w w:val="110"/>
            <w:sz w:val="24"/>
            <w:szCs w:val="24"/>
          </w:rPr>
          <w:t xml:space="preserve">Using a survey experiment </w:t>
        </w:r>
      </w:ins>
      <w:del w:id="907" w:author="Héctor Bahamonde" w:date="2026-08-10T19:17:00Z">
        <w:r w:rsidRPr="008372F6" w:rsidDel="00A56B0D">
          <w:rPr>
            <w:rFonts w:ascii="Arial" w:hAnsi="Arial" w:cs="Arial"/>
            <w:w w:val="110"/>
            <w:sz w:val="24"/>
            <w:szCs w:val="24"/>
          </w:rPr>
          <w:delText xml:space="preserve">Using a population-based survey experiment </w:delText>
        </w:r>
      </w:del>
      <w:r w:rsidRPr="008372F6">
        <w:rPr>
          <w:rFonts w:ascii="Arial" w:hAnsi="Arial" w:cs="Arial"/>
          <w:w w:val="110"/>
          <w:sz w:val="24"/>
          <w:szCs w:val="24"/>
        </w:rPr>
        <w:t>embedded in the 2021 Finnish Medicines Barometer, we held constant the clinical vignette, uncertainty, and cost information</w:t>
      </w:r>
      <w:r w:rsidRPr="008372F6">
        <w:rPr>
          <w:rFonts w:ascii="Arial" w:hAnsi="Arial" w:cs="Arial"/>
          <w:spacing w:val="-4"/>
          <w:w w:val="110"/>
          <w:sz w:val="24"/>
          <w:szCs w:val="24"/>
        </w:rPr>
        <w:t xml:space="preserve"> </w:t>
      </w:r>
      <w:r w:rsidRPr="008372F6">
        <w:rPr>
          <w:rFonts w:ascii="Arial" w:hAnsi="Arial" w:cs="Arial"/>
          <w:w w:val="110"/>
          <w:sz w:val="24"/>
          <w:szCs w:val="24"/>
        </w:rPr>
        <w:t>while</w:t>
      </w:r>
      <w:r w:rsidRPr="008372F6">
        <w:rPr>
          <w:rFonts w:ascii="Arial" w:hAnsi="Arial" w:cs="Arial"/>
          <w:spacing w:val="-4"/>
          <w:w w:val="110"/>
          <w:sz w:val="24"/>
          <w:szCs w:val="24"/>
        </w:rPr>
        <w:t xml:space="preserve"> </w:t>
      </w:r>
      <w:ins w:id="908" w:author="Héctor Bahamonde" w:date="2026-09-16T11:00:00Z" w16du:dateUtc="2026-09-16T09:00:00Z">
        <w:r w:rsidR="002A45E6" w:rsidRPr="008372F6">
          <w:rPr>
            <w:rFonts w:ascii="Arial" w:hAnsi="Arial" w:cs="Arial"/>
            <w:w w:val="110"/>
            <w:sz w:val="24"/>
            <w:szCs w:val="24"/>
          </w:rPr>
          <w:t>varying the justification attached to an otherwise identical clinical vignette</w:t>
        </w:r>
      </w:ins>
      <w:del w:id="909" w:author="Héctor Bahamonde" w:date="2026-09-16T11:00:00Z" w16du:dateUtc="2026-09-16T09:00:00Z">
        <w:r w:rsidRPr="008372F6" w:rsidDel="002A45E6">
          <w:rPr>
            <w:rFonts w:ascii="Arial" w:hAnsi="Arial" w:cs="Arial"/>
            <w:w w:val="110"/>
            <w:sz w:val="24"/>
            <w:szCs w:val="24"/>
          </w:rPr>
          <w:delText>varying</w:delText>
        </w:r>
        <w:r w:rsidRPr="008372F6" w:rsidDel="002A45E6">
          <w:rPr>
            <w:rFonts w:ascii="Arial" w:hAnsi="Arial" w:cs="Arial"/>
            <w:spacing w:val="-4"/>
            <w:w w:val="110"/>
            <w:sz w:val="24"/>
            <w:szCs w:val="24"/>
          </w:rPr>
          <w:delText xml:space="preserve"> </w:delText>
        </w:r>
        <w:r w:rsidRPr="008372F6" w:rsidDel="002A45E6">
          <w:rPr>
            <w:rFonts w:ascii="Arial" w:hAnsi="Arial" w:cs="Arial"/>
            <w:w w:val="110"/>
            <w:sz w:val="24"/>
            <w:szCs w:val="24"/>
          </w:rPr>
          <w:delText>only</w:delText>
        </w:r>
        <w:r w:rsidRPr="008372F6" w:rsidDel="002A45E6">
          <w:rPr>
            <w:rFonts w:ascii="Arial" w:hAnsi="Arial" w:cs="Arial"/>
            <w:spacing w:val="-4"/>
            <w:w w:val="110"/>
            <w:sz w:val="24"/>
            <w:szCs w:val="24"/>
          </w:rPr>
          <w:delText xml:space="preserve"> </w:delText>
        </w:r>
        <w:r w:rsidRPr="008372F6" w:rsidDel="002A45E6">
          <w:rPr>
            <w:rFonts w:ascii="Arial" w:hAnsi="Arial" w:cs="Arial"/>
            <w:w w:val="110"/>
            <w:sz w:val="24"/>
            <w:szCs w:val="24"/>
          </w:rPr>
          <w:delText>the</w:delText>
        </w:r>
        <w:r w:rsidRPr="008372F6" w:rsidDel="002A45E6">
          <w:rPr>
            <w:rFonts w:ascii="Arial" w:hAnsi="Arial" w:cs="Arial"/>
            <w:spacing w:val="-4"/>
            <w:w w:val="110"/>
            <w:sz w:val="24"/>
            <w:szCs w:val="24"/>
          </w:rPr>
          <w:delText xml:space="preserve"> </w:delText>
        </w:r>
        <w:r w:rsidRPr="008372F6" w:rsidDel="002A45E6">
          <w:rPr>
            <w:rFonts w:ascii="Arial" w:hAnsi="Arial" w:cs="Arial"/>
            <w:w w:val="110"/>
            <w:sz w:val="24"/>
            <w:szCs w:val="24"/>
          </w:rPr>
          <w:delText>interpretive</w:delText>
        </w:r>
        <w:r w:rsidRPr="008372F6" w:rsidDel="002A45E6">
          <w:rPr>
            <w:rFonts w:ascii="Arial" w:hAnsi="Arial" w:cs="Arial"/>
            <w:spacing w:val="-3"/>
            <w:w w:val="110"/>
            <w:sz w:val="24"/>
            <w:szCs w:val="24"/>
          </w:rPr>
          <w:delText xml:space="preserve"> </w:delText>
        </w:r>
        <w:r w:rsidRPr="008372F6" w:rsidDel="002A45E6">
          <w:rPr>
            <w:rFonts w:ascii="Arial" w:hAnsi="Arial" w:cs="Arial"/>
            <w:w w:val="110"/>
            <w:sz w:val="24"/>
            <w:szCs w:val="24"/>
          </w:rPr>
          <w:delText>frame</w:delText>
        </w:r>
        <w:r w:rsidRPr="008372F6" w:rsidDel="0018100B">
          <w:rPr>
            <w:rFonts w:ascii="Arial" w:hAnsi="Arial" w:cs="Arial"/>
            <w:spacing w:val="-3"/>
            <w:w w:val="110"/>
            <w:sz w:val="24"/>
            <w:szCs w:val="24"/>
          </w:rPr>
          <w:delText xml:space="preserve"> </w:delText>
        </w:r>
        <w:r w:rsidRPr="008372F6" w:rsidDel="0018100B">
          <w:rPr>
            <w:rFonts w:ascii="Arial" w:hAnsi="Arial" w:cs="Arial"/>
            <w:w w:val="110"/>
            <w:sz w:val="24"/>
            <w:szCs w:val="24"/>
          </w:rPr>
          <w:delText>attached</w:delText>
        </w:r>
        <w:r w:rsidRPr="008372F6" w:rsidDel="0018100B">
          <w:rPr>
            <w:rFonts w:ascii="Arial" w:hAnsi="Arial" w:cs="Arial"/>
            <w:spacing w:val="-4"/>
            <w:w w:val="110"/>
            <w:sz w:val="24"/>
            <w:szCs w:val="24"/>
          </w:rPr>
          <w:delText xml:space="preserve"> </w:delText>
        </w:r>
        <w:r w:rsidRPr="008372F6" w:rsidDel="0018100B">
          <w:rPr>
            <w:rFonts w:ascii="Arial" w:hAnsi="Arial" w:cs="Arial"/>
            <w:w w:val="110"/>
            <w:sz w:val="24"/>
            <w:szCs w:val="24"/>
          </w:rPr>
          <w:delText>to</w:delText>
        </w:r>
        <w:r w:rsidRPr="008372F6" w:rsidDel="0018100B">
          <w:rPr>
            <w:rFonts w:ascii="Arial" w:hAnsi="Arial" w:cs="Arial"/>
            <w:spacing w:val="-4"/>
            <w:w w:val="110"/>
            <w:sz w:val="24"/>
            <w:szCs w:val="24"/>
          </w:rPr>
          <w:delText xml:space="preserve"> </w:delText>
        </w:r>
        <w:r w:rsidRPr="008372F6" w:rsidDel="0018100B">
          <w:rPr>
            <w:rFonts w:ascii="Arial" w:hAnsi="Arial" w:cs="Arial"/>
            <w:w w:val="110"/>
            <w:sz w:val="24"/>
            <w:szCs w:val="24"/>
          </w:rPr>
          <w:delText>an</w:delText>
        </w:r>
        <w:r w:rsidRPr="008372F6" w:rsidDel="0018100B">
          <w:rPr>
            <w:rFonts w:ascii="Arial" w:hAnsi="Arial" w:cs="Arial"/>
            <w:spacing w:val="-4"/>
            <w:w w:val="110"/>
            <w:sz w:val="24"/>
            <w:szCs w:val="24"/>
          </w:rPr>
          <w:delText xml:space="preserve"> </w:delText>
        </w:r>
        <w:r w:rsidRPr="008372F6" w:rsidDel="0018100B">
          <w:rPr>
            <w:rFonts w:ascii="Arial" w:hAnsi="Arial" w:cs="Arial"/>
            <w:w w:val="110"/>
            <w:sz w:val="24"/>
            <w:szCs w:val="24"/>
          </w:rPr>
          <w:delText>otherwise</w:delText>
        </w:r>
        <w:r w:rsidRPr="008372F6" w:rsidDel="0018100B">
          <w:rPr>
            <w:rFonts w:ascii="Arial" w:hAnsi="Arial" w:cs="Arial"/>
            <w:spacing w:val="-3"/>
            <w:w w:val="110"/>
            <w:sz w:val="24"/>
            <w:szCs w:val="24"/>
          </w:rPr>
          <w:delText xml:space="preserve"> </w:delText>
        </w:r>
        <w:r w:rsidRPr="008372F6" w:rsidDel="0018100B">
          <w:rPr>
            <w:rFonts w:ascii="Arial" w:hAnsi="Arial" w:cs="Arial"/>
            <w:w w:val="110"/>
            <w:sz w:val="24"/>
            <w:szCs w:val="24"/>
          </w:rPr>
          <w:delText>identical</w:delText>
        </w:r>
        <w:r w:rsidRPr="008372F6" w:rsidDel="0018100B">
          <w:rPr>
            <w:rFonts w:ascii="Arial" w:hAnsi="Arial" w:cs="Arial"/>
            <w:spacing w:val="-4"/>
            <w:w w:val="110"/>
            <w:sz w:val="24"/>
            <w:szCs w:val="24"/>
          </w:rPr>
          <w:delText xml:space="preserve"> </w:delText>
        </w:r>
        <w:r w:rsidRPr="008372F6" w:rsidDel="0018100B">
          <w:rPr>
            <w:rFonts w:ascii="Arial" w:hAnsi="Arial" w:cs="Arial"/>
            <w:w w:val="110"/>
            <w:sz w:val="24"/>
            <w:szCs w:val="24"/>
          </w:rPr>
          <w:delText>decision</w:delText>
        </w:r>
      </w:del>
      <w:r w:rsidRPr="008372F6">
        <w:rPr>
          <w:rFonts w:ascii="Arial" w:hAnsi="Arial" w:cs="Arial"/>
          <w:w w:val="110"/>
          <w:sz w:val="24"/>
          <w:szCs w:val="24"/>
        </w:rPr>
        <w:t xml:space="preserve">. </w:t>
      </w:r>
      <w:ins w:id="910" w:author="Héctor Bahamonde" w:date="2026-09-16T12:00:00Z" w16du:dateUtc="2026-09-16T10:00:00Z">
        <w:r w:rsidR="00DE1856" w:rsidRPr="008372F6">
          <w:rPr>
            <w:rFonts w:ascii="Arial" w:hAnsi="Arial" w:cs="Arial"/>
            <w:sz w:val="24"/>
            <w:szCs w:val="24"/>
          </w:rPr>
          <w:t>The results indicate substantial framing effects, although the different considerations foregrounded—limited alternatives versus opportunity costs—caution against attributing the treatment contrast exclusively to prospect theory</w:t>
        </w:r>
      </w:ins>
      <w:del w:id="911" w:author="Héctor Bahamonde" w:date="2026-09-16T12:00:00Z" w16du:dateUtc="2026-09-16T10:00:00Z">
        <w:r w:rsidRPr="008372F6" w:rsidDel="00DE1856">
          <w:rPr>
            <w:rFonts w:ascii="Arial" w:hAnsi="Arial" w:cs="Arial"/>
            <w:w w:val="110"/>
            <w:sz w:val="24"/>
            <w:szCs w:val="24"/>
          </w:rPr>
          <w:delText>The results indicate substantial and systematic framing effects</w:delText>
        </w:r>
      </w:del>
      <w:r w:rsidRPr="008372F6">
        <w:rPr>
          <w:rFonts w:ascii="Arial" w:hAnsi="Arial" w:cs="Arial"/>
          <w:w w:val="110"/>
          <w:sz w:val="24"/>
          <w:szCs w:val="24"/>
        </w:rPr>
        <w:t xml:space="preserve">. </w:t>
      </w:r>
      <w:ins w:id="912" w:author="Héctor Bahamonde" w:date="2026-09-18T15:23:00Z" w16du:dateUtc="2026-09-18T13:23:00Z">
        <w:r w:rsidR="001E26C0" w:rsidRPr="001E26C0">
          <w:rPr>
            <w:rFonts w:ascii="Arial" w:hAnsi="Arial" w:cs="Arial"/>
            <w:w w:val="110"/>
            <w:sz w:val="24"/>
            <w:szCs w:val="24"/>
          </w:rPr>
          <w:t>Relative to the control condition, the loss (rule-of-rescue) frame shifts respondents toward unconditional public funding and away from outright rejection, whereas the gains (health maximization) frame shifts support from unconditional to conditional funding</w:t>
        </w:r>
      </w:ins>
      <w:del w:id="913" w:author="Héctor Bahamonde" w:date="2026-09-18T15:23:00Z" w16du:dateUtc="2026-09-18T13:23:00Z">
        <w:r w:rsidRPr="008372F6" w:rsidDel="001E26C0">
          <w:rPr>
            <w:rFonts w:ascii="Arial" w:hAnsi="Arial" w:cs="Arial"/>
            <w:w w:val="110"/>
            <w:sz w:val="24"/>
            <w:szCs w:val="24"/>
          </w:rPr>
          <w:delText xml:space="preserve">Relative to the control condition, </w:delText>
        </w:r>
        <w:r w:rsidRPr="008372F6" w:rsidDel="001E26C0">
          <w:rPr>
            <w:rFonts w:ascii="Arial" w:hAnsi="Arial" w:cs="Arial"/>
            <w:sz w:val="24"/>
            <w:szCs w:val="24"/>
          </w:rPr>
          <w:delText>the loss (rule-of-rescue) frame shifts respondents toward unconditional public funding and away from outright</w:delText>
        </w:r>
        <w:r w:rsidRPr="008372F6" w:rsidDel="001E26C0">
          <w:rPr>
            <w:rFonts w:ascii="Arial" w:hAnsi="Arial" w:cs="Arial"/>
            <w:spacing w:val="40"/>
            <w:sz w:val="24"/>
            <w:szCs w:val="24"/>
          </w:rPr>
          <w:delText xml:space="preserve"> </w:delText>
        </w:r>
        <w:r w:rsidRPr="008372F6" w:rsidDel="001E26C0">
          <w:rPr>
            <w:rFonts w:ascii="Arial" w:hAnsi="Arial" w:cs="Arial"/>
            <w:sz w:val="24"/>
            <w:szCs w:val="24"/>
          </w:rPr>
          <w:delText>rejection,</w:delText>
        </w:r>
        <w:r w:rsidRPr="008372F6" w:rsidDel="001E26C0">
          <w:rPr>
            <w:rFonts w:ascii="Arial" w:hAnsi="Arial" w:cs="Arial"/>
            <w:spacing w:val="40"/>
            <w:sz w:val="24"/>
            <w:szCs w:val="24"/>
          </w:rPr>
          <w:delText xml:space="preserve"> </w:delText>
        </w:r>
        <w:r w:rsidRPr="008372F6" w:rsidDel="001E26C0">
          <w:rPr>
            <w:rFonts w:ascii="Arial" w:hAnsi="Arial" w:cs="Arial"/>
            <w:sz w:val="24"/>
            <w:szCs w:val="24"/>
          </w:rPr>
          <w:delText>whereas</w:delText>
        </w:r>
        <w:r w:rsidRPr="008372F6" w:rsidDel="001E26C0">
          <w:rPr>
            <w:rFonts w:ascii="Arial" w:hAnsi="Arial" w:cs="Arial"/>
            <w:spacing w:val="40"/>
            <w:sz w:val="24"/>
            <w:szCs w:val="24"/>
          </w:rPr>
          <w:delText xml:space="preserve"> </w:delText>
        </w:r>
        <w:r w:rsidRPr="008372F6" w:rsidDel="001E26C0">
          <w:rPr>
            <w:rFonts w:ascii="Arial" w:hAnsi="Arial" w:cs="Arial"/>
            <w:sz w:val="24"/>
            <w:szCs w:val="24"/>
          </w:rPr>
          <w:delText>the</w:delText>
        </w:r>
        <w:r w:rsidRPr="008372F6" w:rsidDel="001E26C0">
          <w:rPr>
            <w:rFonts w:ascii="Arial" w:hAnsi="Arial" w:cs="Arial"/>
            <w:spacing w:val="40"/>
            <w:sz w:val="24"/>
            <w:szCs w:val="24"/>
          </w:rPr>
          <w:delText xml:space="preserve"> </w:delText>
        </w:r>
        <w:r w:rsidRPr="008372F6" w:rsidDel="001E26C0">
          <w:rPr>
            <w:rFonts w:ascii="Arial" w:hAnsi="Arial" w:cs="Arial"/>
            <w:sz w:val="24"/>
            <w:szCs w:val="24"/>
          </w:rPr>
          <w:delText>gains</w:delText>
        </w:r>
        <w:r w:rsidRPr="008372F6" w:rsidDel="001E26C0">
          <w:rPr>
            <w:rFonts w:ascii="Arial" w:hAnsi="Arial" w:cs="Arial"/>
            <w:spacing w:val="40"/>
            <w:sz w:val="24"/>
            <w:szCs w:val="24"/>
          </w:rPr>
          <w:delText xml:space="preserve"> </w:delText>
        </w:r>
        <w:r w:rsidRPr="008372F6" w:rsidDel="001E26C0">
          <w:rPr>
            <w:rFonts w:ascii="Arial" w:hAnsi="Arial" w:cs="Arial"/>
            <w:sz w:val="24"/>
            <w:szCs w:val="24"/>
          </w:rPr>
          <w:delText>(health</w:delText>
        </w:r>
        <w:r w:rsidRPr="008372F6" w:rsidDel="001E26C0">
          <w:rPr>
            <w:rFonts w:ascii="Arial" w:hAnsi="Arial" w:cs="Arial"/>
            <w:spacing w:val="40"/>
            <w:sz w:val="24"/>
            <w:szCs w:val="24"/>
          </w:rPr>
          <w:delText xml:space="preserve"> </w:delText>
        </w:r>
        <w:r w:rsidRPr="008372F6" w:rsidDel="001E26C0">
          <w:rPr>
            <w:rFonts w:ascii="Arial" w:hAnsi="Arial" w:cs="Arial"/>
            <w:sz w:val="24"/>
            <w:szCs w:val="24"/>
          </w:rPr>
          <w:delText>maximi</w:delText>
        </w:r>
      </w:del>
      <w:ins w:id="914" w:author="Microsoft Office User" w:date="2026-09-11T13:14:00Z">
        <w:del w:id="915" w:author="Héctor Bahamonde" w:date="2026-09-18T15:23:00Z" w16du:dateUtc="2026-09-18T13:23:00Z">
          <w:r w:rsidR="00BF5770" w:rsidRPr="008372F6" w:rsidDel="001E26C0">
            <w:rPr>
              <w:rFonts w:ascii="Arial" w:hAnsi="Arial" w:cs="Arial"/>
              <w:sz w:val="24"/>
              <w:szCs w:val="24"/>
            </w:rPr>
            <w:delText>z</w:delText>
          </w:r>
        </w:del>
      </w:ins>
      <w:del w:id="916" w:author="Héctor Bahamonde" w:date="2026-09-18T15:23:00Z" w16du:dateUtc="2026-09-18T13:23:00Z">
        <w:r w:rsidRPr="008372F6" w:rsidDel="001E26C0">
          <w:rPr>
            <w:rFonts w:ascii="Arial" w:hAnsi="Arial" w:cs="Arial"/>
            <w:sz w:val="24"/>
            <w:szCs w:val="24"/>
          </w:rPr>
          <w:delText>sation)</w:delText>
        </w:r>
        <w:r w:rsidRPr="008372F6" w:rsidDel="001E26C0">
          <w:rPr>
            <w:rFonts w:ascii="Arial" w:hAnsi="Arial" w:cs="Arial"/>
            <w:spacing w:val="40"/>
            <w:sz w:val="24"/>
            <w:szCs w:val="24"/>
          </w:rPr>
          <w:delText xml:space="preserve"> </w:delText>
        </w:r>
        <w:r w:rsidRPr="008372F6" w:rsidDel="001E26C0">
          <w:rPr>
            <w:rFonts w:ascii="Arial" w:hAnsi="Arial" w:cs="Arial"/>
            <w:sz w:val="24"/>
            <w:szCs w:val="24"/>
          </w:rPr>
          <w:delText>frame</w:delText>
        </w:r>
        <w:r w:rsidRPr="008372F6" w:rsidDel="001E26C0">
          <w:rPr>
            <w:rFonts w:ascii="Arial" w:hAnsi="Arial" w:cs="Arial"/>
            <w:spacing w:val="40"/>
            <w:sz w:val="24"/>
            <w:szCs w:val="24"/>
          </w:rPr>
          <w:delText xml:space="preserve"> </w:delText>
        </w:r>
        <w:r w:rsidRPr="008372F6" w:rsidDel="001E26C0">
          <w:rPr>
            <w:rFonts w:ascii="Arial" w:hAnsi="Arial" w:cs="Arial"/>
            <w:sz w:val="24"/>
            <w:szCs w:val="24"/>
          </w:rPr>
          <w:delText>increases</w:delText>
        </w:r>
        <w:r w:rsidRPr="008372F6" w:rsidDel="001E26C0">
          <w:rPr>
            <w:rFonts w:ascii="Arial" w:hAnsi="Arial" w:cs="Arial"/>
            <w:spacing w:val="40"/>
            <w:sz w:val="24"/>
            <w:szCs w:val="24"/>
          </w:rPr>
          <w:delText xml:space="preserve"> </w:delText>
        </w:r>
        <w:r w:rsidRPr="008372F6" w:rsidDel="001E26C0">
          <w:rPr>
            <w:rFonts w:ascii="Arial" w:hAnsi="Arial" w:cs="Arial"/>
            <w:sz w:val="24"/>
            <w:szCs w:val="24"/>
          </w:rPr>
          <w:delText>support</w:delText>
        </w:r>
        <w:r w:rsidRPr="008372F6" w:rsidDel="001E26C0">
          <w:rPr>
            <w:rFonts w:ascii="Arial" w:hAnsi="Arial" w:cs="Arial"/>
            <w:spacing w:val="40"/>
            <w:sz w:val="24"/>
            <w:szCs w:val="24"/>
          </w:rPr>
          <w:delText xml:space="preserve"> </w:delText>
        </w:r>
        <w:r w:rsidRPr="008372F6" w:rsidDel="001E26C0">
          <w:rPr>
            <w:rFonts w:ascii="Arial" w:hAnsi="Arial" w:cs="Arial"/>
            <w:sz w:val="24"/>
            <w:szCs w:val="24"/>
          </w:rPr>
          <w:delText>for</w:delText>
        </w:r>
        <w:r w:rsidRPr="008372F6" w:rsidDel="001E26C0">
          <w:rPr>
            <w:rFonts w:ascii="Arial" w:hAnsi="Arial" w:cs="Arial"/>
            <w:spacing w:val="40"/>
            <w:sz w:val="24"/>
            <w:szCs w:val="24"/>
          </w:rPr>
          <w:delText xml:space="preserve"> </w:delText>
        </w:r>
        <w:r w:rsidRPr="008372F6" w:rsidDel="001E26C0">
          <w:rPr>
            <w:rFonts w:ascii="Arial" w:hAnsi="Arial" w:cs="Arial"/>
            <w:sz w:val="24"/>
            <w:szCs w:val="24"/>
          </w:rPr>
          <w:delText xml:space="preserve">conditionality </w:delText>
        </w:r>
        <w:r w:rsidRPr="008372F6" w:rsidDel="001E26C0">
          <w:rPr>
            <w:rFonts w:ascii="Arial" w:hAnsi="Arial" w:cs="Arial"/>
            <w:w w:val="110"/>
            <w:sz w:val="24"/>
            <w:szCs w:val="24"/>
          </w:rPr>
          <w:delText>and rejection</w:delText>
        </w:r>
      </w:del>
      <w:r w:rsidRPr="008372F6">
        <w:rPr>
          <w:rFonts w:ascii="Arial" w:hAnsi="Arial" w:cs="Arial"/>
          <w:w w:val="110"/>
          <w:sz w:val="24"/>
          <w:szCs w:val="24"/>
        </w:rPr>
        <w:t>.</w:t>
      </w:r>
      <w:r w:rsidRPr="008372F6">
        <w:rPr>
          <w:rFonts w:ascii="Arial" w:hAnsi="Arial" w:cs="Arial"/>
          <w:spacing w:val="40"/>
          <w:w w:val="110"/>
          <w:sz w:val="24"/>
          <w:szCs w:val="24"/>
        </w:rPr>
        <w:t xml:space="preserve"> </w:t>
      </w:r>
      <w:r w:rsidRPr="008372F6">
        <w:rPr>
          <w:rFonts w:ascii="Arial" w:hAnsi="Arial" w:cs="Arial"/>
          <w:w w:val="110"/>
          <w:sz w:val="24"/>
          <w:szCs w:val="24"/>
        </w:rPr>
        <w:t>Randomization performed as intended,</w:t>
      </w:r>
      <w:r w:rsidRPr="008372F6">
        <w:rPr>
          <w:rFonts w:ascii="Arial" w:hAnsi="Arial" w:cs="Arial"/>
          <w:spacing w:val="29"/>
          <w:w w:val="110"/>
          <w:sz w:val="24"/>
          <w:szCs w:val="24"/>
        </w:rPr>
        <w:t xml:space="preserve"> </w:t>
      </w:r>
      <w:r w:rsidRPr="008372F6">
        <w:rPr>
          <w:rFonts w:ascii="Arial" w:hAnsi="Arial" w:cs="Arial"/>
          <w:w w:val="110"/>
          <w:sz w:val="24"/>
          <w:szCs w:val="24"/>
        </w:rPr>
        <w:t>and model-based predicted probabilities</w:t>
      </w:r>
      <w:r w:rsidR="00914815" w:rsidRPr="008372F6">
        <w:rPr>
          <w:rFonts w:ascii="Arial" w:hAnsi="Arial" w:cs="Arial"/>
          <w:w w:val="110"/>
          <w:sz w:val="24"/>
          <w:szCs w:val="24"/>
        </w:rPr>
        <w:t xml:space="preserve"> </w:t>
      </w:r>
      <w:r w:rsidRPr="008372F6">
        <w:rPr>
          <w:rFonts w:ascii="Arial" w:hAnsi="Arial" w:cs="Arial"/>
          <w:w w:val="105"/>
          <w:sz w:val="24"/>
          <w:szCs w:val="24"/>
        </w:rPr>
        <w:t>provide a substantively interpretable account of how frames redistribute support across policy options.</w:t>
      </w:r>
      <w:ins w:id="917" w:author="Héctor Bahamonde" w:date="2026-08-06T15:18:00Z">
        <w:r w:rsidR="00AF583C" w:rsidRPr="008372F6">
          <w:rPr>
            <w:rFonts w:ascii="Arial" w:hAnsi="Arial" w:cs="Arial"/>
            <w:w w:val="105"/>
            <w:sz w:val="24"/>
            <w:szCs w:val="24"/>
          </w:rPr>
          <w:t xml:space="preserve"> </w:t>
        </w:r>
      </w:ins>
      <w:ins w:id="918" w:author="Héctor Bahamonde" w:date="2026-08-06T15:32:00Z">
        <w:r w:rsidR="00DC4AC2" w:rsidRPr="008372F6">
          <w:rPr>
            <w:rFonts w:ascii="Arial" w:hAnsi="Arial" w:cs="Arial"/>
            <w:w w:val="105"/>
            <w:sz w:val="24"/>
            <w:szCs w:val="24"/>
          </w:rPr>
          <w:t>Both frames increased “I don’t know” responses, a substantive pattern consistent with lower response confidence rather than unusable data (Graham 2021). This may reflect the additional complexity introduced by the framing information</w:t>
        </w:r>
      </w:ins>
      <w:ins w:id="919" w:author="Microsoft Office User" w:date="2026-09-11T15:03:00Z">
        <w:r w:rsidR="00311AF7" w:rsidRPr="008372F6">
          <w:rPr>
            <w:rFonts w:ascii="Arial" w:hAnsi="Arial" w:cs="Arial"/>
            <w:w w:val="105"/>
            <w:sz w:val="24"/>
            <w:szCs w:val="24"/>
          </w:rPr>
          <w:t>. Thus,</w:t>
        </w:r>
      </w:ins>
      <w:commentRangeStart w:id="920"/>
      <w:commentRangeStart w:id="921"/>
      <w:commentRangeStart w:id="922"/>
      <w:commentRangeStart w:id="923"/>
      <w:ins w:id="924" w:author="Héctor Bahamonde" w:date="2026-08-06T15:32:00Z">
        <w:del w:id="925" w:author="Microsoft Office User" w:date="2026-09-11T15:03:00Z">
          <w:r w:rsidR="00DC4AC2" w:rsidRPr="008372F6" w:rsidDel="00311AF7">
            <w:rPr>
              <w:rFonts w:ascii="Arial" w:hAnsi="Arial" w:cs="Arial"/>
              <w:w w:val="105"/>
              <w:sz w:val="24"/>
              <w:szCs w:val="24"/>
            </w:rPr>
            <w:delText>;</w:delText>
          </w:r>
        </w:del>
        <w:r w:rsidR="00DC4AC2" w:rsidRPr="008372F6">
          <w:rPr>
            <w:rFonts w:ascii="Arial" w:hAnsi="Arial" w:cs="Arial"/>
            <w:w w:val="105"/>
            <w:sz w:val="24"/>
            <w:szCs w:val="24"/>
          </w:rPr>
          <w:t xml:space="preserve"> future research should test this mechanism using length-</w:t>
        </w:r>
        <w:r w:rsidR="00DC4AC2" w:rsidRPr="008372F6">
          <w:rPr>
            <w:rFonts w:ascii="Arial" w:hAnsi="Arial" w:cs="Arial"/>
            <w:w w:val="105"/>
            <w:sz w:val="24"/>
            <w:szCs w:val="24"/>
          </w:rPr>
          <w:lastRenderedPageBreak/>
          <w:t>matched conditions and direct measures of response confidence</w:t>
        </w:r>
      </w:ins>
      <w:commentRangeEnd w:id="920"/>
      <w:r w:rsidR="00012835" w:rsidRPr="008372F6">
        <w:rPr>
          <w:rStyle w:val="CommentReference"/>
          <w:rFonts w:ascii="Arial" w:hAnsi="Arial" w:cs="Arial"/>
          <w:w w:val="105"/>
          <w:sz w:val="24"/>
          <w:szCs w:val="24"/>
        </w:rPr>
        <w:commentReference w:id="920"/>
      </w:r>
      <w:commentRangeEnd w:id="921"/>
      <w:r w:rsidR="0010630B" w:rsidRPr="008372F6">
        <w:rPr>
          <w:rStyle w:val="CommentReference"/>
          <w:rFonts w:ascii="Arial" w:hAnsi="Arial" w:cs="Arial"/>
          <w:w w:val="105"/>
          <w:sz w:val="24"/>
          <w:szCs w:val="24"/>
        </w:rPr>
        <w:commentReference w:id="921"/>
      </w:r>
      <w:commentRangeEnd w:id="922"/>
      <w:r w:rsidR="00311AF7" w:rsidRPr="008372F6">
        <w:rPr>
          <w:rStyle w:val="CommentReference"/>
          <w:rFonts w:ascii="Arial" w:hAnsi="Arial" w:cs="Arial"/>
          <w:w w:val="105"/>
          <w:sz w:val="24"/>
          <w:szCs w:val="24"/>
        </w:rPr>
        <w:commentReference w:id="922"/>
      </w:r>
      <w:commentRangeEnd w:id="923"/>
      <w:r w:rsidR="000F61A9" w:rsidRPr="008372F6">
        <w:rPr>
          <w:rStyle w:val="CommentReference"/>
          <w:rFonts w:ascii="Arial" w:hAnsi="Arial" w:cs="Arial"/>
          <w:w w:val="105"/>
          <w:sz w:val="24"/>
          <w:szCs w:val="24"/>
        </w:rPr>
        <w:commentReference w:id="923"/>
      </w:r>
      <w:ins w:id="926" w:author="Héctor Bahamonde" w:date="2026-08-06T15:32:00Z">
        <w:r w:rsidR="00DC4AC2" w:rsidRPr="008372F6">
          <w:rPr>
            <w:rFonts w:ascii="Arial" w:hAnsi="Arial" w:cs="Arial"/>
            <w:w w:val="105"/>
            <w:sz w:val="24"/>
            <w:szCs w:val="24"/>
          </w:rPr>
          <w:t>.</w:t>
        </w:r>
      </w:ins>
    </w:p>
    <w:p w14:paraId="5E32E1CA" w14:textId="38CE8EA9" w:rsidR="005D491A" w:rsidRPr="008372F6" w:rsidRDefault="000A08AF" w:rsidP="008372F6">
      <w:pPr>
        <w:pStyle w:val="BodyText"/>
        <w:spacing w:before="120" w:after="120" w:line="360" w:lineRule="auto"/>
        <w:jc w:val="both"/>
        <w:rPr>
          <w:rFonts w:ascii="Arial" w:hAnsi="Arial" w:cs="Arial"/>
          <w:sz w:val="24"/>
          <w:szCs w:val="24"/>
        </w:rPr>
      </w:pPr>
      <w:ins w:id="927" w:author="Héctor Bahamonde" w:date="2026-09-16T10:55:00Z" w16du:dateUtc="2026-09-16T08:55:00Z">
        <w:r w:rsidRPr="008372F6">
          <w:rPr>
            <w:rFonts w:ascii="Arial" w:hAnsi="Arial" w:cs="Arial"/>
            <w:sz w:val="24"/>
            <w:szCs w:val="24"/>
          </w:rPr>
          <w:t>These findings show that experimentally varied justifications shift stated funding preferences within Finland’s institutionally delegated reimbursement setting. They are compatible with a reference-dependent account of public interpretation, but they do not show that respondents actually construed the treatments as losses, gains, or rescue obligations</w:t>
        </w:r>
      </w:ins>
      <w:commentRangeStart w:id="928"/>
      <w:commentRangeStart w:id="929"/>
      <w:ins w:id="930" w:author="Héctor Bahamonde" w:date="2026-08-10T19:44:00Z">
        <w:r w:rsidR="0005305F" w:rsidRPr="008372F6">
          <w:rPr>
            <w:rFonts w:ascii="Arial" w:hAnsi="Arial" w:cs="Arial"/>
            <w:w w:val="105"/>
            <w:sz w:val="24"/>
            <w:szCs w:val="24"/>
          </w:rPr>
          <w:t>.</w:t>
        </w:r>
      </w:ins>
      <w:del w:id="931" w:author="Héctor Bahamonde" w:date="2026-08-10T19:44:00Z">
        <w:r w:rsidR="0005305F" w:rsidRPr="008372F6" w:rsidDel="0005305F">
          <w:rPr>
            <w:rFonts w:ascii="Arial" w:hAnsi="Arial" w:cs="Arial"/>
            <w:w w:val="105"/>
            <w:sz w:val="24"/>
            <w:szCs w:val="24"/>
          </w:rPr>
          <w:delText>These findings support our theoretical claim that technocratic delegation does not neutralize framing effects because framing operates through cognitive evaluation and public interpretation</w:delText>
        </w:r>
        <w:r w:rsidR="0005305F" w:rsidRPr="008372F6" w:rsidDel="0005305F">
          <w:rPr>
            <w:rFonts w:ascii="Arial" w:hAnsi="Arial" w:cs="Arial"/>
            <w:spacing w:val="40"/>
            <w:w w:val="105"/>
            <w:sz w:val="24"/>
            <w:szCs w:val="24"/>
          </w:rPr>
          <w:delText xml:space="preserve"> </w:delText>
        </w:r>
        <w:r w:rsidR="0005305F" w:rsidRPr="008372F6" w:rsidDel="0005305F">
          <w:rPr>
            <w:rFonts w:ascii="Arial" w:hAnsi="Arial" w:cs="Arial"/>
            <w:w w:val="105"/>
            <w:sz w:val="24"/>
            <w:szCs w:val="24"/>
          </w:rPr>
          <w:delText>rather than through formal responsibility:</w:delText>
        </w:r>
        <w:r w:rsidR="0005305F" w:rsidRPr="008372F6" w:rsidDel="0005305F">
          <w:rPr>
            <w:rFonts w:ascii="Arial" w:hAnsi="Arial" w:cs="Arial"/>
            <w:spacing w:val="40"/>
            <w:w w:val="105"/>
            <w:sz w:val="24"/>
            <w:szCs w:val="24"/>
          </w:rPr>
          <w:delText xml:space="preserve"> </w:delText>
        </w:r>
        <w:r w:rsidR="0005305F" w:rsidRPr="008372F6" w:rsidDel="0005305F">
          <w:rPr>
            <w:rFonts w:ascii="Arial" w:hAnsi="Arial" w:cs="Arial"/>
            <w:w w:val="105"/>
            <w:sz w:val="24"/>
            <w:szCs w:val="24"/>
          </w:rPr>
          <w:delText>even when decisions are presented in technical language and without identifiable patient narratives, citizens’ judgments remain elastic to how the distributive trade-off is framed, so contestation lies in interpretive processes (how decisions are explained and which reference points are made salient).</w:delText>
        </w:r>
      </w:del>
      <w:r w:rsidR="0005305F" w:rsidRPr="008372F6">
        <w:rPr>
          <w:rFonts w:ascii="Arial" w:hAnsi="Arial" w:cs="Arial"/>
          <w:spacing w:val="40"/>
          <w:w w:val="105"/>
          <w:sz w:val="24"/>
          <w:szCs w:val="24"/>
        </w:rPr>
        <w:t xml:space="preserve"> </w:t>
      </w:r>
      <w:ins w:id="932" w:author="Héctor Bahamonde" w:date="2026-09-18T13:30:00Z" w16du:dateUtc="2026-09-18T11:30:00Z">
        <w:r w:rsidR="00C52AF8" w:rsidRPr="00C52AF8">
          <w:rPr>
            <w:rFonts w:ascii="Arial" w:hAnsi="Arial" w:cs="Arial"/>
            <w:w w:val="105"/>
            <w:sz w:val="24"/>
            <w:szCs w:val="24"/>
          </w:rPr>
          <w:t>The findings underscore communication’s importance in delegated governance and debates over expert authority (Eriksen 2020; Gaus et al. 2020; Langvatn and Holst 2022), without assessing legitimacy, accountability, or organized-actor influence.</w:t>
        </w:r>
      </w:ins>
      <w:del w:id="933" w:author="Héctor Bahamonde" w:date="2026-09-16T14:36:00Z" w16du:dateUtc="2026-09-16T12:36:00Z">
        <w:r w:rsidR="0005305F" w:rsidRPr="008372F6" w:rsidDel="00F84A19">
          <w:rPr>
            <w:rFonts w:ascii="Arial" w:hAnsi="Arial" w:cs="Arial"/>
            <w:w w:val="105"/>
            <w:sz w:val="24"/>
            <w:szCs w:val="24"/>
          </w:rPr>
          <w:delText>The implications extend to democratic theory, where tensions between expertise and popular sovereignty have long been recognized (Gaus</w:delText>
        </w:r>
      </w:del>
      <w:ins w:id="934" w:author="Microsoft Office User" w:date="2026-09-11T15:00:00Z">
        <w:del w:id="935" w:author="Héctor Bahamonde" w:date="2026-09-16T14:36:00Z" w16du:dateUtc="2026-09-16T12:36:00Z">
          <w:r w:rsidR="00311AF7" w:rsidRPr="008372F6" w:rsidDel="00F84A19">
            <w:rPr>
              <w:rFonts w:ascii="Arial" w:hAnsi="Arial" w:cs="Arial"/>
              <w:w w:val="105"/>
              <w:sz w:val="24"/>
              <w:szCs w:val="24"/>
            </w:rPr>
            <w:delText xml:space="preserve"> et</w:delText>
          </w:r>
        </w:del>
      </w:ins>
      <w:ins w:id="936" w:author="Microsoft Office User" w:date="2026-09-11T15:01:00Z">
        <w:del w:id="937" w:author="Héctor Bahamonde" w:date="2026-09-16T14:36:00Z" w16du:dateUtc="2026-09-16T12:36:00Z">
          <w:r w:rsidR="00311AF7" w:rsidRPr="008372F6" w:rsidDel="00F84A19">
            <w:rPr>
              <w:rFonts w:ascii="Arial" w:hAnsi="Arial" w:cs="Arial"/>
              <w:w w:val="105"/>
              <w:sz w:val="24"/>
              <w:szCs w:val="24"/>
            </w:rPr>
            <w:delText xml:space="preserve"> al.</w:delText>
          </w:r>
        </w:del>
      </w:ins>
      <w:del w:id="938" w:author="Héctor Bahamonde" w:date="2026-09-16T14:36:00Z" w16du:dateUtc="2026-09-16T12:36:00Z">
        <w:r w:rsidR="0005305F" w:rsidRPr="008372F6" w:rsidDel="00F84A19">
          <w:rPr>
            <w:rFonts w:ascii="Arial" w:hAnsi="Arial" w:cs="Arial"/>
            <w:w w:val="105"/>
            <w:sz w:val="24"/>
            <w:szCs w:val="24"/>
          </w:rPr>
          <w:delText>, Landwehr,</w:delText>
        </w:r>
        <w:r w:rsidR="0005305F" w:rsidRPr="008372F6" w:rsidDel="00F84A19">
          <w:rPr>
            <w:rFonts w:ascii="Arial" w:hAnsi="Arial" w:cs="Arial"/>
            <w:spacing w:val="80"/>
            <w:w w:val="105"/>
            <w:sz w:val="24"/>
            <w:szCs w:val="24"/>
          </w:rPr>
          <w:delText xml:space="preserve"> </w:delText>
        </w:r>
        <w:r w:rsidR="0005305F" w:rsidRPr="008372F6" w:rsidDel="00F84A19">
          <w:rPr>
            <w:rFonts w:ascii="Arial" w:hAnsi="Arial" w:cs="Arial"/>
            <w:w w:val="105"/>
            <w:sz w:val="24"/>
            <w:szCs w:val="24"/>
          </w:rPr>
          <w:delText xml:space="preserve">and Schmalz-Bruns </w:delText>
        </w:r>
        <w:r w:rsidR="005D491A" w:rsidRPr="008372F6" w:rsidDel="00F84A19">
          <w:rPr>
            <w:rFonts w:ascii="Arial" w:hAnsi="Arial" w:cs="Arial"/>
            <w:sz w:val="24"/>
            <w:szCs w:val="24"/>
          </w:rPr>
          <w:fldChar w:fldCharType="begin"/>
        </w:r>
        <w:r w:rsidR="005D491A" w:rsidRPr="008372F6" w:rsidDel="00F84A19">
          <w:rPr>
            <w:rFonts w:ascii="Arial" w:hAnsi="Arial" w:cs="Arial"/>
            <w:sz w:val="24"/>
            <w:szCs w:val="24"/>
          </w:rPr>
          <w:delInstrText>HYPERLINK \l "_bookmark47"</w:delInstrText>
        </w:r>
        <w:r w:rsidR="005D491A" w:rsidRPr="008372F6" w:rsidDel="00F84A19">
          <w:rPr>
            <w:rFonts w:ascii="Arial" w:hAnsi="Arial" w:cs="Arial"/>
            <w:sz w:val="24"/>
            <w:szCs w:val="24"/>
          </w:rPr>
        </w:r>
        <w:r w:rsidR="005D491A" w:rsidRPr="008372F6" w:rsidDel="00F84A19">
          <w:rPr>
            <w:rFonts w:ascii="Arial" w:hAnsi="Arial" w:cs="Arial"/>
            <w:sz w:val="24"/>
            <w:szCs w:val="24"/>
          </w:rPr>
          <w:fldChar w:fldCharType="separate"/>
        </w:r>
        <w:r w:rsidR="005D491A" w:rsidRPr="008372F6" w:rsidDel="00F84A19">
          <w:rPr>
            <w:rFonts w:ascii="Arial" w:hAnsi="Arial" w:cs="Arial"/>
            <w:w w:val="105"/>
            <w:sz w:val="24"/>
            <w:szCs w:val="24"/>
          </w:rPr>
          <w:delText>2020):</w:delText>
        </w:r>
        <w:r w:rsidR="005D491A" w:rsidRPr="008372F6" w:rsidDel="00F84A19">
          <w:rPr>
            <w:rFonts w:ascii="Arial" w:hAnsi="Arial" w:cs="Arial"/>
            <w:sz w:val="24"/>
            <w:szCs w:val="24"/>
          </w:rPr>
          <w:fldChar w:fldCharType="end"/>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although delegation is often defended as a means of depoliticizing contentious distributive decisions by placing them in the hands of insulated experts, an alternative perspective suggests that insulation relocates politics from formal arenas of electoral accountability</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to</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informal</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arenas</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of</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interpretation.</w:delText>
        </w:r>
        <w:r w:rsidR="0005305F" w:rsidRPr="008372F6" w:rsidDel="00F84A19">
          <w:rPr>
            <w:rFonts w:ascii="Arial" w:hAnsi="Arial" w:cs="Arial"/>
            <w:spacing w:val="80"/>
            <w:w w:val="105"/>
            <w:sz w:val="24"/>
            <w:szCs w:val="24"/>
          </w:rPr>
          <w:delText xml:space="preserve"> </w:delText>
        </w:r>
        <w:r w:rsidR="0005305F" w:rsidRPr="008372F6" w:rsidDel="00F84A19">
          <w:rPr>
            <w:rFonts w:ascii="Arial" w:hAnsi="Arial" w:cs="Arial"/>
            <w:w w:val="105"/>
            <w:sz w:val="24"/>
            <w:szCs w:val="24"/>
          </w:rPr>
          <w:delText>Our</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results</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align</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with</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this</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view</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by</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indicating</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that</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even modest variations in framing generate meaningful shifts in support.</w:delText>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Institutional insulation therefore displace</w:delText>
        </w:r>
      </w:del>
      <w:del w:id="939" w:author="Héctor Bahamonde" w:date="2026-08-10T19:46:00Z">
        <w:r w:rsidR="0005305F" w:rsidRPr="008372F6" w:rsidDel="0005305F">
          <w:rPr>
            <w:rFonts w:ascii="Arial" w:hAnsi="Arial" w:cs="Arial"/>
            <w:w w:val="105"/>
            <w:sz w:val="24"/>
            <w:szCs w:val="24"/>
          </w:rPr>
          <w:delText>s</w:delText>
        </w:r>
      </w:del>
      <w:del w:id="940" w:author="Héctor Bahamonde" w:date="2026-09-16T14:36:00Z" w16du:dateUtc="2026-09-16T12:36:00Z">
        <w:r w:rsidR="0005305F" w:rsidRPr="008372F6" w:rsidDel="00F84A19">
          <w:rPr>
            <w:rFonts w:ascii="Arial" w:hAnsi="Arial" w:cs="Arial"/>
            <w:w w:val="105"/>
            <w:sz w:val="24"/>
            <w:szCs w:val="24"/>
          </w:rPr>
          <w:delText xml:space="preserve"> contestation to the communicative domain, where asymmetries in expertise and resources may advantage organized actors over dispersed publics (Langvatn and Holst </w:delText>
        </w:r>
        <w:r w:rsidR="005D491A" w:rsidRPr="008372F6" w:rsidDel="00F84A19">
          <w:rPr>
            <w:rFonts w:ascii="Arial" w:hAnsi="Arial" w:cs="Arial"/>
            <w:sz w:val="24"/>
            <w:szCs w:val="24"/>
          </w:rPr>
          <w:fldChar w:fldCharType="begin"/>
        </w:r>
        <w:r w:rsidR="005D491A" w:rsidRPr="008372F6" w:rsidDel="00F84A19">
          <w:rPr>
            <w:rFonts w:ascii="Arial" w:hAnsi="Arial" w:cs="Arial"/>
            <w:sz w:val="24"/>
            <w:szCs w:val="24"/>
          </w:rPr>
          <w:delInstrText>HYPERLINK \l "_bookmark68"</w:delInstrText>
        </w:r>
        <w:r w:rsidR="005D491A" w:rsidRPr="008372F6" w:rsidDel="00F84A19">
          <w:rPr>
            <w:rFonts w:ascii="Arial" w:hAnsi="Arial" w:cs="Arial"/>
            <w:sz w:val="24"/>
            <w:szCs w:val="24"/>
          </w:rPr>
        </w:r>
        <w:r w:rsidR="005D491A" w:rsidRPr="008372F6" w:rsidDel="00F84A19">
          <w:rPr>
            <w:rFonts w:ascii="Arial" w:hAnsi="Arial" w:cs="Arial"/>
            <w:sz w:val="24"/>
            <w:szCs w:val="24"/>
          </w:rPr>
          <w:fldChar w:fldCharType="separate"/>
        </w:r>
        <w:r w:rsidR="005D491A" w:rsidRPr="008372F6" w:rsidDel="00F84A19">
          <w:rPr>
            <w:rFonts w:ascii="Arial" w:hAnsi="Arial" w:cs="Arial"/>
            <w:w w:val="105"/>
            <w:sz w:val="24"/>
            <w:szCs w:val="24"/>
          </w:rPr>
          <w:delText>2022;</w:delText>
        </w:r>
        <w:r w:rsidR="005D491A" w:rsidRPr="008372F6" w:rsidDel="00F84A19">
          <w:rPr>
            <w:rFonts w:ascii="Arial" w:hAnsi="Arial" w:cs="Arial"/>
            <w:sz w:val="24"/>
            <w:szCs w:val="24"/>
          </w:rPr>
          <w:fldChar w:fldCharType="end"/>
        </w:r>
        <w:r w:rsidR="0005305F" w:rsidRPr="008372F6" w:rsidDel="00F84A19">
          <w:rPr>
            <w:rFonts w:ascii="Arial" w:hAnsi="Arial" w:cs="Arial"/>
            <w:w w:val="105"/>
            <w:sz w:val="24"/>
            <w:szCs w:val="24"/>
          </w:rPr>
          <w:delText xml:space="preserve"> Eriksen </w:delText>
        </w:r>
        <w:r w:rsidR="005D491A" w:rsidRPr="008372F6" w:rsidDel="00F84A19">
          <w:rPr>
            <w:rFonts w:ascii="Arial" w:hAnsi="Arial" w:cs="Arial"/>
            <w:sz w:val="24"/>
            <w:szCs w:val="24"/>
          </w:rPr>
          <w:fldChar w:fldCharType="begin"/>
        </w:r>
        <w:r w:rsidR="005D491A" w:rsidRPr="008372F6" w:rsidDel="00F84A19">
          <w:rPr>
            <w:rFonts w:ascii="Arial" w:hAnsi="Arial" w:cs="Arial"/>
            <w:sz w:val="24"/>
            <w:szCs w:val="24"/>
          </w:rPr>
          <w:delInstrText>HYPERLINK \l "_bookmark38"</w:delInstrText>
        </w:r>
        <w:r w:rsidR="005D491A" w:rsidRPr="008372F6" w:rsidDel="00F84A19">
          <w:rPr>
            <w:rFonts w:ascii="Arial" w:hAnsi="Arial" w:cs="Arial"/>
            <w:sz w:val="24"/>
            <w:szCs w:val="24"/>
          </w:rPr>
        </w:r>
        <w:r w:rsidR="005D491A" w:rsidRPr="008372F6" w:rsidDel="00F84A19">
          <w:rPr>
            <w:rFonts w:ascii="Arial" w:hAnsi="Arial" w:cs="Arial"/>
            <w:sz w:val="24"/>
            <w:szCs w:val="24"/>
          </w:rPr>
          <w:fldChar w:fldCharType="separate"/>
        </w:r>
        <w:r w:rsidR="005D491A" w:rsidRPr="008372F6" w:rsidDel="00F84A19">
          <w:rPr>
            <w:rFonts w:ascii="Arial" w:hAnsi="Arial" w:cs="Arial"/>
            <w:w w:val="105"/>
            <w:sz w:val="24"/>
            <w:szCs w:val="24"/>
          </w:rPr>
          <w:delText>2020).</w:delText>
        </w:r>
        <w:r w:rsidR="005D491A" w:rsidRPr="008372F6" w:rsidDel="00F84A19">
          <w:rPr>
            <w:rFonts w:ascii="Arial" w:hAnsi="Arial" w:cs="Arial"/>
            <w:sz w:val="24"/>
            <w:szCs w:val="24"/>
          </w:rPr>
          <w:fldChar w:fldCharType="end"/>
        </w:r>
        <w:r w:rsidR="0005305F" w:rsidRPr="008372F6" w:rsidDel="00F84A19">
          <w:rPr>
            <w:rFonts w:ascii="Arial" w:hAnsi="Arial" w:cs="Arial"/>
            <w:w w:val="105"/>
            <w:sz w:val="24"/>
            <w:szCs w:val="24"/>
          </w:rPr>
          <w:delText xml:space="preserve"> This dynamic also intersects with scholarship on expert decision-making in contested policy areas, where governance research emphasizes the importance of “political literacy”—recognition that technically justified decisions inevitably embed normative judgments (Eriksen </w:delText>
        </w:r>
        <w:r w:rsidR="005D491A" w:rsidRPr="008372F6" w:rsidDel="00F84A19">
          <w:rPr>
            <w:rFonts w:ascii="Arial" w:hAnsi="Arial" w:cs="Arial"/>
            <w:sz w:val="24"/>
            <w:szCs w:val="24"/>
          </w:rPr>
          <w:fldChar w:fldCharType="begin"/>
        </w:r>
        <w:r w:rsidR="005D491A" w:rsidRPr="008372F6" w:rsidDel="00F84A19">
          <w:rPr>
            <w:rFonts w:ascii="Arial" w:hAnsi="Arial" w:cs="Arial"/>
            <w:sz w:val="24"/>
            <w:szCs w:val="24"/>
          </w:rPr>
          <w:delInstrText>HYPERLINK \l "_bookmark38"</w:delInstrText>
        </w:r>
        <w:r w:rsidR="005D491A" w:rsidRPr="008372F6" w:rsidDel="00F84A19">
          <w:rPr>
            <w:rFonts w:ascii="Arial" w:hAnsi="Arial" w:cs="Arial"/>
            <w:sz w:val="24"/>
            <w:szCs w:val="24"/>
          </w:rPr>
        </w:r>
        <w:r w:rsidR="005D491A" w:rsidRPr="008372F6" w:rsidDel="00F84A19">
          <w:rPr>
            <w:rFonts w:ascii="Arial" w:hAnsi="Arial" w:cs="Arial"/>
            <w:sz w:val="24"/>
            <w:szCs w:val="24"/>
          </w:rPr>
          <w:fldChar w:fldCharType="separate"/>
        </w:r>
        <w:r w:rsidR="005D491A" w:rsidRPr="008372F6" w:rsidDel="00F84A19">
          <w:rPr>
            <w:rFonts w:ascii="Arial" w:hAnsi="Arial" w:cs="Arial"/>
            <w:w w:val="105"/>
            <w:sz w:val="24"/>
            <w:szCs w:val="24"/>
          </w:rPr>
          <w:delText>2020):</w:delText>
        </w:r>
        <w:r w:rsidR="005D491A" w:rsidRPr="008372F6" w:rsidDel="00F84A19">
          <w:rPr>
            <w:rFonts w:ascii="Arial" w:hAnsi="Arial" w:cs="Arial"/>
            <w:sz w:val="24"/>
            <w:szCs w:val="24"/>
          </w:rPr>
          <w:fldChar w:fldCharType="end"/>
        </w:r>
        <w:r w:rsidR="0005305F" w:rsidRPr="008372F6" w:rsidDel="00F84A19">
          <w:rPr>
            <w:rFonts w:ascii="Arial" w:hAnsi="Arial" w:cs="Arial"/>
            <w:spacing w:val="40"/>
            <w:w w:val="105"/>
            <w:sz w:val="24"/>
            <w:szCs w:val="24"/>
          </w:rPr>
          <w:delText xml:space="preserve"> </w:delText>
        </w:r>
        <w:r w:rsidR="0005305F" w:rsidRPr="008372F6" w:rsidDel="00F84A19">
          <w:rPr>
            <w:rFonts w:ascii="Arial" w:hAnsi="Arial" w:cs="Arial"/>
            <w:w w:val="105"/>
            <w:sz w:val="24"/>
            <w:szCs w:val="24"/>
          </w:rPr>
          <w:delText xml:space="preserve">political literacy does not imply partisanship but awareness that regulation frames problems and relies on contestable interpretive concepts (Eriksen </w:delText>
        </w:r>
        <w:r w:rsidR="005D491A" w:rsidRPr="008372F6" w:rsidDel="00F84A19">
          <w:rPr>
            <w:rFonts w:ascii="Arial" w:hAnsi="Arial" w:cs="Arial"/>
            <w:sz w:val="24"/>
            <w:szCs w:val="24"/>
          </w:rPr>
          <w:fldChar w:fldCharType="begin"/>
        </w:r>
        <w:r w:rsidR="005D491A" w:rsidRPr="008372F6" w:rsidDel="00F84A19">
          <w:rPr>
            <w:rFonts w:ascii="Arial" w:hAnsi="Arial" w:cs="Arial"/>
            <w:sz w:val="24"/>
            <w:szCs w:val="24"/>
          </w:rPr>
          <w:delInstrText>HYPERLINK \l "_bookmark38"</w:delInstrText>
        </w:r>
        <w:r w:rsidR="005D491A" w:rsidRPr="008372F6" w:rsidDel="00F84A19">
          <w:rPr>
            <w:rFonts w:ascii="Arial" w:hAnsi="Arial" w:cs="Arial"/>
            <w:sz w:val="24"/>
            <w:szCs w:val="24"/>
          </w:rPr>
        </w:r>
        <w:r w:rsidR="005D491A" w:rsidRPr="008372F6" w:rsidDel="00F84A19">
          <w:rPr>
            <w:rFonts w:ascii="Arial" w:hAnsi="Arial" w:cs="Arial"/>
            <w:sz w:val="24"/>
            <w:szCs w:val="24"/>
          </w:rPr>
          <w:fldChar w:fldCharType="separate"/>
        </w:r>
        <w:r w:rsidR="005D491A" w:rsidRPr="008372F6" w:rsidDel="00F84A19">
          <w:rPr>
            <w:rFonts w:ascii="Arial" w:hAnsi="Arial" w:cs="Arial"/>
            <w:w w:val="105"/>
            <w:sz w:val="24"/>
            <w:szCs w:val="24"/>
          </w:rPr>
          <w:delText>2020).</w:delText>
        </w:r>
        <w:r w:rsidR="005D491A" w:rsidRPr="008372F6" w:rsidDel="00F84A19">
          <w:rPr>
            <w:rFonts w:ascii="Arial" w:hAnsi="Arial" w:cs="Arial"/>
            <w:sz w:val="24"/>
            <w:szCs w:val="24"/>
          </w:rPr>
          <w:fldChar w:fldCharType="end"/>
        </w:r>
        <w:r w:rsidR="0005305F" w:rsidRPr="008372F6" w:rsidDel="00F84A19">
          <w:rPr>
            <w:rFonts w:ascii="Arial" w:hAnsi="Arial" w:cs="Arial"/>
            <w:w w:val="105"/>
            <w:sz w:val="24"/>
            <w:szCs w:val="24"/>
          </w:rPr>
          <w:delText xml:space="preserve"> In healthcare, where funding decisions necessarily reflect judgments about risk, fairness, and distributive priorities, our findings suggest that expert agencies cannot rely on claims of neutrality alone because legitimacy depends in part on explaining the value commitments implicit in technical reasoning.</w:delText>
        </w:r>
        <w:commentRangeEnd w:id="928"/>
        <w:r w:rsidRPr="008372F6" w:rsidDel="00F84A19">
          <w:rPr>
            <w:rStyle w:val="CommentReference"/>
            <w:rFonts w:ascii="Arial" w:hAnsi="Arial" w:cs="Arial"/>
            <w:sz w:val="24"/>
            <w:szCs w:val="24"/>
          </w:rPr>
          <w:commentReference w:id="928"/>
        </w:r>
      </w:del>
      <w:commentRangeEnd w:id="929"/>
      <w:r w:rsidR="00C52AF8" w:rsidRPr="008372F6">
        <w:rPr>
          <w:rStyle w:val="CommentReference"/>
          <w:rFonts w:ascii="Arial" w:hAnsi="Arial" w:cs="Arial"/>
          <w:sz w:val="24"/>
          <w:szCs w:val="24"/>
        </w:rPr>
        <w:commentReference w:id="929"/>
      </w:r>
    </w:p>
    <w:p w14:paraId="610CE5BC" w14:textId="7D8BED25"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10"/>
          <w:sz w:val="24"/>
          <w:szCs w:val="24"/>
        </w:rPr>
        <w:t xml:space="preserve">Our findings </w:t>
      </w:r>
      <w:del w:id="941" w:author="Katri Aaltonen" w:date="2026-08-23T11:20:00Z">
        <w:r w:rsidRPr="008372F6" w:rsidDel="005745CF">
          <w:rPr>
            <w:rFonts w:ascii="Arial" w:hAnsi="Arial" w:cs="Arial"/>
            <w:w w:val="110"/>
            <w:sz w:val="24"/>
            <w:szCs w:val="24"/>
          </w:rPr>
          <w:delText xml:space="preserve">also </w:delText>
        </w:r>
      </w:del>
      <w:r w:rsidRPr="008372F6">
        <w:rPr>
          <w:rFonts w:ascii="Arial" w:hAnsi="Arial" w:cs="Arial"/>
          <w:w w:val="110"/>
          <w:sz w:val="24"/>
          <w:szCs w:val="24"/>
        </w:rPr>
        <w:t>speak to debates about whether, and to what extent, commonly used priori</w:t>
      </w:r>
      <w:del w:id="942" w:author="Microsoft Office User" w:date="2026-09-11T13:13:00Z">
        <w:r w:rsidRPr="008372F6" w:rsidDel="00BF5770">
          <w:rPr>
            <w:rFonts w:ascii="Arial" w:hAnsi="Arial" w:cs="Arial"/>
            <w:w w:val="110"/>
            <w:sz w:val="24"/>
            <w:szCs w:val="24"/>
          </w:rPr>
          <w:delText>-</w:delText>
        </w:r>
      </w:del>
      <w:r w:rsidRPr="008372F6">
        <w:rPr>
          <w:rFonts w:ascii="Arial" w:hAnsi="Arial" w:cs="Arial"/>
          <w:w w:val="110"/>
          <w:sz w:val="24"/>
          <w:szCs w:val="24"/>
        </w:rPr>
        <w:t>ti</w:t>
      </w:r>
      <w:ins w:id="943" w:author="Microsoft Office User" w:date="2026-09-11T13:13:00Z">
        <w:r w:rsidR="00BF5770" w:rsidRPr="008372F6">
          <w:rPr>
            <w:rFonts w:ascii="Arial" w:hAnsi="Arial" w:cs="Arial"/>
            <w:w w:val="110"/>
            <w:sz w:val="24"/>
            <w:szCs w:val="24"/>
          </w:rPr>
          <w:t>z</w:t>
        </w:r>
      </w:ins>
      <w:del w:id="944" w:author="Microsoft Office User" w:date="2026-09-11T13:13:00Z">
        <w:r w:rsidRPr="008372F6" w:rsidDel="00BF5770">
          <w:rPr>
            <w:rFonts w:ascii="Arial" w:hAnsi="Arial" w:cs="Arial"/>
            <w:w w:val="110"/>
            <w:sz w:val="24"/>
            <w:szCs w:val="24"/>
          </w:rPr>
          <w:delText>s</w:delText>
        </w:r>
      </w:del>
      <w:r w:rsidRPr="008372F6">
        <w:rPr>
          <w:rFonts w:ascii="Arial" w:hAnsi="Arial" w:cs="Arial"/>
          <w:w w:val="110"/>
          <w:sz w:val="24"/>
          <w:szCs w:val="24"/>
        </w:rPr>
        <w:t xml:space="preserve">ation criteria align with mass preferences, and how far public preferences </w:t>
      </w:r>
      <w:del w:id="945" w:author="Héctor Bahamonde" w:date="2026-09-16T14:39:00Z" w16du:dateUtc="2026-09-16T12:39:00Z">
        <w:r w:rsidRPr="008372F6" w:rsidDel="00873FE2">
          <w:rPr>
            <w:rFonts w:ascii="Arial" w:hAnsi="Arial" w:cs="Arial"/>
            <w:w w:val="110"/>
            <w:sz w:val="24"/>
            <w:szCs w:val="24"/>
            <w:highlight w:val="yellow"/>
          </w:rPr>
          <w:delText>should</w:delText>
        </w:r>
        <w:r w:rsidRPr="008372F6" w:rsidDel="00873FE2">
          <w:rPr>
            <w:rFonts w:ascii="Arial" w:hAnsi="Arial" w:cs="Arial"/>
            <w:w w:val="110"/>
            <w:sz w:val="24"/>
            <w:szCs w:val="24"/>
          </w:rPr>
          <w:delText xml:space="preserve"> </w:delText>
        </w:r>
      </w:del>
      <w:r w:rsidRPr="008372F6">
        <w:rPr>
          <w:rFonts w:ascii="Arial" w:hAnsi="Arial" w:cs="Arial"/>
          <w:w w:val="110"/>
          <w:sz w:val="24"/>
          <w:szCs w:val="24"/>
        </w:rPr>
        <w:t>in turn guide prioriti</w:t>
      </w:r>
      <w:ins w:id="946" w:author="Microsoft Office User" w:date="2026-09-11T13:13:00Z">
        <w:r w:rsidR="00BF5770" w:rsidRPr="008372F6">
          <w:rPr>
            <w:rFonts w:ascii="Arial" w:hAnsi="Arial" w:cs="Arial"/>
            <w:w w:val="110"/>
            <w:sz w:val="24"/>
            <w:szCs w:val="24"/>
          </w:rPr>
          <w:t>z</w:t>
        </w:r>
      </w:ins>
      <w:del w:id="947" w:author="Microsoft Office User" w:date="2026-09-11T13:13:00Z">
        <w:r w:rsidRPr="008372F6" w:rsidDel="00BF5770">
          <w:rPr>
            <w:rFonts w:ascii="Arial" w:hAnsi="Arial" w:cs="Arial"/>
            <w:w w:val="110"/>
            <w:sz w:val="24"/>
            <w:szCs w:val="24"/>
          </w:rPr>
          <w:delText>s</w:delText>
        </w:r>
      </w:del>
      <w:r w:rsidRPr="008372F6">
        <w:rPr>
          <w:rFonts w:ascii="Arial" w:hAnsi="Arial" w:cs="Arial"/>
          <w:w w:val="110"/>
          <w:sz w:val="24"/>
          <w:szCs w:val="24"/>
        </w:rPr>
        <w:t>ation decisions.</w:t>
      </w:r>
      <w:r w:rsidRPr="008372F6">
        <w:rPr>
          <w:rFonts w:ascii="Arial" w:hAnsi="Arial" w:cs="Arial"/>
          <w:spacing w:val="40"/>
          <w:w w:val="110"/>
          <w:sz w:val="24"/>
          <w:szCs w:val="24"/>
        </w:rPr>
        <w:t xml:space="preserve"> </w:t>
      </w:r>
      <w:r w:rsidRPr="008372F6">
        <w:rPr>
          <w:rFonts w:ascii="Arial" w:hAnsi="Arial" w:cs="Arial"/>
          <w:w w:val="110"/>
          <w:sz w:val="24"/>
          <w:szCs w:val="24"/>
        </w:rPr>
        <w:t>First, previous studies suggest substantial plurality in mass preferences, including</w:t>
      </w:r>
      <w:r w:rsidRPr="008372F6">
        <w:rPr>
          <w:rFonts w:ascii="Arial" w:hAnsi="Arial" w:cs="Arial"/>
          <w:spacing w:val="-7"/>
          <w:w w:val="110"/>
          <w:sz w:val="24"/>
          <w:szCs w:val="24"/>
        </w:rPr>
        <w:t xml:space="preserve"> </w:t>
      </w:r>
      <w:r w:rsidRPr="008372F6">
        <w:rPr>
          <w:rFonts w:ascii="Arial" w:hAnsi="Arial" w:cs="Arial"/>
          <w:w w:val="110"/>
          <w:sz w:val="24"/>
          <w:szCs w:val="24"/>
        </w:rPr>
        <w:t>conflicting</w:t>
      </w:r>
      <w:r w:rsidRPr="008372F6">
        <w:rPr>
          <w:rFonts w:ascii="Arial" w:hAnsi="Arial" w:cs="Arial"/>
          <w:spacing w:val="-7"/>
          <w:w w:val="110"/>
          <w:sz w:val="24"/>
          <w:szCs w:val="24"/>
        </w:rPr>
        <w:t xml:space="preserve"> </w:t>
      </w:r>
      <w:r w:rsidRPr="008372F6">
        <w:rPr>
          <w:rFonts w:ascii="Arial" w:hAnsi="Arial" w:cs="Arial"/>
          <w:w w:val="110"/>
          <w:sz w:val="24"/>
          <w:szCs w:val="24"/>
        </w:rPr>
        <w:t>views</w:t>
      </w:r>
      <w:r w:rsidRPr="008372F6">
        <w:rPr>
          <w:rFonts w:ascii="Arial" w:hAnsi="Arial" w:cs="Arial"/>
          <w:spacing w:val="-7"/>
          <w:w w:val="110"/>
          <w:sz w:val="24"/>
          <w:szCs w:val="24"/>
        </w:rPr>
        <w:t xml:space="preserve"> </w:t>
      </w:r>
      <w:r w:rsidRPr="008372F6">
        <w:rPr>
          <w:rFonts w:ascii="Arial" w:hAnsi="Arial" w:cs="Arial"/>
          <w:w w:val="110"/>
          <w:sz w:val="24"/>
          <w:szCs w:val="24"/>
        </w:rPr>
        <w:t>and</w:t>
      </w:r>
      <w:r w:rsidRPr="008372F6">
        <w:rPr>
          <w:rFonts w:ascii="Arial" w:hAnsi="Arial" w:cs="Arial"/>
          <w:spacing w:val="-7"/>
          <w:w w:val="110"/>
          <w:sz w:val="24"/>
          <w:szCs w:val="24"/>
        </w:rPr>
        <w:t xml:space="preserve"> </w:t>
      </w:r>
      <w:r w:rsidRPr="008372F6">
        <w:rPr>
          <w:rFonts w:ascii="Arial" w:hAnsi="Arial" w:cs="Arial"/>
          <w:w w:val="110"/>
          <w:sz w:val="24"/>
          <w:szCs w:val="24"/>
        </w:rPr>
        <w:t>shifts</w:t>
      </w:r>
      <w:r w:rsidRPr="008372F6">
        <w:rPr>
          <w:rFonts w:ascii="Arial" w:hAnsi="Arial" w:cs="Arial"/>
          <w:spacing w:val="-7"/>
          <w:w w:val="110"/>
          <w:sz w:val="24"/>
          <w:szCs w:val="24"/>
        </w:rPr>
        <w:t xml:space="preserve"> </w:t>
      </w:r>
      <w:r w:rsidRPr="008372F6">
        <w:rPr>
          <w:rFonts w:ascii="Arial" w:hAnsi="Arial" w:cs="Arial"/>
          <w:w w:val="110"/>
          <w:sz w:val="24"/>
          <w:szCs w:val="24"/>
        </w:rPr>
        <w:t>in</w:t>
      </w:r>
      <w:r w:rsidRPr="008372F6">
        <w:rPr>
          <w:rFonts w:ascii="Arial" w:hAnsi="Arial" w:cs="Arial"/>
          <w:spacing w:val="-7"/>
          <w:w w:val="110"/>
          <w:sz w:val="24"/>
          <w:szCs w:val="24"/>
        </w:rPr>
        <w:t xml:space="preserve"> </w:t>
      </w:r>
      <w:r w:rsidRPr="008372F6">
        <w:rPr>
          <w:rFonts w:ascii="Arial" w:hAnsi="Arial" w:cs="Arial"/>
          <w:w w:val="110"/>
          <w:sz w:val="24"/>
          <w:szCs w:val="24"/>
        </w:rPr>
        <w:t>opinions</w:t>
      </w:r>
      <w:r w:rsidRPr="008372F6">
        <w:rPr>
          <w:rFonts w:ascii="Arial" w:hAnsi="Arial" w:cs="Arial"/>
          <w:spacing w:val="-7"/>
          <w:w w:val="110"/>
          <w:sz w:val="24"/>
          <w:szCs w:val="24"/>
        </w:rPr>
        <w:t xml:space="preserve"> </w:t>
      </w:r>
      <w:r w:rsidRPr="008372F6">
        <w:rPr>
          <w:rFonts w:ascii="Arial" w:hAnsi="Arial" w:cs="Arial"/>
          <w:w w:val="110"/>
          <w:sz w:val="24"/>
          <w:szCs w:val="24"/>
        </w:rPr>
        <w:t>following</w:t>
      </w:r>
      <w:r w:rsidRPr="008372F6">
        <w:rPr>
          <w:rFonts w:ascii="Arial" w:hAnsi="Arial" w:cs="Arial"/>
          <w:spacing w:val="-7"/>
          <w:w w:val="110"/>
          <w:sz w:val="24"/>
          <w:szCs w:val="24"/>
        </w:rPr>
        <w:t xml:space="preserve"> </w:t>
      </w:r>
      <w:r w:rsidRPr="008372F6">
        <w:rPr>
          <w:rFonts w:ascii="Arial" w:hAnsi="Arial" w:cs="Arial"/>
          <w:w w:val="110"/>
          <w:sz w:val="24"/>
          <w:szCs w:val="24"/>
        </w:rPr>
        <w:t>deliberation</w:t>
      </w:r>
      <w:r w:rsidRPr="008372F6">
        <w:rPr>
          <w:rFonts w:ascii="Arial" w:hAnsi="Arial" w:cs="Arial"/>
          <w:spacing w:val="-7"/>
          <w:w w:val="110"/>
          <w:sz w:val="24"/>
          <w:szCs w:val="24"/>
        </w:rPr>
        <w:t xml:space="preserve"> </w:t>
      </w:r>
      <w:r w:rsidRPr="008372F6">
        <w:rPr>
          <w:rFonts w:ascii="Arial" w:hAnsi="Arial" w:cs="Arial"/>
          <w:w w:val="110"/>
          <w:sz w:val="24"/>
          <w:szCs w:val="24"/>
        </w:rPr>
        <w:t>(Exel</w:t>
      </w:r>
      <w:r w:rsidRPr="008372F6">
        <w:rPr>
          <w:rFonts w:ascii="Arial" w:hAnsi="Arial" w:cs="Arial"/>
          <w:spacing w:val="-7"/>
          <w:w w:val="110"/>
          <w:sz w:val="24"/>
          <w:szCs w:val="24"/>
        </w:rPr>
        <w:t xml:space="preserve"> </w:t>
      </w:r>
      <w:r w:rsidRPr="008372F6">
        <w:rPr>
          <w:rFonts w:ascii="Arial" w:hAnsi="Arial" w:cs="Arial"/>
          <w:w w:val="110"/>
          <w:sz w:val="24"/>
          <w:szCs w:val="24"/>
        </w:rPr>
        <w:t>et</w:t>
      </w:r>
      <w:r w:rsidRPr="008372F6">
        <w:rPr>
          <w:rFonts w:ascii="Arial" w:hAnsi="Arial" w:cs="Arial"/>
          <w:spacing w:val="-7"/>
          <w:w w:val="110"/>
          <w:sz w:val="24"/>
          <w:szCs w:val="24"/>
        </w:rPr>
        <w:t xml:space="preserve"> </w:t>
      </w:r>
      <w:r w:rsidRPr="008372F6">
        <w:rPr>
          <w:rFonts w:ascii="Arial" w:hAnsi="Arial" w:cs="Arial"/>
          <w:w w:val="110"/>
          <w:sz w:val="24"/>
          <w:szCs w:val="24"/>
        </w:rPr>
        <w:t>al.</w:t>
      </w:r>
      <w:r w:rsidRPr="008372F6">
        <w:rPr>
          <w:rFonts w:ascii="Arial" w:hAnsi="Arial" w:cs="Arial"/>
          <w:spacing w:val="-7"/>
          <w:w w:val="110"/>
          <w:sz w:val="24"/>
          <w:szCs w:val="24"/>
        </w:rPr>
        <w:t xml:space="preserve"> </w:t>
      </w:r>
      <w:hyperlink w:anchor="_bookmark40" w:history="1">
        <w:r w:rsidR="005D491A" w:rsidRPr="008372F6">
          <w:rPr>
            <w:rFonts w:ascii="Arial" w:hAnsi="Arial" w:cs="Arial"/>
            <w:w w:val="110"/>
            <w:sz w:val="24"/>
            <w:szCs w:val="24"/>
          </w:rPr>
          <w:t>2015;</w:t>
        </w:r>
      </w:hyperlink>
      <w:r w:rsidRPr="008372F6">
        <w:rPr>
          <w:rFonts w:ascii="Arial" w:hAnsi="Arial" w:cs="Arial"/>
          <w:spacing w:val="-7"/>
          <w:w w:val="110"/>
          <w:sz w:val="24"/>
          <w:szCs w:val="24"/>
        </w:rPr>
        <w:t xml:space="preserve"> </w:t>
      </w:r>
      <w:r w:rsidRPr="008372F6">
        <w:rPr>
          <w:rFonts w:ascii="Arial" w:hAnsi="Arial" w:cs="Arial"/>
          <w:w w:val="110"/>
          <w:sz w:val="24"/>
          <w:szCs w:val="24"/>
        </w:rPr>
        <w:t>Reckers-Droog</w:t>
      </w:r>
      <w:r w:rsidRPr="008372F6">
        <w:rPr>
          <w:rFonts w:ascii="Arial" w:hAnsi="Arial" w:cs="Arial"/>
          <w:spacing w:val="-1"/>
          <w:w w:val="110"/>
          <w:sz w:val="24"/>
          <w:szCs w:val="24"/>
        </w:rPr>
        <w:t xml:space="preserve"> </w:t>
      </w:r>
      <w:r w:rsidRPr="008372F6">
        <w:rPr>
          <w:rFonts w:ascii="Arial" w:hAnsi="Arial" w:cs="Arial"/>
          <w:w w:val="110"/>
          <w:sz w:val="24"/>
          <w:szCs w:val="24"/>
        </w:rPr>
        <w:t>et</w:t>
      </w:r>
      <w:r w:rsidRPr="008372F6">
        <w:rPr>
          <w:rFonts w:ascii="Arial" w:hAnsi="Arial" w:cs="Arial"/>
          <w:spacing w:val="-1"/>
          <w:w w:val="110"/>
          <w:sz w:val="24"/>
          <w:szCs w:val="24"/>
        </w:rPr>
        <w:t xml:space="preserve"> </w:t>
      </w:r>
      <w:r w:rsidRPr="008372F6">
        <w:rPr>
          <w:rFonts w:ascii="Arial" w:hAnsi="Arial" w:cs="Arial"/>
          <w:w w:val="110"/>
          <w:sz w:val="24"/>
          <w:szCs w:val="24"/>
        </w:rPr>
        <w:t>al.</w:t>
      </w:r>
      <w:r w:rsidRPr="008372F6">
        <w:rPr>
          <w:rFonts w:ascii="Arial" w:hAnsi="Arial" w:cs="Arial"/>
          <w:spacing w:val="-1"/>
          <w:w w:val="110"/>
          <w:sz w:val="24"/>
          <w:szCs w:val="24"/>
        </w:rPr>
        <w:t xml:space="preserve"> </w:t>
      </w:r>
      <w:hyperlink w:anchor="_bookmark87" w:history="1">
        <w:r w:rsidR="005D491A" w:rsidRPr="008372F6">
          <w:rPr>
            <w:rFonts w:ascii="Arial" w:hAnsi="Arial" w:cs="Arial"/>
            <w:w w:val="110"/>
            <w:sz w:val="24"/>
            <w:szCs w:val="24"/>
          </w:rPr>
          <w:t>2020).</w:t>
        </w:r>
      </w:hyperlink>
      <w:r w:rsidRPr="008372F6">
        <w:rPr>
          <w:rFonts w:ascii="Arial" w:hAnsi="Arial" w:cs="Arial"/>
          <w:w w:val="110"/>
          <w:sz w:val="24"/>
          <w:szCs w:val="24"/>
        </w:rPr>
        <w:t xml:space="preserve"> Our</w:t>
      </w:r>
      <w:r w:rsidRPr="008372F6">
        <w:rPr>
          <w:rFonts w:ascii="Arial" w:hAnsi="Arial" w:cs="Arial"/>
          <w:spacing w:val="-1"/>
          <w:w w:val="110"/>
          <w:sz w:val="24"/>
          <w:szCs w:val="24"/>
        </w:rPr>
        <w:t xml:space="preserve"> </w:t>
      </w:r>
      <w:r w:rsidRPr="008372F6">
        <w:rPr>
          <w:rFonts w:ascii="Arial" w:hAnsi="Arial" w:cs="Arial"/>
          <w:w w:val="110"/>
          <w:sz w:val="24"/>
          <w:szCs w:val="24"/>
        </w:rPr>
        <w:t>results</w:t>
      </w:r>
      <w:r w:rsidRPr="008372F6">
        <w:rPr>
          <w:rFonts w:ascii="Arial" w:hAnsi="Arial" w:cs="Arial"/>
          <w:spacing w:val="-1"/>
          <w:w w:val="110"/>
          <w:sz w:val="24"/>
          <w:szCs w:val="24"/>
        </w:rPr>
        <w:t xml:space="preserve"> </w:t>
      </w:r>
      <w:r w:rsidRPr="008372F6">
        <w:rPr>
          <w:rFonts w:ascii="Arial" w:hAnsi="Arial" w:cs="Arial"/>
          <w:w w:val="110"/>
          <w:sz w:val="24"/>
          <w:szCs w:val="24"/>
        </w:rPr>
        <w:t>align</w:t>
      </w:r>
      <w:r w:rsidRPr="008372F6">
        <w:rPr>
          <w:rFonts w:ascii="Arial" w:hAnsi="Arial" w:cs="Arial"/>
          <w:spacing w:val="-1"/>
          <w:w w:val="110"/>
          <w:sz w:val="24"/>
          <w:szCs w:val="24"/>
        </w:rPr>
        <w:t xml:space="preserve"> </w:t>
      </w:r>
      <w:r w:rsidRPr="008372F6">
        <w:rPr>
          <w:rFonts w:ascii="Arial" w:hAnsi="Arial" w:cs="Arial"/>
          <w:w w:val="110"/>
          <w:sz w:val="24"/>
          <w:szCs w:val="24"/>
        </w:rPr>
        <w:t>with</w:t>
      </w:r>
      <w:r w:rsidRPr="008372F6">
        <w:rPr>
          <w:rFonts w:ascii="Arial" w:hAnsi="Arial" w:cs="Arial"/>
          <w:spacing w:val="-1"/>
          <w:w w:val="110"/>
          <w:sz w:val="24"/>
          <w:szCs w:val="24"/>
        </w:rPr>
        <w:t xml:space="preserve"> </w:t>
      </w:r>
      <w:r w:rsidRPr="008372F6">
        <w:rPr>
          <w:rFonts w:ascii="Arial" w:hAnsi="Arial" w:cs="Arial"/>
          <w:w w:val="110"/>
          <w:sz w:val="24"/>
          <w:szCs w:val="24"/>
        </w:rPr>
        <w:t>the</w:t>
      </w:r>
      <w:r w:rsidRPr="008372F6">
        <w:rPr>
          <w:rFonts w:ascii="Arial" w:hAnsi="Arial" w:cs="Arial"/>
          <w:spacing w:val="-1"/>
          <w:w w:val="110"/>
          <w:sz w:val="24"/>
          <w:szCs w:val="24"/>
        </w:rPr>
        <w:t xml:space="preserve"> </w:t>
      </w:r>
      <w:r w:rsidRPr="008372F6">
        <w:rPr>
          <w:rFonts w:ascii="Arial" w:hAnsi="Arial" w:cs="Arial"/>
          <w:w w:val="110"/>
          <w:sz w:val="24"/>
          <w:szCs w:val="24"/>
        </w:rPr>
        <w:t>view</w:t>
      </w:r>
      <w:r w:rsidRPr="008372F6">
        <w:rPr>
          <w:rFonts w:ascii="Arial" w:hAnsi="Arial" w:cs="Arial"/>
          <w:spacing w:val="-1"/>
          <w:w w:val="110"/>
          <w:sz w:val="24"/>
          <w:szCs w:val="24"/>
        </w:rPr>
        <w:t xml:space="preserve"> </w:t>
      </w:r>
      <w:r w:rsidRPr="008372F6">
        <w:rPr>
          <w:rFonts w:ascii="Arial" w:hAnsi="Arial" w:cs="Arial"/>
          <w:w w:val="110"/>
          <w:sz w:val="24"/>
          <w:szCs w:val="24"/>
        </w:rPr>
        <w:t>that</w:t>
      </w:r>
      <w:r w:rsidRPr="008372F6">
        <w:rPr>
          <w:rFonts w:ascii="Arial" w:hAnsi="Arial" w:cs="Arial"/>
          <w:spacing w:val="-1"/>
          <w:w w:val="110"/>
          <w:sz w:val="24"/>
          <w:szCs w:val="24"/>
        </w:rPr>
        <w:t xml:space="preserve"> </w:t>
      </w:r>
      <w:r w:rsidRPr="008372F6">
        <w:rPr>
          <w:rFonts w:ascii="Arial" w:hAnsi="Arial" w:cs="Arial"/>
          <w:w w:val="110"/>
          <w:sz w:val="24"/>
          <w:szCs w:val="24"/>
        </w:rPr>
        <w:t>mass</w:t>
      </w:r>
      <w:r w:rsidRPr="008372F6">
        <w:rPr>
          <w:rFonts w:ascii="Arial" w:hAnsi="Arial" w:cs="Arial"/>
          <w:spacing w:val="-1"/>
          <w:w w:val="110"/>
          <w:sz w:val="24"/>
          <w:szCs w:val="24"/>
        </w:rPr>
        <w:t xml:space="preserve"> </w:t>
      </w:r>
      <w:r w:rsidRPr="008372F6">
        <w:rPr>
          <w:rFonts w:ascii="Arial" w:hAnsi="Arial" w:cs="Arial"/>
          <w:w w:val="110"/>
          <w:sz w:val="24"/>
          <w:szCs w:val="24"/>
        </w:rPr>
        <w:t>preferences</w:t>
      </w:r>
      <w:r w:rsidRPr="008372F6">
        <w:rPr>
          <w:rFonts w:ascii="Arial" w:hAnsi="Arial" w:cs="Arial"/>
          <w:spacing w:val="-1"/>
          <w:w w:val="110"/>
          <w:sz w:val="24"/>
          <w:szCs w:val="24"/>
        </w:rPr>
        <w:t xml:space="preserve"> </w:t>
      </w:r>
      <w:r w:rsidRPr="008372F6">
        <w:rPr>
          <w:rFonts w:ascii="Arial" w:hAnsi="Arial" w:cs="Arial"/>
          <w:w w:val="110"/>
          <w:sz w:val="24"/>
          <w:szCs w:val="24"/>
        </w:rPr>
        <w:t>are</w:t>
      </w:r>
      <w:r w:rsidRPr="008372F6">
        <w:rPr>
          <w:rFonts w:ascii="Arial" w:hAnsi="Arial" w:cs="Arial"/>
          <w:spacing w:val="-1"/>
          <w:w w:val="110"/>
          <w:sz w:val="24"/>
          <w:szCs w:val="24"/>
        </w:rPr>
        <w:t xml:space="preserve"> </w:t>
      </w:r>
      <w:r w:rsidRPr="008372F6">
        <w:rPr>
          <w:rFonts w:ascii="Arial" w:hAnsi="Arial" w:cs="Arial"/>
          <w:w w:val="110"/>
          <w:sz w:val="24"/>
          <w:szCs w:val="24"/>
        </w:rPr>
        <w:t>sensitive</w:t>
      </w:r>
      <w:r w:rsidRPr="008372F6">
        <w:rPr>
          <w:rFonts w:ascii="Arial" w:hAnsi="Arial" w:cs="Arial"/>
          <w:spacing w:val="-1"/>
          <w:w w:val="110"/>
          <w:sz w:val="24"/>
          <w:szCs w:val="24"/>
        </w:rPr>
        <w:t xml:space="preserve"> </w:t>
      </w:r>
      <w:r w:rsidRPr="008372F6">
        <w:rPr>
          <w:rFonts w:ascii="Arial" w:hAnsi="Arial" w:cs="Arial"/>
          <w:w w:val="110"/>
          <w:sz w:val="24"/>
          <w:szCs w:val="24"/>
        </w:rPr>
        <w:t>to</w:t>
      </w:r>
      <w:r w:rsidRPr="008372F6">
        <w:rPr>
          <w:rFonts w:ascii="Arial" w:hAnsi="Arial" w:cs="Arial"/>
          <w:spacing w:val="-1"/>
          <w:w w:val="110"/>
          <w:sz w:val="24"/>
          <w:szCs w:val="24"/>
        </w:rPr>
        <w:t xml:space="preserve"> </w:t>
      </w:r>
      <w:r w:rsidRPr="008372F6">
        <w:rPr>
          <w:rFonts w:ascii="Arial" w:hAnsi="Arial" w:cs="Arial"/>
          <w:w w:val="110"/>
          <w:sz w:val="24"/>
          <w:szCs w:val="24"/>
        </w:rPr>
        <w:t>framing (Desser</w:t>
      </w:r>
      <w:del w:id="948" w:author="Katri Aaltonen" w:date="2026-08-23T11:20:00Z">
        <w:r w:rsidRPr="008372F6" w:rsidDel="005745CF">
          <w:rPr>
            <w:rFonts w:ascii="Arial" w:hAnsi="Arial" w:cs="Arial"/>
            <w:w w:val="110"/>
            <w:sz w:val="24"/>
            <w:szCs w:val="24"/>
          </w:rPr>
          <w:delText>, Olsen, and Grepperud</w:delText>
        </w:r>
      </w:del>
      <w:ins w:id="949" w:author="Katri Aaltonen" w:date="2026-08-23T11:20:00Z">
        <w:r w:rsidR="005745CF" w:rsidRPr="008372F6">
          <w:rPr>
            <w:rFonts w:ascii="Arial" w:hAnsi="Arial" w:cs="Arial"/>
            <w:w w:val="110"/>
            <w:sz w:val="24"/>
            <w:szCs w:val="24"/>
          </w:rPr>
          <w:t xml:space="preserve"> et al.</w:t>
        </w:r>
      </w:ins>
      <w:r w:rsidRPr="008372F6">
        <w:rPr>
          <w:rFonts w:ascii="Arial" w:hAnsi="Arial" w:cs="Arial"/>
          <w:w w:val="110"/>
          <w:sz w:val="24"/>
          <w:szCs w:val="24"/>
        </w:rPr>
        <w:t xml:space="preserve"> </w:t>
      </w:r>
      <w:hyperlink w:anchor="_bookmark35" w:history="1">
        <w:r w:rsidR="005D491A" w:rsidRPr="008372F6">
          <w:rPr>
            <w:rFonts w:ascii="Arial" w:hAnsi="Arial" w:cs="Arial"/>
            <w:w w:val="110"/>
            <w:sz w:val="24"/>
            <w:szCs w:val="24"/>
          </w:rPr>
          <w:t>2013;</w:t>
        </w:r>
      </w:hyperlink>
      <w:r w:rsidRPr="008372F6">
        <w:rPr>
          <w:rFonts w:ascii="Arial" w:hAnsi="Arial" w:cs="Arial"/>
          <w:w w:val="110"/>
          <w:sz w:val="24"/>
          <w:szCs w:val="24"/>
        </w:rPr>
        <w:t xml:space="preserve"> Kangas</w:t>
      </w:r>
      <w:ins w:id="950" w:author="Microsoft Office User" w:date="2026-09-11T13:11:00Z">
        <w:r w:rsidR="00BF5770" w:rsidRPr="008372F6">
          <w:rPr>
            <w:rFonts w:ascii="Arial" w:hAnsi="Arial" w:cs="Arial"/>
            <w:w w:val="110"/>
            <w:sz w:val="24"/>
            <w:szCs w:val="24"/>
          </w:rPr>
          <w:t xml:space="preserve"> </w:t>
        </w:r>
      </w:ins>
      <w:del w:id="951" w:author="Katri Aaltonen" w:date="2026-08-23T11:20:00Z">
        <w:r w:rsidRPr="008372F6" w:rsidDel="005745CF">
          <w:rPr>
            <w:rFonts w:ascii="Arial" w:hAnsi="Arial" w:cs="Arial"/>
            <w:w w:val="110"/>
            <w:sz w:val="24"/>
            <w:szCs w:val="24"/>
          </w:rPr>
          <w:delText>, Niemelä, and Varjonen</w:delText>
        </w:r>
      </w:del>
      <w:ins w:id="952" w:author="Katri Aaltonen" w:date="2026-08-23T11:20:00Z">
        <w:r w:rsidR="005745CF" w:rsidRPr="008372F6">
          <w:rPr>
            <w:rFonts w:ascii="Arial" w:hAnsi="Arial" w:cs="Arial"/>
            <w:w w:val="110"/>
            <w:sz w:val="24"/>
            <w:szCs w:val="24"/>
          </w:rPr>
          <w:t>et al.</w:t>
        </w:r>
      </w:ins>
      <w:r w:rsidRPr="008372F6">
        <w:rPr>
          <w:rFonts w:ascii="Arial" w:hAnsi="Arial" w:cs="Arial"/>
          <w:w w:val="110"/>
          <w:sz w:val="24"/>
          <w:szCs w:val="24"/>
        </w:rPr>
        <w:t xml:space="preserve"> </w:t>
      </w:r>
      <w:hyperlink w:anchor="_bookmark63" w:history="1">
        <w:r w:rsidR="005D491A" w:rsidRPr="008372F6">
          <w:rPr>
            <w:rFonts w:ascii="Arial" w:hAnsi="Arial" w:cs="Arial"/>
            <w:w w:val="110"/>
            <w:sz w:val="24"/>
            <w:szCs w:val="24"/>
          </w:rPr>
          <w:t>2014),</w:t>
        </w:r>
      </w:hyperlink>
      <w:r w:rsidRPr="008372F6">
        <w:rPr>
          <w:rFonts w:ascii="Arial" w:hAnsi="Arial" w:cs="Arial"/>
          <w:w w:val="110"/>
          <w:sz w:val="24"/>
          <w:szCs w:val="24"/>
        </w:rPr>
        <w:t xml:space="preserve"> which complicates the question of how they </w:t>
      </w:r>
      <w:del w:id="953" w:author="Héctor Bahamonde" w:date="2026-09-16T14:39:00Z" w16du:dateUtc="2026-09-16T12:39:00Z">
        <w:r w:rsidRPr="008372F6" w:rsidDel="00873FE2">
          <w:rPr>
            <w:rFonts w:ascii="Arial" w:hAnsi="Arial" w:cs="Arial"/>
            <w:w w:val="110"/>
            <w:sz w:val="24"/>
            <w:szCs w:val="24"/>
            <w:highlight w:val="yellow"/>
          </w:rPr>
          <w:delText>should</w:delText>
        </w:r>
        <w:r w:rsidRPr="008372F6" w:rsidDel="00873FE2">
          <w:rPr>
            <w:rFonts w:ascii="Arial" w:hAnsi="Arial" w:cs="Arial"/>
            <w:w w:val="110"/>
            <w:sz w:val="24"/>
            <w:szCs w:val="24"/>
          </w:rPr>
          <w:delText xml:space="preserve"> </w:delText>
        </w:r>
      </w:del>
      <w:ins w:id="954" w:author="Héctor Bahamonde" w:date="2026-09-16T14:39:00Z" w16du:dateUtc="2026-09-16T12:39:00Z">
        <w:r w:rsidR="00873FE2" w:rsidRPr="008372F6">
          <w:rPr>
            <w:rFonts w:ascii="Arial" w:hAnsi="Arial" w:cs="Arial"/>
            <w:w w:val="110"/>
            <w:sz w:val="24"/>
            <w:szCs w:val="24"/>
          </w:rPr>
          <w:t xml:space="preserve">may </w:t>
        </w:r>
      </w:ins>
      <w:r w:rsidRPr="008372F6">
        <w:rPr>
          <w:rFonts w:ascii="Arial" w:hAnsi="Arial" w:cs="Arial"/>
          <w:w w:val="110"/>
          <w:sz w:val="24"/>
          <w:szCs w:val="24"/>
        </w:rPr>
        <w:t>guide decision-making when assessed through standard survey instruments.</w:t>
      </w:r>
    </w:p>
    <w:p w14:paraId="26BC2223" w14:textId="1C8CBC38" w:rsidR="009D0733"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Second, earlier work suggests considerable public opposition to prioriti</w:t>
      </w:r>
      <w:ins w:id="955" w:author="Microsoft Office User" w:date="2026-09-11T13:13:00Z">
        <w:r w:rsidR="00BF5770" w:rsidRPr="008372F6">
          <w:rPr>
            <w:rFonts w:ascii="Arial" w:hAnsi="Arial" w:cs="Arial"/>
            <w:w w:val="105"/>
            <w:sz w:val="24"/>
            <w:szCs w:val="24"/>
          </w:rPr>
          <w:t>z</w:t>
        </w:r>
      </w:ins>
      <w:del w:id="956" w:author="Microsoft Office User" w:date="2026-09-11T13:13:00Z">
        <w:r w:rsidRPr="008372F6" w:rsidDel="00BF5770">
          <w:rPr>
            <w:rFonts w:ascii="Arial" w:hAnsi="Arial" w:cs="Arial"/>
            <w:w w:val="105"/>
            <w:sz w:val="24"/>
            <w:szCs w:val="24"/>
          </w:rPr>
          <w:delText>s</w:delText>
        </w:r>
      </w:del>
      <w:r w:rsidRPr="008372F6">
        <w:rPr>
          <w:rFonts w:ascii="Arial" w:hAnsi="Arial" w:cs="Arial"/>
          <w:w w:val="105"/>
          <w:sz w:val="24"/>
          <w:szCs w:val="24"/>
        </w:rPr>
        <w:t xml:space="preserve">ation when decisions are explicitly cost-based (Blendon et al. </w:t>
      </w:r>
      <w:hyperlink w:anchor="_bookmark23" w:history="1">
        <w:r w:rsidR="009D0733" w:rsidRPr="008372F6">
          <w:rPr>
            <w:rFonts w:ascii="Arial" w:hAnsi="Arial" w:cs="Arial"/>
            <w:w w:val="105"/>
            <w:sz w:val="24"/>
            <w:szCs w:val="24"/>
          </w:rPr>
          <w:t>2012).</w:t>
        </w:r>
      </w:hyperlink>
      <w:r w:rsidRPr="008372F6">
        <w:rPr>
          <w:rFonts w:ascii="Arial" w:hAnsi="Arial" w:cs="Arial"/>
          <w:spacing w:val="38"/>
          <w:w w:val="105"/>
          <w:sz w:val="24"/>
          <w:szCs w:val="24"/>
        </w:rPr>
        <w:t xml:space="preserve"> </w:t>
      </w:r>
      <w:r w:rsidRPr="008372F6">
        <w:rPr>
          <w:rFonts w:ascii="Arial" w:hAnsi="Arial" w:cs="Arial"/>
          <w:w w:val="105"/>
          <w:sz w:val="24"/>
          <w:szCs w:val="24"/>
        </w:rPr>
        <w:t>In contrast, our results suggest robust support for at least some cost considerations: the modal response in every experimental condition is conditional public funding (i.e., coverage contingent on price reduction). One interpretation is that conditionality is normatively attractive as an intermediate position that reconciles solidarity with demands for price moderation.</w:t>
      </w:r>
      <w:r w:rsidRPr="008372F6">
        <w:rPr>
          <w:rFonts w:ascii="Arial" w:hAnsi="Arial" w:cs="Arial"/>
          <w:spacing w:val="40"/>
          <w:w w:val="105"/>
          <w:sz w:val="24"/>
          <w:szCs w:val="24"/>
        </w:rPr>
        <w:t xml:space="preserve"> </w:t>
      </w:r>
      <w:r w:rsidRPr="008372F6">
        <w:rPr>
          <w:rFonts w:ascii="Arial" w:hAnsi="Arial" w:cs="Arial"/>
          <w:w w:val="105"/>
          <w:sz w:val="24"/>
          <w:szCs w:val="24"/>
        </w:rPr>
        <w:t xml:space="preserve">A complementary interpretation is that it reflects a form of status quo bias toward “conditional” compromise positions when choices are uncertain and politically charged (Samuelson and Zeckhauser </w:t>
      </w:r>
      <w:hyperlink w:anchor="_bookmark90" w:history="1">
        <w:r w:rsidR="009D0733" w:rsidRPr="008372F6">
          <w:rPr>
            <w:rFonts w:ascii="Arial" w:hAnsi="Arial" w:cs="Arial"/>
            <w:w w:val="105"/>
            <w:sz w:val="24"/>
            <w:szCs w:val="24"/>
          </w:rPr>
          <w:t>1988)</w:t>
        </w:r>
      </w:hyperlink>
      <w:ins w:id="957" w:author="Héctor Bahamonde" w:date="2026-09-19T11:54:00Z" w16du:dateUtc="2026-09-19T09:54:00Z">
        <w:r w:rsidR="00A2424C">
          <w:rPr>
            <w:rFonts w:ascii="Arial" w:hAnsi="Arial" w:cs="Arial"/>
            <w:sz w:val="24"/>
            <w:szCs w:val="24"/>
          </w:rPr>
          <w:t>.</w:t>
        </w:r>
      </w:ins>
    </w:p>
    <w:p w14:paraId="4DD9E018" w14:textId="6E1095D7" w:rsidR="005D491A" w:rsidRPr="008372F6" w:rsidRDefault="002D46C8" w:rsidP="008372F6">
      <w:pPr>
        <w:pStyle w:val="BodyText"/>
        <w:spacing w:before="120" w:after="120" w:line="360" w:lineRule="auto"/>
        <w:jc w:val="both"/>
        <w:rPr>
          <w:rFonts w:ascii="Arial" w:hAnsi="Arial" w:cs="Arial"/>
          <w:sz w:val="24"/>
          <w:szCs w:val="24"/>
        </w:rPr>
      </w:pPr>
      <w:ins w:id="958" w:author="Héctor Bahamonde" w:date="2026-09-16T14:29:00Z" w16du:dateUtc="2026-09-16T12:29:00Z">
        <w:r w:rsidRPr="008372F6">
          <w:rPr>
            <w:rFonts w:ascii="Arial" w:hAnsi="Arial" w:cs="Arial"/>
            <w:w w:val="105"/>
            <w:sz w:val="24"/>
            <w:szCs w:val="24"/>
          </w:rPr>
          <w:t>One possible interpretation of this modal response concerns framing dynamics identified in prior research</w:t>
        </w:r>
      </w:ins>
      <w:del w:id="959" w:author="Héctor Bahamonde" w:date="2026-09-16T14:29:00Z" w16du:dateUtc="2026-09-16T12:29:00Z">
        <w:r w:rsidR="00000000" w:rsidRPr="008372F6" w:rsidDel="002D46C8">
          <w:rPr>
            <w:rFonts w:ascii="Arial" w:hAnsi="Arial" w:cs="Arial"/>
            <w:w w:val="105"/>
            <w:sz w:val="24"/>
            <w:szCs w:val="24"/>
          </w:rPr>
          <w:delText>This</w:delText>
        </w:r>
        <w:r w:rsidR="00000000" w:rsidRPr="008372F6" w:rsidDel="002D46C8">
          <w:rPr>
            <w:rFonts w:ascii="Arial" w:hAnsi="Arial" w:cs="Arial"/>
            <w:spacing w:val="-3"/>
            <w:w w:val="105"/>
            <w:sz w:val="24"/>
            <w:szCs w:val="24"/>
          </w:rPr>
          <w:delText xml:space="preserve"> </w:delText>
        </w:r>
        <w:r w:rsidR="00000000" w:rsidRPr="008372F6" w:rsidDel="002D46C8">
          <w:rPr>
            <w:rFonts w:ascii="Arial" w:hAnsi="Arial" w:cs="Arial"/>
            <w:w w:val="105"/>
            <w:sz w:val="24"/>
            <w:szCs w:val="24"/>
          </w:rPr>
          <w:delText>normative</w:delText>
        </w:r>
        <w:r w:rsidR="00000000" w:rsidRPr="008372F6" w:rsidDel="002D46C8">
          <w:rPr>
            <w:rFonts w:ascii="Arial" w:hAnsi="Arial" w:cs="Arial"/>
            <w:spacing w:val="-3"/>
            <w:w w:val="105"/>
            <w:sz w:val="24"/>
            <w:szCs w:val="24"/>
          </w:rPr>
          <w:delText xml:space="preserve"> </w:delText>
        </w:r>
        <w:r w:rsidR="00000000" w:rsidRPr="008372F6" w:rsidDel="002D46C8">
          <w:rPr>
            <w:rFonts w:ascii="Arial" w:hAnsi="Arial" w:cs="Arial"/>
            <w:w w:val="105"/>
            <w:sz w:val="24"/>
            <w:szCs w:val="24"/>
          </w:rPr>
          <w:delText>appeal</w:delText>
        </w:r>
        <w:r w:rsidR="00000000" w:rsidRPr="008372F6" w:rsidDel="002D46C8">
          <w:rPr>
            <w:rFonts w:ascii="Arial" w:hAnsi="Arial" w:cs="Arial"/>
            <w:spacing w:val="-3"/>
            <w:w w:val="105"/>
            <w:sz w:val="24"/>
            <w:szCs w:val="24"/>
          </w:rPr>
          <w:delText xml:space="preserve"> </w:delText>
        </w:r>
        <w:r w:rsidR="00000000" w:rsidRPr="008372F6" w:rsidDel="002D46C8">
          <w:rPr>
            <w:rFonts w:ascii="Arial" w:hAnsi="Arial" w:cs="Arial"/>
            <w:w w:val="105"/>
            <w:sz w:val="24"/>
            <w:szCs w:val="24"/>
          </w:rPr>
          <w:delText>of</w:delText>
        </w:r>
        <w:r w:rsidR="00000000" w:rsidRPr="008372F6" w:rsidDel="002D46C8">
          <w:rPr>
            <w:rFonts w:ascii="Arial" w:hAnsi="Arial" w:cs="Arial"/>
            <w:spacing w:val="-3"/>
            <w:w w:val="105"/>
            <w:sz w:val="24"/>
            <w:szCs w:val="24"/>
          </w:rPr>
          <w:delText xml:space="preserve"> </w:delText>
        </w:r>
        <w:r w:rsidR="00000000" w:rsidRPr="008372F6" w:rsidDel="002D46C8">
          <w:rPr>
            <w:rFonts w:ascii="Arial" w:hAnsi="Arial" w:cs="Arial"/>
            <w:w w:val="105"/>
            <w:sz w:val="24"/>
            <w:szCs w:val="24"/>
          </w:rPr>
          <w:delText>conditionality</w:delText>
        </w:r>
        <w:r w:rsidR="00000000" w:rsidRPr="008372F6" w:rsidDel="002D46C8">
          <w:rPr>
            <w:rFonts w:ascii="Arial" w:hAnsi="Arial" w:cs="Arial"/>
            <w:spacing w:val="-3"/>
            <w:w w:val="105"/>
            <w:sz w:val="24"/>
            <w:szCs w:val="24"/>
          </w:rPr>
          <w:delText xml:space="preserve"> </w:delText>
        </w:r>
        <w:r w:rsidR="00000000" w:rsidRPr="008372F6" w:rsidDel="002D46C8">
          <w:rPr>
            <w:rFonts w:ascii="Arial" w:hAnsi="Arial" w:cs="Arial"/>
            <w:w w:val="105"/>
            <w:sz w:val="24"/>
            <w:szCs w:val="24"/>
          </w:rPr>
          <w:delText>may</w:delText>
        </w:r>
        <w:r w:rsidR="00000000" w:rsidRPr="008372F6" w:rsidDel="002D46C8">
          <w:rPr>
            <w:rFonts w:ascii="Arial" w:hAnsi="Arial" w:cs="Arial"/>
            <w:spacing w:val="-3"/>
            <w:w w:val="105"/>
            <w:sz w:val="24"/>
            <w:szCs w:val="24"/>
          </w:rPr>
          <w:delText xml:space="preserve"> </w:delText>
        </w:r>
        <w:r w:rsidR="00000000" w:rsidRPr="008372F6" w:rsidDel="002D46C8">
          <w:rPr>
            <w:rFonts w:ascii="Arial" w:hAnsi="Arial" w:cs="Arial"/>
            <w:w w:val="105"/>
            <w:sz w:val="24"/>
            <w:szCs w:val="24"/>
          </w:rPr>
          <w:delText>reflect</w:delText>
        </w:r>
        <w:r w:rsidR="00000000" w:rsidRPr="008372F6" w:rsidDel="002D46C8">
          <w:rPr>
            <w:rFonts w:ascii="Arial" w:hAnsi="Arial" w:cs="Arial"/>
            <w:spacing w:val="-3"/>
            <w:w w:val="105"/>
            <w:sz w:val="24"/>
            <w:szCs w:val="24"/>
          </w:rPr>
          <w:delText xml:space="preserve"> </w:delText>
        </w:r>
        <w:r w:rsidR="00000000" w:rsidRPr="008372F6" w:rsidDel="002D46C8">
          <w:rPr>
            <w:rFonts w:ascii="Arial" w:hAnsi="Arial" w:cs="Arial"/>
            <w:w w:val="105"/>
            <w:sz w:val="24"/>
            <w:szCs w:val="24"/>
          </w:rPr>
          <w:delText>framing</w:delText>
        </w:r>
        <w:r w:rsidR="00000000" w:rsidRPr="008372F6" w:rsidDel="002D46C8">
          <w:rPr>
            <w:rFonts w:ascii="Arial" w:hAnsi="Arial" w:cs="Arial"/>
            <w:spacing w:val="-3"/>
            <w:w w:val="105"/>
            <w:sz w:val="24"/>
            <w:szCs w:val="24"/>
          </w:rPr>
          <w:delText xml:space="preserve"> </w:delText>
        </w:r>
        <w:r w:rsidR="00000000" w:rsidRPr="008372F6" w:rsidDel="002D46C8">
          <w:rPr>
            <w:rFonts w:ascii="Arial" w:hAnsi="Arial" w:cs="Arial"/>
            <w:w w:val="105"/>
            <w:sz w:val="24"/>
            <w:szCs w:val="24"/>
          </w:rPr>
          <w:delText>dynamics</w:delText>
        </w:r>
        <w:r w:rsidR="00000000" w:rsidRPr="008372F6" w:rsidDel="002D46C8">
          <w:rPr>
            <w:rFonts w:ascii="Arial" w:hAnsi="Arial" w:cs="Arial"/>
            <w:spacing w:val="-3"/>
            <w:w w:val="105"/>
            <w:sz w:val="24"/>
            <w:szCs w:val="24"/>
          </w:rPr>
          <w:delText xml:space="preserve"> </w:delText>
        </w:r>
        <w:r w:rsidR="00000000" w:rsidRPr="008372F6" w:rsidDel="002D46C8">
          <w:rPr>
            <w:rFonts w:ascii="Arial" w:hAnsi="Arial" w:cs="Arial"/>
            <w:w w:val="105"/>
            <w:sz w:val="24"/>
            <w:szCs w:val="24"/>
          </w:rPr>
          <w:delText>identified</w:delText>
        </w:r>
        <w:r w:rsidR="00000000" w:rsidRPr="008372F6" w:rsidDel="002D46C8">
          <w:rPr>
            <w:rFonts w:ascii="Arial" w:hAnsi="Arial" w:cs="Arial"/>
            <w:spacing w:val="-3"/>
            <w:w w:val="105"/>
            <w:sz w:val="24"/>
            <w:szCs w:val="24"/>
          </w:rPr>
          <w:delText xml:space="preserve"> </w:delText>
        </w:r>
        <w:r w:rsidR="00000000" w:rsidRPr="008372F6" w:rsidDel="002D46C8">
          <w:rPr>
            <w:rFonts w:ascii="Arial" w:hAnsi="Arial" w:cs="Arial"/>
            <w:w w:val="105"/>
            <w:sz w:val="24"/>
            <w:szCs w:val="24"/>
          </w:rPr>
          <w:delText>in</w:delText>
        </w:r>
        <w:r w:rsidR="00000000" w:rsidRPr="008372F6" w:rsidDel="002D46C8">
          <w:rPr>
            <w:rFonts w:ascii="Arial" w:hAnsi="Arial" w:cs="Arial"/>
            <w:spacing w:val="-3"/>
            <w:w w:val="105"/>
            <w:sz w:val="24"/>
            <w:szCs w:val="24"/>
          </w:rPr>
          <w:delText xml:space="preserve"> </w:delText>
        </w:r>
        <w:r w:rsidR="00000000" w:rsidRPr="008372F6" w:rsidDel="002D46C8">
          <w:rPr>
            <w:rFonts w:ascii="Arial" w:hAnsi="Arial" w:cs="Arial"/>
            <w:w w:val="105"/>
            <w:sz w:val="24"/>
            <w:szCs w:val="24"/>
          </w:rPr>
          <w:delText>prior</w:delText>
        </w:r>
        <w:r w:rsidR="00000000" w:rsidRPr="008372F6" w:rsidDel="002D46C8">
          <w:rPr>
            <w:rFonts w:ascii="Arial" w:hAnsi="Arial" w:cs="Arial"/>
            <w:spacing w:val="-3"/>
            <w:w w:val="105"/>
            <w:sz w:val="24"/>
            <w:szCs w:val="24"/>
          </w:rPr>
          <w:delText xml:space="preserve"> </w:delText>
        </w:r>
        <w:r w:rsidR="00000000" w:rsidRPr="008372F6" w:rsidDel="002D46C8">
          <w:rPr>
            <w:rFonts w:ascii="Arial" w:hAnsi="Arial" w:cs="Arial"/>
            <w:w w:val="105"/>
            <w:sz w:val="24"/>
            <w:szCs w:val="24"/>
          </w:rPr>
          <w:delText>research</w:delText>
        </w:r>
      </w:del>
      <w:r w:rsidR="00000000" w:rsidRPr="008372F6">
        <w:rPr>
          <w:rFonts w:ascii="Arial" w:hAnsi="Arial" w:cs="Arial"/>
          <w:w w:val="105"/>
          <w:sz w:val="24"/>
          <w:szCs w:val="24"/>
        </w:rPr>
        <w:t>. Experimental evidence demonstrates that abstract frames invoking moral sentiments—such as fairness, equity, and solidarity—are substantially more effective at shaping public opinion than frames centered on factual considerations or costs (Kangas</w:t>
      </w:r>
      <w:del w:id="960" w:author="Katri Aaltonen" w:date="2026-08-23T11:21:00Z">
        <w:r w:rsidR="00000000" w:rsidRPr="008372F6" w:rsidDel="005745CF">
          <w:rPr>
            <w:rFonts w:ascii="Arial" w:hAnsi="Arial" w:cs="Arial"/>
            <w:w w:val="105"/>
            <w:sz w:val="24"/>
            <w:szCs w:val="24"/>
          </w:rPr>
          <w:delText>, Niemelä, and Varjonen</w:delText>
        </w:r>
      </w:del>
      <w:ins w:id="961" w:author="Katri Aaltonen" w:date="2026-08-23T11:21:00Z">
        <w:r w:rsidR="005745CF" w:rsidRPr="008372F6">
          <w:rPr>
            <w:rFonts w:ascii="Arial" w:hAnsi="Arial" w:cs="Arial"/>
            <w:w w:val="105"/>
            <w:sz w:val="24"/>
            <w:szCs w:val="24"/>
          </w:rPr>
          <w:t xml:space="preserve"> et al.</w:t>
        </w:r>
      </w:ins>
      <w:r w:rsidR="00000000" w:rsidRPr="008372F6">
        <w:rPr>
          <w:rFonts w:ascii="Arial" w:hAnsi="Arial" w:cs="Arial"/>
          <w:w w:val="105"/>
          <w:sz w:val="24"/>
          <w:szCs w:val="24"/>
        </w:rPr>
        <w:t xml:space="preserve"> </w:t>
      </w:r>
      <w:hyperlink w:anchor="_bookmark63" w:history="1">
        <w:r w:rsidR="005D491A" w:rsidRPr="008372F6">
          <w:rPr>
            <w:rFonts w:ascii="Arial" w:hAnsi="Arial" w:cs="Arial"/>
            <w:w w:val="105"/>
            <w:sz w:val="24"/>
            <w:szCs w:val="24"/>
          </w:rPr>
          <w:t>2014</w:t>
        </w:r>
      </w:hyperlink>
      <w:r w:rsidR="00000000" w:rsidRPr="008372F6">
        <w:rPr>
          <w:rFonts w:ascii="Arial" w:hAnsi="Arial" w:cs="Arial"/>
          <w:w w:val="105"/>
          <w:sz w:val="24"/>
          <w:szCs w:val="24"/>
        </w:rPr>
        <w:t xml:space="preserve">). Moral frames possess what has been termed wider “valence,” a measure of emotional attractiveness, such that there is considerably broader agreement on abstract </w:t>
      </w:r>
      <w:r w:rsidR="00000000" w:rsidRPr="008372F6">
        <w:rPr>
          <w:rFonts w:ascii="Arial" w:hAnsi="Arial" w:cs="Arial"/>
          <w:w w:val="105"/>
          <w:sz w:val="24"/>
          <w:szCs w:val="24"/>
        </w:rPr>
        <w:lastRenderedPageBreak/>
        <w:t xml:space="preserve">moral principles than on precise factual statements (Cox and Béland </w:t>
      </w:r>
      <w:hyperlink w:anchor="_bookmark31" w:history="1">
        <w:r w:rsidR="005D491A" w:rsidRPr="008372F6">
          <w:rPr>
            <w:rFonts w:ascii="Arial" w:hAnsi="Arial" w:cs="Arial"/>
            <w:w w:val="105"/>
            <w:sz w:val="24"/>
            <w:szCs w:val="24"/>
          </w:rPr>
          <w:t>2013).</w:t>
        </w:r>
      </w:hyperlink>
      <w:r w:rsidR="00000000" w:rsidRPr="008372F6">
        <w:rPr>
          <w:rFonts w:ascii="Arial" w:hAnsi="Arial" w:cs="Arial"/>
          <w:spacing w:val="40"/>
          <w:w w:val="105"/>
          <w:sz w:val="24"/>
          <w:szCs w:val="24"/>
        </w:rPr>
        <w:t xml:space="preserve"> </w:t>
      </w:r>
      <w:ins w:id="962" w:author="Héctor Bahamonde" w:date="2026-09-19T11:35:00Z" w16du:dateUtc="2026-09-19T09:35:00Z">
        <w:r w:rsidR="00D23AA3" w:rsidRPr="00D23AA3">
          <w:rPr>
            <w:rFonts w:ascii="Arial" w:hAnsi="Arial" w:cs="Arial"/>
            <w:w w:val="105"/>
            <w:sz w:val="24"/>
            <w:szCs w:val="24"/>
          </w:rPr>
          <w:t>Conditional funding may reflect support for price negotiation, uncertainty, reluctance to deny treatment, opposition to unconditional payment, or higher-valence moral considerations; the present measure cannot distinguish these rationales</w:t>
        </w:r>
      </w:ins>
      <w:ins w:id="963" w:author="Héctor Bahamonde" w:date="2026-09-16T14:30:00Z" w16du:dateUtc="2026-09-16T12:30:00Z">
        <w:r w:rsidR="00396273" w:rsidRPr="008372F6">
          <w:rPr>
            <w:rFonts w:ascii="Arial" w:hAnsi="Arial" w:cs="Arial"/>
            <w:w w:val="105"/>
            <w:sz w:val="24"/>
            <w:szCs w:val="24"/>
          </w:rPr>
          <w:t xml:space="preserve">. More broadly, institutional contexts and policy designs may shape legitimacy judgments </w:t>
        </w:r>
      </w:ins>
      <w:ins w:id="964" w:author="Héctor Bahamonde" w:date="2026-09-18T10:55:00Z" w16du:dateUtc="2026-09-18T08:55:00Z">
        <w:r w:rsidR="00834E31" w:rsidRPr="00834E31">
          <w:rPr>
            <w:rFonts w:ascii="Arial" w:hAnsi="Arial" w:cs="Arial"/>
            <w:w w:val="105"/>
            <w:sz w:val="24"/>
            <w:szCs w:val="24"/>
          </w:rPr>
          <w:t>(Svallfors 1997; Lindh 2015)</w:t>
        </w:r>
      </w:ins>
      <w:ins w:id="965" w:author="Héctor Bahamonde" w:date="2026-09-16T14:30:00Z" w16du:dateUtc="2026-09-16T12:30:00Z">
        <w:r w:rsidR="00396273" w:rsidRPr="008372F6">
          <w:rPr>
            <w:rFonts w:ascii="Arial" w:hAnsi="Arial" w:cs="Arial"/>
            <w:w w:val="105"/>
            <w:sz w:val="24"/>
            <w:szCs w:val="24"/>
          </w:rPr>
          <w:t>; future studies should use follow-up items to distinguish the motivations underlying conditional choices.</w:t>
        </w:r>
      </w:ins>
      <w:del w:id="966" w:author="Héctor Bahamonde" w:date="2026-09-16T14:30:00Z" w16du:dateUtc="2026-09-16T12:30:00Z">
        <w:r w:rsidR="00000000" w:rsidRPr="008372F6" w:rsidDel="00396273">
          <w:rPr>
            <w:rFonts w:ascii="Arial" w:hAnsi="Arial" w:cs="Arial"/>
            <w:w w:val="105"/>
            <w:sz w:val="24"/>
            <w:szCs w:val="24"/>
          </w:rPr>
          <w:delText>Conditional public funding can be framed to invoke these</w:delText>
        </w:r>
        <w:r w:rsidR="00000000" w:rsidRPr="008372F6" w:rsidDel="00396273">
          <w:rPr>
            <w:rFonts w:ascii="Arial" w:hAnsi="Arial" w:cs="Arial"/>
            <w:spacing w:val="80"/>
            <w:w w:val="105"/>
            <w:sz w:val="24"/>
            <w:szCs w:val="24"/>
          </w:rPr>
          <w:delText xml:space="preserve"> </w:delText>
        </w:r>
        <w:r w:rsidR="00000000" w:rsidRPr="008372F6" w:rsidDel="00396273">
          <w:rPr>
            <w:rFonts w:ascii="Arial" w:hAnsi="Arial" w:cs="Arial"/>
            <w:w w:val="105"/>
            <w:sz w:val="24"/>
            <w:szCs w:val="24"/>
          </w:rPr>
          <w:delText>higher-valence moral sentiments while simultaneously addressing fiscal constraints, thereby creating</w:delText>
        </w:r>
        <w:r w:rsidR="009D0733" w:rsidRPr="008372F6" w:rsidDel="00396273">
          <w:rPr>
            <w:rFonts w:ascii="Arial" w:hAnsi="Arial" w:cs="Arial"/>
            <w:w w:val="105"/>
            <w:sz w:val="24"/>
            <w:szCs w:val="24"/>
          </w:rPr>
          <w:delText xml:space="preserve"> </w:delText>
        </w:r>
        <w:r w:rsidR="00000000" w:rsidRPr="008372F6" w:rsidDel="00396273">
          <w:rPr>
            <w:rFonts w:ascii="Arial" w:hAnsi="Arial" w:cs="Arial"/>
            <w:w w:val="105"/>
            <w:sz w:val="24"/>
            <w:szCs w:val="24"/>
          </w:rPr>
          <w:delText>an intellectually and emotionally compelling middle position. Beyond framing effects, institutional feedback mechanisms may further entrench conditional arrangements as normatively appropriate. C</w:delText>
        </w:r>
      </w:del>
      <w:ins w:id="967" w:author="Katri Aaltonen" w:date="2026-08-23T11:23:00Z">
        <w:del w:id="968" w:author="Héctor Bahamonde" w:date="2026-09-16T14:30:00Z" w16du:dateUtc="2026-09-16T12:30:00Z">
          <w:r w:rsidR="005745CF" w:rsidRPr="008372F6" w:rsidDel="00396273">
            <w:rPr>
              <w:rFonts w:ascii="Arial" w:hAnsi="Arial" w:cs="Arial"/>
              <w:w w:val="105"/>
              <w:sz w:val="24"/>
              <w:szCs w:val="24"/>
            </w:rPr>
            <w:delText>c</w:delText>
          </w:r>
        </w:del>
      </w:ins>
      <w:del w:id="969" w:author="Héctor Bahamonde" w:date="2026-09-16T14:30:00Z" w16du:dateUtc="2026-09-16T12:30:00Z">
        <w:r w:rsidR="00000000" w:rsidRPr="008372F6" w:rsidDel="00396273">
          <w:rPr>
            <w:rFonts w:ascii="Arial" w:hAnsi="Arial" w:cs="Arial"/>
            <w:w w:val="105"/>
            <w:sz w:val="24"/>
            <w:szCs w:val="24"/>
          </w:rPr>
          <w:delText xml:space="preserve">itizens’ normative beliefs about policy legitimacy are shaped by the institutional contexts and existing policy designs they experience (Lindh </w:delText>
        </w:r>
        <w:r w:rsidR="005D491A" w:rsidRPr="008372F6" w:rsidDel="00396273">
          <w:rPr>
            <w:rFonts w:ascii="Arial" w:hAnsi="Arial" w:cs="Arial"/>
            <w:sz w:val="24"/>
            <w:szCs w:val="24"/>
          </w:rPr>
          <w:fldChar w:fldCharType="begin"/>
        </w:r>
        <w:r w:rsidR="005D491A" w:rsidRPr="008372F6" w:rsidDel="00396273">
          <w:rPr>
            <w:rFonts w:ascii="Arial" w:hAnsi="Arial" w:cs="Arial"/>
            <w:sz w:val="24"/>
            <w:szCs w:val="24"/>
          </w:rPr>
          <w:delInstrText>HYPERLINK \l "_bookmark69"</w:delInstrText>
        </w:r>
        <w:r w:rsidR="005D491A" w:rsidRPr="008372F6" w:rsidDel="00396273">
          <w:rPr>
            <w:rFonts w:ascii="Arial" w:hAnsi="Arial" w:cs="Arial"/>
            <w:sz w:val="24"/>
            <w:szCs w:val="24"/>
          </w:rPr>
        </w:r>
        <w:r w:rsidR="005D491A" w:rsidRPr="008372F6" w:rsidDel="00396273">
          <w:rPr>
            <w:rFonts w:ascii="Arial" w:hAnsi="Arial" w:cs="Arial"/>
            <w:sz w:val="24"/>
            <w:szCs w:val="24"/>
          </w:rPr>
          <w:fldChar w:fldCharType="separate"/>
        </w:r>
        <w:r w:rsidR="005D491A" w:rsidRPr="008372F6" w:rsidDel="00396273">
          <w:rPr>
            <w:rFonts w:ascii="Arial" w:hAnsi="Arial" w:cs="Arial"/>
            <w:w w:val="105"/>
            <w:sz w:val="24"/>
            <w:szCs w:val="24"/>
          </w:rPr>
          <w:delText>2015),</w:delText>
        </w:r>
        <w:r w:rsidR="005D491A" w:rsidRPr="008372F6" w:rsidDel="00396273">
          <w:rPr>
            <w:rFonts w:ascii="Arial" w:hAnsi="Arial" w:cs="Arial"/>
            <w:sz w:val="24"/>
            <w:szCs w:val="24"/>
          </w:rPr>
          <w:fldChar w:fldCharType="end"/>
        </w:r>
        <w:r w:rsidR="00000000" w:rsidRPr="008372F6" w:rsidDel="00396273">
          <w:rPr>
            <w:rFonts w:ascii="Arial" w:hAnsi="Arial" w:cs="Arial"/>
            <w:w w:val="105"/>
            <w:sz w:val="24"/>
            <w:szCs w:val="24"/>
          </w:rPr>
          <w:delText xml:space="preserve"> through processes whereby welfare institutions themselves constitute and reinforce normative commitments about what counts as just or sustainable (Svallfors </w:delText>
        </w:r>
        <w:r w:rsidR="005D491A" w:rsidRPr="008372F6" w:rsidDel="00396273">
          <w:rPr>
            <w:rFonts w:ascii="Arial" w:hAnsi="Arial" w:cs="Arial"/>
            <w:sz w:val="24"/>
            <w:szCs w:val="24"/>
          </w:rPr>
          <w:fldChar w:fldCharType="begin"/>
        </w:r>
        <w:r w:rsidR="005D491A" w:rsidRPr="008372F6" w:rsidDel="00396273">
          <w:rPr>
            <w:rFonts w:ascii="Arial" w:hAnsi="Arial" w:cs="Arial"/>
            <w:sz w:val="24"/>
            <w:szCs w:val="24"/>
          </w:rPr>
          <w:delInstrText>HYPERLINK \l "_bookmark97"</w:delInstrText>
        </w:r>
        <w:r w:rsidR="005D491A" w:rsidRPr="008372F6" w:rsidDel="00396273">
          <w:rPr>
            <w:rFonts w:ascii="Arial" w:hAnsi="Arial" w:cs="Arial"/>
            <w:sz w:val="24"/>
            <w:szCs w:val="24"/>
          </w:rPr>
        </w:r>
        <w:r w:rsidR="005D491A" w:rsidRPr="008372F6" w:rsidDel="00396273">
          <w:rPr>
            <w:rFonts w:ascii="Arial" w:hAnsi="Arial" w:cs="Arial"/>
            <w:sz w:val="24"/>
            <w:szCs w:val="24"/>
          </w:rPr>
          <w:fldChar w:fldCharType="separate"/>
        </w:r>
        <w:r w:rsidR="005D491A" w:rsidRPr="008372F6" w:rsidDel="00396273">
          <w:rPr>
            <w:rFonts w:ascii="Arial" w:hAnsi="Arial" w:cs="Arial"/>
            <w:w w:val="105"/>
            <w:sz w:val="24"/>
            <w:szCs w:val="24"/>
          </w:rPr>
          <w:delText>1997).</w:delText>
        </w:r>
        <w:r w:rsidR="005D491A" w:rsidRPr="008372F6" w:rsidDel="00396273">
          <w:rPr>
            <w:rFonts w:ascii="Arial" w:hAnsi="Arial" w:cs="Arial"/>
            <w:sz w:val="24"/>
            <w:szCs w:val="24"/>
          </w:rPr>
          <w:fldChar w:fldCharType="end"/>
        </w:r>
      </w:del>
      <w:r w:rsidR="00000000" w:rsidRPr="008372F6">
        <w:rPr>
          <w:rFonts w:ascii="Arial" w:hAnsi="Arial" w:cs="Arial"/>
          <w:w w:val="105"/>
          <w:sz w:val="24"/>
          <w:szCs w:val="24"/>
        </w:rPr>
        <w:t xml:space="preserve"> </w:t>
      </w:r>
      <w:commentRangeStart w:id="970"/>
      <w:del w:id="971" w:author="Katri Aaltonen" w:date="2026-08-23T11:24:00Z">
        <w:r w:rsidR="00000000" w:rsidRPr="008372F6" w:rsidDel="005745CF">
          <w:rPr>
            <w:rFonts w:ascii="Arial" w:hAnsi="Arial" w:cs="Arial"/>
            <w:w w:val="105"/>
            <w:sz w:val="24"/>
            <w:szCs w:val="24"/>
          </w:rPr>
          <w:delText>Where conditional mechanisms are institutionally embedded, this policy feedback effect may render such conditional compromise positions not merely strategically appealing but genuinely</w:delText>
        </w:r>
        <w:r w:rsidR="00000000" w:rsidRPr="008372F6" w:rsidDel="005745CF">
          <w:rPr>
            <w:rFonts w:ascii="Arial" w:hAnsi="Arial" w:cs="Arial"/>
            <w:spacing w:val="36"/>
            <w:w w:val="105"/>
            <w:sz w:val="24"/>
            <w:szCs w:val="24"/>
          </w:rPr>
          <w:delText xml:space="preserve"> </w:delText>
        </w:r>
        <w:r w:rsidR="00000000" w:rsidRPr="008372F6" w:rsidDel="005745CF">
          <w:rPr>
            <w:rFonts w:ascii="Arial" w:hAnsi="Arial" w:cs="Arial"/>
            <w:w w:val="105"/>
            <w:sz w:val="24"/>
            <w:szCs w:val="24"/>
          </w:rPr>
          <w:delText>normatively</w:delText>
        </w:r>
        <w:r w:rsidR="00000000" w:rsidRPr="008372F6" w:rsidDel="005745CF">
          <w:rPr>
            <w:rFonts w:ascii="Arial" w:hAnsi="Arial" w:cs="Arial"/>
            <w:spacing w:val="36"/>
            <w:w w:val="105"/>
            <w:sz w:val="24"/>
            <w:szCs w:val="24"/>
          </w:rPr>
          <w:delText xml:space="preserve"> </w:delText>
        </w:r>
        <w:r w:rsidR="00000000" w:rsidRPr="008372F6" w:rsidDel="005745CF">
          <w:rPr>
            <w:rFonts w:ascii="Arial" w:hAnsi="Arial" w:cs="Arial"/>
            <w:w w:val="105"/>
            <w:sz w:val="24"/>
            <w:szCs w:val="24"/>
          </w:rPr>
          <w:delText>resonant</w:delText>
        </w:r>
        <w:r w:rsidR="00000000" w:rsidRPr="008372F6" w:rsidDel="005745CF">
          <w:rPr>
            <w:rFonts w:ascii="Arial" w:hAnsi="Arial" w:cs="Arial"/>
            <w:spacing w:val="36"/>
            <w:w w:val="105"/>
            <w:sz w:val="24"/>
            <w:szCs w:val="24"/>
          </w:rPr>
          <w:delText xml:space="preserve"> </w:delText>
        </w:r>
        <w:r w:rsidR="00000000" w:rsidRPr="008372F6" w:rsidDel="005745CF">
          <w:rPr>
            <w:rFonts w:ascii="Arial" w:hAnsi="Arial" w:cs="Arial"/>
            <w:w w:val="105"/>
            <w:sz w:val="24"/>
            <w:szCs w:val="24"/>
          </w:rPr>
          <w:delText>with</w:delText>
        </w:r>
        <w:r w:rsidR="00000000" w:rsidRPr="008372F6" w:rsidDel="005745CF">
          <w:rPr>
            <w:rFonts w:ascii="Arial" w:hAnsi="Arial" w:cs="Arial"/>
            <w:spacing w:val="36"/>
            <w:w w:val="105"/>
            <w:sz w:val="24"/>
            <w:szCs w:val="24"/>
          </w:rPr>
          <w:delText xml:space="preserve"> </w:delText>
        </w:r>
        <w:r w:rsidR="00000000" w:rsidRPr="008372F6" w:rsidDel="005745CF">
          <w:rPr>
            <w:rFonts w:ascii="Arial" w:hAnsi="Arial" w:cs="Arial"/>
            <w:w w:val="105"/>
            <w:sz w:val="24"/>
            <w:szCs w:val="24"/>
          </w:rPr>
          <w:delText>public</w:delText>
        </w:r>
        <w:r w:rsidR="00000000" w:rsidRPr="008372F6" w:rsidDel="005745CF">
          <w:rPr>
            <w:rFonts w:ascii="Arial" w:hAnsi="Arial" w:cs="Arial"/>
            <w:spacing w:val="36"/>
            <w:w w:val="105"/>
            <w:sz w:val="24"/>
            <w:szCs w:val="24"/>
          </w:rPr>
          <w:delText xml:space="preserve"> </w:delText>
        </w:r>
        <w:r w:rsidR="00000000" w:rsidRPr="008372F6" w:rsidDel="005745CF">
          <w:rPr>
            <w:rFonts w:ascii="Arial" w:hAnsi="Arial" w:cs="Arial"/>
            <w:w w:val="105"/>
            <w:sz w:val="24"/>
            <w:szCs w:val="24"/>
          </w:rPr>
          <w:delText>expectations</w:delText>
        </w:r>
        <w:r w:rsidR="00000000" w:rsidRPr="008372F6" w:rsidDel="005745CF">
          <w:rPr>
            <w:rFonts w:ascii="Arial" w:hAnsi="Arial" w:cs="Arial"/>
            <w:spacing w:val="36"/>
            <w:w w:val="105"/>
            <w:sz w:val="24"/>
            <w:szCs w:val="24"/>
          </w:rPr>
          <w:delText xml:space="preserve"> </w:delText>
        </w:r>
        <w:r w:rsidR="00000000" w:rsidRPr="008372F6" w:rsidDel="005745CF">
          <w:rPr>
            <w:rFonts w:ascii="Arial" w:hAnsi="Arial" w:cs="Arial"/>
            <w:w w:val="105"/>
            <w:sz w:val="24"/>
            <w:szCs w:val="24"/>
          </w:rPr>
          <w:delText>about</w:delText>
        </w:r>
        <w:r w:rsidR="00000000" w:rsidRPr="008372F6" w:rsidDel="005745CF">
          <w:rPr>
            <w:rFonts w:ascii="Arial" w:hAnsi="Arial" w:cs="Arial"/>
            <w:spacing w:val="36"/>
            <w:w w:val="105"/>
            <w:sz w:val="24"/>
            <w:szCs w:val="24"/>
          </w:rPr>
          <w:delText xml:space="preserve"> </w:delText>
        </w:r>
        <w:r w:rsidR="00000000" w:rsidRPr="008372F6" w:rsidDel="005745CF">
          <w:rPr>
            <w:rFonts w:ascii="Arial" w:hAnsi="Arial" w:cs="Arial"/>
            <w:w w:val="105"/>
            <w:sz w:val="24"/>
            <w:szCs w:val="24"/>
          </w:rPr>
          <w:delText>how</w:delText>
        </w:r>
        <w:r w:rsidR="00000000" w:rsidRPr="008372F6" w:rsidDel="005745CF">
          <w:rPr>
            <w:rFonts w:ascii="Arial" w:hAnsi="Arial" w:cs="Arial"/>
            <w:spacing w:val="36"/>
            <w:w w:val="105"/>
            <w:sz w:val="24"/>
            <w:szCs w:val="24"/>
          </w:rPr>
          <w:delText xml:space="preserve"> </w:delText>
        </w:r>
        <w:r w:rsidR="00000000" w:rsidRPr="008372F6" w:rsidDel="005745CF">
          <w:rPr>
            <w:rFonts w:ascii="Arial" w:hAnsi="Arial" w:cs="Arial"/>
            <w:w w:val="105"/>
            <w:sz w:val="24"/>
            <w:szCs w:val="24"/>
          </w:rPr>
          <w:delText>policy</w:delText>
        </w:r>
        <w:r w:rsidR="00000000" w:rsidRPr="008372F6" w:rsidDel="005745CF">
          <w:rPr>
            <w:rFonts w:ascii="Arial" w:hAnsi="Arial" w:cs="Arial"/>
            <w:spacing w:val="36"/>
            <w:w w:val="105"/>
            <w:sz w:val="24"/>
            <w:szCs w:val="24"/>
          </w:rPr>
          <w:delText xml:space="preserve"> </w:delText>
        </w:r>
        <w:r w:rsidR="00000000" w:rsidRPr="008372F6" w:rsidDel="005745CF">
          <w:rPr>
            <w:rFonts w:ascii="Arial" w:hAnsi="Arial" w:cs="Arial"/>
            <w:w w:val="105"/>
            <w:sz w:val="24"/>
            <w:szCs w:val="24"/>
          </w:rPr>
          <w:delText>should</w:delText>
        </w:r>
        <w:r w:rsidR="00000000" w:rsidRPr="008372F6" w:rsidDel="005745CF">
          <w:rPr>
            <w:rFonts w:ascii="Arial" w:hAnsi="Arial" w:cs="Arial"/>
            <w:spacing w:val="36"/>
            <w:w w:val="105"/>
            <w:sz w:val="24"/>
            <w:szCs w:val="24"/>
          </w:rPr>
          <w:delText xml:space="preserve"> </w:delText>
        </w:r>
        <w:r w:rsidR="00000000" w:rsidRPr="008372F6" w:rsidDel="005745CF">
          <w:rPr>
            <w:rFonts w:ascii="Arial" w:hAnsi="Arial" w:cs="Arial"/>
            <w:w w:val="105"/>
            <w:sz w:val="24"/>
            <w:szCs w:val="24"/>
          </w:rPr>
          <w:delText>function.</w:delText>
        </w:r>
      </w:del>
    </w:p>
    <w:p w14:paraId="3A76E2E5" w14:textId="2762AC63" w:rsidR="005D491A" w:rsidRPr="008372F6" w:rsidDel="005745CF" w:rsidRDefault="00000000" w:rsidP="008372F6">
      <w:pPr>
        <w:pStyle w:val="BodyText"/>
        <w:spacing w:before="120" w:after="120" w:line="360" w:lineRule="auto"/>
        <w:jc w:val="both"/>
        <w:rPr>
          <w:del w:id="972" w:author="Katri Aaltonen" w:date="2026-08-23T11:25:00Z"/>
          <w:rFonts w:ascii="Arial" w:hAnsi="Arial" w:cs="Arial"/>
          <w:sz w:val="24"/>
          <w:szCs w:val="24"/>
        </w:rPr>
      </w:pPr>
      <w:del w:id="973" w:author="Katri Aaltonen" w:date="2026-08-23T11:25:00Z">
        <w:r w:rsidRPr="008372F6" w:rsidDel="005745CF">
          <w:rPr>
            <w:rFonts w:ascii="Arial" w:hAnsi="Arial" w:cs="Arial"/>
            <w:w w:val="105"/>
            <w:sz w:val="24"/>
            <w:szCs w:val="24"/>
          </w:rPr>
          <w:delText xml:space="preserve">Evidence from citizen forum designs </w:delText>
        </w:r>
      </w:del>
      <w:del w:id="974" w:author="Katri Aaltonen" w:date="2026-08-23T11:24:00Z">
        <w:r w:rsidRPr="008372F6" w:rsidDel="005745CF">
          <w:rPr>
            <w:rFonts w:ascii="Arial" w:hAnsi="Arial" w:cs="Arial"/>
            <w:w w:val="105"/>
            <w:sz w:val="24"/>
            <w:szCs w:val="24"/>
          </w:rPr>
          <w:delText xml:space="preserve">is consistent with this reading, </w:delText>
        </w:r>
      </w:del>
      <w:del w:id="975" w:author="Katri Aaltonen" w:date="2026-08-23T11:25:00Z">
        <w:r w:rsidRPr="008372F6" w:rsidDel="005745CF">
          <w:rPr>
            <w:rFonts w:ascii="Arial" w:hAnsi="Arial" w:cs="Arial"/>
            <w:w w:val="105"/>
            <w:sz w:val="24"/>
            <w:szCs w:val="24"/>
          </w:rPr>
          <w:delText>suggest</w:delText>
        </w:r>
      </w:del>
      <w:del w:id="976" w:author="Katri Aaltonen" w:date="2026-08-23T11:24:00Z">
        <w:r w:rsidRPr="008372F6" w:rsidDel="005745CF">
          <w:rPr>
            <w:rFonts w:ascii="Arial" w:hAnsi="Arial" w:cs="Arial"/>
            <w:w w:val="105"/>
            <w:sz w:val="24"/>
            <w:szCs w:val="24"/>
          </w:rPr>
          <w:delText>ing</w:delText>
        </w:r>
      </w:del>
      <w:del w:id="977" w:author="Katri Aaltonen" w:date="2026-08-23T11:25:00Z">
        <w:r w:rsidRPr="008372F6" w:rsidDel="005745CF">
          <w:rPr>
            <w:rFonts w:ascii="Arial" w:hAnsi="Arial" w:cs="Arial"/>
            <w:w w:val="105"/>
            <w:sz w:val="24"/>
            <w:szCs w:val="24"/>
          </w:rPr>
          <w:delText xml:space="preserve"> that participants may be willing to reject coverage of extremely expensive medicines with limited evidence and may also</w:delText>
        </w:r>
        <w:r w:rsidRPr="008372F6" w:rsidDel="005745CF">
          <w:rPr>
            <w:rFonts w:ascii="Arial" w:hAnsi="Arial" w:cs="Arial"/>
            <w:spacing w:val="-10"/>
            <w:w w:val="105"/>
            <w:sz w:val="24"/>
            <w:szCs w:val="24"/>
          </w:rPr>
          <w:delText xml:space="preserve"> </w:delText>
        </w:r>
        <w:r w:rsidRPr="008372F6" w:rsidDel="005745CF">
          <w:rPr>
            <w:rFonts w:ascii="Arial" w:hAnsi="Arial" w:cs="Arial"/>
            <w:w w:val="105"/>
            <w:sz w:val="24"/>
            <w:szCs w:val="24"/>
          </w:rPr>
          <w:delText>expect</w:delText>
        </w:r>
        <w:r w:rsidRPr="008372F6" w:rsidDel="005745CF">
          <w:rPr>
            <w:rFonts w:ascii="Arial" w:hAnsi="Arial" w:cs="Arial"/>
            <w:spacing w:val="-10"/>
            <w:w w:val="105"/>
            <w:sz w:val="24"/>
            <w:szCs w:val="24"/>
          </w:rPr>
          <w:delText xml:space="preserve"> </w:delText>
        </w:r>
        <w:r w:rsidRPr="008372F6" w:rsidDel="005745CF">
          <w:rPr>
            <w:rFonts w:ascii="Arial" w:hAnsi="Arial" w:cs="Arial"/>
            <w:w w:val="105"/>
            <w:sz w:val="24"/>
            <w:szCs w:val="24"/>
          </w:rPr>
          <w:delText>more</w:delText>
        </w:r>
        <w:r w:rsidRPr="008372F6" w:rsidDel="005745CF">
          <w:rPr>
            <w:rFonts w:ascii="Arial" w:hAnsi="Arial" w:cs="Arial"/>
            <w:spacing w:val="-10"/>
            <w:w w:val="105"/>
            <w:sz w:val="24"/>
            <w:szCs w:val="24"/>
          </w:rPr>
          <w:delText xml:space="preserve"> </w:delText>
        </w:r>
        <w:r w:rsidRPr="008372F6" w:rsidDel="005745CF">
          <w:rPr>
            <w:rFonts w:ascii="Arial" w:hAnsi="Arial" w:cs="Arial"/>
            <w:w w:val="105"/>
            <w:sz w:val="24"/>
            <w:szCs w:val="24"/>
          </w:rPr>
          <w:delText>socially</w:delText>
        </w:r>
        <w:r w:rsidRPr="008372F6" w:rsidDel="005745CF">
          <w:rPr>
            <w:rFonts w:ascii="Arial" w:hAnsi="Arial" w:cs="Arial"/>
            <w:spacing w:val="-10"/>
            <w:w w:val="105"/>
            <w:sz w:val="24"/>
            <w:szCs w:val="24"/>
          </w:rPr>
          <w:delText xml:space="preserve"> </w:delText>
        </w:r>
        <w:r w:rsidRPr="008372F6" w:rsidDel="005745CF">
          <w:rPr>
            <w:rFonts w:ascii="Arial" w:hAnsi="Arial" w:cs="Arial"/>
            <w:w w:val="105"/>
            <w:sz w:val="24"/>
            <w:szCs w:val="24"/>
          </w:rPr>
          <w:delText>accountable</w:delText>
        </w:r>
        <w:r w:rsidRPr="008372F6" w:rsidDel="005745CF">
          <w:rPr>
            <w:rFonts w:ascii="Arial" w:hAnsi="Arial" w:cs="Arial"/>
            <w:spacing w:val="-10"/>
            <w:w w:val="105"/>
            <w:sz w:val="24"/>
            <w:szCs w:val="24"/>
          </w:rPr>
          <w:delText xml:space="preserve"> </w:delText>
        </w:r>
        <w:r w:rsidRPr="008372F6" w:rsidDel="005745CF">
          <w:rPr>
            <w:rFonts w:ascii="Arial" w:hAnsi="Arial" w:cs="Arial"/>
            <w:w w:val="105"/>
            <w:sz w:val="24"/>
            <w:szCs w:val="24"/>
          </w:rPr>
          <w:delText>pricing</w:delText>
        </w:r>
        <w:r w:rsidRPr="008372F6" w:rsidDel="005745CF">
          <w:rPr>
            <w:rFonts w:ascii="Arial" w:hAnsi="Arial" w:cs="Arial"/>
            <w:spacing w:val="-10"/>
            <w:w w:val="105"/>
            <w:sz w:val="24"/>
            <w:szCs w:val="24"/>
          </w:rPr>
          <w:delText xml:space="preserve"> </w:delText>
        </w:r>
        <w:r w:rsidRPr="008372F6" w:rsidDel="005745CF">
          <w:rPr>
            <w:rFonts w:ascii="Arial" w:hAnsi="Arial" w:cs="Arial"/>
            <w:w w:val="105"/>
            <w:sz w:val="24"/>
            <w:szCs w:val="24"/>
          </w:rPr>
          <w:delText>from</w:delText>
        </w:r>
        <w:r w:rsidRPr="008372F6" w:rsidDel="005745CF">
          <w:rPr>
            <w:rFonts w:ascii="Arial" w:hAnsi="Arial" w:cs="Arial"/>
            <w:spacing w:val="-10"/>
            <w:w w:val="105"/>
            <w:sz w:val="24"/>
            <w:szCs w:val="24"/>
          </w:rPr>
          <w:delText xml:space="preserve"> </w:delText>
        </w:r>
        <w:r w:rsidRPr="008372F6" w:rsidDel="005745CF">
          <w:rPr>
            <w:rFonts w:ascii="Arial" w:hAnsi="Arial" w:cs="Arial"/>
            <w:w w:val="105"/>
            <w:sz w:val="24"/>
            <w:szCs w:val="24"/>
          </w:rPr>
          <w:delText>companies</w:delText>
        </w:r>
        <w:r w:rsidRPr="008372F6" w:rsidDel="005745CF">
          <w:rPr>
            <w:rFonts w:ascii="Arial" w:hAnsi="Arial" w:cs="Arial"/>
            <w:spacing w:val="-10"/>
            <w:w w:val="105"/>
            <w:sz w:val="24"/>
            <w:szCs w:val="24"/>
          </w:rPr>
          <w:delText xml:space="preserve"> </w:delText>
        </w:r>
        <w:r w:rsidRPr="008372F6" w:rsidDel="005745CF">
          <w:rPr>
            <w:rFonts w:ascii="Arial" w:hAnsi="Arial" w:cs="Arial"/>
            <w:w w:val="105"/>
            <w:sz w:val="24"/>
            <w:szCs w:val="24"/>
          </w:rPr>
          <w:delText>(Bijlmakers</w:delText>
        </w:r>
        <w:r w:rsidRPr="008372F6" w:rsidDel="005745CF">
          <w:rPr>
            <w:rFonts w:ascii="Arial" w:hAnsi="Arial" w:cs="Arial"/>
            <w:spacing w:val="-10"/>
            <w:w w:val="105"/>
            <w:sz w:val="24"/>
            <w:szCs w:val="24"/>
          </w:rPr>
          <w:delText xml:space="preserve"> </w:delText>
        </w:r>
        <w:r w:rsidRPr="008372F6" w:rsidDel="005745CF">
          <w:rPr>
            <w:rFonts w:ascii="Arial" w:hAnsi="Arial" w:cs="Arial"/>
            <w:w w:val="105"/>
            <w:sz w:val="24"/>
            <w:szCs w:val="24"/>
          </w:rPr>
          <w:delText>et</w:delText>
        </w:r>
        <w:r w:rsidRPr="008372F6" w:rsidDel="005745CF">
          <w:rPr>
            <w:rFonts w:ascii="Arial" w:hAnsi="Arial" w:cs="Arial"/>
            <w:spacing w:val="-10"/>
            <w:w w:val="105"/>
            <w:sz w:val="24"/>
            <w:szCs w:val="24"/>
          </w:rPr>
          <w:delText xml:space="preserve"> </w:delText>
        </w:r>
        <w:r w:rsidRPr="008372F6" w:rsidDel="005745CF">
          <w:rPr>
            <w:rFonts w:ascii="Arial" w:hAnsi="Arial" w:cs="Arial"/>
            <w:w w:val="105"/>
            <w:sz w:val="24"/>
            <w:szCs w:val="24"/>
          </w:rPr>
          <w:delText>al.</w:delText>
        </w:r>
        <w:r w:rsidRPr="008372F6" w:rsidDel="005745CF">
          <w:rPr>
            <w:rFonts w:ascii="Arial" w:hAnsi="Arial" w:cs="Arial"/>
            <w:spacing w:val="-10"/>
            <w:w w:val="105"/>
            <w:sz w:val="24"/>
            <w:szCs w:val="24"/>
          </w:rPr>
          <w:delText xml:space="preserve">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"_bookmark22"</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2020).</w:delText>
        </w:r>
        <w:r w:rsidRPr="008372F6" w:rsidDel="005745CF">
          <w:rPr>
            <w:rFonts w:ascii="Arial" w:hAnsi="Arial" w:cs="Arial"/>
            <w:w w:val="105"/>
            <w:sz w:val="24"/>
            <w:szCs w:val="24"/>
          </w:rPr>
          <w:fldChar w:fldCharType="end"/>
        </w:r>
        <w:r w:rsidRPr="008372F6" w:rsidDel="005745CF">
          <w:rPr>
            <w:rFonts w:ascii="Arial" w:hAnsi="Arial" w:cs="Arial"/>
            <w:spacing w:val="14"/>
            <w:w w:val="105"/>
            <w:sz w:val="24"/>
            <w:szCs w:val="24"/>
          </w:rPr>
          <w:delText xml:space="preserve"> </w:delText>
        </w:r>
        <w:r w:rsidRPr="008372F6" w:rsidDel="005745CF">
          <w:rPr>
            <w:rFonts w:ascii="Arial" w:hAnsi="Arial" w:cs="Arial"/>
            <w:w w:val="105"/>
            <w:sz w:val="24"/>
            <w:szCs w:val="24"/>
          </w:rPr>
          <w:delText>More</w:delText>
        </w:r>
        <w:r w:rsidRPr="008372F6" w:rsidDel="005745CF">
          <w:rPr>
            <w:rFonts w:ascii="Arial" w:hAnsi="Arial" w:cs="Arial"/>
            <w:spacing w:val="-10"/>
            <w:w w:val="105"/>
            <w:sz w:val="24"/>
            <w:szCs w:val="24"/>
          </w:rPr>
          <w:delText xml:space="preserve"> </w:delText>
        </w:r>
        <w:r w:rsidRPr="008372F6" w:rsidDel="005745CF">
          <w:rPr>
            <w:rFonts w:ascii="Arial" w:hAnsi="Arial" w:cs="Arial"/>
            <w:w w:val="105"/>
            <w:sz w:val="24"/>
            <w:szCs w:val="24"/>
          </w:rPr>
          <w:delText>broadly, citizen</w:delText>
        </w:r>
        <w:r w:rsidRPr="008372F6" w:rsidDel="005745CF">
          <w:rPr>
            <w:rFonts w:ascii="Arial" w:hAnsi="Arial" w:cs="Arial"/>
            <w:spacing w:val="38"/>
            <w:w w:val="105"/>
            <w:sz w:val="24"/>
            <w:szCs w:val="24"/>
          </w:rPr>
          <w:delText xml:space="preserve"> </w:delText>
        </w:r>
        <w:r w:rsidRPr="008372F6" w:rsidDel="005745CF">
          <w:rPr>
            <w:rFonts w:ascii="Arial" w:hAnsi="Arial" w:cs="Arial"/>
            <w:w w:val="105"/>
            <w:sz w:val="24"/>
            <w:szCs w:val="24"/>
          </w:rPr>
          <w:delText>participation</w:delText>
        </w:r>
        <w:r w:rsidRPr="008372F6" w:rsidDel="005745CF">
          <w:rPr>
            <w:rFonts w:ascii="Arial" w:hAnsi="Arial" w:cs="Arial"/>
            <w:spacing w:val="38"/>
            <w:w w:val="105"/>
            <w:sz w:val="24"/>
            <w:szCs w:val="24"/>
          </w:rPr>
          <w:delText xml:space="preserve"> </w:delText>
        </w:r>
        <w:r w:rsidRPr="008372F6" w:rsidDel="005745CF">
          <w:rPr>
            <w:rFonts w:ascii="Arial" w:hAnsi="Arial" w:cs="Arial"/>
            <w:w w:val="105"/>
            <w:sz w:val="24"/>
            <w:szCs w:val="24"/>
          </w:rPr>
          <w:delText>in</w:delText>
        </w:r>
        <w:r w:rsidRPr="008372F6" w:rsidDel="005745CF">
          <w:rPr>
            <w:rFonts w:ascii="Arial" w:hAnsi="Arial" w:cs="Arial"/>
            <w:spacing w:val="38"/>
            <w:w w:val="105"/>
            <w:sz w:val="24"/>
            <w:szCs w:val="24"/>
          </w:rPr>
          <w:delText xml:space="preserve"> </w:delText>
        </w:r>
        <w:r w:rsidRPr="008372F6" w:rsidDel="005745CF">
          <w:rPr>
            <w:rFonts w:ascii="Arial" w:hAnsi="Arial" w:cs="Arial"/>
            <w:w w:val="105"/>
            <w:sz w:val="24"/>
            <w:szCs w:val="24"/>
          </w:rPr>
          <w:delText>priority-setting</w:delText>
        </w:r>
        <w:r w:rsidRPr="008372F6" w:rsidDel="005745CF">
          <w:rPr>
            <w:rFonts w:ascii="Arial" w:hAnsi="Arial" w:cs="Arial"/>
            <w:spacing w:val="38"/>
            <w:w w:val="105"/>
            <w:sz w:val="24"/>
            <w:szCs w:val="24"/>
          </w:rPr>
          <w:delText xml:space="preserve"> </w:delText>
        </w:r>
        <w:r w:rsidRPr="008372F6" w:rsidDel="005745CF">
          <w:rPr>
            <w:rFonts w:ascii="Arial" w:hAnsi="Arial" w:cs="Arial"/>
            <w:w w:val="105"/>
            <w:sz w:val="24"/>
            <w:szCs w:val="24"/>
          </w:rPr>
          <w:delText>has</w:delText>
        </w:r>
        <w:r w:rsidRPr="008372F6" w:rsidDel="005745CF">
          <w:rPr>
            <w:rFonts w:ascii="Arial" w:hAnsi="Arial" w:cs="Arial"/>
            <w:spacing w:val="38"/>
            <w:w w:val="105"/>
            <w:sz w:val="24"/>
            <w:szCs w:val="24"/>
          </w:rPr>
          <w:delText xml:space="preserve"> </w:delText>
        </w:r>
        <w:r w:rsidRPr="008372F6" w:rsidDel="005745CF">
          <w:rPr>
            <w:rFonts w:ascii="Arial" w:hAnsi="Arial" w:cs="Arial"/>
            <w:w w:val="105"/>
            <w:sz w:val="24"/>
            <w:szCs w:val="24"/>
          </w:rPr>
          <w:delText>been</w:delText>
        </w:r>
        <w:r w:rsidRPr="008372F6" w:rsidDel="005745CF">
          <w:rPr>
            <w:rFonts w:ascii="Arial" w:hAnsi="Arial" w:cs="Arial"/>
            <w:spacing w:val="38"/>
            <w:w w:val="105"/>
            <w:sz w:val="24"/>
            <w:szCs w:val="24"/>
          </w:rPr>
          <w:delText xml:space="preserve"> </w:delText>
        </w:r>
        <w:r w:rsidRPr="008372F6" w:rsidDel="005745CF">
          <w:rPr>
            <w:rFonts w:ascii="Arial" w:hAnsi="Arial" w:cs="Arial"/>
            <w:w w:val="105"/>
            <w:sz w:val="24"/>
            <w:szCs w:val="24"/>
          </w:rPr>
          <w:delText>increasingly</w:delText>
        </w:r>
        <w:r w:rsidRPr="008372F6" w:rsidDel="005745CF">
          <w:rPr>
            <w:rFonts w:ascii="Arial" w:hAnsi="Arial" w:cs="Arial"/>
            <w:spacing w:val="38"/>
            <w:w w:val="105"/>
            <w:sz w:val="24"/>
            <w:szCs w:val="24"/>
          </w:rPr>
          <w:delText xml:space="preserve"> </w:delText>
        </w:r>
        <w:r w:rsidRPr="008372F6" w:rsidDel="005745CF">
          <w:rPr>
            <w:rFonts w:ascii="Arial" w:hAnsi="Arial" w:cs="Arial"/>
            <w:w w:val="105"/>
            <w:sz w:val="24"/>
            <w:szCs w:val="24"/>
          </w:rPr>
          <w:delText>pursued,</w:delText>
        </w:r>
        <w:r w:rsidRPr="008372F6" w:rsidDel="005745CF">
          <w:rPr>
            <w:rFonts w:ascii="Arial" w:hAnsi="Arial" w:cs="Arial"/>
            <w:spacing w:val="38"/>
            <w:w w:val="105"/>
            <w:sz w:val="24"/>
            <w:szCs w:val="24"/>
          </w:rPr>
          <w:delText xml:space="preserve"> </w:delText>
        </w:r>
        <w:r w:rsidRPr="008372F6" w:rsidDel="005745CF">
          <w:rPr>
            <w:rFonts w:ascii="Arial" w:hAnsi="Arial" w:cs="Arial"/>
            <w:w w:val="105"/>
            <w:sz w:val="24"/>
            <w:szCs w:val="24"/>
          </w:rPr>
          <w:delText>but</w:delText>
        </w:r>
        <w:r w:rsidRPr="008372F6" w:rsidDel="005745CF">
          <w:rPr>
            <w:rFonts w:ascii="Arial" w:hAnsi="Arial" w:cs="Arial"/>
            <w:spacing w:val="38"/>
            <w:w w:val="105"/>
            <w:sz w:val="24"/>
            <w:szCs w:val="24"/>
          </w:rPr>
          <w:delText xml:space="preserve"> </w:delText>
        </w:r>
        <w:r w:rsidRPr="008372F6" w:rsidDel="005745CF">
          <w:rPr>
            <w:rFonts w:ascii="Arial" w:hAnsi="Arial" w:cs="Arial"/>
            <w:w w:val="105"/>
            <w:sz w:val="24"/>
            <w:szCs w:val="24"/>
          </w:rPr>
          <w:delText>in</w:delText>
        </w:r>
        <w:r w:rsidRPr="008372F6" w:rsidDel="005745CF">
          <w:rPr>
            <w:rFonts w:ascii="Arial" w:hAnsi="Arial" w:cs="Arial"/>
            <w:spacing w:val="38"/>
            <w:w w:val="105"/>
            <w:sz w:val="24"/>
            <w:szCs w:val="24"/>
          </w:rPr>
          <w:delText xml:space="preserve"> </w:delText>
        </w:r>
        <w:r w:rsidRPr="008372F6" w:rsidDel="005745CF">
          <w:rPr>
            <w:rFonts w:ascii="Arial" w:hAnsi="Arial" w:cs="Arial"/>
            <w:w w:val="105"/>
            <w:sz w:val="24"/>
            <w:szCs w:val="24"/>
          </w:rPr>
          <w:delText>heterogeneous</w:delText>
        </w:r>
        <w:r w:rsidRPr="008372F6" w:rsidDel="005745CF">
          <w:rPr>
            <w:rFonts w:ascii="Arial" w:hAnsi="Arial" w:cs="Arial"/>
            <w:spacing w:val="38"/>
            <w:w w:val="105"/>
            <w:sz w:val="24"/>
            <w:szCs w:val="24"/>
          </w:rPr>
          <w:delText xml:space="preserve"> </w:delText>
        </w:r>
        <w:r w:rsidRPr="008372F6" w:rsidDel="005745CF">
          <w:rPr>
            <w:rFonts w:ascii="Arial" w:hAnsi="Arial" w:cs="Arial"/>
            <w:w w:val="105"/>
            <w:sz w:val="24"/>
            <w:szCs w:val="24"/>
          </w:rPr>
          <w:delText xml:space="preserve">ways and with limited evidence on the impact of these initiatives (Mitton et al.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"_bookmark76"</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2009;</w:delText>
        </w:r>
        <w:r w:rsidRPr="008372F6" w:rsidDel="005745CF">
          <w:rPr>
            <w:rFonts w:ascii="Arial" w:hAnsi="Arial" w:cs="Arial"/>
            <w:w w:val="105"/>
            <w:sz w:val="24"/>
            <w:szCs w:val="24"/>
          </w:rPr>
          <w:fldChar w:fldCharType="end"/>
        </w:r>
        <w:r w:rsidRPr="008372F6" w:rsidDel="005745CF">
          <w:rPr>
            <w:rFonts w:ascii="Arial" w:hAnsi="Arial" w:cs="Arial"/>
            <w:w w:val="105"/>
            <w:sz w:val="24"/>
            <w:szCs w:val="24"/>
          </w:rPr>
          <w:delText xml:space="preserve"> Manafò et al.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"_bookmark74"</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2018;</w:delText>
        </w:r>
        <w:r w:rsidRPr="008372F6" w:rsidDel="005745CF">
          <w:rPr>
            <w:rFonts w:ascii="Arial" w:hAnsi="Arial" w:cs="Arial"/>
            <w:w w:val="105"/>
            <w:sz w:val="24"/>
            <w:szCs w:val="24"/>
          </w:rPr>
          <w:fldChar w:fldCharType="end"/>
        </w:r>
        <w:r w:rsidRPr="008372F6" w:rsidDel="005745CF">
          <w:rPr>
            <w:rFonts w:ascii="Arial" w:hAnsi="Arial" w:cs="Arial"/>
            <w:w w:val="105"/>
            <w:sz w:val="24"/>
            <w:szCs w:val="24"/>
          </w:rPr>
          <w:delText xml:space="preserve"> Razavi et al.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"_bookmark86"</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2020;</w:delText>
        </w:r>
        <w:r w:rsidRPr="008372F6" w:rsidDel="005745CF">
          <w:rPr>
            <w:rFonts w:ascii="Arial" w:hAnsi="Arial" w:cs="Arial"/>
            <w:w w:val="105"/>
            <w:sz w:val="24"/>
            <w:szCs w:val="24"/>
          </w:rPr>
          <w:fldChar w:fldCharType="end"/>
        </w:r>
        <w:r w:rsidRPr="008372F6" w:rsidDel="005745CF">
          <w:rPr>
            <w:rFonts w:ascii="Arial" w:hAnsi="Arial" w:cs="Arial"/>
            <w:w w:val="105"/>
            <w:sz w:val="24"/>
            <w:szCs w:val="24"/>
          </w:rPr>
          <w:delText xml:space="preserve"> Oortwijn</w:delText>
        </w:r>
      </w:del>
      <w:del w:id="978" w:author="Katri Aaltonen" w:date="2026-08-23T11:19:00Z">
        <w:r w:rsidRPr="008372F6" w:rsidDel="005745CF">
          <w:rPr>
            <w:rFonts w:ascii="Arial" w:hAnsi="Arial" w:cs="Arial"/>
            <w:w w:val="105"/>
            <w:sz w:val="24"/>
            <w:szCs w:val="24"/>
          </w:rPr>
          <w:delText>, Jansen, and Baltussen</w:delText>
        </w:r>
      </w:del>
      <w:del w:id="979" w:author="Katri Aaltonen" w:date="2026-08-23T11:25:00Z">
        <w:r w:rsidRPr="008372F6" w:rsidDel="005745CF">
          <w:rPr>
            <w:rFonts w:ascii="Arial" w:hAnsi="Arial" w:cs="Arial"/>
            <w:w w:val="105"/>
            <w:sz w:val="24"/>
            <w:szCs w:val="24"/>
          </w:rPr>
          <w:delText xml:space="preserve">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"_bookmark83"</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2021).</w:delText>
        </w:r>
        <w:r w:rsidRPr="008372F6" w:rsidDel="005745CF">
          <w:rPr>
            <w:rFonts w:ascii="Arial" w:hAnsi="Arial" w:cs="Arial"/>
            <w:w w:val="105"/>
            <w:sz w:val="24"/>
            <w:szCs w:val="24"/>
          </w:rPr>
          <w:fldChar w:fldCharType="end"/>
        </w:r>
        <w:r w:rsidRPr="008372F6" w:rsidDel="005745CF">
          <w:rPr>
            <w:rFonts w:ascii="Arial" w:hAnsi="Arial" w:cs="Arial"/>
            <w:w w:val="105"/>
            <w:sz w:val="24"/>
            <w:szCs w:val="24"/>
          </w:rPr>
          <w:delText xml:space="preserve"> Systematic evidence also suggests that meaningful participation requires genuine influence, adequate deliberative conditions, and accessible information (Arthur</w:delText>
        </w:r>
      </w:del>
      <w:del w:id="980" w:author="Katri Aaltonen" w:date="2026-08-23T11:19:00Z">
        <w:r w:rsidRPr="008372F6" w:rsidDel="005745CF">
          <w:rPr>
            <w:rFonts w:ascii="Arial" w:hAnsi="Arial" w:cs="Arial"/>
            <w:w w:val="105"/>
            <w:sz w:val="24"/>
            <w:szCs w:val="24"/>
          </w:rPr>
          <w:delText>, Saha, and Kapilashrami</w:delText>
        </w:r>
      </w:del>
      <w:del w:id="981" w:author="Katri Aaltonen" w:date="2026-08-23T11:25:00Z">
        <w:r w:rsidRPr="008372F6" w:rsidDel="005745CF">
          <w:rPr>
            <w:rFonts w:ascii="Arial" w:hAnsi="Arial" w:cs="Arial"/>
            <w:w w:val="105"/>
            <w:sz w:val="24"/>
            <w:szCs w:val="24"/>
          </w:rPr>
          <w:delText xml:space="preserve">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"_bookmark15"</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2023).</w:delText>
        </w:r>
        <w:r w:rsidRPr="008372F6" w:rsidDel="005745CF">
          <w:rPr>
            <w:rFonts w:ascii="Arial" w:hAnsi="Arial" w:cs="Arial"/>
            <w:w w:val="105"/>
            <w:sz w:val="24"/>
            <w:szCs w:val="24"/>
          </w:rPr>
          <w:fldChar w:fldCharType="end"/>
        </w:r>
      </w:del>
    </w:p>
    <w:p w14:paraId="423A9E51" w14:textId="4D9CD554" w:rsidR="005D491A" w:rsidRPr="008372F6" w:rsidRDefault="00000000" w:rsidP="008372F6">
      <w:pPr>
        <w:pStyle w:val="BodyText"/>
        <w:spacing w:before="120" w:after="120" w:line="360" w:lineRule="auto"/>
        <w:jc w:val="both"/>
        <w:rPr>
          <w:rFonts w:ascii="Arial" w:hAnsi="Arial" w:cs="Arial"/>
          <w:sz w:val="24"/>
          <w:szCs w:val="24"/>
        </w:rPr>
      </w:pPr>
      <w:del w:id="982" w:author="Katri Aaltonen" w:date="2026-08-23T11:25:00Z">
        <w:r w:rsidRPr="008372F6" w:rsidDel="005745CF">
          <w:rPr>
            <w:rFonts w:ascii="Arial" w:hAnsi="Arial" w:cs="Arial"/>
            <w:w w:val="105"/>
            <w:sz w:val="24"/>
            <w:szCs w:val="24"/>
          </w:rPr>
          <w:delText>Relatedly, patient and citizen involvement in prioritisation processes is often motivated by</w:delText>
        </w:r>
        <w:r w:rsidRPr="008372F6" w:rsidDel="005745CF">
          <w:rPr>
            <w:rFonts w:ascii="Arial" w:hAnsi="Arial" w:cs="Arial"/>
            <w:spacing w:val="80"/>
            <w:w w:val="105"/>
            <w:sz w:val="24"/>
            <w:szCs w:val="24"/>
          </w:rPr>
          <w:delText xml:space="preserve"> </w:delText>
        </w:r>
        <w:r w:rsidRPr="008372F6" w:rsidDel="005745CF">
          <w:rPr>
            <w:rFonts w:ascii="Arial" w:hAnsi="Arial" w:cs="Arial"/>
            <w:w w:val="105"/>
            <w:sz w:val="24"/>
            <w:szCs w:val="24"/>
          </w:rPr>
          <w:delText>efforts</w:delText>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to</w:delText>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enhance</w:delText>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procedural</w:delText>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rather</w:delText>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than</w:delText>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content</w:delText>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legitimacy</w:delText>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(Baltussen,</w:delText>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Jansen,</w:delText>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and</w:delText>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 xml:space="preserve">Oortwijn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"_bookmark17"</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2021;</w:delText>
        </w:r>
        <w:r w:rsidRPr="008372F6" w:rsidDel="005745CF">
          <w:rPr>
            <w:rFonts w:ascii="Arial" w:hAnsi="Arial" w:cs="Arial"/>
            <w:w w:val="105"/>
            <w:sz w:val="24"/>
            <w:szCs w:val="24"/>
          </w:rPr>
          <w:fldChar w:fldCharType="end"/>
        </w:r>
        <w:r w:rsidRPr="008372F6" w:rsidDel="005745CF">
          <w:rPr>
            <w:rFonts w:ascii="Arial" w:hAnsi="Arial" w:cs="Arial"/>
            <w:w w:val="105"/>
            <w:sz w:val="24"/>
            <w:szCs w:val="24"/>
          </w:rPr>
          <w:delText xml:space="preserve"> Oortwijn, Jansen, and Baltussen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"_bookmark83"</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2021).</w:delText>
        </w:r>
        <w:r w:rsidRPr="008372F6" w:rsidDel="005745CF">
          <w:rPr>
            <w:rFonts w:ascii="Arial" w:hAnsi="Arial" w:cs="Arial"/>
            <w:w w:val="105"/>
            <w:sz w:val="24"/>
            <w:szCs w:val="24"/>
          </w:rPr>
          <w:fldChar w:fldCharType="end"/>
        </w:r>
        <w:r w:rsidRPr="008372F6" w:rsidDel="005745CF">
          <w:rPr>
            <w:rFonts w:ascii="Arial" w:hAnsi="Arial" w:cs="Arial"/>
            <w:spacing w:val="40"/>
            <w:w w:val="105"/>
            <w:sz w:val="24"/>
            <w:szCs w:val="24"/>
          </w:rPr>
          <w:delText xml:space="preserve"> </w:delText>
        </w:r>
        <w:r w:rsidRPr="008372F6" w:rsidDel="005745CF">
          <w:rPr>
            <w:rFonts w:ascii="Arial" w:hAnsi="Arial" w:cs="Arial"/>
            <w:w w:val="105"/>
            <w:sz w:val="24"/>
            <w:szCs w:val="24"/>
          </w:rPr>
          <w:delText>The core rationale is that, because consensus on prioritisation</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criteria</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is</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unlikely,</w:delText>
        </w:r>
        <w:r w:rsidRPr="008372F6" w:rsidDel="005745CF">
          <w:rPr>
            <w:rFonts w:ascii="Arial" w:hAnsi="Arial" w:cs="Arial"/>
            <w:spacing w:val="-3"/>
            <w:w w:val="105"/>
            <w:sz w:val="24"/>
            <w:szCs w:val="24"/>
          </w:rPr>
          <w:delText xml:space="preserve"> </w:delText>
        </w:r>
        <w:r w:rsidRPr="008372F6" w:rsidDel="005745CF">
          <w:rPr>
            <w:rFonts w:ascii="Arial" w:hAnsi="Arial" w:cs="Arial"/>
            <w:w w:val="105"/>
            <w:sz w:val="24"/>
            <w:szCs w:val="24"/>
          </w:rPr>
          <w:delText>decisions</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may</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still</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be</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accepted</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if</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the</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process</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is</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perceived</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as</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fair</w:delText>
        </w:r>
        <w:r w:rsidRPr="008372F6" w:rsidDel="005745CF">
          <w:rPr>
            <w:rFonts w:ascii="Arial" w:hAnsi="Arial" w:cs="Arial"/>
            <w:spacing w:val="-4"/>
            <w:w w:val="105"/>
            <w:sz w:val="24"/>
            <w:szCs w:val="24"/>
          </w:rPr>
          <w:delText xml:space="preserve"> </w:delText>
        </w:r>
        <w:r w:rsidRPr="008372F6" w:rsidDel="005745CF">
          <w:rPr>
            <w:rFonts w:ascii="Arial" w:hAnsi="Arial" w:cs="Arial"/>
            <w:w w:val="105"/>
            <w:sz w:val="24"/>
            <w:szCs w:val="24"/>
          </w:rPr>
          <w:delText xml:space="preserve">and legitimate (Daniels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"_bookmark32"</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2000;</w:delText>
        </w:r>
        <w:r w:rsidRPr="008372F6" w:rsidDel="005745CF">
          <w:rPr>
            <w:rFonts w:ascii="Arial" w:hAnsi="Arial" w:cs="Arial"/>
            <w:w w:val="105"/>
            <w:sz w:val="24"/>
            <w:szCs w:val="24"/>
          </w:rPr>
          <w:fldChar w:fldCharType="end"/>
        </w:r>
        <w:r w:rsidRPr="008372F6" w:rsidDel="005745CF">
          <w:rPr>
            <w:rFonts w:ascii="Arial" w:hAnsi="Arial" w:cs="Arial"/>
            <w:w w:val="105"/>
            <w:sz w:val="24"/>
            <w:szCs w:val="24"/>
          </w:rPr>
          <w:delText xml:space="preserve"> Daniels and Wilt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"_bookmark33"</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2016;</w:delText>
        </w:r>
        <w:r w:rsidRPr="008372F6" w:rsidDel="005745CF">
          <w:rPr>
            <w:rFonts w:ascii="Arial" w:hAnsi="Arial" w:cs="Arial"/>
            <w:w w:val="105"/>
            <w:sz w:val="24"/>
            <w:szCs w:val="24"/>
          </w:rPr>
          <w:fldChar w:fldCharType="end"/>
        </w:r>
        <w:r w:rsidRPr="008372F6" w:rsidDel="005745CF">
          <w:rPr>
            <w:rFonts w:ascii="Arial" w:hAnsi="Arial" w:cs="Arial"/>
            <w:w w:val="105"/>
            <w:sz w:val="24"/>
            <w:szCs w:val="24"/>
          </w:rPr>
          <w:delText xml:space="preserve"> Bærøe and Baltussen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"_bookmark16"</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2014).</w:delText>
        </w:r>
        <w:r w:rsidRPr="008372F6" w:rsidDel="005745CF">
          <w:rPr>
            <w:rFonts w:ascii="Arial" w:hAnsi="Arial" w:cs="Arial"/>
            <w:w w:val="105"/>
            <w:sz w:val="24"/>
            <w:szCs w:val="24"/>
          </w:rPr>
          <w:fldChar w:fldCharType="end"/>
        </w:r>
        <w:r w:rsidRPr="008372F6" w:rsidDel="005745CF">
          <w:rPr>
            <w:rFonts w:ascii="Arial" w:hAnsi="Arial" w:cs="Arial"/>
            <w:w w:val="105"/>
            <w:sz w:val="24"/>
            <w:szCs w:val="24"/>
          </w:rPr>
          <w:delText xml:space="preserve"> Yet empiric evidence on these mechanisms remains limited. Experimental studies on transparency and legitimacy suggest that the relationship is context-bound and can yield both positive and negative effects (Fine Licht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"_bookmark42"</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2014;</w:delText>
        </w:r>
        <w:r w:rsidRPr="008372F6" w:rsidDel="005745CF">
          <w:rPr>
            <w:rFonts w:ascii="Arial" w:hAnsi="Arial" w:cs="Arial"/>
            <w:w w:val="105"/>
            <w:sz w:val="24"/>
            <w:szCs w:val="24"/>
          </w:rPr>
          <w:fldChar w:fldCharType="end"/>
        </w:r>
        <w:r w:rsidRPr="008372F6" w:rsidDel="005745CF">
          <w:rPr>
            <w:rFonts w:ascii="Arial" w:hAnsi="Arial" w:cs="Arial"/>
            <w:w w:val="105"/>
            <w:sz w:val="24"/>
            <w:szCs w:val="24"/>
          </w:rPr>
          <w:delText xml:space="preserve"> Fine Licht et al.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"_bookmark44"</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2014;</w:delText>
        </w:r>
        <w:r w:rsidRPr="008372F6" w:rsidDel="005745CF">
          <w:rPr>
            <w:rFonts w:ascii="Arial" w:hAnsi="Arial" w:cs="Arial"/>
            <w:w w:val="105"/>
            <w:sz w:val="24"/>
            <w:szCs w:val="24"/>
          </w:rPr>
          <w:fldChar w:fldCharType="end"/>
        </w:r>
        <w:r w:rsidRPr="008372F6" w:rsidDel="005745CF">
          <w:rPr>
            <w:rFonts w:ascii="Arial" w:hAnsi="Arial" w:cs="Arial"/>
            <w:w w:val="105"/>
            <w:sz w:val="24"/>
            <w:szCs w:val="24"/>
          </w:rPr>
          <w:delText xml:space="preserve"> Fine Licht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"_bookmark43"</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05"/>
            <w:sz w:val="24"/>
            <w:szCs w:val="24"/>
          </w:rPr>
          <w:delText>2020).</w:delText>
        </w:r>
        <w:r w:rsidRPr="008372F6" w:rsidDel="005745CF">
          <w:rPr>
            <w:rFonts w:ascii="Arial" w:hAnsi="Arial" w:cs="Arial"/>
            <w:w w:val="105"/>
            <w:sz w:val="24"/>
            <w:szCs w:val="24"/>
          </w:rPr>
          <w:fldChar w:fldCharType="end"/>
        </w:r>
      </w:del>
      <w:commentRangeEnd w:id="970"/>
      <w:r w:rsidR="00DA3B00" w:rsidRPr="008372F6">
        <w:rPr>
          <w:rStyle w:val="CommentReference"/>
          <w:rFonts w:ascii="Arial" w:hAnsi="Arial" w:cs="Arial"/>
          <w:sz w:val="24"/>
          <w:szCs w:val="24"/>
        </w:rPr>
        <w:commentReference w:id="970"/>
      </w:r>
      <w:del w:id="983" w:author="Katri Aaltonen" w:date="2026-08-23T11:26:00Z">
        <w:r w:rsidRPr="008372F6" w:rsidDel="005745CF">
          <w:rPr>
            <w:rFonts w:ascii="Arial" w:hAnsi="Arial" w:cs="Arial"/>
            <w:sz w:val="24"/>
            <w:szCs w:val="24"/>
          </w:rPr>
          <w:delText xml:space="preserve">Moreover, </w:delText>
        </w:r>
      </w:del>
      <w:ins w:id="984" w:author="Katri Aaltonen" w:date="2026-08-23T11:26:00Z">
        <w:r w:rsidR="005745CF" w:rsidRPr="008372F6">
          <w:rPr>
            <w:rFonts w:ascii="Arial" w:hAnsi="Arial" w:cs="Arial"/>
            <w:sz w:val="24"/>
            <w:szCs w:val="24"/>
          </w:rPr>
          <w:t>O</w:t>
        </w:r>
      </w:ins>
      <w:ins w:id="985" w:author="Katri Aaltonen" w:date="2026-08-23T11:25:00Z">
        <w:r w:rsidR="005745CF" w:rsidRPr="008372F6">
          <w:rPr>
            <w:rFonts w:ascii="Arial" w:hAnsi="Arial" w:cs="Arial"/>
            <w:sz w:val="24"/>
            <w:szCs w:val="24"/>
          </w:rPr>
          <w:t xml:space="preserve">ur results have implications for </w:t>
        </w:r>
      </w:ins>
      <w:ins w:id="986" w:author="Katri Aaltonen" w:date="2026-08-23T11:26:00Z">
        <w:r w:rsidR="005745CF" w:rsidRPr="008372F6">
          <w:rPr>
            <w:rFonts w:ascii="Arial" w:hAnsi="Arial" w:cs="Arial"/>
            <w:sz w:val="24"/>
            <w:szCs w:val="24"/>
          </w:rPr>
          <w:t xml:space="preserve">policy. </w:t>
        </w:r>
      </w:ins>
      <w:del w:id="987" w:author="Katri Aaltonen" w:date="2026-08-23T11:27:00Z">
        <w:r w:rsidRPr="008372F6" w:rsidDel="005745CF">
          <w:rPr>
            <w:rFonts w:ascii="Arial" w:hAnsi="Arial" w:cs="Arial"/>
            <w:sz w:val="24"/>
            <w:szCs w:val="24"/>
          </w:rPr>
          <w:delText>r</w:delText>
        </w:r>
      </w:del>
      <w:ins w:id="988" w:author="Katri Aaltonen" w:date="2026-08-23T11:27:00Z">
        <w:r w:rsidR="005745CF" w:rsidRPr="008372F6">
          <w:rPr>
            <w:rFonts w:ascii="Arial" w:hAnsi="Arial" w:cs="Arial"/>
            <w:sz w:val="24"/>
            <w:szCs w:val="24"/>
          </w:rPr>
          <w:t>R</w:t>
        </w:r>
      </w:ins>
      <w:r w:rsidRPr="008372F6">
        <w:rPr>
          <w:rFonts w:ascii="Arial" w:hAnsi="Arial" w:cs="Arial"/>
          <w:sz w:val="24"/>
          <w:szCs w:val="24"/>
        </w:rPr>
        <w:t>eal-world rationing debates rarely occur under neutral framing conditions</w:t>
      </w:r>
      <w:ins w:id="989" w:author="Katri Aaltonen" w:date="2026-08-23T11:27:00Z">
        <w:r w:rsidR="005745CF" w:rsidRPr="008372F6">
          <w:rPr>
            <w:rFonts w:ascii="Arial" w:hAnsi="Arial" w:cs="Arial"/>
            <w:sz w:val="24"/>
            <w:szCs w:val="24"/>
          </w:rPr>
          <w:t xml:space="preserve"> and </w:t>
        </w:r>
      </w:ins>
      <w:del w:id="990" w:author="Katri Aaltonen" w:date="2026-08-23T11:27:00Z">
        <w:r w:rsidRPr="008372F6" w:rsidDel="005745CF">
          <w:rPr>
            <w:rFonts w:ascii="Arial" w:hAnsi="Arial" w:cs="Arial"/>
            <w:sz w:val="24"/>
            <w:szCs w:val="24"/>
          </w:rPr>
          <w:delText>.</w:delText>
        </w:r>
        <w:r w:rsidRPr="008372F6" w:rsidDel="005745CF">
          <w:rPr>
            <w:rFonts w:ascii="Arial" w:hAnsi="Arial" w:cs="Arial"/>
            <w:spacing w:val="40"/>
            <w:sz w:val="24"/>
            <w:szCs w:val="24"/>
          </w:rPr>
          <w:delText xml:space="preserve"> </w:delText>
        </w:r>
        <w:r w:rsidRPr="008372F6" w:rsidDel="005745CF">
          <w:rPr>
            <w:rFonts w:ascii="Arial" w:hAnsi="Arial" w:cs="Arial"/>
            <w:sz w:val="24"/>
            <w:szCs w:val="24"/>
          </w:rPr>
          <w:delText>C</w:delText>
        </w:r>
      </w:del>
      <w:ins w:id="991" w:author="Katri Aaltonen" w:date="2026-08-23T11:27:00Z">
        <w:r w:rsidR="005745CF" w:rsidRPr="008372F6">
          <w:rPr>
            <w:rFonts w:ascii="Arial" w:hAnsi="Arial" w:cs="Arial"/>
            <w:sz w:val="24"/>
            <w:szCs w:val="24"/>
          </w:rPr>
          <w:t>c</w:t>
        </w:r>
      </w:ins>
      <w:r w:rsidRPr="008372F6">
        <w:rPr>
          <w:rFonts w:ascii="Arial" w:hAnsi="Arial" w:cs="Arial"/>
          <w:sz w:val="24"/>
          <w:szCs w:val="24"/>
        </w:rPr>
        <w:t>ompeting narratives are advanced by organized interests with unequal communicative resources.</w:t>
      </w:r>
      <w:r w:rsidRPr="008372F6">
        <w:rPr>
          <w:rFonts w:ascii="Arial" w:hAnsi="Arial" w:cs="Arial"/>
          <w:spacing w:val="40"/>
          <w:sz w:val="24"/>
          <w:szCs w:val="24"/>
        </w:rPr>
        <w:t xml:space="preserve"> </w:t>
      </w:r>
      <w:commentRangeStart w:id="992"/>
      <w:del w:id="993" w:author="Katri Aaltonen" w:date="2026-08-23T11:26:00Z">
        <w:r w:rsidRPr="008372F6" w:rsidDel="005745CF">
          <w:rPr>
            <w:rFonts w:ascii="Arial" w:hAnsi="Arial" w:cs="Arial"/>
            <w:sz w:val="24"/>
            <w:szCs w:val="24"/>
          </w:rPr>
          <w:delText>The pharma-</w:delText>
        </w:r>
        <w:r w:rsidRPr="008372F6" w:rsidDel="005745CF">
          <w:rPr>
            <w:rFonts w:ascii="Arial" w:hAnsi="Arial" w:cs="Arial"/>
            <w:w w:val="110"/>
            <w:sz w:val="24"/>
            <w:szCs w:val="24"/>
          </w:rPr>
          <w:delText>ceutical</w:delText>
        </w:r>
        <w:r w:rsidRPr="008372F6" w:rsidDel="005745CF">
          <w:rPr>
            <w:rFonts w:ascii="Arial" w:hAnsi="Arial" w:cs="Arial"/>
            <w:spacing w:val="-14"/>
            <w:w w:val="110"/>
            <w:sz w:val="24"/>
            <w:szCs w:val="24"/>
          </w:rPr>
          <w:delText xml:space="preserve"> </w:delText>
        </w:r>
        <w:r w:rsidRPr="008372F6" w:rsidDel="005745CF">
          <w:rPr>
            <w:rFonts w:ascii="Arial" w:hAnsi="Arial" w:cs="Arial"/>
            <w:w w:val="110"/>
            <w:sz w:val="24"/>
            <w:szCs w:val="24"/>
          </w:rPr>
          <w:delText>industry,</w:delText>
        </w:r>
        <w:r w:rsidRPr="008372F6" w:rsidDel="005745CF">
          <w:rPr>
            <w:rFonts w:ascii="Arial" w:hAnsi="Arial" w:cs="Arial"/>
            <w:spacing w:val="-14"/>
            <w:w w:val="110"/>
            <w:sz w:val="24"/>
            <w:szCs w:val="24"/>
          </w:rPr>
          <w:delText xml:space="preserve"> </w:delText>
        </w:r>
        <w:r w:rsidRPr="008372F6" w:rsidDel="005745CF">
          <w:rPr>
            <w:rFonts w:ascii="Arial" w:hAnsi="Arial" w:cs="Arial"/>
            <w:w w:val="110"/>
            <w:sz w:val="24"/>
            <w:szCs w:val="24"/>
          </w:rPr>
          <w:delText>patient</w:delText>
        </w:r>
        <w:r w:rsidRPr="008372F6" w:rsidDel="005745CF">
          <w:rPr>
            <w:rFonts w:ascii="Arial" w:hAnsi="Arial" w:cs="Arial"/>
            <w:spacing w:val="-13"/>
            <w:w w:val="110"/>
            <w:sz w:val="24"/>
            <w:szCs w:val="24"/>
          </w:rPr>
          <w:delText xml:space="preserve"> </w:delText>
        </w:r>
        <w:r w:rsidRPr="008372F6" w:rsidDel="005745CF">
          <w:rPr>
            <w:rFonts w:ascii="Arial" w:hAnsi="Arial" w:cs="Arial"/>
            <w:w w:val="110"/>
            <w:sz w:val="24"/>
            <w:szCs w:val="24"/>
          </w:rPr>
          <w:delText>advocacy</w:delText>
        </w:r>
        <w:r w:rsidRPr="008372F6" w:rsidDel="005745CF">
          <w:rPr>
            <w:rFonts w:ascii="Arial" w:hAnsi="Arial" w:cs="Arial"/>
            <w:spacing w:val="-14"/>
            <w:w w:val="110"/>
            <w:sz w:val="24"/>
            <w:szCs w:val="24"/>
          </w:rPr>
          <w:delText xml:space="preserve"> </w:delText>
        </w:r>
        <w:r w:rsidRPr="008372F6" w:rsidDel="005745CF">
          <w:rPr>
            <w:rFonts w:ascii="Arial" w:hAnsi="Arial" w:cs="Arial"/>
            <w:w w:val="110"/>
            <w:sz w:val="24"/>
            <w:szCs w:val="24"/>
          </w:rPr>
          <w:delText>organizations,</w:delText>
        </w:r>
        <w:r w:rsidRPr="008372F6" w:rsidDel="005745CF">
          <w:rPr>
            <w:rFonts w:ascii="Arial" w:hAnsi="Arial" w:cs="Arial"/>
            <w:spacing w:val="-13"/>
            <w:w w:val="110"/>
            <w:sz w:val="24"/>
            <w:szCs w:val="24"/>
          </w:rPr>
          <w:delText xml:space="preserve"> </w:delText>
        </w:r>
        <w:r w:rsidRPr="008372F6" w:rsidDel="005745CF">
          <w:rPr>
            <w:rFonts w:ascii="Arial" w:hAnsi="Arial" w:cs="Arial"/>
            <w:w w:val="110"/>
            <w:sz w:val="24"/>
            <w:szCs w:val="24"/>
          </w:rPr>
          <w:delText>professional</w:delText>
        </w:r>
        <w:r w:rsidRPr="008372F6" w:rsidDel="005745CF">
          <w:rPr>
            <w:rFonts w:ascii="Arial" w:hAnsi="Arial" w:cs="Arial"/>
            <w:spacing w:val="-14"/>
            <w:w w:val="110"/>
            <w:sz w:val="24"/>
            <w:szCs w:val="24"/>
          </w:rPr>
          <w:delText xml:space="preserve"> </w:delText>
        </w:r>
        <w:r w:rsidRPr="008372F6" w:rsidDel="005745CF">
          <w:rPr>
            <w:rFonts w:ascii="Arial" w:hAnsi="Arial" w:cs="Arial"/>
            <w:w w:val="110"/>
            <w:sz w:val="24"/>
            <w:szCs w:val="24"/>
          </w:rPr>
          <w:delText>associations,</w:delText>
        </w:r>
        <w:r w:rsidRPr="008372F6" w:rsidDel="005745CF">
          <w:rPr>
            <w:rFonts w:ascii="Arial" w:hAnsi="Arial" w:cs="Arial"/>
            <w:spacing w:val="-14"/>
            <w:w w:val="110"/>
            <w:sz w:val="24"/>
            <w:szCs w:val="24"/>
          </w:rPr>
          <w:delText xml:space="preserve"> </w:delText>
        </w:r>
        <w:r w:rsidRPr="008372F6" w:rsidDel="005745CF">
          <w:rPr>
            <w:rFonts w:ascii="Arial" w:hAnsi="Arial" w:cs="Arial"/>
            <w:w w:val="110"/>
            <w:sz w:val="24"/>
            <w:szCs w:val="24"/>
          </w:rPr>
          <w:delText>and</w:delText>
        </w:r>
        <w:r w:rsidRPr="008372F6" w:rsidDel="005745CF">
          <w:rPr>
            <w:rFonts w:ascii="Arial" w:hAnsi="Arial" w:cs="Arial"/>
            <w:spacing w:val="-14"/>
            <w:w w:val="110"/>
            <w:sz w:val="24"/>
            <w:szCs w:val="24"/>
          </w:rPr>
          <w:delText xml:space="preserve"> </w:delText>
        </w:r>
        <w:r w:rsidRPr="008372F6" w:rsidDel="005745CF">
          <w:rPr>
            <w:rFonts w:ascii="Arial" w:hAnsi="Arial" w:cs="Arial"/>
            <w:w w:val="110"/>
            <w:sz w:val="24"/>
            <w:szCs w:val="24"/>
          </w:rPr>
          <w:delText>public</w:delText>
        </w:r>
        <w:r w:rsidRPr="008372F6" w:rsidDel="005745CF">
          <w:rPr>
            <w:rFonts w:ascii="Arial" w:hAnsi="Arial" w:cs="Arial"/>
            <w:spacing w:val="-13"/>
            <w:w w:val="110"/>
            <w:sz w:val="24"/>
            <w:szCs w:val="24"/>
          </w:rPr>
          <w:delText xml:space="preserve"> </w:delText>
        </w:r>
        <w:r w:rsidRPr="008372F6" w:rsidDel="005745CF">
          <w:rPr>
            <w:rFonts w:ascii="Arial" w:hAnsi="Arial" w:cs="Arial"/>
            <w:w w:val="110"/>
            <w:sz w:val="24"/>
            <w:szCs w:val="24"/>
          </w:rPr>
          <w:delText xml:space="preserve">authorities deploy frames strategically to shape interpretation (Sell and Prakash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"_bookmark93"</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10"/>
            <w:sz w:val="24"/>
            <w:szCs w:val="24"/>
          </w:rPr>
          <w:delText>2004).</w:delText>
        </w:r>
        <w:r w:rsidRPr="008372F6" w:rsidDel="005745CF">
          <w:rPr>
            <w:rFonts w:ascii="Arial" w:hAnsi="Arial" w:cs="Arial"/>
            <w:w w:val="110"/>
            <w:sz w:val="24"/>
            <w:szCs w:val="24"/>
          </w:rPr>
          <w:fldChar w:fldCharType="end"/>
        </w:r>
        <w:r w:rsidRPr="008372F6" w:rsidDel="005745CF">
          <w:rPr>
            <w:rFonts w:ascii="Arial" w:hAnsi="Arial" w:cs="Arial"/>
            <w:spacing w:val="40"/>
            <w:w w:val="110"/>
            <w:sz w:val="24"/>
            <w:szCs w:val="24"/>
          </w:rPr>
          <w:delText xml:space="preserve"> </w:delText>
        </w:r>
        <w:r w:rsidRPr="008372F6" w:rsidDel="005745CF">
          <w:rPr>
            <w:rFonts w:ascii="Arial" w:hAnsi="Arial" w:cs="Arial"/>
            <w:w w:val="110"/>
            <w:sz w:val="24"/>
            <w:szCs w:val="24"/>
          </w:rPr>
          <w:delText>Industry lobbying exceeds</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$233</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million</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annually</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in</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the</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United</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States,</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alongside</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political</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engagement</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and</w:delText>
        </w:r>
        <w:r w:rsidRPr="008372F6" w:rsidDel="005745CF">
          <w:rPr>
            <w:rFonts w:ascii="Arial" w:hAnsi="Arial" w:cs="Arial"/>
            <w:spacing w:val="-7"/>
            <w:w w:val="110"/>
            <w:sz w:val="24"/>
            <w:szCs w:val="24"/>
          </w:rPr>
          <w:delText xml:space="preserve"> </w:delText>
        </w:r>
        <w:r w:rsidRPr="008372F6" w:rsidDel="005745CF">
          <w:rPr>
            <w:rFonts w:ascii="Arial" w:hAnsi="Arial" w:cs="Arial"/>
            <w:w w:val="110"/>
            <w:sz w:val="24"/>
            <w:szCs w:val="24"/>
          </w:rPr>
          <w:delText xml:space="preserve">advocacy funding (Steinbrook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"_bookmark96"</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10"/>
            <w:sz w:val="24"/>
            <w:szCs w:val="24"/>
          </w:rPr>
          <w:delText>2020).</w:delText>
        </w:r>
        <w:r w:rsidRPr="008372F6" w:rsidDel="005745CF">
          <w:rPr>
            <w:rFonts w:ascii="Arial" w:hAnsi="Arial" w:cs="Arial"/>
            <w:w w:val="110"/>
            <w:sz w:val="24"/>
            <w:szCs w:val="24"/>
          </w:rPr>
          <w:fldChar w:fldCharType="end"/>
        </w:r>
        <w:r w:rsidRPr="008372F6" w:rsidDel="005745CF">
          <w:rPr>
            <w:rFonts w:ascii="Arial" w:hAnsi="Arial" w:cs="Arial"/>
            <w:spacing w:val="40"/>
            <w:w w:val="110"/>
            <w:sz w:val="24"/>
            <w:szCs w:val="24"/>
          </w:rPr>
          <w:delText xml:space="preserve"> </w:delText>
        </w:r>
        <w:r w:rsidRPr="008372F6" w:rsidDel="005745CF">
          <w:rPr>
            <w:rFonts w:ascii="Arial" w:hAnsi="Arial" w:cs="Arial"/>
            <w:w w:val="110"/>
            <w:sz w:val="24"/>
            <w:szCs w:val="24"/>
          </w:rPr>
          <w:delText xml:space="preserve">Funded patient organizations frequently participate in coordinated campaigns amplifying rescue-oriented narratives (Parker et al.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"_bookmark84"</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10"/>
            <w:sz w:val="24"/>
            <w:szCs w:val="24"/>
          </w:rPr>
          <w:delText>2019),</w:delText>
        </w:r>
        <w:r w:rsidRPr="008372F6" w:rsidDel="005745CF">
          <w:rPr>
            <w:rFonts w:ascii="Arial" w:hAnsi="Arial" w:cs="Arial"/>
            <w:w w:val="110"/>
            <w:sz w:val="24"/>
            <w:szCs w:val="24"/>
          </w:rPr>
          <w:fldChar w:fldCharType="end"/>
        </w:r>
        <w:r w:rsidRPr="008372F6" w:rsidDel="005745CF">
          <w:rPr>
            <w:rFonts w:ascii="Arial" w:hAnsi="Arial" w:cs="Arial"/>
            <w:w w:val="110"/>
            <w:sz w:val="24"/>
            <w:szCs w:val="24"/>
          </w:rPr>
          <w:delText xml:space="preserve"> within broader patterns of industry</w:delText>
        </w:r>
        <w:r w:rsidRPr="008372F6" w:rsidDel="005745CF">
          <w:rPr>
            <w:rFonts w:ascii="Arial" w:hAnsi="Arial" w:cs="Arial"/>
            <w:spacing w:val="25"/>
            <w:w w:val="110"/>
            <w:sz w:val="24"/>
            <w:szCs w:val="24"/>
          </w:rPr>
          <w:delText xml:space="preserve"> </w:delText>
        </w:r>
        <w:r w:rsidRPr="008372F6" w:rsidDel="005745CF">
          <w:rPr>
            <w:rFonts w:ascii="Arial" w:hAnsi="Arial" w:cs="Arial"/>
            <w:w w:val="110"/>
            <w:sz w:val="24"/>
            <w:szCs w:val="24"/>
          </w:rPr>
          <w:delText>support</w:delText>
        </w:r>
        <w:r w:rsidRPr="008372F6" w:rsidDel="005745CF">
          <w:rPr>
            <w:rFonts w:ascii="Arial" w:hAnsi="Arial" w:cs="Arial"/>
            <w:spacing w:val="25"/>
            <w:w w:val="110"/>
            <w:sz w:val="24"/>
            <w:szCs w:val="24"/>
          </w:rPr>
          <w:delText xml:space="preserve"> </w:delText>
        </w:r>
        <w:r w:rsidRPr="008372F6" w:rsidDel="005745CF">
          <w:rPr>
            <w:rFonts w:ascii="Arial" w:hAnsi="Arial" w:cs="Arial"/>
            <w:w w:val="110"/>
            <w:sz w:val="24"/>
            <w:szCs w:val="24"/>
          </w:rPr>
          <w:delText>documented</w:delText>
        </w:r>
        <w:r w:rsidRPr="008372F6" w:rsidDel="005745CF">
          <w:rPr>
            <w:rFonts w:ascii="Arial" w:hAnsi="Arial" w:cs="Arial"/>
            <w:spacing w:val="25"/>
            <w:w w:val="110"/>
            <w:sz w:val="24"/>
            <w:szCs w:val="24"/>
          </w:rPr>
          <w:delText xml:space="preserve"> </w:delText>
        </w:r>
        <w:r w:rsidRPr="008372F6" w:rsidDel="005745CF">
          <w:rPr>
            <w:rFonts w:ascii="Arial" w:hAnsi="Arial" w:cs="Arial"/>
            <w:w w:val="110"/>
            <w:sz w:val="24"/>
            <w:szCs w:val="24"/>
          </w:rPr>
          <w:delText>across</w:delText>
        </w:r>
        <w:r w:rsidRPr="008372F6" w:rsidDel="005745CF">
          <w:rPr>
            <w:rFonts w:ascii="Arial" w:hAnsi="Arial" w:cs="Arial"/>
            <w:spacing w:val="25"/>
            <w:w w:val="110"/>
            <w:sz w:val="24"/>
            <w:szCs w:val="24"/>
          </w:rPr>
          <w:delText xml:space="preserve"> </w:delText>
        </w:r>
        <w:r w:rsidRPr="008372F6" w:rsidDel="005745CF">
          <w:rPr>
            <w:rFonts w:ascii="Arial" w:hAnsi="Arial" w:cs="Arial"/>
            <w:w w:val="110"/>
            <w:sz w:val="24"/>
            <w:szCs w:val="24"/>
          </w:rPr>
          <w:delText>contexts</w:delText>
        </w:r>
        <w:r w:rsidRPr="008372F6" w:rsidDel="005745CF">
          <w:rPr>
            <w:rFonts w:ascii="Arial" w:hAnsi="Arial" w:cs="Arial"/>
            <w:spacing w:val="25"/>
            <w:w w:val="110"/>
            <w:sz w:val="24"/>
            <w:szCs w:val="24"/>
          </w:rPr>
          <w:delText xml:space="preserve"> </w:delText>
        </w:r>
        <w:r w:rsidRPr="008372F6" w:rsidDel="005745CF">
          <w:rPr>
            <w:rFonts w:ascii="Arial" w:hAnsi="Arial" w:cs="Arial"/>
            <w:w w:val="110"/>
            <w:sz w:val="24"/>
            <w:szCs w:val="24"/>
          </w:rPr>
          <w:delText>(Parker</w:delText>
        </w:r>
        <w:r w:rsidRPr="008372F6" w:rsidDel="005745CF">
          <w:rPr>
            <w:rFonts w:ascii="Arial" w:hAnsi="Arial" w:cs="Arial"/>
            <w:spacing w:val="25"/>
            <w:w w:val="110"/>
            <w:sz w:val="24"/>
            <w:szCs w:val="24"/>
          </w:rPr>
          <w:delText xml:space="preserve"> </w:delText>
        </w:r>
        <w:r w:rsidRPr="008372F6" w:rsidDel="005745CF">
          <w:rPr>
            <w:rFonts w:ascii="Arial" w:hAnsi="Arial" w:cs="Arial"/>
            <w:w w:val="110"/>
            <w:sz w:val="24"/>
            <w:szCs w:val="24"/>
          </w:rPr>
          <w:delText>et</w:delText>
        </w:r>
        <w:r w:rsidRPr="008372F6" w:rsidDel="005745CF">
          <w:rPr>
            <w:rFonts w:ascii="Arial" w:hAnsi="Arial" w:cs="Arial"/>
            <w:spacing w:val="25"/>
            <w:w w:val="110"/>
            <w:sz w:val="24"/>
            <w:szCs w:val="24"/>
          </w:rPr>
          <w:delText xml:space="preserve"> </w:delText>
        </w:r>
        <w:r w:rsidRPr="008372F6" w:rsidDel="005745CF">
          <w:rPr>
            <w:rFonts w:ascii="Arial" w:hAnsi="Arial" w:cs="Arial"/>
            <w:w w:val="110"/>
            <w:sz w:val="24"/>
            <w:szCs w:val="24"/>
          </w:rPr>
          <w:delText>al.</w:delText>
        </w:r>
        <w:r w:rsidRPr="008372F6" w:rsidDel="005745CF">
          <w:rPr>
            <w:rFonts w:ascii="Arial" w:hAnsi="Arial" w:cs="Arial"/>
            <w:spacing w:val="25"/>
            <w:w w:val="110"/>
            <w:sz w:val="24"/>
            <w:szCs w:val="24"/>
          </w:rPr>
          <w:delText xml:space="preserve">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"_bookmark84"</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10"/>
            <w:sz w:val="24"/>
            <w:szCs w:val="24"/>
          </w:rPr>
          <w:delText>2019;</w:delText>
        </w:r>
        <w:r w:rsidRPr="008372F6" w:rsidDel="005745CF">
          <w:rPr>
            <w:rFonts w:ascii="Arial" w:hAnsi="Arial" w:cs="Arial"/>
            <w:w w:val="110"/>
            <w:sz w:val="24"/>
            <w:szCs w:val="24"/>
          </w:rPr>
          <w:fldChar w:fldCharType="end"/>
        </w:r>
        <w:r w:rsidRPr="008372F6" w:rsidDel="005745CF">
          <w:rPr>
            <w:rFonts w:ascii="Arial" w:hAnsi="Arial" w:cs="Arial"/>
            <w:spacing w:val="34"/>
            <w:w w:val="110"/>
            <w:sz w:val="24"/>
            <w:szCs w:val="24"/>
          </w:rPr>
          <w:delText xml:space="preserve"> </w:delText>
        </w:r>
        <w:r w:rsidRPr="008372F6" w:rsidDel="005745CF">
          <w:rPr>
            <w:rFonts w:ascii="Arial" w:hAnsi="Arial" w:cs="Arial"/>
            <w:w w:val="110"/>
            <w:sz w:val="24"/>
            <w:szCs w:val="24"/>
          </w:rPr>
          <w:delText>Fabbri</w:delText>
        </w:r>
        <w:r w:rsidRPr="008372F6" w:rsidDel="005745CF">
          <w:rPr>
            <w:rFonts w:ascii="Arial" w:hAnsi="Arial" w:cs="Arial"/>
            <w:spacing w:val="25"/>
            <w:w w:val="110"/>
            <w:sz w:val="24"/>
            <w:szCs w:val="24"/>
          </w:rPr>
          <w:delText xml:space="preserve"> </w:delText>
        </w:r>
        <w:r w:rsidRPr="008372F6" w:rsidDel="005745CF">
          <w:rPr>
            <w:rFonts w:ascii="Arial" w:hAnsi="Arial" w:cs="Arial"/>
            <w:w w:val="110"/>
            <w:sz w:val="24"/>
            <w:szCs w:val="24"/>
          </w:rPr>
          <w:delText>et</w:delText>
        </w:r>
        <w:r w:rsidRPr="008372F6" w:rsidDel="005745CF">
          <w:rPr>
            <w:rFonts w:ascii="Arial" w:hAnsi="Arial" w:cs="Arial"/>
            <w:spacing w:val="25"/>
            <w:w w:val="110"/>
            <w:sz w:val="24"/>
            <w:szCs w:val="24"/>
          </w:rPr>
          <w:delText xml:space="preserve"> </w:delText>
        </w:r>
        <w:r w:rsidRPr="008372F6" w:rsidDel="005745CF">
          <w:rPr>
            <w:rFonts w:ascii="Arial" w:hAnsi="Arial" w:cs="Arial"/>
            <w:w w:val="110"/>
            <w:sz w:val="24"/>
            <w:szCs w:val="24"/>
          </w:rPr>
          <w:delText>al.</w:delText>
        </w:r>
        <w:r w:rsidRPr="008372F6" w:rsidDel="005745CF">
          <w:rPr>
            <w:rFonts w:ascii="Arial" w:hAnsi="Arial" w:cs="Arial"/>
            <w:spacing w:val="25"/>
            <w:w w:val="110"/>
            <w:sz w:val="24"/>
            <w:szCs w:val="24"/>
          </w:rPr>
          <w:delText xml:space="preserve">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"_bookmark41"</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10"/>
            <w:sz w:val="24"/>
            <w:szCs w:val="24"/>
          </w:rPr>
          <w:delText>2020;</w:delText>
        </w:r>
        <w:r w:rsidRPr="008372F6" w:rsidDel="005745CF">
          <w:rPr>
            <w:rFonts w:ascii="Arial" w:hAnsi="Arial" w:cs="Arial"/>
            <w:w w:val="110"/>
            <w:sz w:val="24"/>
            <w:szCs w:val="24"/>
          </w:rPr>
          <w:fldChar w:fldCharType="end"/>
        </w:r>
        <w:r w:rsidRPr="008372F6" w:rsidDel="005745CF">
          <w:rPr>
            <w:rFonts w:ascii="Arial" w:hAnsi="Arial" w:cs="Arial"/>
            <w:spacing w:val="34"/>
            <w:w w:val="110"/>
            <w:sz w:val="24"/>
            <w:szCs w:val="24"/>
          </w:rPr>
          <w:delText xml:space="preserve"> </w:delText>
        </w:r>
        <w:r w:rsidRPr="008372F6" w:rsidDel="005745CF">
          <w:rPr>
            <w:rFonts w:ascii="Arial" w:hAnsi="Arial" w:cs="Arial"/>
            <w:w w:val="110"/>
            <w:sz w:val="24"/>
            <w:szCs w:val="24"/>
          </w:rPr>
          <w:delText xml:space="preserve">Mulinari et al. </w:delText>
        </w:r>
        <w:r w:rsidRPr="008372F6" w:rsidDel="005745CF">
          <w:rPr>
            <w:rFonts w:ascii="Arial" w:hAnsi="Arial" w:cs="Arial"/>
            <w:sz w:val="24"/>
            <w:szCs w:val="24"/>
          </w:rPr>
          <w:fldChar w:fldCharType="begin"/>
        </w:r>
        <w:r w:rsidRPr="008372F6" w:rsidDel="005745CF">
          <w:rPr>
            <w:rFonts w:ascii="Arial" w:hAnsi="Arial" w:cs="Arial"/>
            <w:sz w:val="24"/>
            <w:szCs w:val="24"/>
          </w:rPr>
          <w:delInstrText>HYPERLINK \l "_bookmark79"</w:delInstrText>
        </w:r>
        <w:r w:rsidRPr="008372F6" w:rsidDel="005745CF">
          <w:rPr>
            <w:rFonts w:ascii="Arial" w:hAnsi="Arial" w:cs="Arial"/>
            <w:sz w:val="24"/>
            <w:szCs w:val="24"/>
          </w:rPr>
        </w:r>
        <w:r w:rsidRPr="008372F6" w:rsidDel="005745CF">
          <w:rPr>
            <w:rFonts w:ascii="Arial" w:hAnsi="Arial" w:cs="Arial"/>
            <w:sz w:val="24"/>
            <w:szCs w:val="24"/>
          </w:rPr>
          <w:fldChar w:fldCharType="separate"/>
        </w:r>
        <w:r w:rsidR="005D491A" w:rsidRPr="008372F6" w:rsidDel="005745CF">
          <w:rPr>
            <w:rFonts w:ascii="Arial" w:hAnsi="Arial" w:cs="Arial"/>
            <w:w w:val="110"/>
            <w:sz w:val="24"/>
            <w:szCs w:val="24"/>
          </w:rPr>
          <w:delText>2020).</w:delText>
        </w:r>
        <w:r w:rsidRPr="008372F6" w:rsidDel="005745CF">
          <w:rPr>
            <w:rFonts w:ascii="Arial" w:hAnsi="Arial" w:cs="Arial"/>
            <w:w w:val="110"/>
            <w:sz w:val="24"/>
            <w:szCs w:val="24"/>
          </w:rPr>
          <w:fldChar w:fldCharType="end"/>
        </w:r>
        <w:r w:rsidRPr="008372F6" w:rsidDel="005745CF">
          <w:rPr>
            <w:rFonts w:ascii="Arial" w:hAnsi="Arial" w:cs="Arial"/>
            <w:spacing w:val="40"/>
            <w:w w:val="110"/>
            <w:sz w:val="24"/>
            <w:szCs w:val="24"/>
          </w:rPr>
          <w:delText xml:space="preserve"> </w:delText>
        </w:r>
      </w:del>
      <w:commentRangeEnd w:id="992"/>
      <w:r w:rsidR="00DA3B00" w:rsidRPr="008372F6">
        <w:rPr>
          <w:rStyle w:val="CommentReference"/>
          <w:rFonts w:ascii="Arial" w:hAnsi="Arial" w:cs="Arial"/>
          <w:sz w:val="24"/>
          <w:szCs w:val="24"/>
        </w:rPr>
        <w:commentReference w:id="992"/>
      </w:r>
      <w:r w:rsidRPr="008372F6">
        <w:rPr>
          <w:rFonts w:ascii="Arial" w:hAnsi="Arial" w:cs="Arial"/>
          <w:sz w:val="24"/>
          <w:szCs w:val="24"/>
        </w:rPr>
        <w:t xml:space="preserve">Given the emotional salience of rescue frames in life-threatening conditions, such asymmetries may influence public evaluations of identical evidence. This does not imply that framing is inherently manipulative; rather, it underscores that delegated governance operates within competitive interpretive environments. Institutional safeguards may therefore need to address communicative balance in addition to procedural rigor (Gabe et al. </w:t>
      </w:r>
      <w:hyperlink w:anchor="_bookmark46" w:history="1">
        <w:r w:rsidR="005D491A" w:rsidRPr="008372F6">
          <w:rPr>
            <w:rFonts w:ascii="Arial" w:hAnsi="Arial" w:cs="Arial"/>
            <w:sz w:val="24"/>
            <w:szCs w:val="24"/>
          </w:rPr>
          <w:t>2012).</w:t>
        </w:r>
      </w:hyperlink>
    </w:p>
    <w:p w14:paraId="418B4AE3" w14:textId="64525A60"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Several limitations qualify these conclusions.</w:t>
      </w:r>
      <w:r w:rsidRPr="008372F6">
        <w:rPr>
          <w:rFonts w:ascii="Arial" w:hAnsi="Arial" w:cs="Arial"/>
          <w:spacing w:val="40"/>
          <w:w w:val="105"/>
          <w:sz w:val="24"/>
          <w:szCs w:val="24"/>
        </w:rPr>
        <w:t xml:space="preserve"> </w:t>
      </w:r>
      <w:r w:rsidRPr="008372F6">
        <w:rPr>
          <w:rFonts w:ascii="Arial" w:hAnsi="Arial" w:cs="Arial"/>
          <w:w w:val="105"/>
          <w:sz w:val="24"/>
          <w:szCs w:val="24"/>
        </w:rPr>
        <w:t>First, the study relies on a single-country sample and</w:t>
      </w:r>
      <w:r w:rsidRPr="008372F6">
        <w:rPr>
          <w:rFonts w:ascii="Arial" w:hAnsi="Arial" w:cs="Arial"/>
          <w:spacing w:val="40"/>
          <w:w w:val="105"/>
          <w:sz w:val="24"/>
          <w:szCs w:val="24"/>
        </w:rPr>
        <w:t xml:space="preserve"> </w:t>
      </w:r>
      <w:r w:rsidRPr="008372F6">
        <w:rPr>
          <w:rFonts w:ascii="Arial" w:hAnsi="Arial" w:cs="Arial"/>
          <w:w w:val="105"/>
          <w:sz w:val="24"/>
          <w:szCs w:val="24"/>
        </w:rPr>
        <w:t>a</w:t>
      </w:r>
      <w:r w:rsidRPr="008372F6">
        <w:rPr>
          <w:rFonts w:ascii="Arial" w:hAnsi="Arial" w:cs="Arial"/>
          <w:spacing w:val="40"/>
          <w:w w:val="105"/>
          <w:sz w:val="24"/>
          <w:szCs w:val="24"/>
        </w:rPr>
        <w:t xml:space="preserve"> </w:t>
      </w:r>
      <w:r w:rsidRPr="008372F6">
        <w:rPr>
          <w:rFonts w:ascii="Arial" w:hAnsi="Arial" w:cs="Arial"/>
          <w:w w:val="105"/>
          <w:sz w:val="24"/>
          <w:szCs w:val="24"/>
        </w:rPr>
        <w:t>single</w:t>
      </w:r>
      <w:r w:rsidRPr="008372F6">
        <w:rPr>
          <w:rFonts w:ascii="Arial" w:hAnsi="Arial" w:cs="Arial"/>
          <w:spacing w:val="40"/>
          <w:w w:val="105"/>
          <w:sz w:val="24"/>
          <w:szCs w:val="24"/>
        </w:rPr>
        <w:t xml:space="preserve"> </w:t>
      </w:r>
      <w:r w:rsidRPr="008372F6">
        <w:rPr>
          <w:rFonts w:ascii="Arial" w:hAnsi="Arial" w:cs="Arial"/>
          <w:w w:val="105"/>
          <w:sz w:val="24"/>
          <w:szCs w:val="24"/>
        </w:rPr>
        <w:t>policy</w:t>
      </w:r>
      <w:r w:rsidRPr="008372F6">
        <w:rPr>
          <w:rFonts w:ascii="Arial" w:hAnsi="Arial" w:cs="Arial"/>
          <w:spacing w:val="40"/>
          <w:w w:val="105"/>
          <w:sz w:val="24"/>
          <w:szCs w:val="24"/>
        </w:rPr>
        <w:t xml:space="preserve"> </w:t>
      </w:r>
      <w:r w:rsidRPr="008372F6">
        <w:rPr>
          <w:rFonts w:ascii="Arial" w:hAnsi="Arial" w:cs="Arial"/>
          <w:w w:val="105"/>
          <w:sz w:val="24"/>
          <w:szCs w:val="24"/>
        </w:rPr>
        <w:t>domain,</w:t>
      </w:r>
      <w:r w:rsidRPr="008372F6">
        <w:rPr>
          <w:rFonts w:ascii="Arial" w:hAnsi="Arial" w:cs="Arial"/>
          <w:spacing w:val="40"/>
          <w:w w:val="105"/>
          <w:sz w:val="24"/>
          <w:szCs w:val="24"/>
        </w:rPr>
        <w:t xml:space="preserve"> </w:t>
      </w:r>
      <w:r w:rsidRPr="008372F6">
        <w:rPr>
          <w:rFonts w:ascii="Arial" w:hAnsi="Arial" w:cs="Arial"/>
          <w:w w:val="105"/>
          <w:sz w:val="24"/>
          <w:szCs w:val="24"/>
        </w:rPr>
        <w:t>limiting</w:t>
      </w:r>
      <w:r w:rsidRPr="008372F6">
        <w:rPr>
          <w:rFonts w:ascii="Arial" w:hAnsi="Arial" w:cs="Arial"/>
          <w:spacing w:val="40"/>
          <w:w w:val="105"/>
          <w:sz w:val="24"/>
          <w:szCs w:val="24"/>
        </w:rPr>
        <w:t xml:space="preserve"> </w:t>
      </w:r>
      <w:r w:rsidRPr="008372F6">
        <w:rPr>
          <w:rFonts w:ascii="Arial" w:hAnsi="Arial" w:cs="Arial"/>
          <w:w w:val="105"/>
          <w:sz w:val="24"/>
          <w:szCs w:val="24"/>
        </w:rPr>
        <w:t>external</w:t>
      </w:r>
      <w:r w:rsidRPr="008372F6">
        <w:rPr>
          <w:rFonts w:ascii="Arial" w:hAnsi="Arial" w:cs="Arial"/>
          <w:spacing w:val="40"/>
          <w:w w:val="105"/>
          <w:sz w:val="24"/>
          <w:szCs w:val="24"/>
        </w:rPr>
        <w:t xml:space="preserve"> </w:t>
      </w:r>
      <w:r w:rsidRPr="008372F6">
        <w:rPr>
          <w:rFonts w:ascii="Arial" w:hAnsi="Arial" w:cs="Arial"/>
          <w:w w:val="105"/>
          <w:sz w:val="24"/>
          <w:szCs w:val="24"/>
        </w:rPr>
        <w:t>validity</w:t>
      </w:r>
      <w:r w:rsidRPr="008372F6">
        <w:rPr>
          <w:rFonts w:ascii="Arial" w:hAnsi="Arial" w:cs="Arial"/>
          <w:spacing w:val="40"/>
          <w:w w:val="105"/>
          <w:sz w:val="24"/>
          <w:szCs w:val="24"/>
        </w:rPr>
        <w:t xml:space="preserve"> </w:t>
      </w:r>
      <w:r w:rsidRPr="008372F6">
        <w:rPr>
          <w:rFonts w:ascii="Arial" w:hAnsi="Arial" w:cs="Arial"/>
          <w:w w:val="105"/>
          <w:sz w:val="24"/>
          <w:szCs w:val="24"/>
        </w:rPr>
        <w:t>across</w:t>
      </w:r>
      <w:r w:rsidRPr="008372F6">
        <w:rPr>
          <w:rFonts w:ascii="Arial" w:hAnsi="Arial" w:cs="Arial"/>
          <w:spacing w:val="40"/>
          <w:w w:val="105"/>
          <w:sz w:val="24"/>
          <w:szCs w:val="24"/>
        </w:rPr>
        <w:t xml:space="preserve"> </w:t>
      </w:r>
      <w:r w:rsidRPr="008372F6">
        <w:rPr>
          <w:rFonts w:ascii="Arial" w:hAnsi="Arial" w:cs="Arial"/>
          <w:w w:val="105"/>
          <w:sz w:val="24"/>
          <w:szCs w:val="24"/>
        </w:rPr>
        <w:t>institutional</w:t>
      </w:r>
      <w:r w:rsidRPr="008372F6">
        <w:rPr>
          <w:rFonts w:ascii="Arial" w:hAnsi="Arial" w:cs="Arial"/>
          <w:spacing w:val="40"/>
          <w:w w:val="105"/>
          <w:sz w:val="24"/>
          <w:szCs w:val="24"/>
        </w:rPr>
        <w:t xml:space="preserve"> </w:t>
      </w:r>
      <w:r w:rsidRPr="008372F6">
        <w:rPr>
          <w:rFonts w:ascii="Arial" w:hAnsi="Arial" w:cs="Arial"/>
          <w:w w:val="105"/>
          <w:sz w:val="24"/>
          <w:szCs w:val="24"/>
        </w:rPr>
        <w:t>contexts</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disease areas. Cross-national work suggests similar plurality of views across European publics, albeit with differences</w:t>
      </w:r>
      <w:r w:rsidRPr="008372F6">
        <w:rPr>
          <w:rFonts w:ascii="Arial" w:hAnsi="Arial" w:cs="Arial"/>
          <w:spacing w:val="-8"/>
          <w:w w:val="105"/>
          <w:sz w:val="24"/>
          <w:szCs w:val="24"/>
        </w:rPr>
        <w:t xml:space="preserve"> </w:t>
      </w:r>
      <w:r w:rsidRPr="008372F6">
        <w:rPr>
          <w:rFonts w:ascii="Arial" w:hAnsi="Arial" w:cs="Arial"/>
          <w:w w:val="105"/>
          <w:sz w:val="24"/>
          <w:szCs w:val="24"/>
        </w:rPr>
        <w:t>in</w:t>
      </w:r>
      <w:r w:rsidRPr="008372F6">
        <w:rPr>
          <w:rFonts w:ascii="Arial" w:hAnsi="Arial" w:cs="Arial"/>
          <w:spacing w:val="-8"/>
          <w:w w:val="105"/>
          <w:sz w:val="24"/>
          <w:szCs w:val="24"/>
        </w:rPr>
        <w:t xml:space="preserve"> </w:t>
      </w:r>
      <w:r w:rsidRPr="008372F6">
        <w:rPr>
          <w:rFonts w:ascii="Arial" w:hAnsi="Arial" w:cs="Arial"/>
          <w:w w:val="105"/>
          <w:sz w:val="24"/>
          <w:szCs w:val="24"/>
        </w:rPr>
        <w:t>the</w:t>
      </w:r>
      <w:r w:rsidRPr="008372F6">
        <w:rPr>
          <w:rFonts w:ascii="Arial" w:hAnsi="Arial" w:cs="Arial"/>
          <w:spacing w:val="-8"/>
          <w:w w:val="105"/>
          <w:sz w:val="24"/>
          <w:szCs w:val="24"/>
        </w:rPr>
        <w:t xml:space="preserve"> </w:t>
      </w:r>
      <w:r w:rsidRPr="008372F6">
        <w:rPr>
          <w:rFonts w:ascii="Arial" w:hAnsi="Arial" w:cs="Arial"/>
          <w:w w:val="105"/>
          <w:sz w:val="24"/>
          <w:szCs w:val="24"/>
        </w:rPr>
        <w:t>specific</w:t>
      </w:r>
      <w:r w:rsidRPr="008372F6">
        <w:rPr>
          <w:rFonts w:ascii="Arial" w:hAnsi="Arial" w:cs="Arial"/>
          <w:spacing w:val="-8"/>
          <w:w w:val="105"/>
          <w:sz w:val="24"/>
          <w:szCs w:val="24"/>
        </w:rPr>
        <w:t xml:space="preserve"> </w:t>
      </w:r>
      <w:r w:rsidRPr="008372F6">
        <w:rPr>
          <w:rFonts w:ascii="Arial" w:hAnsi="Arial" w:cs="Arial"/>
          <w:w w:val="105"/>
          <w:sz w:val="24"/>
          <w:szCs w:val="24"/>
        </w:rPr>
        <w:t>positions</w:t>
      </w:r>
      <w:r w:rsidRPr="008372F6">
        <w:rPr>
          <w:rFonts w:ascii="Arial" w:hAnsi="Arial" w:cs="Arial"/>
          <w:spacing w:val="-8"/>
          <w:w w:val="105"/>
          <w:sz w:val="24"/>
          <w:szCs w:val="24"/>
        </w:rPr>
        <w:t xml:space="preserve"> </w:t>
      </w:r>
      <w:r w:rsidRPr="008372F6">
        <w:rPr>
          <w:rFonts w:ascii="Arial" w:hAnsi="Arial" w:cs="Arial"/>
          <w:w w:val="105"/>
          <w:sz w:val="24"/>
          <w:szCs w:val="24"/>
        </w:rPr>
        <w:t>expressed</w:t>
      </w:r>
      <w:r w:rsidRPr="008372F6">
        <w:rPr>
          <w:rFonts w:ascii="Arial" w:hAnsi="Arial" w:cs="Arial"/>
          <w:spacing w:val="-8"/>
          <w:w w:val="105"/>
          <w:sz w:val="24"/>
          <w:szCs w:val="24"/>
        </w:rPr>
        <w:t xml:space="preserve"> </w:t>
      </w:r>
      <w:r w:rsidRPr="008372F6">
        <w:rPr>
          <w:rFonts w:ascii="Arial" w:hAnsi="Arial" w:cs="Arial"/>
          <w:w w:val="105"/>
          <w:sz w:val="24"/>
          <w:szCs w:val="24"/>
        </w:rPr>
        <w:t>(Exel</w:t>
      </w:r>
      <w:r w:rsidRPr="008372F6">
        <w:rPr>
          <w:rFonts w:ascii="Arial" w:hAnsi="Arial" w:cs="Arial"/>
          <w:spacing w:val="-8"/>
          <w:w w:val="105"/>
          <w:sz w:val="24"/>
          <w:szCs w:val="24"/>
        </w:rPr>
        <w:t xml:space="preserve"> </w:t>
      </w:r>
      <w:r w:rsidRPr="008372F6">
        <w:rPr>
          <w:rFonts w:ascii="Arial" w:hAnsi="Arial" w:cs="Arial"/>
          <w:w w:val="105"/>
          <w:sz w:val="24"/>
          <w:szCs w:val="24"/>
        </w:rPr>
        <w:t>et</w:t>
      </w:r>
      <w:r w:rsidRPr="008372F6">
        <w:rPr>
          <w:rFonts w:ascii="Arial" w:hAnsi="Arial" w:cs="Arial"/>
          <w:spacing w:val="-8"/>
          <w:w w:val="105"/>
          <w:sz w:val="24"/>
          <w:szCs w:val="24"/>
        </w:rPr>
        <w:t xml:space="preserve"> </w:t>
      </w:r>
      <w:r w:rsidRPr="008372F6">
        <w:rPr>
          <w:rFonts w:ascii="Arial" w:hAnsi="Arial" w:cs="Arial"/>
          <w:w w:val="105"/>
          <w:sz w:val="24"/>
          <w:szCs w:val="24"/>
        </w:rPr>
        <w:t>al.</w:t>
      </w:r>
      <w:r w:rsidRPr="008372F6">
        <w:rPr>
          <w:rFonts w:ascii="Arial" w:hAnsi="Arial" w:cs="Arial"/>
          <w:spacing w:val="-8"/>
          <w:w w:val="105"/>
          <w:sz w:val="24"/>
          <w:szCs w:val="24"/>
        </w:rPr>
        <w:t xml:space="preserve"> </w:t>
      </w:r>
      <w:hyperlink w:anchor="_bookmark40" w:history="1">
        <w:r w:rsidR="005D491A" w:rsidRPr="008372F6">
          <w:rPr>
            <w:rFonts w:ascii="Arial" w:hAnsi="Arial" w:cs="Arial"/>
            <w:w w:val="105"/>
            <w:sz w:val="24"/>
            <w:szCs w:val="24"/>
          </w:rPr>
          <w:t>2015).</w:t>
        </w:r>
      </w:hyperlink>
      <w:r w:rsidRPr="008372F6">
        <w:rPr>
          <w:rFonts w:ascii="Arial" w:hAnsi="Arial" w:cs="Arial"/>
          <w:spacing w:val="19"/>
          <w:w w:val="105"/>
          <w:sz w:val="24"/>
          <w:szCs w:val="24"/>
        </w:rPr>
        <w:t xml:space="preserve"> </w:t>
      </w:r>
      <w:r w:rsidRPr="008372F6">
        <w:rPr>
          <w:rFonts w:ascii="Arial" w:hAnsi="Arial" w:cs="Arial"/>
          <w:w w:val="105"/>
          <w:sz w:val="24"/>
          <w:szCs w:val="24"/>
        </w:rPr>
        <w:t>Finland</w:t>
      </w:r>
      <w:r w:rsidRPr="008372F6">
        <w:rPr>
          <w:rFonts w:ascii="Arial" w:hAnsi="Arial" w:cs="Arial"/>
          <w:spacing w:val="-8"/>
          <w:w w:val="105"/>
          <w:sz w:val="24"/>
          <w:szCs w:val="24"/>
        </w:rPr>
        <w:t xml:space="preserve"> </w:t>
      </w:r>
      <w:r w:rsidRPr="008372F6">
        <w:rPr>
          <w:rFonts w:ascii="Arial" w:hAnsi="Arial" w:cs="Arial"/>
          <w:w w:val="105"/>
          <w:sz w:val="24"/>
          <w:szCs w:val="24"/>
        </w:rPr>
        <w:t>has</w:t>
      </w:r>
      <w:r w:rsidRPr="008372F6">
        <w:rPr>
          <w:rFonts w:ascii="Arial" w:hAnsi="Arial" w:cs="Arial"/>
          <w:spacing w:val="-8"/>
          <w:w w:val="105"/>
          <w:sz w:val="24"/>
          <w:szCs w:val="24"/>
        </w:rPr>
        <w:t xml:space="preserve"> </w:t>
      </w:r>
      <w:r w:rsidRPr="008372F6">
        <w:rPr>
          <w:rFonts w:ascii="Arial" w:hAnsi="Arial" w:cs="Arial"/>
          <w:w w:val="105"/>
          <w:sz w:val="24"/>
          <w:szCs w:val="24"/>
        </w:rPr>
        <w:t>also</w:t>
      </w:r>
      <w:r w:rsidRPr="008372F6">
        <w:rPr>
          <w:rFonts w:ascii="Arial" w:hAnsi="Arial" w:cs="Arial"/>
          <w:spacing w:val="-8"/>
          <w:w w:val="105"/>
          <w:sz w:val="24"/>
          <w:szCs w:val="24"/>
        </w:rPr>
        <w:t xml:space="preserve"> </w:t>
      </w:r>
      <w:r w:rsidRPr="008372F6">
        <w:rPr>
          <w:rFonts w:ascii="Arial" w:hAnsi="Arial" w:cs="Arial"/>
          <w:w w:val="105"/>
          <w:sz w:val="24"/>
          <w:szCs w:val="24"/>
        </w:rPr>
        <w:t>been</w:t>
      </w:r>
      <w:r w:rsidRPr="008372F6">
        <w:rPr>
          <w:rFonts w:ascii="Arial" w:hAnsi="Arial" w:cs="Arial"/>
          <w:spacing w:val="-8"/>
          <w:w w:val="105"/>
          <w:sz w:val="24"/>
          <w:szCs w:val="24"/>
        </w:rPr>
        <w:t xml:space="preserve"> </w:t>
      </w:r>
      <w:r w:rsidRPr="008372F6">
        <w:rPr>
          <w:rFonts w:ascii="Arial" w:hAnsi="Arial" w:cs="Arial"/>
          <w:w w:val="105"/>
          <w:sz w:val="24"/>
          <w:szCs w:val="24"/>
        </w:rPr>
        <w:t>criticized</w:t>
      </w:r>
      <w:r w:rsidRPr="008372F6">
        <w:rPr>
          <w:rFonts w:ascii="Arial" w:hAnsi="Arial" w:cs="Arial"/>
          <w:spacing w:val="-8"/>
          <w:w w:val="105"/>
          <w:sz w:val="24"/>
          <w:szCs w:val="24"/>
        </w:rPr>
        <w:t xml:space="preserve"> </w:t>
      </w:r>
      <w:r w:rsidRPr="008372F6">
        <w:rPr>
          <w:rFonts w:ascii="Arial" w:hAnsi="Arial" w:cs="Arial"/>
          <w:w w:val="105"/>
          <w:sz w:val="24"/>
          <w:szCs w:val="24"/>
        </w:rPr>
        <w:t>from within for the lack of explicit prioriti</w:t>
      </w:r>
      <w:ins w:id="994" w:author="Microsoft Office User" w:date="2026-09-11T13:14:00Z">
        <w:r w:rsidR="00BF5770" w:rsidRPr="008372F6">
          <w:rPr>
            <w:rFonts w:ascii="Arial" w:hAnsi="Arial" w:cs="Arial"/>
            <w:w w:val="105"/>
            <w:sz w:val="24"/>
            <w:szCs w:val="24"/>
          </w:rPr>
          <w:t>z</w:t>
        </w:r>
      </w:ins>
      <w:del w:id="995" w:author="Microsoft Office User" w:date="2026-09-11T13:14:00Z">
        <w:r w:rsidRPr="008372F6" w:rsidDel="00BF5770">
          <w:rPr>
            <w:rFonts w:ascii="Arial" w:hAnsi="Arial" w:cs="Arial"/>
            <w:w w:val="105"/>
            <w:sz w:val="24"/>
            <w:szCs w:val="24"/>
          </w:rPr>
          <w:delText>s</w:delText>
        </w:r>
      </w:del>
      <w:r w:rsidRPr="008372F6">
        <w:rPr>
          <w:rFonts w:ascii="Arial" w:hAnsi="Arial" w:cs="Arial"/>
          <w:w w:val="105"/>
          <w:sz w:val="24"/>
          <w:szCs w:val="24"/>
        </w:rPr>
        <w:t>ation, while neighboring Nordic countries</w:t>
      </w:r>
      <w:r w:rsidR="00026A4E" w:rsidRPr="008372F6">
        <w:rPr>
          <w:rFonts w:ascii="Arial" w:hAnsi="Arial" w:cs="Arial"/>
          <w:w w:val="105"/>
          <w:sz w:val="24"/>
          <w:szCs w:val="24"/>
        </w:rPr>
        <w:t xml:space="preserve"> </w:t>
      </w:r>
      <w:del w:id="996" w:author="Microsoft Office User" w:date="2026-09-11T14:56:00Z">
        <w:r w:rsidRPr="008372F6" w:rsidDel="00311AF7">
          <w:rPr>
            <w:rFonts w:ascii="Arial" w:hAnsi="Arial" w:cs="Arial"/>
            <w:w w:val="105"/>
            <w:sz w:val="24"/>
            <w:szCs w:val="24"/>
          </w:rPr>
          <w:delText xml:space="preserve"> </w:delText>
        </w:r>
      </w:del>
      <w:r w:rsidRPr="008372F6">
        <w:rPr>
          <w:rFonts w:ascii="Arial" w:hAnsi="Arial" w:cs="Arial"/>
          <w:w w:val="105"/>
          <w:sz w:val="24"/>
          <w:szCs w:val="24"/>
        </w:rPr>
        <w:t>(notably Sweden</w:t>
      </w:r>
      <w:r w:rsidRPr="008372F6">
        <w:rPr>
          <w:rFonts w:ascii="Arial" w:hAnsi="Arial" w:cs="Arial"/>
          <w:spacing w:val="80"/>
          <w:w w:val="105"/>
          <w:sz w:val="24"/>
          <w:szCs w:val="24"/>
        </w:rPr>
        <w:t xml:space="preserve"> </w:t>
      </w:r>
      <w:r w:rsidRPr="008372F6">
        <w:rPr>
          <w:rFonts w:ascii="Arial" w:hAnsi="Arial" w:cs="Arial"/>
          <w:w w:val="105"/>
          <w:sz w:val="24"/>
          <w:szCs w:val="24"/>
        </w:rPr>
        <w:t>and Norway) are more often described as pioneers in articulating national prioriti</w:t>
      </w:r>
      <w:ins w:id="997" w:author="Microsoft Office User" w:date="2026-09-11T13:14:00Z">
        <w:r w:rsidR="00BF5770" w:rsidRPr="008372F6">
          <w:rPr>
            <w:rFonts w:ascii="Arial" w:hAnsi="Arial" w:cs="Arial"/>
            <w:w w:val="105"/>
            <w:sz w:val="24"/>
            <w:szCs w:val="24"/>
          </w:rPr>
          <w:t>z</w:t>
        </w:r>
      </w:ins>
      <w:del w:id="998" w:author="Microsoft Office User" w:date="2026-09-11T13:14:00Z">
        <w:r w:rsidRPr="008372F6" w:rsidDel="00BF5770">
          <w:rPr>
            <w:rFonts w:ascii="Arial" w:hAnsi="Arial" w:cs="Arial"/>
            <w:w w:val="105"/>
            <w:sz w:val="24"/>
            <w:szCs w:val="24"/>
          </w:rPr>
          <w:delText>s</w:delText>
        </w:r>
      </w:del>
      <w:r w:rsidRPr="008372F6">
        <w:rPr>
          <w:rFonts w:ascii="Arial" w:hAnsi="Arial" w:cs="Arial"/>
          <w:w w:val="105"/>
          <w:sz w:val="24"/>
          <w:szCs w:val="24"/>
        </w:rPr>
        <w:t>ation principles (Cappelen</w:t>
      </w:r>
      <w:ins w:id="999" w:author="Microsoft Office User" w:date="2026-09-13T15:06:00Z">
        <w:r w:rsidR="00320B43" w:rsidRPr="008372F6">
          <w:rPr>
            <w:rFonts w:ascii="Arial" w:hAnsi="Arial" w:cs="Arial"/>
            <w:w w:val="105"/>
            <w:sz w:val="24"/>
            <w:szCs w:val="24"/>
          </w:rPr>
          <w:t xml:space="preserve"> et al.</w:t>
        </w:r>
      </w:ins>
      <w:del w:id="1000" w:author="Microsoft Office User" w:date="2026-09-13T15:06:00Z">
        <w:r w:rsidRPr="008372F6" w:rsidDel="00320B43">
          <w:rPr>
            <w:rFonts w:ascii="Arial" w:hAnsi="Arial" w:cs="Arial"/>
            <w:w w:val="105"/>
            <w:sz w:val="24"/>
            <w:szCs w:val="24"/>
          </w:rPr>
          <w:delText>, Midtbø, and Bærøe</w:delText>
        </w:r>
      </w:del>
      <w:r w:rsidRPr="008372F6">
        <w:rPr>
          <w:rFonts w:ascii="Arial" w:hAnsi="Arial" w:cs="Arial"/>
          <w:w w:val="105"/>
          <w:sz w:val="24"/>
          <w:szCs w:val="24"/>
        </w:rPr>
        <w:t xml:space="preserve"> </w:t>
      </w:r>
      <w:hyperlink w:anchor="_bookmark25" w:history="1">
        <w:r w:rsidR="005D491A" w:rsidRPr="008372F6">
          <w:rPr>
            <w:rFonts w:ascii="Arial" w:hAnsi="Arial" w:cs="Arial"/>
            <w:w w:val="105"/>
            <w:sz w:val="24"/>
            <w:szCs w:val="24"/>
          </w:rPr>
          <w:t>2022;</w:t>
        </w:r>
      </w:hyperlink>
      <w:r w:rsidRPr="008372F6">
        <w:rPr>
          <w:rFonts w:ascii="Arial" w:hAnsi="Arial" w:cs="Arial"/>
          <w:w w:val="105"/>
          <w:sz w:val="24"/>
          <w:szCs w:val="24"/>
        </w:rPr>
        <w:t xml:space="preserve"> Torkki et al. </w:t>
      </w:r>
      <w:hyperlink w:anchor="_bookmark99" w:history="1">
        <w:r w:rsidR="005D491A" w:rsidRPr="008372F6">
          <w:rPr>
            <w:rFonts w:ascii="Arial" w:hAnsi="Arial" w:cs="Arial"/>
            <w:w w:val="105"/>
            <w:sz w:val="24"/>
            <w:szCs w:val="24"/>
          </w:rPr>
          <w:t>2022).</w:t>
        </w:r>
      </w:hyperlink>
      <w:r w:rsidRPr="008372F6">
        <w:rPr>
          <w:rFonts w:ascii="Arial" w:hAnsi="Arial" w:cs="Arial"/>
          <w:w w:val="105"/>
          <w:sz w:val="24"/>
          <w:szCs w:val="24"/>
        </w:rPr>
        <w:t xml:space="preserve"> Future research could therefore examine whether framing effects are comparable across these institutional settings and assess whether more explicit prioriti</w:t>
      </w:r>
      <w:ins w:id="1001" w:author="Microsoft Office User" w:date="2026-09-11T13:14:00Z">
        <w:r w:rsidR="00BF5770" w:rsidRPr="008372F6">
          <w:rPr>
            <w:rFonts w:ascii="Arial" w:hAnsi="Arial" w:cs="Arial"/>
            <w:w w:val="105"/>
            <w:sz w:val="24"/>
            <w:szCs w:val="24"/>
          </w:rPr>
          <w:t>z</w:t>
        </w:r>
      </w:ins>
      <w:del w:id="1002" w:author="Microsoft Office User" w:date="2026-09-11T13:14:00Z">
        <w:r w:rsidRPr="008372F6" w:rsidDel="00BF5770">
          <w:rPr>
            <w:rFonts w:ascii="Arial" w:hAnsi="Arial" w:cs="Arial"/>
            <w:w w:val="105"/>
            <w:sz w:val="24"/>
            <w:szCs w:val="24"/>
          </w:rPr>
          <w:delText>s</w:delText>
        </w:r>
      </w:del>
      <w:r w:rsidRPr="008372F6">
        <w:rPr>
          <w:rFonts w:ascii="Arial" w:hAnsi="Arial" w:cs="Arial"/>
          <w:w w:val="105"/>
          <w:sz w:val="24"/>
          <w:szCs w:val="24"/>
        </w:rPr>
        <w:t>ation criteria condition perceived legitimacy.</w:t>
      </w:r>
      <w:r w:rsidRPr="008372F6">
        <w:rPr>
          <w:rFonts w:ascii="Arial" w:hAnsi="Arial" w:cs="Arial"/>
          <w:spacing w:val="40"/>
          <w:w w:val="105"/>
          <w:sz w:val="24"/>
          <w:szCs w:val="24"/>
        </w:rPr>
        <w:t xml:space="preserve"> </w:t>
      </w:r>
      <w:r w:rsidRPr="008372F6">
        <w:rPr>
          <w:rFonts w:ascii="Arial" w:hAnsi="Arial" w:cs="Arial"/>
          <w:w w:val="105"/>
          <w:sz w:val="24"/>
          <w:szCs w:val="24"/>
        </w:rPr>
        <w:t>Second, the experiment employs a single vignette configuration; framing effects may vary with uncertainty type, budget impact, or perceived</w:t>
      </w:r>
      <w:r w:rsidRPr="008372F6">
        <w:rPr>
          <w:rFonts w:ascii="Arial" w:hAnsi="Arial" w:cs="Arial"/>
          <w:spacing w:val="21"/>
          <w:w w:val="105"/>
          <w:sz w:val="24"/>
          <w:szCs w:val="24"/>
        </w:rPr>
        <w:t xml:space="preserve"> </w:t>
      </w:r>
      <w:r w:rsidRPr="008372F6">
        <w:rPr>
          <w:rFonts w:ascii="Arial" w:hAnsi="Arial" w:cs="Arial"/>
          <w:w w:val="105"/>
          <w:sz w:val="24"/>
          <w:szCs w:val="24"/>
        </w:rPr>
        <w:t>deservingness.</w:t>
      </w:r>
      <w:r w:rsidRPr="008372F6">
        <w:rPr>
          <w:rFonts w:ascii="Arial" w:hAnsi="Arial" w:cs="Arial"/>
          <w:spacing w:val="40"/>
          <w:w w:val="105"/>
          <w:sz w:val="24"/>
          <w:szCs w:val="24"/>
        </w:rPr>
        <w:t xml:space="preserve"> </w:t>
      </w:r>
      <w:ins w:id="1003" w:author="Héctor Bahamonde" w:date="2026-08-05T17:05:00Z">
        <w:r w:rsidR="00D3445B" w:rsidRPr="008372F6">
          <w:rPr>
            <w:rFonts w:ascii="Arial" w:hAnsi="Arial" w:cs="Arial"/>
            <w:w w:val="105"/>
            <w:sz w:val="24"/>
            <w:szCs w:val="24"/>
          </w:rPr>
          <w:t>Third, because both treatments added text while the control did not, we cannot separate framing effects from additional information or processing demands. Future studies should employ a length-matched neutral control to distinguish these mechanisms</w:t>
        </w:r>
      </w:ins>
      <w:del w:id="1004" w:author="Héctor Bahamonde" w:date="2026-08-05T17:05:00Z">
        <w:r w:rsidRPr="008372F6" w:rsidDel="00D3445B">
          <w:rPr>
            <w:rFonts w:ascii="Arial" w:hAnsi="Arial" w:cs="Arial"/>
            <w:w w:val="105"/>
            <w:sz w:val="24"/>
            <w:szCs w:val="24"/>
          </w:rPr>
          <w:delText>Third,</w:delText>
        </w:r>
        <w:r w:rsidRPr="008372F6" w:rsidDel="00D3445B">
          <w:rPr>
            <w:rFonts w:ascii="Arial" w:hAnsi="Arial" w:cs="Arial"/>
            <w:spacing w:val="21"/>
            <w:w w:val="105"/>
            <w:sz w:val="24"/>
            <w:szCs w:val="24"/>
          </w:rPr>
          <w:delText xml:space="preserve"> </w:delText>
        </w:r>
        <w:r w:rsidRPr="008372F6" w:rsidDel="00D3445B">
          <w:rPr>
            <w:rFonts w:ascii="Arial" w:hAnsi="Arial" w:cs="Arial"/>
            <w:w w:val="105"/>
            <w:sz w:val="24"/>
            <w:szCs w:val="24"/>
          </w:rPr>
          <w:delText>treatments</w:delText>
        </w:r>
        <w:r w:rsidRPr="008372F6" w:rsidDel="00D3445B">
          <w:rPr>
            <w:rFonts w:ascii="Arial" w:hAnsi="Arial" w:cs="Arial"/>
            <w:spacing w:val="21"/>
            <w:w w:val="105"/>
            <w:sz w:val="24"/>
            <w:szCs w:val="24"/>
          </w:rPr>
          <w:delText xml:space="preserve"> </w:delText>
        </w:r>
        <w:r w:rsidRPr="008372F6" w:rsidDel="00D3445B">
          <w:rPr>
            <w:rFonts w:ascii="Arial" w:hAnsi="Arial" w:cs="Arial"/>
            <w:w w:val="105"/>
            <w:sz w:val="24"/>
            <w:szCs w:val="24"/>
          </w:rPr>
          <w:delText>are</w:delText>
        </w:r>
        <w:r w:rsidRPr="008372F6" w:rsidDel="00D3445B">
          <w:rPr>
            <w:rFonts w:ascii="Arial" w:hAnsi="Arial" w:cs="Arial"/>
            <w:spacing w:val="21"/>
            <w:w w:val="105"/>
            <w:sz w:val="24"/>
            <w:szCs w:val="24"/>
          </w:rPr>
          <w:delText xml:space="preserve"> </w:delText>
        </w:r>
        <w:r w:rsidRPr="008372F6" w:rsidDel="00D3445B">
          <w:rPr>
            <w:rFonts w:ascii="Arial" w:hAnsi="Arial" w:cs="Arial"/>
            <w:w w:val="105"/>
            <w:sz w:val="24"/>
            <w:szCs w:val="24"/>
          </w:rPr>
          <w:delText>brief,</w:delText>
        </w:r>
        <w:r w:rsidRPr="008372F6" w:rsidDel="00D3445B">
          <w:rPr>
            <w:rFonts w:ascii="Arial" w:hAnsi="Arial" w:cs="Arial"/>
            <w:spacing w:val="21"/>
            <w:w w:val="105"/>
            <w:sz w:val="24"/>
            <w:szCs w:val="24"/>
          </w:rPr>
          <w:delText xml:space="preserve"> </w:delText>
        </w:r>
        <w:r w:rsidRPr="008372F6" w:rsidDel="00D3445B">
          <w:rPr>
            <w:rFonts w:ascii="Arial" w:hAnsi="Arial" w:cs="Arial"/>
            <w:w w:val="105"/>
            <w:sz w:val="24"/>
            <w:szCs w:val="24"/>
          </w:rPr>
          <w:delText>which</w:delText>
        </w:r>
        <w:r w:rsidRPr="008372F6" w:rsidDel="00D3445B">
          <w:rPr>
            <w:rFonts w:ascii="Arial" w:hAnsi="Arial" w:cs="Arial"/>
            <w:spacing w:val="21"/>
            <w:w w:val="105"/>
            <w:sz w:val="24"/>
            <w:szCs w:val="24"/>
          </w:rPr>
          <w:delText xml:space="preserve"> </w:delText>
        </w:r>
        <w:r w:rsidRPr="008372F6" w:rsidDel="00D3445B">
          <w:rPr>
            <w:rFonts w:ascii="Arial" w:hAnsi="Arial" w:cs="Arial"/>
            <w:w w:val="105"/>
            <w:sz w:val="24"/>
            <w:szCs w:val="24"/>
          </w:rPr>
          <w:delText>enhances</w:delText>
        </w:r>
        <w:r w:rsidRPr="008372F6" w:rsidDel="00D3445B">
          <w:rPr>
            <w:rFonts w:ascii="Arial" w:hAnsi="Arial" w:cs="Arial"/>
            <w:spacing w:val="21"/>
            <w:w w:val="105"/>
            <w:sz w:val="24"/>
            <w:szCs w:val="24"/>
          </w:rPr>
          <w:delText xml:space="preserve"> </w:delText>
        </w:r>
        <w:r w:rsidRPr="008372F6" w:rsidDel="00D3445B">
          <w:rPr>
            <w:rFonts w:ascii="Arial" w:hAnsi="Arial" w:cs="Arial"/>
            <w:w w:val="105"/>
            <w:sz w:val="24"/>
            <w:szCs w:val="24"/>
          </w:rPr>
          <w:delText>internal</w:delText>
        </w:r>
        <w:r w:rsidRPr="008372F6" w:rsidDel="00D3445B">
          <w:rPr>
            <w:rFonts w:ascii="Arial" w:hAnsi="Arial" w:cs="Arial"/>
            <w:spacing w:val="21"/>
            <w:w w:val="105"/>
            <w:sz w:val="24"/>
            <w:szCs w:val="24"/>
          </w:rPr>
          <w:delText xml:space="preserve"> </w:delText>
        </w:r>
        <w:r w:rsidRPr="008372F6" w:rsidDel="00D3445B">
          <w:rPr>
            <w:rFonts w:ascii="Arial" w:hAnsi="Arial" w:cs="Arial"/>
            <w:w w:val="105"/>
            <w:sz w:val="24"/>
            <w:szCs w:val="24"/>
          </w:rPr>
          <w:delText>validity</w:delText>
        </w:r>
        <w:r w:rsidRPr="008372F6" w:rsidDel="00D3445B">
          <w:rPr>
            <w:rFonts w:ascii="Arial" w:hAnsi="Arial" w:cs="Arial"/>
            <w:spacing w:val="21"/>
            <w:w w:val="105"/>
            <w:sz w:val="24"/>
            <w:szCs w:val="24"/>
          </w:rPr>
          <w:delText xml:space="preserve"> </w:delText>
        </w:r>
        <w:r w:rsidRPr="008372F6" w:rsidDel="00D3445B">
          <w:rPr>
            <w:rFonts w:ascii="Arial" w:hAnsi="Arial" w:cs="Arial"/>
            <w:w w:val="105"/>
            <w:sz w:val="24"/>
            <w:szCs w:val="24"/>
          </w:rPr>
          <w:delText>but</w:delText>
        </w:r>
        <w:r w:rsidRPr="008372F6" w:rsidDel="00D3445B">
          <w:rPr>
            <w:rFonts w:ascii="Arial" w:hAnsi="Arial" w:cs="Arial"/>
            <w:spacing w:val="21"/>
            <w:w w:val="105"/>
            <w:sz w:val="24"/>
            <w:szCs w:val="24"/>
          </w:rPr>
          <w:delText xml:space="preserve"> </w:delText>
        </w:r>
        <w:r w:rsidRPr="008372F6" w:rsidDel="00D3445B">
          <w:rPr>
            <w:rFonts w:ascii="Arial" w:hAnsi="Arial" w:cs="Arial"/>
            <w:w w:val="105"/>
            <w:sz w:val="24"/>
            <w:szCs w:val="24"/>
          </w:rPr>
          <w:delText>may</w:delText>
        </w:r>
        <w:r w:rsidRPr="008372F6" w:rsidDel="00D3445B">
          <w:rPr>
            <w:rFonts w:ascii="Arial" w:hAnsi="Arial" w:cs="Arial"/>
            <w:spacing w:val="21"/>
            <w:w w:val="105"/>
            <w:sz w:val="24"/>
            <w:szCs w:val="24"/>
          </w:rPr>
          <w:delText xml:space="preserve"> </w:delText>
        </w:r>
        <w:r w:rsidRPr="008372F6" w:rsidDel="00D3445B">
          <w:rPr>
            <w:rFonts w:ascii="Arial" w:hAnsi="Arial" w:cs="Arial"/>
            <w:w w:val="105"/>
            <w:sz w:val="24"/>
            <w:szCs w:val="24"/>
          </w:rPr>
          <w:delText>not</w:delText>
        </w:r>
        <w:r w:rsidR="00026A4E" w:rsidRPr="008372F6" w:rsidDel="00D3445B">
          <w:rPr>
            <w:rFonts w:ascii="Arial" w:hAnsi="Arial" w:cs="Arial"/>
            <w:w w:val="105"/>
            <w:sz w:val="24"/>
            <w:szCs w:val="24"/>
          </w:rPr>
          <w:delText xml:space="preserve"> </w:delText>
        </w:r>
        <w:r w:rsidR="00612C0E" w:rsidRPr="008372F6" w:rsidDel="00D3445B">
          <w:rPr>
            <w:rFonts w:ascii="Arial" w:hAnsi="Arial" w:cs="Arial"/>
            <w:w w:val="105"/>
            <w:sz w:val="24"/>
            <w:szCs w:val="24"/>
          </w:rPr>
          <w:delText xml:space="preserve"> </w:delText>
        </w:r>
        <w:r w:rsidRPr="008372F6" w:rsidDel="00D3445B">
          <w:rPr>
            <w:rFonts w:ascii="Arial" w:hAnsi="Arial" w:cs="Arial"/>
            <w:w w:val="105"/>
            <w:sz w:val="24"/>
            <w:szCs w:val="24"/>
          </w:rPr>
          <w:delText>capture repeated exposure to emotionally saturated messaging or elite cues</w:delText>
        </w:r>
      </w:del>
      <w:r w:rsidRPr="008372F6">
        <w:rPr>
          <w:rFonts w:ascii="Arial" w:hAnsi="Arial" w:cs="Arial"/>
          <w:w w:val="105"/>
          <w:sz w:val="24"/>
          <w:szCs w:val="24"/>
        </w:rPr>
        <w:t>. Fourth, the outcome is attitudinal rather than behavioral, so downstream political consequences are inferred rather than observed.</w:t>
      </w:r>
      <w:r w:rsidRPr="008372F6">
        <w:rPr>
          <w:rFonts w:ascii="Arial" w:hAnsi="Arial" w:cs="Arial"/>
          <w:spacing w:val="40"/>
          <w:w w:val="105"/>
          <w:sz w:val="24"/>
          <w:szCs w:val="24"/>
        </w:rPr>
        <w:t xml:space="preserve"> </w:t>
      </w:r>
      <w:ins w:id="1005" w:author="Héctor Bahamonde" w:date="2026-08-10T19:20:00Z">
        <w:r w:rsidR="004879B9" w:rsidRPr="008372F6">
          <w:rPr>
            <w:rFonts w:ascii="Arial" w:hAnsi="Arial" w:cs="Arial"/>
            <w:sz w:val="24"/>
            <w:szCs w:val="24"/>
          </w:rPr>
          <w:t xml:space="preserve">Fifth, recruitment from a non-probability online panel further limits population generalizability: calibration weights improve balance on observed margins but cannot correct unobserved selection into the panel. </w:t>
        </w:r>
      </w:ins>
      <w:ins w:id="1006" w:author="Héctor Bahamonde" w:date="2026-08-10T19:47:00Z">
        <w:r w:rsidR="001F22CE" w:rsidRPr="008372F6">
          <w:rPr>
            <w:rFonts w:ascii="Arial" w:hAnsi="Arial" w:cs="Arial"/>
            <w:w w:val="105"/>
            <w:sz w:val="24"/>
            <w:szCs w:val="24"/>
          </w:rPr>
          <w:t xml:space="preserve">Finally, the survey included neither </w:t>
        </w:r>
        <w:r w:rsidR="001F22CE" w:rsidRPr="008372F6">
          <w:rPr>
            <w:rFonts w:ascii="Arial" w:hAnsi="Arial" w:cs="Arial"/>
            <w:w w:val="105"/>
            <w:sz w:val="24"/>
            <w:szCs w:val="24"/>
          </w:rPr>
          <w:lastRenderedPageBreak/>
          <w:t>manipulation checks nor measures of perceived patient loss, opportunity cost, absence of alternatives, or moral obligation. We therefore identify effects of the assigned frames on stated funding preferences, not the psychological mechanisms producing those effects; the prospect-theory and rule-of-rescue account should be understood as a theoretically consistent interpretation rather than a directly tested mediation claim.</w:t>
        </w:r>
      </w:ins>
      <w:del w:id="1007" w:author="Héctor Bahamonde" w:date="2026-08-10T19:47:00Z">
        <w:r w:rsidRPr="008372F6" w:rsidDel="001F22CE">
          <w:rPr>
            <w:rFonts w:ascii="Arial" w:hAnsi="Arial" w:cs="Arial"/>
            <w:w w:val="105"/>
            <w:sz w:val="24"/>
            <w:szCs w:val="24"/>
          </w:rPr>
          <w:delText>Finally, although the ordinal logit framework appropriately models ordered responses, psychological mediators such as perceived loss magnitude or moral obligation were not directly measured.</w:delText>
        </w:r>
      </w:del>
    </w:p>
    <w:p w14:paraId="17C4BA16" w14:textId="004499CE" w:rsidR="005D491A" w:rsidRPr="008372F6" w:rsidDel="00B27CEB" w:rsidRDefault="00000000" w:rsidP="008372F6">
      <w:pPr>
        <w:pStyle w:val="BodyText"/>
        <w:spacing w:before="120" w:after="120" w:line="360" w:lineRule="auto"/>
        <w:jc w:val="both"/>
        <w:rPr>
          <w:del w:id="1008" w:author="Héctor Bahamonde" w:date="2026-08-10T19:49:00Z"/>
          <w:rFonts w:ascii="Arial" w:hAnsi="Arial" w:cs="Arial"/>
          <w:sz w:val="24"/>
          <w:szCs w:val="24"/>
        </w:rPr>
        <w:pPrChange w:id="1009" w:author="Héctor Bahamonde" w:date="2026-08-10T19:49:00Z">
          <w:pPr>
            <w:pStyle w:val="BodyText"/>
            <w:spacing w:before="2" w:line="256" w:lineRule="auto"/>
            <w:ind w:left="360" w:right="320" w:firstLine="338"/>
            <w:jc w:val="both"/>
          </w:pPr>
        </w:pPrChange>
      </w:pPr>
      <w:r w:rsidRPr="008372F6">
        <w:rPr>
          <w:rFonts w:ascii="Arial" w:hAnsi="Arial" w:cs="Arial"/>
          <w:w w:val="105"/>
          <w:sz w:val="24"/>
          <w:szCs w:val="24"/>
        </w:rPr>
        <w:t>These</w:t>
      </w:r>
      <w:r w:rsidRPr="008372F6">
        <w:rPr>
          <w:rFonts w:ascii="Arial" w:hAnsi="Arial" w:cs="Arial"/>
          <w:spacing w:val="-7"/>
          <w:w w:val="105"/>
          <w:sz w:val="24"/>
          <w:szCs w:val="24"/>
        </w:rPr>
        <w:t xml:space="preserve"> </w:t>
      </w:r>
      <w:r w:rsidRPr="008372F6">
        <w:rPr>
          <w:rFonts w:ascii="Arial" w:hAnsi="Arial" w:cs="Arial"/>
          <w:w w:val="105"/>
          <w:sz w:val="24"/>
          <w:szCs w:val="24"/>
        </w:rPr>
        <w:t>limitations</w:t>
      </w:r>
      <w:r w:rsidRPr="008372F6">
        <w:rPr>
          <w:rFonts w:ascii="Arial" w:hAnsi="Arial" w:cs="Arial"/>
          <w:spacing w:val="-7"/>
          <w:w w:val="105"/>
          <w:sz w:val="24"/>
          <w:szCs w:val="24"/>
        </w:rPr>
        <w:t xml:space="preserve"> </w:t>
      </w:r>
      <w:r w:rsidRPr="008372F6">
        <w:rPr>
          <w:rFonts w:ascii="Arial" w:hAnsi="Arial" w:cs="Arial"/>
          <w:w w:val="105"/>
          <w:sz w:val="24"/>
          <w:szCs w:val="24"/>
        </w:rPr>
        <w:t>suggest</w:t>
      </w:r>
      <w:r w:rsidRPr="008372F6">
        <w:rPr>
          <w:rFonts w:ascii="Arial" w:hAnsi="Arial" w:cs="Arial"/>
          <w:spacing w:val="-8"/>
          <w:w w:val="105"/>
          <w:sz w:val="24"/>
          <w:szCs w:val="24"/>
        </w:rPr>
        <w:t xml:space="preserve"> </w:t>
      </w:r>
      <w:r w:rsidRPr="008372F6">
        <w:rPr>
          <w:rFonts w:ascii="Arial" w:hAnsi="Arial" w:cs="Arial"/>
          <w:w w:val="105"/>
          <w:sz w:val="24"/>
          <w:szCs w:val="24"/>
        </w:rPr>
        <w:t>a</w:t>
      </w:r>
      <w:r w:rsidRPr="008372F6">
        <w:rPr>
          <w:rFonts w:ascii="Arial" w:hAnsi="Arial" w:cs="Arial"/>
          <w:spacing w:val="-7"/>
          <w:w w:val="105"/>
          <w:sz w:val="24"/>
          <w:szCs w:val="24"/>
        </w:rPr>
        <w:t xml:space="preserve"> </w:t>
      </w:r>
      <w:r w:rsidRPr="008372F6">
        <w:rPr>
          <w:rFonts w:ascii="Arial" w:hAnsi="Arial" w:cs="Arial"/>
          <w:w w:val="105"/>
          <w:sz w:val="24"/>
          <w:szCs w:val="24"/>
        </w:rPr>
        <w:t>focused</w:t>
      </w:r>
      <w:r w:rsidRPr="008372F6">
        <w:rPr>
          <w:rFonts w:ascii="Arial" w:hAnsi="Arial" w:cs="Arial"/>
          <w:spacing w:val="-8"/>
          <w:w w:val="105"/>
          <w:sz w:val="24"/>
          <w:szCs w:val="24"/>
        </w:rPr>
        <w:t xml:space="preserve"> </w:t>
      </w:r>
      <w:r w:rsidRPr="008372F6">
        <w:rPr>
          <w:rFonts w:ascii="Arial" w:hAnsi="Arial" w:cs="Arial"/>
          <w:w w:val="105"/>
          <w:sz w:val="24"/>
          <w:szCs w:val="24"/>
        </w:rPr>
        <w:t>research</w:t>
      </w:r>
      <w:r w:rsidRPr="008372F6">
        <w:rPr>
          <w:rFonts w:ascii="Arial" w:hAnsi="Arial" w:cs="Arial"/>
          <w:spacing w:val="-8"/>
          <w:w w:val="105"/>
          <w:sz w:val="24"/>
          <w:szCs w:val="24"/>
        </w:rPr>
        <w:t xml:space="preserve"> </w:t>
      </w:r>
      <w:r w:rsidRPr="008372F6">
        <w:rPr>
          <w:rFonts w:ascii="Arial" w:hAnsi="Arial" w:cs="Arial"/>
          <w:w w:val="105"/>
          <w:sz w:val="24"/>
          <w:szCs w:val="24"/>
        </w:rPr>
        <w:t>agenda.</w:t>
      </w:r>
      <w:r w:rsidRPr="008372F6">
        <w:rPr>
          <w:rFonts w:ascii="Arial" w:hAnsi="Arial" w:cs="Arial"/>
          <w:spacing w:val="24"/>
          <w:w w:val="105"/>
          <w:sz w:val="24"/>
          <w:szCs w:val="24"/>
        </w:rPr>
        <w:t xml:space="preserve"> </w:t>
      </w:r>
      <w:ins w:id="1010" w:author="Héctor Bahamonde" w:date="2026-08-10T19:48:00Z">
        <w:r w:rsidR="001F22CE" w:rsidRPr="008372F6">
          <w:rPr>
            <w:rFonts w:ascii="Arial" w:hAnsi="Arial" w:cs="Arial"/>
            <w:w w:val="105"/>
            <w:sz w:val="24"/>
            <w:szCs w:val="24"/>
          </w:rPr>
          <w:t>Future studies should include manipulation checks and preregistered mediator measures to determine whether perceived loss, opportunity cost, absence of alternatives, or moral obligation accounts for these treatment effects</w:t>
        </w:r>
      </w:ins>
      <w:del w:id="1011" w:author="Héctor Bahamonde" w:date="2026-08-10T19:48:00Z">
        <w:r w:rsidRPr="008372F6" w:rsidDel="001F22CE">
          <w:rPr>
            <w:rFonts w:ascii="Arial" w:hAnsi="Arial" w:cs="Arial"/>
            <w:w w:val="105"/>
            <w:sz w:val="24"/>
            <w:szCs w:val="24"/>
          </w:rPr>
          <w:delText>Future</w:delText>
        </w:r>
        <w:r w:rsidRPr="008372F6" w:rsidDel="001F22CE">
          <w:rPr>
            <w:rFonts w:ascii="Arial" w:hAnsi="Arial" w:cs="Arial"/>
            <w:spacing w:val="-7"/>
            <w:w w:val="105"/>
            <w:sz w:val="24"/>
            <w:szCs w:val="24"/>
          </w:rPr>
          <w:delText xml:space="preserve"> </w:delText>
        </w:r>
        <w:r w:rsidRPr="008372F6" w:rsidDel="001F22CE">
          <w:rPr>
            <w:rFonts w:ascii="Arial" w:hAnsi="Arial" w:cs="Arial"/>
            <w:w w:val="105"/>
            <w:sz w:val="24"/>
            <w:szCs w:val="24"/>
          </w:rPr>
          <w:delText>studies</w:delText>
        </w:r>
        <w:r w:rsidRPr="008372F6" w:rsidDel="001F22CE">
          <w:rPr>
            <w:rFonts w:ascii="Arial" w:hAnsi="Arial" w:cs="Arial"/>
            <w:spacing w:val="-7"/>
            <w:w w:val="105"/>
            <w:sz w:val="24"/>
            <w:szCs w:val="24"/>
          </w:rPr>
          <w:delText xml:space="preserve"> </w:delText>
        </w:r>
        <w:r w:rsidRPr="008372F6" w:rsidDel="001F22CE">
          <w:rPr>
            <w:rFonts w:ascii="Arial" w:hAnsi="Arial" w:cs="Arial"/>
            <w:w w:val="105"/>
            <w:sz w:val="24"/>
            <w:szCs w:val="24"/>
          </w:rPr>
          <w:delText>should</w:delText>
        </w:r>
        <w:r w:rsidRPr="008372F6" w:rsidDel="001F22CE">
          <w:rPr>
            <w:rFonts w:ascii="Arial" w:hAnsi="Arial" w:cs="Arial"/>
            <w:spacing w:val="-8"/>
            <w:w w:val="105"/>
            <w:sz w:val="24"/>
            <w:szCs w:val="24"/>
          </w:rPr>
          <w:delText xml:space="preserve"> </w:delText>
        </w:r>
        <w:r w:rsidRPr="008372F6" w:rsidDel="001F22CE">
          <w:rPr>
            <w:rFonts w:ascii="Arial" w:hAnsi="Arial" w:cs="Arial"/>
            <w:w w:val="105"/>
            <w:sz w:val="24"/>
            <w:szCs w:val="24"/>
          </w:rPr>
          <w:delText>examine</w:delText>
        </w:r>
        <w:r w:rsidRPr="008372F6" w:rsidDel="001F22CE">
          <w:rPr>
            <w:rFonts w:ascii="Arial" w:hAnsi="Arial" w:cs="Arial"/>
            <w:spacing w:val="-7"/>
            <w:w w:val="105"/>
            <w:sz w:val="24"/>
            <w:szCs w:val="24"/>
          </w:rPr>
          <w:delText xml:space="preserve"> </w:delText>
        </w:r>
        <w:r w:rsidRPr="008372F6" w:rsidDel="001F22CE">
          <w:rPr>
            <w:rFonts w:ascii="Arial" w:hAnsi="Arial" w:cs="Arial"/>
            <w:w w:val="105"/>
            <w:sz w:val="24"/>
            <w:szCs w:val="24"/>
          </w:rPr>
          <w:delText>heterogeneity in framing sensitivity, given that reference points may vary with political trust, system satisfaction, illness exposure, redistribution attitudes, or policy knowledge</w:delText>
        </w:r>
      </w:del>
      <w:r w:rsidRPr="008372F6">
        <w:rPr>
          <w:rFonts w:ascii="Arial" w:hAnsi="Arial" w:cs="Arial"/>
          <w:w w:val="105"/>
          <w:sz w:val="24"/>
          <w:szCs w:val="24"/>
        </w:rPr>
        <w:t>.</w:t>
      </w:r>
      <w:r w:rsidRPr="008372F6">
        <w:rPr>
          <w:rFonts w:ascii="Arial" w:hAnsi="Arial" w:cs="Arial"/>
          <w:spacing w:val="40"/>
          <w:w w:val="105"/>
          <w:sz w:val="24"/>
          <w:szCs w:val="24"/>
        </w:rPr>
        <w:t xml:space="preserve"> </w:t>
      </w:r>
      <w:r w:rsidRPr="008372F6">
        <w:rPr>
          <w:rFonts w:ascii="Arial" w:hAnsi="Arial" w:cs="Arial"/>
          <w:w w:val="105"/>
          <w:sz w:val="24"/>
          <w:szCs w:val="24"/>
        </w:rPr>
        <w:t xml:space="preserve">Attribution and accountability mechanisms </w:t>
      </w:r>
      <w:del w:id="1012" w:author="Héctor Bahamonde" w:date="2026-09-16T14:38:00Z" w16du:dateUtc="2026-09-16T12:38:00Z">
        <w:r w:rsidRPr="008372F6" w:rsidDel="00873FE2">
          <w:rPr>
            <w:rFonts w:ascii="Arial" w:hAnsi="Arial" w:cs="Arial"/>
            <w:w w:val="105"/>
            <w:sz w:val="24"/>
            <w:szCs w:val="24"/>
          </w:rPr>
          <w:delText xml:space="preserve">should </w:delText>
        </w:r>
      </w:del>
      <w:ins w:id="1013" w:author="Héctor Bahamonde" w:date="2026-09-16T14:38:00Z" w16du:dateUtc="2026-09-16T12:38:00Z">
        <w:r w:rsidR="00873FE2" w:rsidRPr="008372F6">
          <w:rPr>
            <w:rFonts w:ascii="Arial" w:hAnsi="Arial" w:cs="Arial"/>
            <w:w w:val="105"/>
            <w:sz w:val="24"/>
            <w:szCs w:val="24"/>
          </w:rPr>
          <w:t>can</w:t>
        </w:r>
        <w:r w:rsidR="00873FE2" w:rsidRPr="008372F6">
          <w:rPr>
            <w:rFonts w:ascii="Arial" w:hAnsi="Arial" w:cs="Arial"/>
            <w:w w:val="105"/>
            <w:sz w:val="24"/>
            <w:szCs w:val="24"/>
          </w:rPr>
          <w:t xml:space="preserve"> </w:t>
        </w:r>
      </w:ins>
      <w:r w:rsidRPr="008372F6">
        <w:rPr>
          <w:rFonts w:ascii="Arial" w:hAnsi="Arial" w:cs="Arial"/>
          <w:w w:val="105"/>
          <w:sz w:val="24"/>
          <w:szCs w:val="24"/>
        </w:rPr>
        <w:t>also be manipulated directly, varying who is said to decide and what procedural safeguards are emphasi</w:t>
      </w:r>
      <w:ins w:id="1014" w:author="Microsoft Office User" w:date="2026-09-11T13:14:00Z">
        <w:r w:rsidR="00BF5770" w:rsidRPr="008372F6">
          <w:rPr>
            <w:rFonts w:ascii="Arial" w:hAnsi="Arial" w:cs="Arial"/>
            <w:w w:val="105"/>
            <w:sz w:val="24"/>
            <w:szCs w:val="24"/>
          </w:rPr>
          <w:t>z</w:t>
        </w:r>
      </w:ins>
      <w:del w:id="1015" w:author="Microsoft Office User" w:date="2026-09-11T09:29:00Z">
        <w:r w:rsidRPr="008372F6" w:rsidDel="005F2A68">
          <w:rPr>
            <w:rFonts w:ascii="Arial" w:hAnsi="Arial" w:cs="Arial"/>
            <w:w w:val="105"/>
            <w:sz w:val="24"/>
            <w:szCs w:val="24"/>
          </w:rPr>
          <w:delText>z</w:delText>
        </w:r>
      </w:del>
      <w:r w:rsidRPr="008372F6">
        <w:rPr>
          <w:rFonts w:ascii="Arial" w:hAnsi="Arial" w:cs="Arial"/>
          <w:w w:val="105"/>
          <w:sz w:val="24"/>
          <w:szCs w:val="24"/>
        </w:rPr>
        <w:t>ed.</w:t>
      </w:r>
      <w:r w:rsidRPr="008372F6">
        <w:rPr>
          <w:rFonts w:ascii="Arial" w:hAnsi="Arial" w:cs="Arial"/>
          <w:spacing w:val="35"/>
          <w:w w:val="105"/>
          <w:sz w:val="24"/>
          <w:szCs w:val="24"/>
        </w:rPr>
        <w:t xml:space="preserve"> </w:t>
      </w:r>
      <w:r w:rsidRPr="008372F6">
        <w:rPr>
          <w:rFonts w:ascii="Arial" w:hAnsi="Arial" w:cs="Arial"/>
          <w:w w:val="105"/>
          <w:sz w:val="24"/>
          <w:szCs w:val="24"/>
        </w:rPr>
        <w:t>Comparative experiments contrasting technocratic framing with patient-story framing would clarify whether delegation dampens or merely displaces the persuasive force of identifiable beneficiaries. Finally, longitudinal and field designs could assess persistence, learning, and real-world political consequences.</w:t>
      </w:r>
    </w:p>
    <w:p w14:paraId="346330EE" w14:textId="77777777" w:rsidR="00B27CEB" w:rsidRPr="008372F6" w:rsidRDefault="00B27CEB" w:rsidP="008372F6">
      <w:pPr>
        <w:pStyle w:val="BodyText"/>
        <w:spacing w:before="120" w:after="120" w:line="360" w:lineRule="auto"/>
        <w:jc w:val="both"/>
        <w:rPr>
          <w:ins w:id="1016" w:author="Héctor Bahamonde" w:date="2026-08-10T19:49:00Z"/>
          <w:rFonts w:ascii="Arial" w:hAnsi="Arial" w:cs="Arial"/>
          <w:w w:val="110"/>
          <w:sz w:val="24"/>
          <w:szCs w:val="24"/>
        </w:rPr>
      </w:pPr>
      <w:ins w:id="1017" w:author="Héctor Bahamonde" w:date="2026-08-10T19:49:00Z">
        <w:r w:rsidRPr="008372F6">
          <w:rPr>
            <w:rFonts w:ascii="Arial" w:hAnsi="Arial" w:cs="Arial"/>
            <w:w w:val="110"/>
            <w:sz w:val="24"/>
            <w:szCs w:val="24"/>
          </w:rPr>
          <w:t xml:space="preserve"> </w:t>
        </w:r>
      </w:ins>
    </w:p>
    <w:p w14:paraId="7123ACBD" w14:textId="5B35E67C" w:rsidR="005D491A" w:rsidRPr="008372F6" w:rsidDel="00B27CEB" w:rsidRDefault="002140F3" w:rsidP="008372F6">
      <w:pPr>
        <w:pStyle w:val="BodyText"/>
        <w:spacing w:before="120" w:after="120" w:line="360" w:lineRule="auto"/>
        <w:jc w:val="both"/>
        <w:rPr>
          <w:del w:id="1018" w:author="Héctor Bahamonde" w:date="2026-08-10T19:48:00Z"/>
          <w:rFonts w:ascii="Arial" w:hAnsi="Arial" w:cs="Arial"/>
          <w:sz w:val="24"/>
          <w:szCs w:val="24"/>
        </w:rPr>
        <w:pPrChange w:id="1019" w:author="Héctor Bahamonde" w:date="2026-08-10T19:49:00Z">
          <w:pPr>
            <w:pStyle w:val="BodyText"/>
            <w:spacing w:before="2" w:line="256" w:lineRule="auto"/>
            <w:ind w:left="360" w:right="352" w:firstLine="338"/>
            <w:jc w:val="both"/>
          </w:pPr>
        </w:pPrChange>
      </w:pPr>
      <w:ins w:id="1020" w:author="Héctor Bahamonde" w:date="2026-09-18T15:39:00Z" w16du:dateUtc="2026-09-18T13:39:00Z">
        <w:r w:rsidRPr="002140F3">
          <w:rPr>
            <w:rFonts w:ascii="Arial" w:hAnsi="Arial" w:cs="Arial"/>
            <w:w w:val="110"/>
            <w:sz w:val="24"/>
            <w:szCs w:val="24"/>
          </w:rPr>
          <w:t>Overall, experimentally varied justifications shifted stated funding preferences within Finland’s delegated reimbursement setting. The directional pattern is consistent with reference-dependent interpretation, but the design identifies neither the underlying mechanism nor whether delegation moderates framing effects</w:t>
        </w:r>
      </w:ins>
      <w:ins w:id="1021" w:author="Héctor Bahamonde" w:date="2026-08-10T19:48:00Z">
        <w:r w:rsidR="00B27CEB" w:rsidRPr="008372F6">
          <w:rPr>
            <w:rFonts w:ascii="Arial" w:hAnsi="Arial" w:cs="Arial"/>
            <w:w w:val="110"/>
            <w:sz w:val="24"/>
            <w:szCs w:val="24"/>
          </w:rPr>
          <w:t>.</w:t>
        </w:r>
      </w:ins>
      <w:del w:id="1022" w:author="Héctor Bahamonde" w:date="2026-08-10T19:48:00Z">
        <w:r w:rsidR="00B27CEB" w:rsidRPr="008372F6" w:rsidDel="00B27CEB">
          <w:rPr>
            <w:rFonts w:ascii="Arial" w:hAnsi="Arial" w:cs="Arial"/>
            <w:w w:val="110"/>
            <w:sz w:val="24"/>
            <w:szCs w:val="24"/>
          </w:rPr>
          <w:delText>Overall,</w:delText>
        </w:r>
        <w:r w:rsidR="00B27CEB" w:rsidRPr="008372F6" w:rsidDel="00B27CEB">
          <w:rPr>
            <w:rFonts w:ascii="Arial" w:hAnsi="Arial" w:cs="Arial"/>
            <w:spacing w:val="-10"/>
            <w:w w:val="110"/>
            <w:sz w:val="24"/>
            <w:szCs w:val="24"/>
          </w:rPr>
          <w:delText xml:space="preserve"> </w:delText>
        </w:r>
        <w:r w:rsidR="00B27CEB" w:rsidRPr="008372F6" w:rsidDel="00B27CEB">
          <w:rPr>
            <w:rFonts w:ascii="Arial" w:hAnsi="Arial" w:cs="Arial"/>
            <w:w w:val="110"/>
            <w:sz w:val="24"/>
            <w:szCs w:val="24"/>
          </w:rPr>
          <w:delText>the</w:delText>
        </w:r>
        <w:r w:rsidR="00B27CEB" w:rsidRPr="008372F6" w:rsidDel="00B27CEB">
          <w:rPr>
            <w:rFonts w:ascii="Arial" w:hAnsi="Arial" w:cs="Arial"/>
            <w:spacing w:val="-10"/>
            <w:w w:val="110"/>
            <w:sz w:val="24"/>
            <w:szCs w:val="24"/>
          </w:rPr>
          <w:delText xml:space="preserve"> </w:delText>
        </w:r>
        <w:r w:rsidR="00B27CEB" w:rsidRPr="008372F6" w:rsidDel="00B27CEB">
          <w:rPr>
            <w:rFonts w:ascii="Arial" w:hAnsi="Arial" w:cs="Arial"/>
            <w:w w:val="110"/>
            <w:sz w:val="24"/>
            <w:szCs w:val="24"/>
          </w:rPr>
          <w:delText>evidence</w:delText>
        </w:r>
        <w:r w:rsidR="00B27CEB" w:rsidRPr="008372F6" w:rsidDel="00B27CEB">
          <w:rPr>
            <w:rFonts w:ascii="Arial" w:hAnsi="Arial" w:cs="Arial"/>
            <w:spacing w:val="-10"/>
            <w:w w:val="110"/>
            <w:sz w:val="24"/>
            <w:szCs w:val="24"/>
          </w:rPr>
          <w:delText xml:space="preserve"> </w:delText>
        </w:r>
        <w:r w:rsidR="00B27CEB" w:rsidRPr="008372F6" w:rsidDel="00B27CEB">
          <w:rPr>
            <w:rFonts w:ascii="Arial" w:hAnsi="Arial" w:cs="Arial"/>
            <w:w w:val="110"/>
            <w:sz w:val="24"/>
            <w:szCs w:val="24"/>
          </w:rPr>
          <w:delText>suggests</w:delText>
        </w:r>
        <w:r w:rsidR="00B27CEB" w:rsidRPr="008372F6" w:rsidDel="00B27CEB">
          <w:rPr>
            <w:rFonts w:ascii="Arial" w:hAnsi="Arial" w:cs="Arial"/>
            <w:spacing w:val="-10"/>
            <w:w w:val="110"/>
            <w:sz w:val="24"/>
            <w:szCs w:val="24"/>
          </w:rPr>
          <w:delText xml:space="preserve"> </w:delText>
        </w:r>
        <w:r w:rsidR="00B27CEB" w:rsidRPr="008372F6" w:rsidDel="00B27CEB">
          <w:rPr>
            <w:rFonts w:ascii="Arial" w:hAnsi="Arial" w:cs="Arial"/>
            <w:w w:val="110"/>
            <w:sz w:val="24"/>
            <w:szCs w:val="24"/>
          </w:rPr>
          <w:delText>that</w:delText>
        </w:r>
        <w:r w:rsidR="00B27CEB" w:rsidRPr="008372F6" w:rsidDel="00B27CEB">
          <w:rPr>
            <w:rFonts w:ascii="Arial" w:hAnsi="Arial" w:cs="Arial"/>
            <w:spacing w:val="-10"/>
            <w:w w:val="110"/>
            <w:sz w:val="24"/>
            <w:szCs w:val="24"/>
          </w:rPr>
          <w:delText xml:space="preserve"> </w:delText>
        </w:r>
        <w:r w:rsidR="00B27CEB" w:rsidRPr="008372F6" w:rsidDel="00B27CEB">
          <w:rPr>
            <w:rFonts w:ascii="Arial" w:hAnsi="Arial" w:cs="Arial"/>
            <w:w w:val="110"/>
            <w:sz w:val="24"/>
            <w:szCs w:val="24"/>
          </w:rPr>
          <w:delText>even</w:delText>
        </w:r>
        <w:r w:rsidR="00B27CEB" w:rsidRPr="008372F6" w:rsidDel="00B27CEB">
          <w:rPr>
            <w:rFonts w:ascii="Arial" w:hAnsi="Arial" w:cs="Arial"/>
            <w:spacing w:val="-10"/>
            <w:w w:val="110"/>
            <w:sz w:val="24"/>
            <w:szCs w:val="24"/>
          </w:rPr>
          <w:delText xml:space="preserve"> </w:delText>
        </w:r>
        <w:r w:rsidR="00B27CEB" w:rsidRPr="008372F6" w:rsidDel="00B27CEB">
          <w:rPr>
            <w:rFonts w:ascii="Arial" w:hAnsi="Arial" w:cs="Arial"/>
            <w:w w:val="110"/>
            <w:sz w:val="24"/>
            <w:szCs w:val="24"/>
          </w:rPr>
          <w:delText>under</w:delText>
        </w:r>
        <w:r w:rsidR="00B27CEB" w:rsidRPr="008372F6" w:rsidDel="00B27CEB">
          <w:rPr>
            <w:rFonts w:ascii="Arial" w:hAnsi="Arial" w:cs="Arial"/>
            <w:spacing w:val="-10"/>
            <w:w w:val="110"/>
            <w:sz w:val="24"/>
            <w:szCs w:val="24"/>
          </w:rPr>
          <w:delText xml:space="preserve"> </w:delText>
        </w:r>
        <w:r w:rsidR="00B27CEB" w:rsidRPr="008372F6" w:rsidDel="00B27CEB">
          <w:rPr>
            <w:rFonts w:ascii="Arial" w:hAnsi="Arial" w:cs="Arial"/>
            <w:w w:val="110"/>
            <w:sz w:val="24"/>
            <w:szCs w:val="24"/>
          </w:rPr>
          <w:delText>technocratic</w:delText>
        </w:r>
        <w:r w:rsidR="00B27CEB" w:rsidRPr="008372F6" w:rsidDel="00B27CEB">
          <w:rPr>
            <w:rFonts w:ascii="Arial" w:hAnsi="Arial" w:cs="Arial"/>
            <w:spacing w:val="-10"/>
            <w:w w:val="110"/>
            <w:sz w:val="24"/>
            <w:szCs w:val="24"/>
          </w:rPr>
          <w:delText xml:space="preserve"> </w:delText>
        </w:r>
        <w:r w:rsidR="00B27CEB" w:rsidRPr="008372F6" w:rsidDel="00B27CEB">
          <w:rPr>
            <w:rFonts w:ascii="Arial" w:hAnsi="Arial" w:cs="Arial"/>
            <w:w w:val="110"/>
            <w:sz w:val="24"/>
            <w:szCs w:val="24"/>
          </w:rPr>
          <w:delText>delegation,</w:delText>
        </w:r>
        <w:r w:rsidR="00B27CEB" w:rsidRPr="008372F6" w:rsidDel="00B27CEB">
          <w:rPr>
            <w:rFonts w:ascii="Arial" w:hAnsi="Arial" w:cs="Arial"/>
            <w:spacing w:val="-10"/>
            <w:w w:val="110"/>
            <w:sz w:val="24"/>
            <w:szCs w:val="24"/>
          </w:rPr>
          <w:delText xml:space="preserve"> </w:delText>
        </w:r>
        <w:r w:rsidR="00B27CEB" w:rsidRPr="008372F6" w:rsidDel="00B27CEB">
          <w:rPr>
            <w:rFonts w:ascii="Arial" w:hAnsi="Arial" w:cs="Arial"/>
            <w:w w:val="110"/>
            <w:sz w:val="24"/>
            <w:szCs w:val="24"/>
          </w:rPr>
          <w:delText>distributive</w:delText>
        </w:r>
        <w:r w:rsidR="00B27CEB" w:rsidRPr="008372F6" w:rsidDel="00B27CEB">
          <w:rPr>
            <w:rFonts w:ascii="Arial" w:hAnsi="Arial" w:cs="Arial"/>
            <w:spacing w:val="-10"/>
            <w:w w:val="110"/>
            <w:sz w:val="24"/>
            <w:szCs w:val="24"/>
          </w:rPr>
          <w:delText xml:space="preserve"> </w:delText>
        </w:r>
        <w:r w:rsidR="00B27CEB" w:rsidRPr="008372F6" w:rsidDel="00B27CEB">
          <w:rPr>
            <w:rFonts w:ascii="Arial" w:hAnsi="Arial" w:cs="Arial"/>
            <w:w w:val="110"/>
            <w:sz w:val="24"/>
            <w:szCs w:val="24"/>
          </w:rPr>
          <w:delText xml:space="preserve">healthcare </w:delText>
        </w:r>
        <w:r w:rsidR="00B27CEB" w:rsidRPr="008372F6" w:rsidDel="00B27CEB">
          <w:rPr>
            <w:rFonts w:ascii="Arial" w:hAnsi="Arial" w:cs="Arial"/>
            <w:sz w:val="24"/>
            <w:szCs w:val="24"/>
          </w:rPr>
          <w:delText xml:space="preserve">decisions remain politically consequential because citizens evaluate them through reference-dependent </w:delText>
        </w:r>
        <w:r w:rsidR="00B27CEB" w:rsidRPr="008372F6" w:rsidDel="00B27CEB">
          <w:rPr>
            <w:rFonts w:ascii="Arial" w:hAnsi="Arial" w:cs="Arial"/>
            <w:w w:val="110"/>
            <w:sz w:val="24"/>
            <w:szCs w:val="24"/>
          </w:rPr>
          <w:delText>interpretive</w:delText>
        </w:r>
        <w:r w:rsidR="00B27CEB" w:rsidRPr="008372F6" w:rsidDel="00B27CEB">
          <w:rPr>
            <w:rFonts w:ascii="Arial" w:hAnsi="Arial" w:cs="Arial"/>
            <w:spacing w:val="-7"/>
            <w:w w:val="110"/>
            <w:sz w:val="24"/>
            <w:szCs w:val="24"/>
          </w:rPr>
          <w:delText xml:space="preserve"> </w:delText>
        </w:r>
        <w:r w:rsidR="00B27CEB" w:rsidRPr="008372F6" w:rsidDel="00B27CEB">
          <w:rPr>
            <w:rFonts w:ascii="Arial" w:hAnsi="Arial" w:cs="Arial"/>
            <w:w w:val="110"/>
            <w:sz w:val="24"/>
            <w:szCs w:val="24"/>
          </w:rPr>
          <w:delText>frames. Delegation</w:delText>
        </w:r>
        <w:r w:rsidR="00B27CEB" w:rsidRPr="008372F6" w:rsidDel="00B27CEB">
          <w:rPr>
            <w:rFonts w:ascii="Arial" w:hAnsi="Arial" w:cs="Arial"/>
            <w:spacing w:val="-7"/>
            <w:w w:val="110"/>
            <w:sz w:val="24"/>
            <w:szCs w:val="24"/>
          </w:rPr>
          <w:delText xml:space="preserve"> </w:delText>
        </w:r>
        <w:r w:rsidR="00B27CEB" w:rsidRPr="008372F6" w:rsidDel="00B27CEB">
          <w:rPr>
            <w:rFonts w:ascii="Arial" w:hAnsi="Arial" w:cs="Arial"/>
            <w:w w:val="110"/>
            <w:sz w:val="24"/>
            <w:szCs w:val="24"/>
          </w:rPr>
          <w:delText>may</w:delText>
        </w:r>
        <w:r w:rsidR="00B27CEB" w:rsidRPr="008372F6" w:rsidDel="00B27CEB">
          <w:rPr>
            <w:rFonts w:ascii="Arial" w:hAnsi="Arial" w:cs="Arial"/>
            <w:spacing w:val="-7"/>
            <w:w w:val="110"/>
            <w:sz w:val="24"/>
            <w:szCs w:val="24"/>
          </w:rPr>
          <w:delText xml:space="preserve"> </w:delText>
        </w:r>
        <w:r w:rsidR="00B27CEB" w:rsidRPr="008372F6" w:rsidDel="00B27CEB">
          <w:rPr>
            <w:rFonts w:ascii="Arial" w:hAnsi="Arial" w:cs="Arial"/>
            <w:w w:val="110"/>
            <w:sz w:val="24"/>
            <w:szCs w:val="24"/>
          </w:rPr>
          <w:delText>reduce</w:delText>
        </w:r>
        <w:r w:rsidR="00B27CEB" w:rsidRPr="008372F6" w:rsidDel="00B27CEB">
          <w:rPr>
            <w:rFonts w:ascii="Arial" w:hAnsi="Arial" w:cs="Arial"/>
            <w:spacing w:val="-7"/>
            <w:w w:val="110"/>
            <w:sz w:val="24"/>
            <w:szCs w:val="24"/>
          </w:rPr>
          <w:delText xml:space="preserve"> </w:delText>
        </w:r>
        <w:r w:rsidR="00B27CEB" w:rsidRPr="008372F6" w:rsidDel="00B27CEB">
          <w:rPr>
            <w:rFonts w:ascii="Arial" w:hAnsi="Arial" w:cs="Arial"/>
            <w:w w:val="110"/>
            <w:sz w:val="24"/>
            <w:szCs w:val="24"/>
          </w:rPr>
          <w:delText>overt</w:delText>
        </w:r>
        <w:r w:rsidR="00B27CEB" w:rsidRPr="008372F6" w:rsidDel="00B27CEB">
          <w:rPr>
            <w:rFonts w:ascii="Arial" w:hAnsi="Arial" w:cs="Arial"/>
            <w:spacing w:val="-7"/>
            <w:w w:val="110"/>
            <w:sz w:val="24"/>
            <w:szCs w:val="24"/>
          </w:rPr>
          <w:delText xml:space="preserve"> </w:delText>
        </w:r>
        <w:r w:rsidR="00B27CEB" w:rsidRPr="008372F6" w:rsidDel="00B27CEB">
          <w:rPr>
            <w:rFonts w:ascii="Arial" w:hAnsi="Arial" w:cs="Arial"/>
            <w:w w:val="110"/>
            <w:sz w:val="24"/>
            <w:szCs w:val="24"/>
          </w:rPr>
          <w:delText>partisan</w:delText>
        </w:r>
        <w:r w:rsidR="00B27CEB" w:rsidRPr="008372F6" w:rsidDel="00B27CEB">
          <w:rPr>
            <w:rFonts w:ascii="Arial" w:hAnsi="Arial" w:cs="Arial"/>
            <w:spacing w:val="-7"/>
            <w:w w:val="110"/>
            <w:sz w:val="24"/>
            <w:szCs w:val="24"/>
          </w:rPr>
          <w:delText xml:space="preserve"> </w:delText>
        </w:r>
        <w:r w:rsidR="00B27CEB" w:rsidRPr="008372F6" w:rsidDel="00B27CEB">
          <w:rPr>
            <w:rFonts w:ascii="Arial" w:hAnsi="Arial" w:cs="Arial"/>
            <w:w w:val="110"/>
            <w:sz w:val="24"/>
            <w:szCs w:val="24"/>
          </w:rPr>
          <w:delText>conflict</w:delText>
        </w:r>
        <w:r w:rsidR="00B27CEB" w:rsidRPr="008372F6" w:rsidDel="00B27CEB">
          <w:rPr>
            <w:rFonts w:ascii="Arial" w:hAnsi="Arial" w:cs="Arial"/>
            <w:spacing w:val="-7"/>
            <w:w w:val="110"/>
            <w:sz w:val="24"/>
            <w:szCs w:val="24"/>
          </w:rPr>
          <w:delText xml:space="preserve"> </w:delText>
        </w:r>
        <w:r w:rsidR="00B27CEB" w:rsidRPr="008372F6" w:rsidDel="00B27CEB">
          <w:rPr>
            <w:rFonts w:ascii="Arial" w:hAnsi="Arial" w:cs="Arial"/>
            <w:w w:val="110"/>
            <w:sz w:val="24"/>
            <w:szCs w:val="24"/>
          </w:rPr>
          <w:delText>over</w:delText>
        </w:r>
        <w:r w:rsidR="00B27CEB" w:rsidRPr="008372F6" w:rsidDel="00B27CEB">
          <w:rPr>
            <w:rFonts w:ascii="Arial" w:hAnsi="Arial" w:cs="Arial"/>
            <w:spacing w:val="-7"/>
            <w:w w:val="110"/>
            <w:sz w:val="24"/>
            <w:szCs w:val="24"/>
          </w:rPr>
          <w:delText xml:space="preserve"> </w:delText>
        </w:r>
        <w:r w:rsidR="00B27CEB" w:rsidRPr="008372F6" w:rsidDel="00B27CEB">
          <w:rPr>
            <w:rFonts w:ascii="Arial" w:hAnsi="Arial" w:cs="Arial"/>
            <w:w w:val="110"/>
            <w:sz w:val="24"/>
            <w:szCs w:val="24"/>
          </w:rPr>
          <w:delText>particular</w:delText>
        </w:r>
        <w:r w:rsidR="00B27CEB" w:rsidRPr="008372F6" w:rsidDel="00B27CEB">
          <w:rPr>
            <w:rFonts w:ascii="Arial" w:hAnsi="Arial" w:cs="Arial"/>
            <w:spacing w:val="-7"/>
            <w:w w:val="110"/>
            <w:sz w:val="24"/>
            <w:szCs w:val="24"/>
          </w:rPr>
          <w:delText xml:space="preserve"> </w:delText>
        </w:r>
        <w:r w:rsidR="00B27CEB" w:rsidRPr="008372F6" w:rsidDel="00B27CEB">
          <w:rPr>
            <w:rFonts w:ascii="Arial" w:hAnsi="Arial" w:cs="Arial"/>
            <w:w w:val="110"/>
            <w:sz w:val="24"/>
            <w:szCs w:val="24"/>
          </w:rPr>
          <w:delText>reimbursement decisions, but it does not eliminate the cognitive and moral structures through which rationing</w:delText>
        </w:r>
        <w:r w:rsidR="00B27CEB" w:rsidRPr="008372F6" w:rsidDel="00B27CEB">
          <w:rPr>
            <w:rFonts w:ascii="Arial" w:hAnsi="Arial" w:cs="Arial"/>
            <w:spacing w:val="80"/>
            <w:w w:val="110"/>
            <w:sz w:val="24"/>
            <w:szCs w:val="24"/>
          </w:rPr>
          <w:delText xml:space="preserve"> </w:delText>
        </w:r>
        <w:r w:rsidR="00B27CEB" w:rsidRPr="008372F6" w:rsidDel="00B27CEB">
          <w:rPr>
            <w:rFonts w:ascii="Arial" w:hAnsi="Arial" w:cs="Arial"/>
            <w:w w:val="110"/>
            <w:sz w:val="24"/>
            <w:szCs w:val="24"/>
          </w:rPr>
          <w:delText>is judged.</w:delText>
        </w:r>
        <w:r w:rsidR="00B27CEB" w:rsidRPr="008372F6" w:rsidDel="00B27CEB">
          <w:rPr>
            <w:rFonts w:ascii="Arial" w:hAnsi="Arial" w:cs="Arial"/>
            <w:spacing w:val="40"/>
            <w:w w:val="110"/>
            <w:sz w:val="24"/>
            <w:szCs w:val="24"/>
          </w:rPr>
          <w:delText xml:space="preserve"> </w:delText>
        </w:r>
        <w:r w:rsidR="00B27CEB" w:rsidRPr="008372F6" w:rsidDel="00B27CEB">
          <w:rPr>
            <w:rFonts w:ascii="Arial" w:hAnsi="Arial" w:cs="Arial"/>
            <w:w w:val="110"/>
            <w:sz w:val="24"/>
            <w:szCs w:val="24"/>
          </w:rPr>
          <w:delText>Rather, it shifts contestation toward how expert justifications are framed and which reference points communication renders salient.</w:delText>
        </w:r>
      </w:del>
    </w:p>
    <w:p w14:paraId="00A6CB32" w14:textId="77777777" w:rsidR="005D491A" w:rsidRPr="008372F6" w:rsidRDefault="005D491A" w:rsidP="008372F6">
      <w:pPr>
        <w:pStyle w:val="BodyText"/>
        <w:spacing w:before="120" w:after="120" w:line="360" w:lineRule="auto"/>
        <w:jc w:val="both"/>
        <w:rPr>
          <w:rFonts w:ascii="Arial" w:hAnsi="Arial" w:cs="Arial"/>
          <w:sz w:val="24"/>
          <w:szCs w:val="24"/>
        </w:rPr>
        <w:sectPr w:rsidR="005D491A" w:rsidRPr="008372F6">
          <w:pgSz w:w="12240" w:h="15840"/>
          <w:pgMar w:top="1340" w:right="1080" w:bottom="1080" w:left="1080" w:header="0" w:footer="888" w:gutter="0"/>
          <w:cols w:space="720"/>
        </w:sectPr>
      </w:pPr>
    </w:p>
    <w:p w14:paraId="19CDEC4C" w14:textId="77777777" w:rsidR="005D491A" w:rsidRPr="008372F6" w:rsidRDefault="00000000" w:rsidP="00DC4C31">
      <w:pPr>
        <w:pStyle w:val="Title"/>
        <w:pPrChange w:id="1023" w:author="Héctor Bahamonde" w:date="2026-09-18T13:21:00Z" w16du:dateUtc="2026-09-18T11:21:00Z">
          <w:pPr>
            <w:pStyle w:val="Heading1"/>
            <w:spacing w:before="120" w:after="120" w:line="360" w:lineRule="auto"/>
            <w:ind w:left="0" w:firstLine="0"/>
            <w:jc w:val="both"/>
          </w:pPr>
        </w:pPrChange>
      </w:pPr>
      <w:commentRangeStart w:id="1024"/>
      <w:commentRangeStart w:id="1025"/>
      <w:r w:rsidRPr="008372F6">
        <w:lastRenderedPageBreak/>
        <w:t>References</w:t>
      </w:r>
      <w:commentRangeEnd w:id="1024"/>
      <w:r w:rsidR="00F20990" w:rsidRPr="008372F6">
        <w:rPr>
          <w:rStyle w:val="CommentReference"/>
          <w:sz w:val="34"/>
          <w:szCs w:val="34"/>
        </w:rPr>
        <w:commentReference w:id="1024"/>
      </w:r>
      <w:commentRangeEnd w:id="1025"/>
      <w:r w:rsidR="00F20990" w:rsidRPr="008372F6">
        <w:rPr>
          <w:rStyle w:val="CommentReference"/>
          <w:sz w:val="34"/>
          <w:szCs w:val="34"/>
        </w:rPr>
        <w:commentReference w:id="1025"/>
      </w:r>
    </w:p>
    <w:p w14:paraId="0BEEDCC1" w14:textId="2A377B16" w:rsidR="005D491A" w:rsidRPr="008372F6" w:rsidRDefault="00000000" w:rsidP="00EA7791">
      <w:pPr>
        <w:pStyle w:val="BodyText"/>
        <w:spacing w:before="120" w:after="120" w:line="360" w:lineRule="auto"/>
        <w:ind w:right="329"/>
        <w:jc w:val="both"/>
        <w:rPr>
          <w:rFonts w:ascii="Arial" w:hAnsi="Arial" w:cs="Arial"/>
          <w:sz w:val="24"/>
          <w:szCs w:val="24"/>
        </w:rPr>
        <w:pPrChange w:id="1026" w:author="Héctor Bahamonde" w:date="2026-09-18T11:17:00Z" w16du:dateUtc="2026-09-18T09:17:00Z">
          <w:pPr>
            <w:pStyle w:val="BodyText"/>
            <w:spacing w:before="120" w:after="120" w:line="360" w:lineRule="auto"/>
            <w:ind w:right="329" w:hanging="334"/>
            <w:jc w:val="both"/>
          </w:pPr>
        </w:pPrChange>
      </w:pPr>
      <w:bookmarkStart w:id="1027" w:name="_bookmark11"/>
      <w:bookmarkEnd w:id="1027"/>
      <w:r w:rsidRPr="008372F6">
        <w:rPr>
          <w:rFonts w:ascii="Arial" w:hAnsi="Arial" w:cs="Arial"/>
          <w:w w:val="105"/>
          <w:sz w:val="24"/>
          <w:szCs w:val="24"/>
        </w:rPr>
        <w:t xml:space="preserve">Abelson, J. and P. A. Collins (2009). “Media Hyping and the "Herceptin Access Story": An Analysis of Canadian and UK Newspaper Coverage.” In: </w:t>
      </w:r>
      <w:r w:rsidR="00A640B7" w:rsidRPr="008372F6">
        <w:rPr>
          <w:rFonts w:ascii="Arial" w:hAnsi="Arial" w:cs="Arial"/>
          <w:i/>
          <w:w w:val="105"/>
          <w:sz w:val="24"/>
          <w:szCs w:val="24"/>
        </w:rPr>
        <w:t>Health</w:t>
      </w:r>
      <w:r w:rsidRPr="008372F6">
        <w:rPr>
          <w:rFonts w:ascii="Arial" w:hAnsi="Arial" w:cs="Arial"/>
          <w:i/>
          <w:w w:val="105"/>
          <w:sz w:val="24"/>
          <w:szCs w:val="24"/>
        </w:rPr>
        <w:t xml:space="preserve"> Policy. </w:t>
      </w:r>
      <w:r w:rsidRPr="008372F6">
        <w:rPr>
          <w:rFonts w:ascii="Arial" w:hAnsi="Arial" w:cs="Arial"/>
          <w:w w:val="105"/>
          <w:sz w:val="24"/>
          <w:szCs w:val="24"/>
        </w:rPr>
        <w:t xml:space="preserve">4.3. Accessed September 17, </w:t>
      </w:r>
      <w:bookmarkStart w:id="1028" w:name="_bookmark12"/>
      <w:bookmarkEnd w:id="1028"/>
      <w:r w:rsidRPr="008372F6">
        <w:rPr>
          <w:rFonts w:ascii="Arial" w:hAnsi="Arial" w:cs="Arial"/>
          <w:w w:val="105"/>
          <w:sz w:val="24"/>
          <w:szCs w:val="24"/>
        </w:rPr>
        <w:t>2023, e113–e128.</w:t>
      </w:r>
    </w:p>
    <w:p w14:paraId="7395594C" w14:textId="77777777" w:rsidR="00407C17" w:rsidRDefault="00000000" w:rsidP="00EA7791">
      <w:pPr>
        <w:pStyle w:val="BodyText"/>
        <w:spacing w:before="120" w:after="120" w:line="360" w:lineRule="auto"/>
        <w:ind w:right="317"/>
        <w:jc w:val="both"/>
        <w:rPr>
          <w:ins w:id="1029" w:author="Héctor Bahamonde" w:date="2026-09-19T11:47:00Z" w16du:dateUtc="2026-09-19T09:47:00Z"/>
          <w:rFonts w:ascii="Arial" w:hAnsi="Arial" w:cs="Arial"/>
          <w:w w:val="105"/>
          <w:sz w:val="24"/>
          <w:szCs w:val="24"/>
        </w:rPr>
      </w:pPr>
      <w:bookmarkStart w:id="1030" w:name="_bookmark13"/>
      <w:bookmarkEnd w:id="1030"/>
      <w:r w:rsidRPr="008372F6">
        <w:rPr>
          <w:rFonts w:ascii="Arial" w:hAnsi="Arial" w:cs="Arial"/>
          <w:w w:val="105"/>
          <w:sz w:val="24"/>
          <w:szCs w:val="24"/>
        </w:rPr>
        <w:t>Adler,</w:t>
      </w:r>
      <w:r w:rsidRPr="008372F6">
        <w:rPr>
          <w:rFonts w:ascii="Arial" w:hAnsi="Arial" w:cs="Arial"/>
          <w:spacing w:val="-13"/>
          <w:w w:val="105"/>
          <w:sz w:val="24"/>
          <w:szCs w:val="24"/>
        </w:rPr>
        <w:t xml:space="preserve"> </w:t>
      </w:r>
      <w:r w:rsidRPr="008372F6">
        <w:rPr>
          <w:rFonts w:ascii="Arial" w:hAnsi="Arial" w:cs="Arial"/>
          <w:w w:val="105"/>
          <w:sz w:val="24"/>
          <w:szCs w:val="24"/>
        </w:rPr>
        <w:t>M.</w:t>
      </w:r>
      <w:r w:rsidRPr="008372F6">
        <w:rPr>
          <w:rFonts w:ascii="Arial" w:hAnsi="Arial" w:cs="Arial"/>
          <w:spacing w:val="-13"/>
          <w:w w:val="105"/>
          <w:sz w:val="24"/>
          <w:szCs w:val="24"/>
        </w:rPr>
        <w:t xml:space="preserve"> </w:t>
      </w:r>
      <w:r w:rsidRPr="008372F6">
        <w:rPr>
          <w:rFonts w:ascii="Arial" w:hAnsi="Arial" w:cs="Arial"/>
          <w:w w:val="105"/>
          <w:sz w:val="24"/>
          <w:szCs w:val="24"/>
        </w:rPr>
        <w:t>D.</w:t>
      </w:r>
      <w:r w:rsidRPr="008372F6">
        <w:rPr>
          <w:rFonts w:ascii="Arial" w:hAnsi="Arial" w:cs="Arial"/>
          <w:spacing w:val="-13"/>
          <w:w w:val="105"/>
          <w:sz w:val="24"/>
          <w:szCs w:val="24"/>
        </w:rPr>
        <w:t xml:space="preserve"> </w:t>
      </w:r>
      <w:r w:rsidRPr="008372F6">
        <w:rPr>
          <w:rFonts w:ascii="Arial" w:hAnsi="Arial" w:cs="Arial"/>
          <w:w w:val="105"/>
          <w:sz w:val="24"/>
          <w:szCs w:val="24"/>
        </w:rPr>
        <w:t>et</w:t>
      </w:r>
      <w:r w:rsidRPr="008372F6">
        <w:rPr>
          <w:rFonts w:ascii="Arial" w:hAnsi="Arial" w:cs="Arial"/>
          <w:spacing w:val="-13"/>
          <w:w w:val="105"/>
          <w:sz w:val="24"/>
          <w:szCs w:val="24"/>
        </w:rPr>
        <w:t xml:space="preserve"> </w:t>
      </w:r>
      <w:r w:rsidRPr="008372F6">
        <w:rPr>
          <w:rFonts w:ascii="Arial" w:hAnsi="Arial" w:cs="Arial"/>
          <w:w w:val="105"/>
          <w:sz w:val="24"/>
          <w:szCs w:val="24"/>
        </w:rPr>
        <w:t>al.</w:t>
      </w:r>
      <w:r w:rsidRPr="008372F6">
        <w:rPr>
          <w:rFonts w:ascii="Arial" w:hAnsi="Arial" w:cs="Arial"/>
          <w:spacing w:val="-13"/>
          <w:w w:val="105"/>
          <w:sz w:val="24"/>
          <w:szCs w:val="24"/>
        </w:rPr>
        <w:t xml:space="preserve"> </w:t>
      </w:r>
      <w:r w:rsidRPr="008372F6">
        <w:rPr>
          <w:rFonts w:ascii="Arial" w:hAnsi="Arial" w:cs="Arial"/>
          <w:w w:val="105"/>
          <w:sz w:val="24"/>
          <w:szCs w:val="24"/>
        </w:rPr>
        <w:t>(2025).</w:t>
      </w:r>
      <w:r w:rsidRPr="008372F6">
        <w:rPr>
          <w:rFonts w:ascii="Arial" w:hAnsi="Arial" w:cs="Arial"/>
          <w:spacing w:val="-13"/>
          <w:w w:val="105"/>
          <w:sz w:val="24"/>
          <w:szCs w:val="24"/>
        </w:rPr>
        <w:t xml:space="preserve"> </w:t>
      </w:r>
      <w:r w:rsidRPr="008372F6">
        <w:rPr>
          <w:rFonts w:ascii="Arial" w:hAnsi="Arial" w:cs="Arial"/>
          <w:w w:val="105"/>
          <w:sz w:val="24"/>
          <w:szCs w:val="24"/>
        </w:rPr>
        <w:t>“Fair</w:t>
      </w:r>
      <w:r w:rsidRPr="008372F6">
        <w:rPr>
          <w:rFonts w:ascii="Arial" w:hAnsi="Arial" w:cs="Arial"/>
          <w:spacing w:val="-13"/>
          <w:w w:val="105"/>
          <w:sz w:val="24"/>
          <w:szCs w:val="24"/>
        </w:rPr>
        <w:t xml:space="preserve"> </w:t>
      </w:r>
      <w:r w:rsidRPr="008372F6">
        <w:rPr>
          <w:rFonts w:ascii="Arial" w:hAnsi="Arial" w:cs="Arial"/>
          <w:w w:val="105"/>
          <w:sz w:val="24"/>
          <w:szCs w:val="24"/>
        </w:rPr>
        <w:t>innings:</w:t>
      </w:r>
      <w:r w:rsidRPr="008372F6">
        <w:rPr>
          <w:rFonts w:ascii="Arial" w:hAnsi="Arial" w:cs="Arial"/>
          <w:spacing w:val="-13"/>
          <w:w w:val="105"/>
          <w:sz w:val="24"/>
          <w:szCs w:val="24"/>
        </w:rPr>
        <w:t xml:space="preserve"> </w:t>
      </w:r>
      <w:r w:rsidRPr="008372F6">
        <w:rPr>
          <w:rFonts w:ascii="Arial" w:hAnsi="Arial" w:cs="Arial"/>
          <w:w w:val="105"/>
          <w:sz w:val="24"/>
          <w:szCs w:val="24"/>
        </w:rPr>
        <w:t>an</w:t>
      </w:r>
      <w:r w:rsidRPr="008372F6">
        <w:rPr>
          <w:rFonts w:ascii="Arial" w:hAnsi="Arial" w:cs="Arial"/>
          <w:spacing w:val="-13"/>
          <w:w w:val="105"/>
          <w:sz w:val="24"/>
          <w:szCs w:val="24"/>
        </w:rPr>
        <w:t xml:space="preserve"> </w:t>
      </w:r>
      <w:r w:rsidRPr="008372F6">
        <w:rPr>
          <w:rFonts w:ascii="Arial" w:hAnsi="Arial" w:cs="Arial"/>
          <w:w w:val="105"/>
          <w:sz w:val="24"/>
          <w:szCs w:val="24"/>
        </w:rPr>
        <w:t>empirical</w:t>
      </w:r>
      <w:r w:rsidRPr="008372F6">
        <w:rPr>
          <w:rFonts w:ascii="Arial" w:hAnsi="Arial" w:cs="Arial"/>
          <w:spacing w:val="-13"/>
          <w:w w:val="105"/>
          <w:sz w:val="24"/>
          <w:szCs w:val="24"/>
        </w:rPr>
        <w:t xml:space="preserve"> </w:t>
      </w:r>
      <w:r w:rsidRPr="008372F6">
        <w:rPr>
          <w:rFonts w:ascii="Arial" w:hAnsi="Arial" w:cs="Arial"/>
          <w:w w:val="105"/>
          <w:sz w:val="24"/>
          <w:szCs w:val="24"/>
        </w:rPr>
        <w:t>test.”</w:t>
      </w:r>
      <w:r w:rsidRPr="008372F6">
        <w:rPr>
          <w:rFonts w:ascii="Arial" w:hAnsi="Arial" w:cs="Arial"/>
          <w:spacing w:val="-13"/>
          <w:w w:val="105"/>
          <w:sz w:val="24"/>
          <w:szCs w:val="24"/>
        </w:rPr>
        <w:t xml:space="preserve"> </w:t>
      </w:r>
      <w:r w:rsidRPr="008372F6">
        <w:rPr>
          <w:rFonts w:ascii="Arial" w:hAnsi="Arial" w:cs="Arial"/>
          <w:w w:val="105"/>
          <w:sz w:val="24"/>
          <w:szCs w:val="24"/>
        </w:rPr>
        <w:t>In:</w:t>
      </w:r>
      <w:r w:rsidRPr="008372F6">
        <w:rPr>
          <w:rFonts w:ascii="Arial" w:hAnsi="Arial" w:cs="Arial"/>
          <w:spacing w:val="-13"/>
          <w:w w:val="105"/>
          <w:sz w:val="24"/>
          <w:szCs w:val="24"/>
        </w:rPr>
        <w:t xml:space="preserve"> </w:t>
      </w:r>
      <w:r w:rsidRPr="008372F6">
        <w:rPr>
          <w:rFonts w:ascii="Arial" w:hAnsi="Arial" w:cs="Arial"/>
          <w:i/>
          <w:w w:val="105"/>
          <w:sz w:val="24"/>
          <w:szCs w:val="24"/>
        </w:rPr>
        <w:t>Health</w:t>
      </w:r>
      <w:r w:rsidRPr="008372F6">
        <w:rPr>
          <w:rFonts w:ascii="Arial" w:hAnsi="Arial" w:cs="Arial"/>
          <w:i/>
          <w:spacing w:val="-9"/>
          <w:w w:val="105"/>
          <w:sz w:val="24"/>
          <w:szCs w:val="24"/>
        </w:rPr>
        <w:t xml:space="preserve"> </w:t>
      </w:r>
      <w:r w:rsidRPr="008372F6">
        <w:rPr>
          <w:rFonts w:ascii="Arial" w:hAnsi="Arial" w:cs="Arial"/>
          <w:i/>
          <w:w w:val="105"/>
          <w:sz w:val="24"/>
          <w:szCs w:val="24"/>
        </w:rPr>
        <w:t>economics</w:t>
      </w:r>
      <w:r w:rsidRPr="008372F6">
        <w:rPr>
          <w:rFonts w:ascii="Arial" w:hAnsi="Arial" w:cs="Arial"/>
          <w:i/>
          <w:spacing w:val="-8"/>
          <w:w w:val="105"/>
          <w:sz w:val="24"/>
          <w:szCs w:val="24"/>
        </w:rPr>
        <w:t xml:space="preserve"> </w:t>
      </w:r>
      <w:r w:rsidRPr="008372F6">
        <w:rPr>
          <w:rFonts w:ascii="Arial" w:hAnsi="Arial" w:cs="Arial"/>
          <w:w w:val="105"/>
          <w:sz w:val="24"/>
          <w:szCs w:val="24"/>
        </w:rPr>
        <w:t>34.7,</w:t>
      </w:r>
      <w:r w:rsidRPr="008372F6">
        <w:rPr>
          <w:rFonts w:ascii="Arial" w:hAnsi="Arial" w:cs="Arial"/>
          <w:spacing w:val="-13"/>
          <w:w w:val="105"/>
          <w:sz w:val="24"/>
          <w:szCs w:val="24"/>
        </w:rPr>
        <w:t xml:space="preserve"> </w:t>
      </w:r>
      <w:r w:rsidRPr="008372F6">
        <w:rPr>
          <w:rFonts w:ascii="Arial" w:hAnsi="Arial" w:cs="Arial"/>
          <w:w w:val="105"/>
          <w:sz w:val="24"/>
          <w:szCs w:val="24"/>
        </w:rPr>
        <w:t>pp.</w:t>
      </w:r>
      <w:r w:rsidRPr="008372F6">
        <w:rPr>
          <w:rFonts w:ascii="Arial" w:hAnsi="Arial" w:cs="Arial"/>
          <w:spacing w:val="-13"/>
          <w:w w:val="105"/>
          <w:sz w:val="24"/>
          <w:szCs w:val="24"/>
        </w:rPr>
        <w:t xml:space="preserve"> </w:t>
      </w:r>
      <w:r w:rsidRPr="008372F6">
        <w:rPr>
          <w:rFonts w:ascii="Arial" w:hAnsi="Arial" w:cs="Arial"/>
          <w:w w:val="105"/>
          <w:sz w:val="24"/>
          <w:szCs w:val="24"/>
        </w:rPr>
        <w:t xml:space="preserve">1350–1364. </w:t>
      </w:r>
    </w:p>
    <w:p w14:paraId="65979F7B" w14:textId="57EE7F45" w:rsidR="005D491A" w:rsidRPr="008372F6" w:rsidRDefault="00000000" w:rsidP="00EA7791">
      <w:pPr>
        <w:pStyle w:val="BodyText"/>
        <w:spacing w:before="120" w:after="120" w:line="360" w:lineRule="auto"/>
        <w:ind w:right="317"/>
        <w:jc w:val="both"/>
        <w:rPr>
          <w:rFonts w:ascii="Arial" w:hAnsi="Arial" w:cs="Arial"/>
          <w:sz w:val="24"/>
          <w:szCs w:val="24"/>
        </w:rPr>
      </w:pPr>
      <w:r w:rsidRPr="008372F6">
        <w:rPr>
          <w:rFonts w:ascii="Arial" w:hAnsi="Arial" w:cs="Arial"/>
          <w:w w:val="105"/>
          <w:sz w:val="24"/>
          <w:szCs w:val="24"/>
        </w:rPr>
        <w:t>Aggarwal, A. et al. (2017). “Do patient access schemes for high-cost cancer drugs deliver value to</w:t>
      </w:r>
      <w:r w:rsidRPr="008372F6">
        <w:rPr>
          <w:rFonts w:ascii="Arial" w:hAnsi="Arial" w:cs="Arial"/>
          <w:spacing w:val="40"/>
          <w:w w:val="105"/>
          <w:sz w:val="24"/>
          <w:szCs w:val="24"/>
        </w:rPr>
        <w:t xml:space="preserve"> </w:t>
      </w:r>
      <w:bookmarkStart w:id="1031" w:name="_bookmark14"/>
      <w:bookmarkEnd w:id="1031"/>
      <w:r w:rsidRPr="008372F6">
        <w:rPr>
          <w:rFonts w:ascii="Arial" w:hAnsi="Arial" w:cs="Arial"/>
          <w:w w:val="105"/>
          <w:sz w:val="24"/>
          <w:szCs w:val="24"/>
        </w:rPr>
        <w:t xml:space="preserve">society?—lessons from the NHS Cancer Drugs Fund.” In: </w:t>
      </w:r>
      <w:r w:rsidRPr="008372F6">
        <w:rPr>
          <w:rFonts w:ascii="Arial" w:hAnsi="Arial" w:cs="Arial"/>
          <w:i/>
          <w:w w:val="105"/>
          <w:sz w:val="24"/>
          <w:szCs w:val="24"/>
        </w:rPr>
        <w:t xml:space="preserve">Ann Oncol. </w:t>
      </w:r>
      <w:r w:rsidRPr="008372F6">
        <w:rPr>
          <w:rFonts w:ascii="Arial" w:hAnsi="Arial" w:cs="Arial"/>
          <w:w w:val="105"/>
          <w:sz w:val="24"/>
          <w:szCs w:val="24"/>
        </w:rPr>
        <w:t>28.8, pp. 1738–1750.</w:t>
      </w:r>
    </w:p>
    <w:p w14:paraId="04CE1F32" w14:textId="77777777" w:rsidR="005D491A" w:rsidRPr="008372F6" w:rsidRDefault="00000000" w:rsidP="00EA7791">
      <w:pPr>
        <w:spacing w:before="120" w:after="120" w:line="360" w:lineRule="auto"/>
        <w:ind w:right="354"/>
        <w:jc w:val="both"/>
        <w:rPr>
          <w:rFonts w:ascii="Arial" w:hAnsi="Arial" w:cs="Arial"/>
          <w:sz w:val="24"/>
          <w:szCs w:val="24"/>
        </w:rPr>
        <w:pPrChange w:id="1032" w:author="Héctor Bahamonde" w:date="2026-09-18T11:17:00Z" w16du:dateUtc="2026-09-18T09:17:00Z">
          <w:pPr>
            <w:spacing w:before="120" w:after="120" w:line="360" w:lineRule="auto"/>
            <w:ind w:right="354" w:hanging="339"/>
            <w:jc w:val="both"/>
          </w:pPr>
        </w:pPrChange>
      </w:pPr>
      <w:r w:rsidRPr="008372F6">
        <w:rPr>
          <w:rFonts w:ascii="Arial" w:hAnsi="Arial" w:cs="Arial"/>
          <w:w w:val="105"/>
          <w:sz w:val="24"/>
          <w:szCs w:val="24"/>
        </w:rPr>
        <w:t xml:space="preserve">Andrade, G. (2025). “Ethical Shortcomings of QALY: Discrimination Against Minorities in Public </w:t>
      </w:r>
      <w:bookmarkStart w:id="1033" w:name="_bookmark15"/>
      <w:bookmarkEnd w:id="1033"/>
      <w:r w:rsidRPr="008372F6">
        <w:rPr>
          <w:rFonts w:ascii="Arial" w:hAnsi="Arial" w:cs="Arial"/>
          <w:w w:val="105"/>
          <w:sz w:val="24"/>
          <w:szCs w:val="24"/>
        </w:rPr>
        <w:t xml:space="preserve">Health.” In: </w:t>
      </w:r>
      <w:r w:rsidRPr="008372F6">
        <w:rPr>
          <w:rFonts w:ascii="Arial" w:hAnsi="Arial" w:cs="Arial"/>
          <w:i/>
          <w:w w:val="105"/>
          <w:sz w:val="24"/>
          <w:szCs w:val="24"/>
        </w:rPr>
        <w:t xml:space="preserve">Cambridge Quarterly of Healthcare Ethics </w:t>
      </w:r>
      <w:r w:rsidRPr="008372F6">
        <w:rPr>
          <w:rFonts w:ascii="Arial" w:hAnsi="Arial" w:cs="Arial"/>
          <w:w w:val="105"/>
          <w:sz w:val="24"/>
          <w:szCs w:val="24"/>
        </w:rPr>
        <w:t>34.1, pp. 109–116.</w:t>
      </w:r>
    </w:p>
    <w:p w14:paraId="728F7370" w14:textId="74072D36" w:rsidR="005D491A" w:rsidRPr="008372F6" w:rsidDel="00101F08" w:rsidRDefault="00000000" w:rsidP="00EA7791">
      <w:pPr>
        <w:pStyle w:val="BodyText"/>
        <w:spacing w:before="120" w:after="120" w:line="360" w:lineRule="auto"/>
        <w:ind w:right="355"/>
        <w:jc w:val="both"/>
        <w:rPr>
          <w:del w:id="1034" w:author="Héctor Bahamonde" w:date="2026-09-19T11:40:00Z" w16du:dateUtc="2026-09-19T09:40:00Z"/>
          <w:rFonts w:ascii="Arial" w:hAnsi="Arial" w:cs="Arial"/>
          <w:sz w:val="24"/>
          <w:szCs w:val="24"/>
        </w:rPr>
        <w:pPrChange w:id="1035" w:author="Héctor Bahamonde" w:date="2026-09-18T11:17:00Z" w16du:dateUtc="2026-09-18T09:17:00Z">
          <w:pPr>
            <w:pStyle w:val="BodyText"/>
            <w:spacing w:before="120" w:after="120" w:line="360" w:lineRule="auto"/>
            <w:ind w:right="355" w:hanging="339"/>
            <w:jc w:val="both"/>
          </w:pPr>
        </w:pPrChange>
      </w:pPr>
      <w:del w:id="1036" w:author="Héctor Bahamonde" w:date="2026-09-19T11:40:00Z" w16du:dateUtc="2026-09-19T09:40:00Z">
        <w:r w:rsidRPr="008372F6" w:rsidDel="00101F08">
          <w:rPr>
            <w:rFonts w:ascii="Arial" w:hAnsi="Arial" w:cs="Arial"/>
            <w:w w:val="105"/>
            <w:sz w:val="24"/>
            <w:szCs w:val="24"/>
          </w:rPr>
          <w:delText>Arthur, Megan, Ria Saha, and Anuj Kapilashrami (2023). “Community participation and stakeholder engagement</w:delText>
        </w:r>
        <w:r w:rsidRPr="008372F6" w:rsidDel="00101F08">
          <w:rPr>
            <w:rFonts w:ascii="Arial" w:hAnsi="Arial" w:cs="Arial"/>
            <w:spacing w:val="-13"/>
            <w:w w:val="105"/>
            <w:sz w:val="24"/>
            <w:szCs w:val="24"/>
          </w:rPr>
          <w:delText xml:space="preserve"> </w:delText>
        </w:r>
        <w:r w:rsidRPr="008372F6" w:rsidDel="00101F08">
          <w:rPr>
            <w:rFonts w:ascii="Arial" w:hAnsi="Arial" w:cs="Arial"/>
            <w:w w:val="105"/>
            <w:sz w:val="24"/>
            <w:szCs w:val="24"/>
          </w:rPr>
          <w:delText>in</w:delText>
        </w:r>
        <w:r w:rsidRPr="008372F6" w:rsidDel="00101F08">
          <w:rPr>
            <w:rFonts w:ascii="Arial" w:hAnsi="Arial" w:cs="Arial"/>
            <w:spacing w:val="-13"/>
            <w:w w:val="105"/>
            <w:sz w:val="24"/>
            <w:szCs w:val="24"/>
          </w:rPr>
          <w:delText xml:space="preserve"> </w:delText>
        </w:r>
        <w:r w:rsidRPr="008372F6" w:rsidDel="00101F08">
          <w:rPr>
            <w:rFonts w:ascii="Arial" w:hAnsi="Arial" w:cs="Arial"/>
            <w:w w:val="105"/>
            <w:sz w:val="24"/>
            <w:szCs w:val="24"/>
          </w:rPr>
          <w:delText>determining</w:delText>
        </w:r>
        <w:r w:rsidRPr="008372F6" w:rsidDel="00101F08">
          <w:rPr>
            <w:rFonts w:ascii="Arial" w:hAnsi="Arial" w:cs="Arial"/>
            <w:spacing w:val="-13"/>
            <w:w w:val="105"/>
            <w:sz w:val="24"/>
            <w:szCs w:val="24"/>
          </w:rPr>
          <w:delText xml:space="preserve"> </w:delText>
        </w:r>
        <w:r w:rsidRPr="008372F6" w:rsidDel="00101F08">
          <w:rPr>
            <w:rFonts w:ascii="Arial" w:hAnsi="Arial" w:cs="Arial"/>
            <w:w w:val="105"/>
            <w:sz w:val="24"/>
            <w:szCs w:val="24"/>
          </w:rPr>
          <w:delText>health</w:delText>
        </w:r>
        <w:r w:rsidRPr="008372F6" w:rsidDel="00101F08">
          <w:rPr>
            <w:rFonts w:ascii="Arial" w:hAnsi="Arial" w:cs="Arial"/>
            <w:spacing w:val="-13"/>
            <w:w w:val="105"/>
            <w:sz w:val="24"/>
            <w:szCs w:val="24"/>
          </w:rPr>
          <w:delText xml:space="preserve"> </w:delText>
        </w:r>
        <w:r w:rsidRPr="008372F6" w:rsidDel="00101F08">
          <w:rPr>
            <w:rFonts w:ascii="Arial" w:hAnsi="Arial" w:cs="Arial"/>
            <w:w w:val="105"/>
            <w:sz w:val="24"/>
            <w:szCs w:val="24"/>
          </w:rPr>
          <w:delText>service</w:delText>
        </w:r>
        <w:r w:rsidRPr="008372F6" w:rsidDel="00101F08">
          <w:rPr>
            <w:rFonts w:ascii="Arial" w:hAnsi="Arial" w:cs="Arial"/>
            <w:spacing w:val="-13"/>
            <w:w w:val="105"/>
            <w:sz w:val="24"/>
            <w:szCs w:val="24"/>
          </w:rPr>
          <w:delText xml:space="preserve"> </w:delText>
        </w:r>
        <w:r w:rsidRPr="008372F6" w:rsidDel="00101F08">
          <w:rPr>
            <w:rFonts w:ascii="Arial" w:hAnsi="Arial" w:cs="Arial"/>
            <w:w w:val="105"/>
            <w:sz w:val="24"/>
            <w:szCs w:val="24"/>
          </w:rPr>
          <w:delText>coverage:</w:delText>
        </w:r>
        <w:r w:rsidRPr="008372F6" w:rsidDel="00101F08">
          <w:rPr>
            <w:rFonts w:ascii="Arial" w:hAnsi="Arial" w:cs="Arial"/>
            <w:spacing w:val="-13"/>
            <w:w w:val="105"/>
            <w:sz w:val="24"/>
            <w:szCs w:val="24"/>
          </w:rPr>
          <w:delText xml:space="preserve"> </w:delText>
        </w:r>
        <w:r w:rsidRPr="008372F6" w:rsidDel="00101F08">
          <w:rPr>
            <w:rFonts w:ascii="Arial" w:hAnsi="Arial" w:cs="Arial"/>
            <w:w w:val="105"/>
            <w:sz w:val="24"/>
            <w:szCs w:val="24"/>
          </w:rPr>
          <w:delText>A</w:delText>
        </w:r>
        <w:r w:rsidRPr="008372F6" w:rsidDel="00101F08">
          <w:rPr>
            <w:rFonts w:ascii="Arial" w:hAnsi="Arial" w:cs="Arial"/>
            <w:spacing w:val="-13"/>
            <w:w w:val="105"/>
            <w:sz w:val="24"/>
            <w:szCs w:val="24"/>
          </w:rPr>
          <w:delText xml:space="preserve"> </w:delText>
        </w:r>
        <w:r w:rsidRPr="008372F6" w:rsidDel="00101F08">
          <w:rPr>
            <w:rFonts w:ascii="Arial" w:hAnsi="Arial" w:cs="Arial"/>
            <w:w w:val="105"/>
            <w:sz w:val="24"/>
            <w:szCs w:val="24"/>
          </w:rPr>
          <w:delText>systematic</w:delText>
        </w:r>
        <w:r w:rsidRPr="008372F6" w:rsidDel="00101F08">
          <w:rPr>
            <w:rFonts w:ascii="Arial" w:hAnsi="Arial" w:cs="Arial"/>
            <w:spacing w:val="-13"/>
            <w:w w:val="105"/>
            <w:sz w:val="24"/>
            <w:szCs w:val="24"/>
          </w:rPr>
          <w:delText xml:space="preserve"> </w:delText>
        </w:r>
        <w:r w:rsidRPr="008372F6" w:rsidDel="00101F08">
          <w:rPr>
            <w:rFonts w:ascii="Arial" w:hAnsi="Arial" w:cs="Arial"/>
            <w:w w:val="105"/>
            <w:sz w:val="24"/>
            <w:szCs w:val="24"/>
          </w:rPr>
          <w:delText>review</w:delText>
        </w:r>
        <w:r w:rsidRPr="008372F6" w:rsidDel="00101F08">
          <w:rPr>
            <w:rFonts w:ascii="Arial" w:hAnsi="Arial" w:cs="Arial"/>
            <w:spacing w:val="-13"/>
            <w:w w:val="105"/>
            <w:sz w:val="24"/>
            <w:szCs w:val="24"/>
          </w:rPr>
          <w:delText xml:space="preserve"> </w:delText>
        </w:r>
        <w:r w:rsidRPr="008372F6" w:rsidDel="00101F08">
          <w:rPr>
            <w:rFonts w:ascii="Arial" w:hAnsi="Arial" w:cs="Arial"/>
            <w:w w:val="105"/>
            <w:sz w:val="24"/>
            <w:szCs w:val="24"/>
          </w:rPr>
          <w:delText>and</w:delText>
        </w:r>
        <w:r w:rsidRPr="008372F6" w:rsidDel="00101F08">
          <w:rPr>
            <w:rFonts w:ascii="Arial" w:hAnsi="Arial" w:cs="Arial"/>
            <w:spacing w:val="-13"/>
            <w:w w:val="105"/>
            <w:sz w:val="24"/>
            <w:szCs w:val="24"/>
          </w:rPr>
          <w:delText xml:space="preserve"> </w:delText>
        </w:r>
        <w:r w:rsidRPr="008372F6" w:rsidDel="00101F08">
          <w:rPr>
            <w:rFonts w:ascii="Arial" w:hAnsi="Arial" w:cs="Arial"/>
            <w:w w:val="105"/>
            <w:sz w:val="24"/>
            <w:szCs w:val="24"/>
          </w:rPr>
          <w:delText>framework</w:delText>
        </w:r>
        <w:r w:rsidRPr="008372F6" w:rsidDel="00101F08">
          <w:rPr>
            <w:rFonts w:ascii="Arial" w:hAnsi="Arial" w:cs="Arial"/>
            <w:spacing w:val="-13"/>
            <w:w w:val="105"/>
            <w:sz w:val="24"/>
            <w:szCs w:val="24"/>
          </w:rPr>
          <w:delText xml:space="preserve"> </w:delText>
        </w:r>
        <w:r w:rsidRPr="008372F6" w:rsidDel="00101F08">
          <w:rPr>
            <w:rFonts w:ascii="Arial" w:hAnsi="Arial" w:cs="Arial"/>
            <w:w w:val="105"/>
            <w:sz w:val="24"/>
            <w:szCs w:val="24"/>
          </w:rPr>
          <w:delText xml:space="preserve">synthesis </w:delText>
        </w:r>
        <w:bookmarkStart w:id="1037" w:name="_bookmark16"/>
        <w:bookmarkEnd w:id="1037"/>
        <w:r w:rsidRPr="008372F6" w:rsidDel="00101F08">
          <w:rPr>
            <w:rFonts w:ascii="Arial" w:hAnsi="Arial" w:cs="Arial"/>
            <w:w w:val="105"/>
            <w:sz w:val="24"/>
            <w:szCs w:val="24"/>
          </w:rPr>
          <w:delText xml:space="preserve">to assess effectiveness.” In: </w:delText>
        </w:r>
        <w:r w:rsidRPr="008372F6" w:rsidDel="00101F08">
          <w:rPr>
            <w:rFonts w:ascii="Arial" w:hAnsi="Arial" w:cs="Arial"/>
            <w:i/>
            <w:w w:val="105"/>
            <w:sz w:val="24"/>
            <w:szCs w:val="24"/>
          </w:rPr>
          <w:delText xml:space="preserve">Journal of Global Health </w:delText>
        </w:r>
        <w:r w:rsidRPr="008372F6" w:rsidDel="00101F08">
          <w:rPr>
            <w:rFonts w:ascii="Arial" w:hAnsi="Arial" w:cs="Arial"/>
            <w:w w:val="105"/>
            <w:sz w:val="24"/>
            <w:szCs w:val="24"/>
          </w:rPr>
          <w:delText>13, p. 04034.</w:delText>
        </w:r>
      </w:del>
    </w:p>
    <w:p w14:paraId="044C8B53" w14:textId="77777777" w:rsidR="005D491A" w:rsidRPr="008372F6" w:rsidRDefault="00000000" w:rsidP="00EA7791">
      <w:pPr>
        <w:pStyle w:val="BodyText"/>
        <w:spacing w:before="120" w:after="120" w:line="360" w:lineRule="auto"/>
        <w:ind w:right="327"/>
        <w:jc w:val="both"/>
        <w:rPr>
          <w:rFonts w:ascii="Arial" w:hAnsi="Arial" w:cs="Arial"/>
          <w:sz w:val="24"/>
          <w:szCs w:val="24"/>
        </w:rPr>
        <w:pPrChange w:id="1038" w:author="Héctor Bahamonde" w:date="2026-09-18T11:17:00Z" w16du:dateUtc="2026-09-18T09:17:00Z">
          <w:pPr>
            <w:pStyle w:val="BodyText"/>
            <w:spacing w:before="120" w:after="120" w:line="360" w:lineRule="auto"/>
            <w:ind w:right="327" w:hanging="327"/>
            <w:jc w:val="both"/>
          </w:pPr>
        </w:pPrChange>
      </w:pPr>
      <w:r w:rsidRPr="008372F6">
        <w:rPr>
          <w:rFonts w:ascii="Arial" w:hAnsi="Arial" w:cs="Arial"/>
          <w:w w:val="105"/>
          <w:sz w:val="24"/>
          <w:szCs w:val="24"/>
        </w:rPr>
        <w:t xml:space="preserve">Bærøe, K. and R. Baltussen (2014). “Legitimate healthcare limit setting in a real-world setting: integrating accountability for reasonableness and multi-criteria decision analysis.” In: </w:t>
      </w:r>
      <w:r w:rsidRPr="008372F6">
        <w:rPr>
          <w:rFonts w:ascii="Arial" w:hAnsi="Arial" w:cs="Arial"/>
          <w:i/>
          <w:w w:val="105"/>
          <w:sz w:val="24"/>
          <w:szCs w:val="24"/>
        </w:rPr>
        <w:t xml:space="preserve">Public </w:t>
      </w:r>
      <w:bookmarkStart w:id="1039" w:name="_bookmark17"/>
      <w:bookmarkEnd w:id="1039"/>
      <w:r w:rsidRPr="008372F6">
        <w:rPr>
          <w:rFonts w:ascii="Arial" w:hAnsi="Arial" w:cs="Arial"/>
          <w:i/>
          <w:w w:val="105"/>
          <w:sz w:val="24"/>
          <w:szCs w:val="24"/>
        </w:rPr>
        <w:t xml:space="preserve">Health Ethics </w:t>
      </w:r>
      <w:r w:rsidRPr="008372F6">
        <w:rPr>
          <w:rFonts w:ascii="Arial" w:hAnsi="Arial" w:cs="Arial"/>
          <w:w w:val="105"/>
          <w:sz w:val="24"/>
          <w:szCs w:val="24"/>
        </w:rPr>
        <w:t>7.2, pp. 98–111.</w:t>
      </w:r>
    </w:p>
    <w:p w14:paraId="07899765" w14:textId="299E95F5" w:rsidR="005D491A" w:rsidRPr="008372F6" w:rsidDel="008954D4" w:rsidRDefault="00000000" w:rsidP="00EA7791">
      <w:pPr>
        <w:spacing w:before="120" w:after="120" w:line="360" w:lineRule="auto"/>
        <w:ind w:right="354"/>
        <w:jc w:val="both"/>
        <w:rPr>
          <w:del w:id="1040" w:author="Héctor Bahamonde" w:date="2026-09-17T10:04:00Z" w16du:dateUtc="2026-09-17T08:04:00Z"/>
          <w:rFonts w:ascii="Arial" w:hAnsi="Arial" w:cs="Arial"/>
          <w:sz w:val="24"/>
          <w:szCs w:val="24"/>
        </w:rPr>
        <w:pPrChange w:id="1041" w:author="Héctor Bahamonde" w:date="2026-09-18T11:17:00Z" w16du:dateUtc="2026-09-18T09:17:00Z">
          <w:pPr>
            <w:spacing w:before="120" w:after="120" w:line="360" w:lineRule="auto"/>
            <w:ind w:right="354" w:hanging="324"/>
            <w:jc w:val="both"/>
          </w:pPr>
        </w:pPrChange>
      </w:pPr>
      <w:commentRangeStart w:id="1042"/>
      <w:del w:id="1043" w:author="Héctor Bahamonde" w:date="2026-09-17T10:04:00Z" w16du:dateUtc="2026-09-17T08:04:00Z">
        <w:r w:rsidRPr="008372F6" w:rsidDel="008954D4">
          <w:rPr>
            <w:rFonts w:ascii="Arial" w:hAnsi="Arial" w:cs="Arial"/>
            <w:w w:val="105"/>
            <w:sz w:val="24"/>
            <w:szCs w:val="24"/>
          </w:rPr>
          <w:delText xml:space="preserve">Baltussen, R., M. Jansen, and W. Oortwijn (2021). “Evidence-Informed Deliberative Processes for Legitimate Health Benefit Package Design—Part I: Conceptual Framework.” In: </w:delText>
        </w:r>
        <w:r w:rsidRPr="008372F6" w:rsidDel="008954D4">
          <w:rPr>
            <w:rFonts w:ascii="Arial" w:hAnsi="Arial" w:cs="Arial"/>
            <w:i/>
            <w:w w:val="105"/>
            <w:sz w:val="24"/>
            <w:szCs w:val="24"/>
          </w:rPr>
          <w:delText xml:space="preserve">International </w:delText>
        </w:r>
        <w:bookmarkStart w:id="1044" w:name="_bookmark18"/>
        <w:bookmarkEnd w:id="1044"/>
        <w:r w:rsidRPr="008372F6" w:rsidDel="008954D4">
          <w:rPr>
            <w:rFonts w:ascii="Arial" w:hAnsi="Arial" w:cs="Arial"/>
            <w:i/>
            <w:w w:val="105"/>
            <w:sz w:val="24"/>
            <w:szCs w:val="24"/>
          </w:rPr>
          <w:delText xml:space="preserve">Journal of Health Policy and Management </w:delText>
        </w:r>
        <w:r w:rsidRPr="008372F6" w:rsidDel="008954D4">
          <w:rPr>
            <w:rFonts w:ascii="Arial" w:hAnsi="Arial" w:cs="Arial"/>
            <w:w w:val="105"/>
            <w:sz w:val="24"/>
            <w:szCs w:val="24"/>
          </w:rPr>
          <w:delText>11.10, pp. 2319–2326.</w:delText>
        </w:r>
        <w:commentRangeEnd w:id="1042"/>
        <w:r w:rsidR="000E7832" w:rsidRPr="008372F6" w:rsidDel="008954D4">
          <w:rPr>
            <w:rStyle w:val="CommentReference"/>
            <w:rFonts w:ascii="Arial" w:hAnsi="Arial" w:cs="Arial"/>
            <w:sz w:val="24"/>
            <w:szCs w:val="24"/>
          </w:rPr>
          <w:commentReference w:id="1042"/>
        </w:r>
      </w:del>
    </w:p>
    <w:p w14:paraId="44819F8F" w14:textId="77777777" w:rsidR="005D491A" w:rsidRPr="008372F6" w:rsidRDefault="00000000" w:rsidP="00EA7791">
      <w:pPr>
        <w:pStyle w:val="BodyText"/>
        <w:spacing w:before="120" w:after="120" w:line="360" w:lineRule="auto"/>
        <w:ind w:right="329"/>
        <w:jc w:val="both"/>
        <w:rPr>
          <w:rFonts w:ascii="Arial" w:hAnsi="Arial" w:cs="Arial"/>
          <w:sz w:val="24"/>
          <w:szCs w:val="24"/>
        </w:rPr>
        <w:pPrChange w:id="1045" w:author="Héctor Bahamonde" w:date="2026-09-18T11:17:00Z" w16du:dateUtc="2026-09-18T09:17:00Z">
          <w:pPr>
            <w:pStyle w:val="BodyText"/>
            <w:spacing w:before="120" w:after="120" w:line="360" w:lineRule="auto"/>
            <w:ind w:right="329" w:hanging="331"/>
            <w:jc w:val="both"/>
          </w:pPr>
        </w:pPrChange>
      </w:pPr>
      <w:r w:rsidRPr="008372F6">
        <w:rPr>
          <w:rFonts w:ascii="Arial" w:hAnsi="Arial" w:cs="Arial"/>
          <w:w w:val="105"/>
          <w:sz w:val="24"/>
          <w:szCs w:val="24"/>
        </w:rPr>
        <w:t>Baltussen,</w:t>
      </w:r>
      <w:r w:rsidRPr="008372F6">
        <w:rPr>
          <w:rFonts w:ascii="Arial" w:hAnsi="Arial" w:cs="Arial"/>
          <w:spacing w:val="-11"/>
          <w:w w:val="105"/>
          <w:sz w:val="24"/>
          <w:szCs w:val="24"/>
        </w:rPr>
        <w:t xml:space="preserve"> </w:t>
      </w:r>
      <w:r w:rsidRPr="008372F6">
        <w:rPr>
          <w:rFonts w:ascii="Arial" w:hAnsi="Arial" w:cs="Arial"/>
          <w:w w:val="105"/>
          <w:sz w:val="24"/>
          <w:szCs w:val="24"/>
        </w:rPr>
        <w:t>R.,</w:t>
      </w:r>
      <w:r w:rsidRPr="008372F6">
        <w:rPr>
          <w:rFonts w:ascii="Arial" w:hAnsi="Arial" w:cs="Arial"/>
          <w:spacing w:val="-11"/>
          <w:w w:val="105"/>
          <w:sz w:val="24"/>
          <w:szCs w:val="24"/>
        </w:rPr>
        <w:t xml:space="preserve"> </w:t>
      </w:r>
      <w:r w:rsidRPr="008372F6">
        <w:rPr>
          <w:rFonts w:ascii="Arial" w:hAnsi="Arial" w:cs="Arial"/>
          <w:w w:val="105"/>
          <w:sz w:val="24"/>
          <w:szCs w:val="24"/>
        </w:rPr>
        <w:t>M.</w:t>
      </w:r>
      <w:r w:rsidRPr="008372F6">
        <w:rPr>
          <w:rFonts w:ascii="Arial" w:hAnsi="Arial" w:cs="Arial"/>
          <w:spacing w:val="-11"/>
          <w:w w:val="105"/>
          <w:sz w:val="24"/>
          <w:szCs w:val="24"/>
        </w:rPr>
        <w:t xml:space="preserve"> </w:t>
      </w:r>
      <w:r w:rsidRPr="008372F6">
        <w:rPr>
          <w:rFonts w:ascii="Arial" w:hAnsi="Arial" w:cs="Arial"/>
          <w:w w:val="105"/>
          <w:sz w:val="24"/>
          <w:szCs w:val="24"/>
        </w:rPr>
        <w:t>P.</w:t>
      </w:r>
      <w:r w:rsidRPr="008372F6">
        <w:rPr>
          <w:rFonts w:ascii="Arial" w:hAnsi="Arial" w:cs="Arial"/>
          <w:spacing w:val="-11"/>
          <w:w w:val="105"/>
          <w:sz w:val="24"/>
          <w:szCs w:val="24"/>
        </w:rPr>
        <w:t xml:space="preserve"> </w:t>
      </w:r>
      <w:r w:rsidRPr="008372F6">
        <w:rPr>
          <w:rFonts w:ascii="Arial" w:hAnsi="Arial" w:cs="Arial"/>
          <w:w w:val="105"/>
          <w:sz w:val="24"/>
          <w:szCs w:val="24"/>
        </w:rPr>
        <w:t>Jansen,</w:t>
      </w:r>
      <w:r w:rsidRPr="008372F6">
        <w:rPr>
          <w:rFonts w:ascii="Arial" w:hAnsi="Arial" w:cs="Arial"/>
          <w:spacing w:val="-11"/>
          <w:w w:val="105"/>
          <w:sz w:val="24"/>
          <w:szCs w:val="24"/>
        </w:rPr>
        <w:t xml:space="preserve"> </w:t>
      </w:r>
      <w:r w:rsidRPr="008372F6">
        <w:rPr>
          <w:rFonts w:ascii="Arial" w:hAnsi="Arial" w:cs="Arial"/>
          <w:w w:val="105"/>
          <w:sz w:val="24"/>
          <w:szCs w:val="24"/>
        </w:rPr>
        <w:t>E.</w:t>
      </w:r>
      <w:r w:rsidRPr="008372F6">
        <w:rPr>
          <w:rFonts w:ascii="Arial" w:hAnsi="Arial" w:cs="Arial"/>
          <w:spacing w:val="-11"/>
          <w:w w:val="105"/>
          <w:sz w:val="24"/>
          <w:szCs w:val="24"/>
        </w:rPr>
        <w:t xml:space="preserve"> </w:t>
      </w:r>
      <w:r w:rsidRPr="008372F6">
        <w:rPr>
          <w:rFonts w:ascii="Arial" w:hAnsi="Arial" w:cs="Arial"/>
          <w:w w:val="105"/>
          <w:sz w:val="24"/>
          <w:szCs w:val="24"/>
        </w:rPr>
        <w:t>Mikkelsen,</w:t>
      </w:r>
      <w:r w:rsidRPr="008372F6">
        <w:rPr>
          <w:rFonts w:ascii="Arial" w:hAnsi="Arial" w:cs="Arial"/>
          <w:spacing w:val="-11"/>
          <w:w w:val="105"/>
          <w:sz w:val="24"/>
          <w:szCs w:val="24"/>
        </w:rPr>
        <w:t xml:space="preserve"> </w:t>
      </w:r>
      <w:r w:rsidRPr="008372F6">
        <w:rPr>
          <w:rFonts w:ascii="Arial" w:hAnsi="Arial" w:cs="Arial"/>
          <w:w w:val="105"/>
          <w:sz w:val="24"/>
          <w:szCs w:val="24"/>
        </w:rPr>
        <w:t>et</w:t>
      </w:r>
      <w:r w:rsidRPr="008372F6">
        <w:rPr>
          <w:rFonts w:ascii="Arial" w:hAnsi="Arial" w:cs="Arial"/>
          <w:spacing w:val="-11"/>
          <w:w w:val="105"/>
          <w:sz w:val="24"/>
          <w:szCs w:val="24"/>
        </w:rPr>
        <w:t xml:space="preserve"> </w:t>
      </w:r>
      <w:r w:rsidRPr="008372F6">
        <w:rPr>
          <w:rFonts w:ascii="Arial" w:hAnsi="Arial" w:cs="Arial"/>
          <w:w w:val="105"/>
          <w:sz w:val="24"/>
          <w:szCs w:val="24"/>
        </w:rPr>
        <w:t>al.</w:t>
      </w:r>
      <w:r w:rsidRPr="008372F6">
        <w:rPr>
          <w:rFonts w:ascii="Arial" w:hAnsi="Arial" w:cs="Arial"/>
          <w:spacing w:val="-11"/>
          <w:w w:val="105"/>
          <w:sz w:val="24"/>
          <w:szCs w:val="24"/>
        </w:rPr>
        <w:t xml:space="preserve"> </w:t>
      </w:r>
      <w:r w:rsidRPr="008372F6">
        <w:rPr>
          <w:rFonts w:ascii="Arial" w:hAnsi="Arial" w:cs="Arial"/>
          <w:w w:val="105"/>
          <w:sz w:val="24"/>
          <w:szCs w:val="24"/>
        </w:rPr>
        <w:t>(2016).</w:t>
      </w:r>
      <w:r w:rsidRPr="008372F6">
        <w:rPr>
          <w:rFonts w:ascii="Arial" w:hAnsi="Arial" w:cs="Arial"/>
          <w:spacing w:val="-11"/>
          <w:w w:val="105"/>
          <w:sz w:val="24"/>
          <w:szCs w:val="24"/>
        </w:rPr>
        <w:t xml:space="preserve"> </w:t>
      </w:r>
      <w:r w:rsidRPr="008372F6">
        <w:rPr>
          <w:rFonts w:ascii="Arial" w:hAnsi="Arial" w:cs="Arial"/>
          <w:w w:val="105"/>
          <w:sz w:val="24"/>
          <w:szCs w:val="24"/>
        </w:rPr>
        <w:t>“Priority</w:t>
      </w:r>
      <w:r w:rsidRPr="008372F6">
        <w:rPr>
          <w:rFonts w:ascii="Arial" w:hAnsi="Arial" w:cs="Arial"/>
          <w:spacing w:val="-11"/>
          <w:w w:val="105"/>
          <w:sz w:val="24"/>
          <w:szCs w:val="24"/>
        </w:rPr>
        <w:t xml:space="preserve"> </w:t>
      </w:r>
      <w:r w:rsidRPr="008372F6">
        <w:rPr>
          <w:rFonts w:ascii="Arial" w:hAnsi="Arial" w:cs="Arial"/>
          <w:w w:val="105"/>
          <w:sz w:val="24"/>
          <w:szCs w:val="24"/>
        </w:rPr>
        <w:t>setting</w:t>
      </w:r>
      <w:r w:rsidRPr="008372F6">
        <w:rPr>
          <w:rFonts w:ascii="Arial" w:hAnsi="Arial" w:cs="Arial"/>
          <w:spacing w:val="-11"/>
          <w:w w:val="105"/>
          <w:sz w:val="24"/>
          <w:szCs w:val="24"/>
        </w:rPr>
        <w:t xml:space="preserve"> </w:t>
      </w:r>
      <w:r w:rsidRPr="008372F6">
        <w:rPr>
          <w:rFonts w:ascii="Arial" w:hAnsi="Arial" w:cs="Arial"/>
          <w:w w:val="105"/>
          <w:sz w:val="24"/>
          <w:szCs w:val="24"/>
        </w:rPr>
        <w:t>for</w:t>
      </w:r>
      <w:r w:rsidRPr="008372F6">
        <w:rPr>
          <w:rFonts w:ascii="Arial" w:hAnsi="Arial" w:cs="Arial"/>
          <w:spacing w:val="-11"/>
          <w:w w:val="105"/>
          <w:sz w:val="24"/>
          <w:szCs w:val="24"/>
        </w:rPr>
        <w:t xml:space="preserve"> </w:t>
      </w:r>
      <w:r w:rsidRPr="008372F6">
        <w:rPr>
          <w:rFonts w:ascii="Arial" w:hAnsi="Arial" w:cs="Arial"/>
          <w:w w:val="105"/>
          <w:sz w:val="24"/>
          <w:szCs w:val="24"/>
        </w:rPr>
        <w:t>universal</w:t>
      </w:r>
      <w:r w:rsidRPr="008372F6">
        <w:rPr>
          <w:rFonts w:ascii="Arial" w:hAnsi="Arial" w:cs="Arial"/>
          <w:spacing w:val="-11"/>
          <w:w w:val="105"/>
          <w:sz w:val="24"/>
          <w:szCs w:val="24"/>
        </w:rPr>
        <w:t xml:space="preserve"> </w:t>
      </w:r>
      <w:r w:rsidRPr="008372F6">
        <w:rPr>
          <w:rFonts w:ascii="Arial" w:hAnsi="Arial" w:cs="Arial"/>
          <w:w w:val="105"/>
          <w:sz w:val="24"/>
          <w:szCs w:val="24"/>
        </w:rPr>
        <w:t>health</w:t>
      </w:r>
      <w:r w:rsidRPr="008372F6">
        <w:rPr>
          <w:rFonts w:ascii="Arial" w:hAnsi="Arial" w:cs="Arial"/>
          <w:spacing w:val="-11"/>
          <w:w w:val="105"/>
          <w:sz w:val="24"/>
          <w:szCs w:val="24"/>
        </w:rPr>
        <w:t xml:space="preserve"> </w:t>
      </w:r>
      <w:r w:rsidRPr="008372F6">
        <w:rPr>
          <w:rFonts w:ascii="Arial" w:hAnsi="Arial" w:cs="Arial"/>
          <w:w w:val="105"/>
          <w:sz w:val="24"/>
          <w:szCs w:val="24"/>
        </w:rPr>
        <w:t>coverage: we</w:t>
      </w:r>
      <w:r w:rsidRPr="008372F6">
        <w:rPr>
          <w:rFonts w:ascii="Arial" w:hAnsi="Arial" w:cs="Arial"/>
          <w:spacing w:val="-1"/>
          <w:w w:val="105"/>
          <w:sz w:val="24"/>
          <w:szCs w:val="24"/>
        </w:rPr>
        <w:t xml:space="preserve"> </w:t>
      </w:r>
      <w:r w:rsidRPr="008372F6">
        <w:rPr>
          <w:rFonts w:ascii="Arial" w:hAnsi="Arial" w:cs="Arial"/>
          <w:w w:val="105"/>
          <w:sz w:val="24"/>
          <w:szCs w:val="24"/>
        </w:rPr>
        <w:t>need</w:t>
      </w:r>
      <w:r w:rsidRPr="008372F6">
        <w:rPr>
          <w:rFonts w:ascii="Arial" w:hAnsi="Arial" w:cs="Arial"/>
          <w:spacing w:val="-2"/>
          <w:w w:val="105"/>
          <w:sz w:val="24"/>
          <w:szCs w:val="24"/>
        </w:rPr>
        <w:t xml:space="preserve"> </w:t>
      </w:r>
      <w:r w:rsidRPr="008372F6">
        <w:rPr>
          <w:rFonts w:ascii="Arial" w:hAnsi="Arial" w:cs="Arial"/>
          <w:w w:val="105"/>
          <w:sz w:val="24"/>
          <w:szCs w:val="24"/>
        </w:rPr>
        <w:t>evidence-informed</w:t>
      </w:r>
      <w:r w:rsidRPr="008372F6">
        <w:rPr>
          <w:rFonts w:ascii="Arial" w:hAnsi="Arial" w:cs="Arial"/>
          <w:spacing w:val="-1"/>
          <w:w w:val="105"/>
          <w:sz w:val="24"/>
          <w:szCs w:val="24"/>
        </w:rPr>
        <w:t xml:space="preserve"> </w:t>
      </w:r>
      <w:r w:rsidRPr="008372F6">
        <w:rPr>
          <w:rFonts w:ascii="Arial" w:hAnsi="Arial" w:cs="Arial"/>
          <w:w w:val="105"/>
          <w:sz w:val="24"/>
          <w:szCs w:val="24"/>
        </w:rPr>
        <w:t>deliberative</w:t>
      </w:r>
      <w:r w:rsidRPr="008372F6">
        <w:rPr>
          <w:rFonts w:ascii="Arial" w:hAnsi="Arial" w:cs="Arial"/>
          <w:spacing w:val="-1"/>
          <w:w w:val="105"/>
          <w:sz w:val="24"/>
          <w:szCs w:val="24"/>
        </w:rPr>
        <w:t xml:space="preserve"> </w:t>
      </w:r>
      <w:r w:rsidRPr="008372F6">
        <w:rPr>
          <w:rFonts w:ascii="Arial" w:hAnsi="Arial" w:cs="Arial"/>
          <w:w w:val="105"/>
          <w:sz w:val="24"/>
          <w:szCs w:val="24"/>
        </w:rPr>
        <w:t>processes,</w:t>
      </w:r>
      <w:r w:rsidRPr="008372F6">
        <w:rPr>
          <w:rFonts w:ascii="Arial" w:hAnsi="Arial" w:cs="Arial"/>
          <w:spacing w:val="-1"/>
          <w:w w:val="105"/>
          <w:sz w:val="24"/>
          <w:szCs w:val="24"/>
        </w:rPr>
        <w:t xml:space="preserve"> </w:t>
      </w:r>
      <w:r w:rsidRPr="008372F6">
        <w:rPr>
          <w:rFonts w:ascii="Arial" w:hAnsi="Arial" w:cs="Arial"/>
          <w:w w:val="105"/>
          <w:sz w:val="24"/>
          <w:szCs w:val="24"/>
        </w:rPr>
        <w:t>not</w:t>
      </w:r>
      <w:r w:rsidRPr="008372F6">
        <w:rPr>
          <w:rFonts w:ascii="Arial" w:hAnsi="Arial" w:cs="Arial"/>
          <w:spacing w:val="-2"/>
          <w:w w:val="105"/>
          <w:sz w:val="24"/>
          <w:szCs w:val="24"/>
        </w:rPr>
        <w:t xml:space="preserve"> </w:t>
      </w:r>
      <w:r w:rsidRPr="008372F6">
        <w:rPr>
          <w:rFonts w:ascii="Arial" w:hAnsi="Arial" w:cs="Arial"/>
          <w:w w:val="105"/>
          <w:sz w:val="24"/>
          <w:szCs w:val="24"/>
        </w:rPr>
        <w:t>just</w:t>
      </w:r>
      <w:r w:rsidRPr="008372F6">
        <w:rPr>
          <w:rFonts w:ascii="Arial" w:hAnsi="Arial" w:cs="Arial"/>
          <w:spacing w:val="-2"/>
          <w:w w:val="105"/>
          <w:sz w:val="24"/>
          <w:szCs w:val="24"/>
        </w:rPr>
        <w:t xml:space="preserve"> </w:t>
      </w:r>
      <w:r w:rsidRPr="008372F6">
        <w:rPr>
          <w:rFonts w:ascii="Arial" w:hAnsi="Arial" w:cs="Arial"/>
          <w:w w:val="105"/>
          <w:sz w:val="24"/>
          <w:szCs w:val="24"/>
        </w:rPr>
        <w:t>more</w:t>
      </w:r>
      <w:r w:rsidRPr="008372F6">
        <w:rPr>
          <w:rFonts w:ascii="Arial" w:hAnsi="Arial" w:cs="Arial"/>
          <w:spacing w:val="-1"/>
          <w:w w:val="105"/>
          <w:sz w:val="24"/>
          <w:szCs w:val="24"/>
        </w:rPr>
        <w:t xml:space="preserve"> </w:t>
      </w:r>
      <w:r w:rsidRPr="008372F6">
        <w:rPr>
          <w:rFonts w:ascii="Arial" w:hAnsi="Arial" w:cs="Arial"/>
          <w:w w:val="105"/>
          <w:sz w:val="24"/>
          <w:szCs w:val="24"/>
        </w:rPr>
        <w:t>evidence</w:t>
      </w:r>
      <w:r w:rsidRPr="008372F6">
        <w:rPr>
          <w:rFonts w:ascii="Arial" w:hAnsi="Arial" w:cs="Arial"/>
          <w:spacing w:val="-1"/>
          <w:w w:val="105"/>
          <w:sz w:val="24"/>
          <w:szCs w:val="24"/>
        </w:rPr>
        <w:t xml:space="preserve"> </w:t>
      </w:r>
      <w:r w:rsidRPr="008372F6">
        <w:rPr>
          <w:rFonts w:ascii="Arial" w:hAnsi="Arial" w:cs="Arial"/>
          <w:w w:val="105"/>
          <w:sz w:val="24"/>
          <w:szCs w:val="24"/>
        </w:rPr>
        <w:t>on</w:t>
      </w:r>
      <w:r w:rsidRPr="008372F6">
        <w:rPr>
          <w:rFonts w:ascii="Arial" w:hAnsi="Arial" w:cs="Arial"/>
          <w:spacing w:val="-2"/>
          <w:w w:val="105"/>
          <w:sz w:val="24"/>
          <w:szCs w:val="24"/>
        </w:rPr>
        <w:t xml:space="preserve"> </w:t>
      </w:r>
      <w:r w:rsidRPr="008372F6">
        <w:rPr>
          <w:rFonts w:ascii="Arial" w:hAnsi="Arial" w:cs="Arial"/>
          <w:w w:val="105"/>
          <w:sz w:val="24"/>
          <w:szCs w:val="24"/>
        </w:rPr>
        <w:t xml:space="preserve">cost-effectiveness.” </w:t>
      </w:r>
      <w:bookmarkStart w:id="1046" w:name="_bookmark19"/>
      <w:bookmarkEnd w:id="1046"/>
      <w:r w:rsidRPr="008372F6">
        <w:rPr>
          <w:rFonts w:ascii="Arial" w:hAnsi="Arial" w:cs="Arial"/>
          <w:w w:val="105"/>
          <w:sz w:val="24"/>
          <w:szCs w:val="24"/>
        </w:rPr>
        <w:t xml:space="preserve">In: </w:t>
      </w:r>
      <w:r w:rsidRPr="008372F6">
        <w:rPr>
          <w:rFonts w:ascii="Arial" w:hAnsi="Arial" w:cs="Arial"/>
          <w:i/>
          <w:w w:val="105"/>
          <w:sz w:val="24"/>
          <w:szCs w:val="24"/>
        </w:rPr>
        <w:t xml:space="preserve">International journal of health policy and management </w:t>
      </w:r>
      <w:r w:rsidRPr="008372F6">
        <w:rPr>
          <w:rFonts w:ascii="Arial" w:hAnsi="Arial" w:cs="Arial"/>
          <w:w w:val="105"/>
          <w:sz w:val="24"/>
          <w:szCs w:val="24"/>
        </w:rPr>
        <w:t>5.11, p. 615.</w:t>
      </w:r>
    </w:p>
    <w:p w14:paraId="3BD30EAF" w14:textId="77777777" w:rsidR="005D491A" w:rsidRPr="008372F6" w:rsidRDefault="00000000" w:rsidP="00EA7791">
      <w:pPr>
        <w:spacing w:before="120" w:after="120" w:line="360" w:lineRule="auto"/>
        <w:ind w:right="358"/>
        <w:jc w:val="both"/>
        <w:rPr>
          <w:rFonts w:ascii="Arial" w:hAnsi="Arial" w:cs="Arial"/>
          <w:sz w:val="24"/>
          <w:szCs w:val="24"/>
        </w:rPr>
        <w:pPrChange w:id="1047" w:author="Héctor Bahamonde" w:date="2026-09-18T11:17:00Z" w16du:dateUtc="2026-09-18T09:17:00Z">
          <w:pPr>
            <w:spacing w:before="120" w:after="120" w:line="360" w:lineRule="auto"/>
            <w:ind w:right="358" w:hanging="331"/>
            <w:jc w:val="both"/>
          </w:pPr>
        </w:pPrChange>
      </w:pPr>
      <w:r w:rsidRPr="008372F6">
        <w:rPr>
          <w:rFonts w:ascii="Arial" w:hAnsi="Arial" w:cs="Arial"/>
          <w:w w:val="105"/>
          <w:sz w:val="24"/>
          <w:szCs w:val="24"/>
        </w:rPr>
        <w:t xml:space="preserve">Barberis, Nicholas (Feb. 2013). “Thirty Years of Prospect Theory in Economics: A Review and </w:t>
      </w:r>
      <w:bookmarkStart w:id="1048" w:name="_bookmark20"/>
      <w:bookmarkEnd w:id="1048"/>
      <w:r w:rsidRPr="008372F6">
        <w:rPr>
          <w:rFonts w:ascii="Arial" w:hAnsi="Arial" w:cs="Arial"/>
          <w:w w:val="105"/>
          <w:sz w:val="24"/>
          <w:szCs w:val="24"/>
        </w:rPr>
        <w:t xml:space="preserve">Assessment.” In: </w:t>
      </w:r>
      <w:r w:rsidRPr="008372F6">
        <w:rPr>
          <w:rFonts w:ascii="Arial" w:hAnsi="Arial" w:cs="Arial"/>
          <w:i/>
          <w:w w:val="105"/>
          <w:sz w:val="24"/>
          <w:szCs w:val="24"/>
        </w:rPr>
        <w:t xml:space="preserve">Journal of Economic Perspectives </w:t>
      </w:r>
      <w:r w:rsidRPr="008372F6">
        <w:rPr>
          <w:rFonts w:ascii="Arial" w:hAnsi="Arial" w:cs="Arial"/>
          <w:w w:val="105"/>
          <w:sz w:val="24"/>
          <w:szCs w:val="24"/>
        </w:rPr>
        <w:t>27.1, pp. 173–196.</w:t>
      </w:r>
    </w:p>
    <w:p w14:paraId="2AE73255" w14:textId="77777777" w:rsidR="005D491A" w:rsidRPr="008372F6" w:rsidRDefault="00000000" w:rsidP="00EA7791">
      <w:pPr>
        <w:pStyle w:val="BodyText"/>
        <w:spacing w:before="120" w:after="120" w:line="360" w:lineRule="auto"/>
        <w:ind w:right="357"/>
        <w:jc w:val="both"/>
        <w:rPr>
          <w:rFonts w:ascii="Arial" w:hAnsi="Arial" w:cs="Arial"/>
          <w:sz w:val="24"/>
          <w:szCs w:val="24"/>
        </w:rPr>
        <w:pPrChange w:id="1049" w:author="Héctor Bahamonde" w:date="2026-09-18T11:17:00Z" w16du:dateUtc="2026-09-18T09:17:00Z">
          <w:pPr>
            <w:pStyle w:val="BodyText"/>
            <w:spacing w:before="120" w:after="120" w:line="360" w:lineRule="auto"/>
            <w:ind w:right="357" w:hanging="327"/>
            <w:jc w:val="both"/>
          </w:pPr>
        </w:pPrChange>
      </w:pPr>
      <w:r w:rsidRPr="008372F6">
        <w:rPr>
          <w:rFonts w:ascii="Arial" w:hAnsi="Arial" w:cs="Arial"/>
          <w:w w:val="105"/>
          <w:sz w:val="24"/>
          <w:szCs w:val="24"/>
        </w:rPr>
        <w:t xml:space="preserve">Baute, S. and L. Bellani (2025). “Healthcare deservingness: how risk factors and income shape responsibility attribution for health outcomes and healthcare costs.” In: </w:t>
      </w:r>
      <w:r w:rsidRPr="008372F6">
        <w:rPr>
          <w:rFonts w:ascii="Arial" w:hAnsi="Arial" w:cs="Arial"/>
          <w:i/>
          <w:w w:val="105"/>
          <w:sz w:val="24"/>
          <w:szCs w:val="24"/>
        </w:rPr>
        <w:t xml:space="preserve">European Sociological </w:t>
      </w:r>
      <w:bookmarkStart w:id="1050" w:name="_bookmark21"/>
      <w:bookmarkEnd w:id="1050"/>
      <w:r w:rsidRPr="008372F6">
        <w:rPr>
          <w:rFonts w:ascii="Arial" w:hAnsi="Arial" w:cs="Arial"/>
          <w:i/>
          <w:w w:val="105"/>
          <w:sz w:val="24"/>
          <w:szCs w:val="24"/>
        </w:rPr>
        <w:t xml:space="preserve">Review </w:t>
      </w:r>
      <w:r w:rsidRPr="008372F6">
        <w:rPr>
          <w:rFonts w:ascii="Arial" w:hAnsi="Arial" w:cs="Arial"/>
          <w:w w:val="105"/>
          <w:sz w:val="24"/>
          <w:szCs w:val="24"/>
        </w:rPr>
        <w:t>41.3, pp. 457–471.</w:t>
      </w:r>
    </w:p>
    <w:p w14:paraId="0282A9CB" w14:textId="7DBB289C" w:rsidR="005D491A" w:rsidRPr="008372F6" w:rsidDel="00101F08" w:rsidRDefault="00000000" w:rsidP="00EA7791">
      <w:pPr>
        <w:pStyle w:val="BodyText"/>
        <w:spacing w:before="120" w:after="120" w:line="360" w:lineRule="auto"/>
        <w:ind w:right="327"/>
        <w:jc w:val="both"/>
        <w:rPr>
          <w:del w:id="1051" w:author="Héctor Bahamonde" w:date="2026-09-19T11:40:00Z" w16du:dateUtc="2026-09-19T09:40:00Z"/>
          <w:rFonts w:ascii="Arial" w:hAnsi="Arial" w:cs="Arial"/>
          <w:sz w:val="24"/>
          <w:szCs w:val="24"/>
        </w:rPr>
        <w:pPrChange w:id="1052" w:author="Héctor Bahamonde" w:date="2026-09-18T11:17:00Z" w16du:dateUtc="2026-09-18T09:17:00Z">
          <w:pPr>
            <w:pStyle w:val="BodyText"/>
            <w:spacing w:before="120" w:after="120" w:line="360" w:lineRule="auto"/>
            <w:ind w:right="327" w:hanging="332"/>
            <w:jc w:val="both"/>
          </w:pPr>
        </w:pPrChange>
      </w:pPr>
      <w:del w:id="1053" w:author="Héctor Bahamonde" w:date="2026-09-19T11:40:00Z" w16du:dateUtc="2026-09-19T09:40:00Z">
        <w:r w:rsidRPr="008372F6" w:rsidDel="00101F08">
          <w:rPr>
            <w:rFonts w:ascii="Arial" w:hAnsi="Arial" w:cs="Arial"/>
            <w:w w:val="105"/>
            <w:sz w:val="24"/>
            <w:szCs w:val="24"/>
          </w:rPr>
          <w:delText xml:space="preserve">Béland, Daniel and Robert Henry Cox (Mar. 2016). “Ideas as coalition magnets: coalition building, policy entrepreneurs, and power relations.” In: </w:delText>
        </w:r>
        <w:r w:rsidRPr="008372F6" w:rsidDel="00101F08">
          <w:rPr>
            <w:rFonts w:ascii="Arial" w:hAnsi="Arial" w:cs="Arial"/>
            <w:i/>
            <w:w w:val="105"/>
            <w:sz w:val="24"/>
            <w:szCs w:val="24"/>
          </w:rPr>
          <w:delText xml:space="preserve">Journal of European Public Policy </w:delText>
        </w:r>
        <w:r w:rsidRPr="008372F6" w:rsidDel="00101F08">
          <w:rPr>
            <w:rFonts w:ascii="Arial" w:hAnsi="Arial" w:cs="Arial"/>
            <w:w w:val="105"/>
            <w:sz w:val="24"/>
            <w:szCs w:val="24"/>
          </w:rPr>
          <w:delText>23.3, pp. 428–</w:delText>
        </w:r>
        <w:bookmarkStart w:id="1054" w:name="_bookmark22"/>
        <w:bookmarkEnd w:id="1054"/>
        <w:r w:rsidRPr="008372F6" w:rsidDel="00101F08">
          <w:rPr>
            <w:rFonts w:ascii="Arial" w:hAnsi="Arial" w:cs="Arial"/>
            <w:spacing w:val="-4"/>
            <w:w w:val="105"/>
            <w:sz w:val="24"/>
            <w:szCs w:val="24"/>
          </w:rPr>
          <w:delText>445.</w:delText>
        </w:r>
      </w:del>
    </w:p>
    <w:p w14:paraId="69B88C16" w14:textId="2D7FDC21" w:rsidR="005D491A" w:rsidRPr="008372F6" w:rsidDel="00643FFA" w:rsidRDefault="00000000" w:rsidP="00EA7791">
      <w:pPr>
        <w:pStyle w:val="BodyText"/>
        <w:spacing w:before="120" w:after="120" w:line="360" w:lineRule="auto"/>
        <w:ind w:right="321"/>
        <w:jc w:val="both"/>
        <w:rPr>
          <w:del w:id="1055" w:author="Héctor Bahamonde" w:date="2026-09-18T11:16:00Z" w16du:dateUtc="2026-09-18T09:16:00Z"/>
          <w:rFonts w:ascii="Arial" w:hAnsi="Arial" w:cs="Arial"/>
          <w:sz w:val="24"/>
          <w:szCs w:val="24"/>
        </w:rPr>
        <w:pPrChange w:id="1056" w:author="Héctor Bahamonde" w:date="2026-09-18T11:17:00Z" w16du:dateUtc="2026-09-18T09:17:00Z">
          <w:pPr>
            <w:pStyle w:val="BodyText"/>
            <w:spacing w:before="120" w:after="120" w:line="360" w:lineRule="auto"/>
            <w:ind w:right="321" w:hanging="339"/>
            <w:jc w:val="both"/>
          </w:pPr>
        </w:pPrChange>
      </w:pPr>
      <w:del w:id="1057" w:author="Héctor Bahamonde" w:date="2026-09-19T11:41:00Z" w16du:dateUtc="2026-09-19T09:41:00Z">
        <w:r w:rsidRPr="008372F6" w:rsidDel="001405AC">
          <w:rPr>
            <w:rFonts w:ascii="Arial" w:hAnsi="Arial" w:cs="Arial"/>
            <w:w w:val="105"/>
            <w:sz w:val="24"/>
            <w:szCs w:val="24"/>
          </w:rPr>
          <w:delText>Bijlmakers, L. et al. (2020). “Increasing the Legitimacy of Tough Choices in Healthcare Reimburse-ment:</w:delText>
        </w:r>
        <w:r w:rsidRPr="008372F6" w:rsidDel="001405AC">
          <w:rPr>
            <w:rFonts w:ascii="Arial" w:hAnsi="Arial" w:cs="Arial"/>
            <w:spacing w:val="14"/>
            <w:w w:val="105"/>
            <w:sz w:val="24"/>
            <w:szCs w:val="24"/>
          </w:rPr>
          <w:delText xml:space="preserve"> </w:delText>
        </w:r>
        <w:r w:rsidRPr="008372F6" w:rsidDel="001405AC">
          <w:rPr>
            <w:rFonts w:ascii="Arial" w:hAnsi="Arial" w:cs="Arial"/>
            <w:w w:val="105"/>
            <w:sz w:val="24"/>
            <w:szCs w:val="24"/>
          </w:rPr>
          <w:delText>Approach</w:delText>
        </w:r>
        <w:r w:rsidRPr="008372F6" w:rsidDel="001405AC">
          <w:rPr>
            <w:rFonts w:ascii="Arial" w:hAnsi="Arial" w:cs="Arial"/>
            <w:spacing w:val="14"/>
            <w:w w:val="105"/>
            <w:sz w:val="24"/>
            <w:szCs w:val="24"/>
          </w:rPr>
          <w:delText xml:space="preserve"> </w:delText>
        </w:r>
        <w:r w:rsidRPr="008372F6" w:rsidDel="001405AC">
          <w:rPr>
            <w:rFonts w:ascii="Arial" w:hAnsi="Arial" w:cs="Arial"/>
            <w:w w:val="105"/>
            <w:sz w:val="24"/>
            <w:szCs w:val="24"/>
          </w:rPr>
          <w:delText>and</w:delText>
        </w:r>
        <w:r w:rsidRPr="008372F6" w:rsidDel="001405AC">
          <w:rPr>
            <w:rFonts w:ascii="Arial" w:hAnsi="Arial" w:cs="Arial"/>
            <w:spacing w:val="14"/>
            <w:w w:val="105"/>
            <w:sz w:val="24"/>
            <w:szCs w:val="24"/>
          </w:rPr>
          <w:delText xml:space="preserve"> </w:delText>
        </w:r>
        <w:r w:rsidRPr="008372F6" w:rsidDel="001405AC">
          <w:rPr>
            <w:rFonts w:ascii="Arial" w:hAnsi="Arial" w:cs="Arial"/>
            <w:w w:val="105"/>
            <w:sz w:val="24"/>
            <w:szCs w:val="24"/>
          </w:rPr>
          <w:delText>Results</w:delText>
        </w:r>
        <w:r w:rsidRPr="008372F6" w:rsidDel="001405AC">
          <w:rPr>
            <w:rFonts w:ascii="Arial" w:hAnsi="Arial" w:cs="Arial"/>
            <w:spacing w:val="14"/>
            <w:w w:val="105"/>
            <w:sz w:val="24"/>
            <w:szCs w:val="24"/>
          </w:rPr>
          <w:delText xml:space="preserve"> </w:delText>
        </w:r>
        <w:r w:rsidRPr="008372F6" w:rsidDel="001405AC">
          <w:rPr>
            <w:rFonts w:ascii="Arial" w:hAnsi="Arial" w:cs="Arial"/>
            <w:w w:val="105"/>
            <w:sz w:val="24"/>
            <w:szCs w:val="24"/>
          </w:rPr>
          <w:delText>of</w:delText>
        </w:r>
        <w:r w:rsidRPr="008372F6" w:rsidDel="001405AC">
          <w:rPr>
            <w:rFonts w:ascii="Arial" w:hAnsi="Arial" w:cs="Arial"/>
            <w:spacing w:val="14"/>
            <w:w w:val="105"/>
            <w:sz w:val="24"/>
            <w:szCs w:val="24"/>
          </w:rPr>
          <w:delText xml:space="preserve"> </w:delText>
        </w:r>
        <w:r w:rsidRPr="008372F6" w:rsidDel="001405AC">
          <w:rPr>
            <w:rFonts w:ascii="Arial" w:hAnsi="Arial" w:cs="Arial"/>
            <w:w w:val="105"/>
            <w:sz w:val="24"/>
            <w:szCs w:val="24"/>
          </w:rPr>
          <w:delText>a</w:delText>
        </w:r>
        <w:r w:rsidRPr="008372F6" w:rsidDel="001405AC">
          <w:rPr>
            <w:rFonts w:ascii="Arial" w:hAnsi="Arial" w:cs="Arial"/>
            <w:spacing w:val="14"/>
            <w:w w:val="105"/>
            <w:sz w:val="24"/>
            <w:szCs w:val="24"/>
          </w:rPr>
          <w:delText xml:space="preserve"> </w:delText>
        </w:r>
        <w:r w:rsidRPr="008372F6" w:rsidDel="001405AC">
          <w:rPr>
            <w:rFonts w:ascii="Arial" w:hAnsi="Arial" w:cs="Arial"/>
            <w:w w:val="105"/>
            <w:sz w:val="24"/>
            <w:szCs w:val="24"/>
          </w:rPr>
          <w:delText>Citizen</w:delText>
        </w:r>
        <w:r w:rsidRPr="008372F6" w:rsidDel="001405AC">
          <w:rPr>
            <w:rFonts w:ascii="Arial" w:hAnsi="Arial" w:cs="Arial"/>
            <w:spacing w:val="14"/>
            <w:w w:val="105"/>
            <w:sz w:val="24"/>
            <w:szCs w:val="24"/>
          </w:rPr>
          <w:delText xml:space="preserve"> </w:delText>
        </w:r>
        <w:r w:rsidRPr="008372F6" w:rsidDel="001405AC">
          <w:rPr>
            <w:rFonts w:ascii="Arial" w:hAnsi="Arial" w:cs="Arial"/>
            <w:w w:val="105"/>
            <w:sz w:val="24"/>
            <w:szCs w:val="24"/>
          </w:rPr>
          <w:delText>Forum</w:delText>
        </w:r>
        <w:r w:rsidRPr="008372F6" w:rsidDel="001405AC">
          <w:rPr>
            <w:rFonts w:ascii="Arial" w:hAnsi="Arial" w:cs="Arial"/>
            <w:spacing w:val="14"/>
            <w:w w:val="105"/>
            <w:sz w:val="24"/>
            <w:szCs w:val="24"/>
          </w:rPr>
          <w:delText xml:space="preserve"> </w:delText>
        </w:r>
        <w:r w:rsidRPr="008372F6" w:rsidDel="001405AC">
          <w:rPr>
            <w:rFonts w:ascii="Arial" w:hAnsi="Arial" w:cs="Arial"/>
            <w:w w:val="105"/>
            <w:sz w:val="24"/>
            <w:szCs w:val="24"/>
          </w:rPr>
          <w:delText>in</w:delText>
        </w:r>
        <w:r w:rsidRPr="008372F6" w:rsidDel="001405AC">
          <w:rPr>
            <w:rFonts w:ascii="Arial" w:hAnsi="Arial" w:cs="Arial"/>
            <w:spacing w:val="14"/>
            <w:w w:val="105"/>
            <w:sz w:val="24"/>
            <w:szCs w:val="24"/>
          </w:rPr>
          <w:delText xml:space="preserve"> </w:delText>
        </w:r>
        <w:r w:rsidRPr="008372F6" w:rsidDel="001405AC">
          <w:rPr>
            <w:rFonts w:ascii="Arial" w:hAnsi="Arial" w:cs="Arial"/>
            <w:w w:val="105"/>
            <w:sz w:val="24"/>
            <w:szCs w:val="24"/>
          </w:rPr>
          <w:delText>The</w:delText>
        </w:r>
        <w:r w:rsidRPr="008372F6" w:rsidDel="001405AC">
          <w:rPr>
            <w:rFonts w:ascii="Arial" w:hAnsi="Arial" w:cs="Arial"/>
            <w:spacing w:val="14"/>
            <w:w w:val="105"/>
            <w:sz w:val="24"/>
            <w:szCs w:val="24"/>
          </w:rPr>
          <w:delText xml:space="preserve"> </w:delText>
        </w:r>
        <w:r w:rsidRPr="008372F6" w:rsidDel="001405AC">
          <w:rPr>
            <w:rFonts w:ascii="Arial" w:hAnsi="Arial" w:cs="Arial"/>
            <w:w w:val="105"/>
            <w:sz w:val="24"/>
            <w:szCs w:val="24"/>
          </w:rPr>
          <w:delText>Netherlands.”</w:delText>
        </w:r>
        <w:r w:rsidRPr="008372F6" w:rsidDel="001405AC">
          <w:rPr>
            <w:rFonts w:ascii="Arial" w:hAnsi="Arial" w:cs="Arial"/>
            <w:spacing w:val="14"/>
            <w:w w:val="105"/>
            <w:sz w:val="24"/>
            <w:szCs w:val="24"/>
          </w:rPr>
          <w:delText xml:space="preserve"> </w:delText>
        </w:r>
        <w:r w:rsidRPr="008372F6" w:rsidDel="001405AC">
          <w:rPr>
            <w:rFonts w:ascii="Arial" w:hAnsi="Arial" w:cs="Arial"/>
            <w:w w:val="105"/>
            <w:sz w:val="24"/>
            <w:szCs w:val="24"/>
          </w:rPr>
          <w:delText>In:</w:delText>
        </w:r>
        <w:r w:rsidRPr="008372F6" w:rsidDel="001405AC">
          <w:rPr>
            <w:rFonts w:ascii="Arial" w:hAnsi="Arial" w:cs="Arial"/>
            <w:spacing w:val="14"/>
            <w:w w:val="105"/>
            <w:sz w:val="24"/>
            <w:szCs w:val="24"/>
          </w:rPr>
          <w:delText xml:space="preserve"> </w:delText>
        </w:r>
        <w:r w:rsidRPr="008372F6" w:rsidDel="001405AC">
          <w:rPr>
            <w:rFonts w:ascii="Arial" w:hAnsi="Arial" w:cs="Arial"/>
            <w:i/>
            <w:w w:val="105"/>
            <w:sz w:val="24"/>
            <w:szCs w:val="24"/>
          </w:rPr>
          <w:delText>Value</w:delText>
        </w:r>
        <w:r w:rsidRPr="008372F6" w:rsidDel="001405AC">
          <w:rPr>
            <w:rFonts w:ascii="Arial" w:hAnsi="Arial" w:cs="Arial"/>
            <w:i/>
            <w:spacing w:val="20"/>
            <w:w w:val="105"/>
            <w:sz w:val="24"/>
            <w:szCs w:val="24"/>
          </w:rPr>
          <w:delText xml:space="preserve"> </w:delText>
        </w:r>
        <w:r w:rsidRPr="008372F6" w:rsidDel="001405AC">
          <w:rPr>
            <w:rFonts w:ascii="Arial" w:hAnsi="Arial" w:cs="Arial"/>
            <w:i/>
            <w:w w:val="105"/>
            <w:sz w:val="24"/>
            <w:szCs w:val="24"/>
          </w:rPr>
          <w:delText>in</w:delText>
        </w:r>
        <w:r w:rsidRPr="008372F6" w:rsidDel="001405AC">
          <w:rPr>
            <w:rFonts w:ascii="Arial" w:hAnsi="Arial" w:cs="Arial"/>
            <w:i/>
            <w:spacing w:val="19"/>
            <w:w w:val="105"/>
            <w:sz w:val="24"/>
            <w:szCs w:val="24"/>
          </w:rPr>
          <w:delText xml:space="preserve"> </w:delText>
        </w:r>
        <w:r w:rsidRPr="008372F6" w:rsidDel="001405AC">
          <w:rPr>
            <w:rFonts w:ascii="Arial" w:hAnsi="Arial" w:cs="Arial"/>
            <w:i/>
            <w:w w:val="105"/>
            <w:sz w:val="24"/>
            <w:szCs w:val="24"/>
          </w:rPr>
          <w:delText>Health</w:delText>
        </w:r>
        <w:r w:rsidRPr="008372F6" w:rsidDel="001405AC">
          <w:rPr>
            <w:rFonts w:ascii="Arial" w:hAnsi="Arial" w:cs="Arial"/>
            <w:i/>
            <w:spacing w:val="25"/>
            <w:w w:val="105"/>
            <w:sz w:val="24"/>
            <w:szCs w:val="24"/>
          </w:rPr>
          <w:delText xml:space="preserve"> </w:delText>
        </w:r>
        <w:r w:rsidRPr="008372F6" w:rsidDel="001405AC">
          <w:rPr>
            <w:rFonts w:ascii="Arial" w:hAnsi="Arial" w:cs="Arial"/>
            <w:w w:val="105"/>
            <w:sz w:val="24"/>
            <w:szCs w:val="24"/>
          </w:rPr>
          <w:delText>23.1,</w:delText>
        </w:r>
      </w:del>
    </w:p>
    <w:p w14:paraId="67E322CD" w14:textId="06A46CFB" w:rsidR="005D491A" w:rsidRPr="008372F6" w:rsidDel="001405AC" w:rsidRDefault="00000000" w:rsidP="00EA7791">
      <w:pPr>
        <w:pStyle w:val="BodyText"/>
        <w:spacing w:before="120" w:after="120" w:line="360" w:lineRule="auto"/>
        <w:ind w:right="321"/>
        <w:jc w:val="both"/>
        <w:rPr>
          <w:del w:id="1058" w:author="Héctor Bahamonde" w:date="2026-09-19T11:41:00Z" w16du:dateUtc="2026-09-19T09:41:00Z"/>
          <w:rFonts w:ascii="Arial" w:hAnsi="Arial" w:cs="Arial"/>
          <w:sz w:val="24"/>
          <w:szCs w:val="24"/>
        </w:rPr>
        <w:pPrChange w:id="1059" w:author="Héctor Bahamonde" w:date="2026-09-18T11:17:00Z" w16du:dateUtc="2026-09-18T09:17:00Z">
          <w:pPr>
            <w:pStyle w:val="BodyText"/>
            <w:spacing w:before="120" w:after="120" w:line="360" w:lineRule="auto"/>
            <w:jc w:val="both"/>
          </w:pPr>
        </w:pPrChange>
      </w:pPr>
      <w:bookmarkStart w:id="1060" w:name="_bookmark23"/>
      <w:bookmarkEnd w:id="1060"/>
      <w:del w:id="1061" w:author="Héctor Bahamonde" w:date="2026-09-19T11:41:00Z" w16du:dateUtc="2026-09-19T09:41:00Z">
        <w:r w:rsidRPr="008372F6" w:rsidDel="001405AC">
          <w:rPr>
            <w:rFonts w:ascii="Arial" w:hAnsi="Arial" w:cs="Arial"/>
            <w:sz w:val="24"/>
            <w:szCs w:val="24"/>
          </w:rPr>
          <w:delText>pp.</w:delText>
        </w:r>
        <w:r w:rsidRPr="008372F6" w:rsidDel="001405AC">
          <w:rPr>
            <w:rFonts w:ascii="Arial" w:hAnsi="Arial" w:cs="Arial"/>
            <w:spacing w:val="39"/>
            <w:sz w:val="24"/>
            <w:szCs w:val="24"/>
          </w:rPr>
          <w:delText xml:space="preserve"> </w:delText>
        </w:r>
        <w:r w:rsidRPr="008372F6" w:rsidDel="001405AC">
          <w:rPr>
            <w:rFonts w:ascii="Arial" w:hAnsi="Arial" w:cs="Arial"/>
            <w:sz w:val="24"/>
            <w:szCs w:val="24"/>
          </w:rPr>
          <w:delText>32–</w:delText>
        </w:r>
        <w:r w:rsidRPr="008372F6" w:rsidDel="001405AC">
          <w:rPr>
            <w:rFonts w:ascii="Arial" w:hAnsi="Arial" w:cs="Arial"/>
            <w:spacing w:val="-5"/>
            <w:sz w:val="24"/>
            <w:szCs w:val="24"/>
          </w:rPr>
          <w:delText>38.</w:delText>
        </w:r>
      </w:del>
    </w:p>
    <w:p w14:paraId="0FBAF827" w14:textId="77777777" w:rsidR="005D491A" w:rsidRPr="008372F6" w:rsidRDefault="00000000" w:rsidP="00EA7791">
      <w:pPr>
        <w:pStyle w:val="BodyText"/>
        <w:spacing w:before="120" w:after="120" w:line="360" w:lineRule="auto"/>
        <w:ind w:right="326"/>
        <w:jc w:val="both"/>
        <w:rPr>
          <w:rFonts w:ascii="Arial" w:hAnsi="Arial" w:cs="Arial"/>
          <w:sz w:val="24"/>
          <w:szCs w:val="24"/>
        </w:rPr>
        <w:pPrChange w:id="1062" w:author="Héctor Bahamonde" w:date="2026-09-18T11:17:00Z" w16du:dateUtc="2026-09-18T09:17:00Z">
          <w:pPr>
            <w:pStyle w:val="BodyText"/>
            <w:spacing w:before="120" w:after="120" w:line="360" w:lineRule="auto"/>
            <w:ind w:right="326" w:hanging="339"/>
            <w:jc w:val="both"/>
          </w:pPr>
        </w:pPrChange>
      </w:pPr>
      <w:r w:rsidRPr="008372F6">
        <w:rPr>
          <w:rFonts w:ascii="Arial" w:hAnsi="Arial" w:cs="Arial"/>
          <w:spacing w:val="-2"/>
          <w:w w:val="110"/>
          <w:sz w:val="24"/>
          <w:szCs w:val="24"/>
        </w:rPr>
        <w:t>Blendon,</w:t>
      </w:r>
      <w:r w:rsidRPr="008372F6">
        <w:rPr>
          <w:rFonts w:ascii="Arial" w:hAnsi="Arial" w:cs="Arial"/>
          <w:spacing w:val="-7"/>
          <w:w w:val="110"/>
          <w:sz w:val="24"/>
          <w:szCs w:val="24"/>
        </w:rPr>
        <w:t xml:space="preserve"> </w:t>
      </w:r>
      <w:r w:rsidRPr="008372F6">
        <w:rPr>
          <w:rFonts w:ascii="Arial" w:hAnsi="Arial" w:cs="Arial"/>
          <w:spacing w:val="-2"/>
          <w:w w:val="110"/>
          <w:sz w:val="24"/>
          <w:szCs w:val="24"/>
        </w:rPr>
        <w:t>Robert</w:t>
      </w:r>
      <w:r w:rsidRPr="008372F6">
        <w:rPr>
          <w:rFonts w:ascii="Arial" w:hAnsi="Arial" w:cs="Arial"/>
          <w:spacing w:val="-7"/>
          <w:w w:val="110"/>
          <w:sz w:val="24"/>
          <w:szCs w:val="24"/>
        </w:rPr>
        <w:t xml:space="preserve"> </w:t>
      </w:r>
      <w:r w:rsidRPr="008372F6">
        <w:rPr>
          <w:rFonts w:ascii="Arial" w:hAnsi="Arial" w:cs="Arial"/>
          <w:spacing w:val="-2"/>
          <w:w w:val="110"/>
          <w:sz w:val="24"/>
          <w:szCs w:val="24"/>
        </w:rPr>
        <w:t>J.</w:t>
      </w:r>
      <w:r w:rsidRPr="008372F6">
        <w:rPr>
          <w:rFonts w:ascii="Arial" w:hAnsi="Arial" w:cs="Arial"/>
          <w:spacing w:val="-7"/>
          <w:w w:val="110"/>
          <w:sz w:val="24"/>
          <w:szCs w:val="24"/>
        </w:rPr>
        <w:t xml:space="preserve"> </w:t>
      </w:r>
      <w:r w:rsidRPr="008372F6">
        <w:rPr>
          <w:rFonts w:ascii="Arial" w:hAnsi="Arial" w:cs="Arial"/>
          <w:spacing w:val="-2"/>
          <w:w w:val="110"/>
          <w:sz w:val="24"/>
          <w:szCs w:val="24"/>
        </w:rPr>
        <w:t>et</w:t>
      </w:r>
      <w:r w:rsidRPr="008372F6">
        <w:rPr>
          <w:rFonts w:ascii="Arial" w:hAnsi="Arial" w:cs="Arial"/>
          <w:spacing w:val="-7"/>
          <w:w w:val="110"/>
          <w:sz w:val="24"/>
          <w:szCs w:val="24"/>
        </w:rPr>
        <w:t xml:space="preserve"> </w:t>
      </w:r>
      <w:r w:rsidRPr="008372F6">
        <w:rPr>
          <w:rFonts w:ascii="Arial" w:hAnsi="Arial" w:cs="Arial"/>
          <w:spacing w:val="-2"/>
          <w:w w:val="110"/>
          <w:sz w:val="24"/>
          <w:szCs w:val="24"/>
        </w:rPr>
        <w:t>al.</w:t>
      </w:r>
      <w:r w:rsidRPr="008372F6">
        <w:rPr>
          <w:rFonts w:ascii="Arial" w:hAnsi="Arial" w:cs="Arial"/>
          <w:spacing w:val="-7"/>
          <w:w w:val="110"/>
          <w:sz w:val="24"/>
          <w:szCs w:val="24"/>
        </w:rPr>
        <w:t xml:space="preserve"> </w:t>
      </w:r>
      <w:r w:rsidRPr="008372F6">
        <w:rPr>
          <w:rFonts w:ascii="Arial" w:hAnsi="Arial" w:cs="Arial"/>
          <w:spacing w:val="-2"/>
          <w:w w:val="110"/>
          <w:sz w:val="24"/>
          <w:szCs w:val="24"/>
        </w:rPr>
        <w:t>(May</w:t>
      </w:r>
      <w:r w:rsidRPr="008372F6">
        <w:rPr>
          <w:rFonts w:ascii="Arial" w:hAnsi="Arial" w:cs="Arial"/>
          <w:spacing w:val="-7"/>
          <w:w w:val="110"/>
          <w:sz w:val="24"/>
          <w:szCs w:val="24"/>
        </w:rPr>
        <w:t xml:space="preserve"> </w:t>
      </w:r>
      <w:r w:rsidRPr="008372F6">
        <w:rPr>
          <w:rFonts w:ascii="Arial" w:hAnsi="Arial" w:cs="Arial"/>
          <w:spacing w:val="-2"/>
          <w:w w:val="110"/>
          <w:sz w:val="24"/>
          <w:szCs w:val="24"/>
        </w:rPr>
        <w:t>2012).</w:t>
      </w:r>
      <w:r w:rsidRPr="008372F6">
        <w:rPr>
          <w:rFonts w:ascii="Arial" w:hAnsi="Arial" w:cs="Arial"/>
          <w:spacing w:val="-7"/>
          <w:w w:val="110"/>
          <w:sz w:val="24"/>
          <w:szCs w:val="24"/>
        </w:rPr>
        <w:t xml:space="preserve"> </w:t>
      </w:r>
      <w:r w:rsidRPr="008372F6">
        <w:rPr>
          <w:rFonts w:ascii="Arial" w:hAnsi="Arial" w:cs="Arial"/>
          <w:spacing w:val="-2"/>
          <w:w w:val="110"/>
          <w:sz w:val="24"/>
          <w:szCs w:val="24"/>
        </w:rPr>
        <w:t>“A</w:t>
      </w:r>
      <w:r w:rsidRPr="008372F6">
        <w:rPr>
          <w:rFonts w:ascii="Arial" w:hAnsi="Arial" w:cs="Arial"/>
          <w:spacing w:val="-7"/>
          <w:w w:val="110"/>
          <w:sz w:val="24"/>
          <w:szCs w:val="24"/>
        </w:rPr>
        <w:t xml:space="preserve"> </w:t>
      </w:r>
      <w:r w:rsidRPr="008372F6">
        <w:rPr>
          <w:rFonts w:ascii="Arial" w:hAnsi="Arial" w:cs="Arial"/>
          <w:spacing w:val="-2"/>
          <w:w w:val="110"/>
          <w:sz w:val="24"/>
          <w:szCs w:val="24"/>
        </w:rPr>
        <w:t>four-country</w:t>
      </w:r>
      <w:r w:rsidRPr="008372F6">
        <w:rPr>
          <w:rFonts w:ascii="Arial" w:hAnsi="Arial" w:cs="Arial"/>
          <w:spacing w:val="-7"/>
          <w:w w:val="110"/>
          <w:sz w:val="24"/>
          <w:szCs w:val="24"/>
        </w:rPr>
        <w:t xml:space="preserve"> </w:t>
      </w:r>
      <w:r w:rsidRPr="008372F6">
        <w:rPr>
          <w:rFonts w:ascii="Arial" w:hAnsi="Arial" w:cs="Arial"/>
          <w:spacing w:val="-2"/>
          <w:w w:val="110"/>
          <w:sz w:val="24"/>
          <w:szCs w:val="24"/>
        </w:rPr>
        <w:t>survey</w:t>
      </w:r>
      <w:r w:rsidRPr="008372F6">
        <w:rPr>
          <w:rFonts w:ascii="Arial" w:hAnsi="Arial" w:cs="Arial"/>
          <w:spacing w:val="-7"/>
          <w:w w:val="110"/>
          <w:sz w:val="24"/>
          <w:szCs w:val="24"/>
        </w:rPr>
        <w:t xml:space="preserve"> </w:t>
      </w:r>
      <w:r w:rsidRPr="008372F6">
        <w:rPr>
          <w:rFonts w:ascii="Arial" w:hAnsi="Arial" w:cs="Arial"/>
          <w:spacing w:val="-2"/>
          <w:w w:val="110"/>
          <w:sz w:val="24"/>
          <w:szCs w:val="24"/>
        </w:rPr>
        <w:t>of</w:t>
      </w:r>
      <w:r w:rsidRPr="008372F6">
        <w:rPr>
          <w:rFonts w:ascii="Arial" w:hAnsi="Arial" w:cs="Arial"/>
          <w:spacing w:val="-8"/>
          <w:w w:val="110"/>
          <w:sz w:val="24"/>
          <w:szCs w:val="24"/>
        </w:rPr>
        <w:t xml:space="preserve"> </w:t>
      </w:r>
      <w:r w:rsidRPr="008372F6">
        <w:rPr>
          <w:rFonts w:ascii="Arial" w:hAnsi="Arial" w:cs="Arial"/>
          <w:spacing w:val="-2"/>
          <w:w w:val="110"/>
          <w:sz w:val="24"/>
          <w:szCs w:val="24"/>
        </w:rPr>
        <w:t>public</w:t>
      </w:r>
      <w:r w:rsidRPr="008372F6">
        <w:rPr>
          <w:rFonts w:ascii="Arial" w:hAnsi="Arial" w:cs="Arial"/>
          <w:spacing w:val="-7"/>
          <w:w w:val="110"/>
          <w:sz w:val="24"/>
          <w:szCs w:val="24"/>
        </w:rPr>
        <w:t xml:space="preserve"> </w:t>
      </w:r>
      <w:r w:rsidRPr="008372F6">
        <w:rPr>
          <w:rFonts w:ascii="Arial" w:hAnsi="Arial" w:cs="Arial"/>
          <w:spacing w:val="-2"/>
          <w:w w:val="110"/>
          <w:sz w:val="24"/>
          <w:szCs w:val="24"/>
        </w:rPr>
        <w:t>attitudes</w:t>
      </w:r>
      <w:r w:rsidRPr="008372F6">
        <w:rPr>
          <w:rFonts w:ascii="Arial" w:hAnsi="Arial" w:cs="Arial"/>
          <w:spacing w:val="-7"/>
          <w:w w:val="110"/>
          <w:sz w:val="24"/>
          <w:szCs w:val="24"/>
        </w:rPr>
        <w:t xml:space="preserve"> </w:t>
      </w:r>
      <w:r w:rsidRPr="008372F6">
        <w:rPr>
          <w:rFonts w:ascii="Arial" w:hAnsi="Arial" w:cs="Arial"/>
          <w:spacing w:val="-2"/>
          <w:w w:val="110"/>
          <w:sz w:val="24"/>
          <w:szCs w:val="24"/>
        </w:rPr>
        <w:t>towards</w:t>
      </w:r>
      <w:r w:rsidRPr="008372F6">
        <w:rPr>
          <w:rFonts w:ascii="Arial" w:hAnsi="Arial" w:cs="Arial"/>
          <w:spacing w:val="-7"/>
          <w:w w:val="110"/>
          <w:sz w:val="24"/>
          <w:szCs w:val="24"/>
        </w:rPr>
        <w:t xml:space="preserve"> </w:t>
      </w:r>
      <w:r w:rsidRPr="008372F6">
        <w:rPr>
          <w:rFonts w:ascii="Arial" w:hAnsi="Arial" w:cs="Arial"/>
          <w:spacing w:val="-2"/>
          <w:w w:val="110"/>
          <w:sz w:val="24"/>
          <w:szCs w:val="24"/>
        </w:rPr>
        <w:t xml:space="preserve">restricting </w:t>
      </w:r>
      <w:r w:rsidRPr="008372F6">
        <w:rPr>
          <w:rFonts w:ascii="Arial" w:hAnsi="Arial" w:cs="Arial"/>
          <w:w w:val="110"/>
          <w:sz w:val="24"/>
          <w:szCs w:val="24"/>
        </w:rPr>
        <w:t xml:space="preserve">healthcare costs by limiting the use of high-cost medical interventions.” In: </w:t>
      </w:r>
      <w:r w:rsidRPr="008372F6">
        <w:rPr>
          <w:rFonts w:ascii="Arial" w:hAnsi="Arial" w:cs="Arial"/>
          <w:i/>
          <w:w w:val="110"/>
          <w:sz w:val="24"/>
          <w:szCs w:val="24"/>
        </w:rPr>
        <w:t xml:space="preserve">BMJ Open </w:t>
      </w:r>
      <w:r w:rsidRPr="008372F6">
        <w:rPr>
          <w:rFonts w:ascii="Arial" w:hAnsi="Arial" w:cs="Arial"/>
          <w:w w:val="110"/>
          <w:sz w:val="24"/>
          <w:szCs w:val="24"/>
        </w:rPr>
        <w:t xml:space="preserve">2.3, </w:t>
      </w:r>
      <w:bookmarkStart w:id="1063" w:name="_bookmark24"/>
      <w:bookmarkEnd w:id="1063"/>
      <w:r w:rsidRPr="008372F6">
        <w:rPr>
          <w:rFonts w:ascii="Arial" w:hAnsi="Arial" w:cs="Arial"/>
          <w:spacing w:val="-2"/>
          <w:w w:val="110"/>
          <w:sz w:val="24"/>
          <w:szCs w:val="24"/>
        </w:rPr>
        <w:t>e001087.</w:t>
      </w:r>
    </w:p>
    <w:p w14:paraId="12CEB64E" w14:textId="77777777" w:rsidR="005D491A" w:rsidRPr="008372F6" w:rsidRDefault="00000000" w:rsidP="00EA7791">
      <w:pPr>
        <w:pStyle w:val="BodyText"/>
        <w:spacing w:before="120" w:after="120" w:line="360" w:lineRule="auto"/>
        <w:ind w:right="358"/>
        <w:jc w:val="both"/>
        <w:rPr>
          <w:rFonts w:ascii="Arial" w:hAnsi="Arial" w:cs="Arial"/>
          <w:sz w:val="24"/>
          <w:szCs w:val="24"/>
        </w:rPr>
        <w:pPrChange w:id="1064" w:author="Héctor Bahamonde" w:date="2026-09-18T11:17:00Z" w16du:dateUtc="2026-09-18T09:17:00Z">
          <w:pPr>
            <w:pStyle w:val="BodyText"/>
            <w:spacing w:before="120" w:after="120" w:line="360" w:lineRule="auto"/>
            <w:ind w:right="358" w:hanging="339"/>
            <w:jc w:val="both"/>
          </w:pPr>
        </w:pPrChange>
      </w:pPr>
      <w:r w:rsidRPr="008372F6">
        <w:rPr>
          <w:rFonts w:ascii="Arial" w:hAnsi="Arial" w:cs="Arial"/>
          <w:w w:val="105"/>
          <w:sz w:val="24"/>
          <w:szCs w:val="24"/>
        </w:rPr>
        <w:t>Brinkhuis,</w:t>
      </w:r>
      <w:r w:rsidRPr="008372F6">
        <w:rPr>
          <w:rFonts w:ascii="Arial" w:hAnsi="Arial" w:cs="Arial"/>
          <w:spacing w:val="-7"/>
          <w:w w:val="105"/>
          <w:sz w:val="24"/>
          <w:szCs w:val="24"/>
        </w:rPr>
        <w:t xml:space="preserve"> </w:t>
      </w:r>
      <w:r w:rsidRPr="008372F6">
        <w:rPr>
          <w:rFonts w:ascii="Arial" w:hAnsi="Arial" w:cs="Arial"/>
          <w:w w:val="105"/>
          <w:sz w:val="24"/>
          <w:szCs w:val="24"/>
        </w:rPr>
        <w:t>F.</w:t>
      </w:r>
      <w:r w:rsidRPr="008372F6">
        <w:rPr>
          <w:rFonts w:ascii="Arial" w:hAnsi="Arial" w:cs="Arial"/>
          <w:spacing w:val="-7"/>
          <w:w w:val="105"/>
          <w:sz w:val="24"/>
          <w:szCs w:val="24"/>
        </w:rPr>
        <w:t xml:space="preserve"> </w:t>
      </w:r>
      <w:r w:rsidRPr="008372F6">
        <w:rPr>
          <w:rFonts w:ascii="Arial" w:hAnsi="Arial" w:cs="Arial"/>
          <w:w w:val="105"/>
          <w:sz w:val="24"/>
          <w:szCs w:val="24"/>
        </w:rPr>
        <w:t>et</w:t>
      </w:r>
      <w:r w:rsidRPr="008372F6">
        <w:rPr>
          <w:rFonts w:ascii="Arial" w:hAnsi="Arial" w:cs="Arial"/>
          <w:spacing w:val="-7"/>
          <w:w w:val="105"/>
          <w:sz w:val="24"/>
          <w:szCs w:val="24"/>
        </w:rPr>
        <w:t xml:space="preserve"> </w:t>
      </w:r>
      <w:r w:rsidRPr="008372F6">
        <w:rPr>
          <w:rFonts w:ascii="Arial" w:hAnsi="Arial" w:cs="Arial"/>
          <w:w w:val="105"/>
          <w:sz w:val="24"/>
          <w:szCs w:val="24"/>
        </w:rPr>
        <w:t>al.</w:t>
      </w:r>
      <w:r w:rsidRPr="008372F6">
        <w:rPr>
          <w:rFonts w:ascii="Arial" w:hAnsi="Arial" w:cs="Arial"/>
          <w:spacing w:val="-7"/>
          <w:w w:val="105"/>
          <w:sz w:val="24"/>
          <w:szCs w:val="24"/>
        </w:rPr>
        <w:t xml:space="preserve"> </w:t>
      </w:r>
      <w:r w:rsidRPr="008372F6">
        <w:rPr>
          <w:rFonts w:ascii="Arial" w:hAnsi="Arial" w:cs="Arial"/>
          <w:w w:val="105"/>
          <w:sz w:val="24"/>
          <w:szCs w:val="24"/>
        </w:rPr>
        <w:t>(2024).</w:t>
      </w:r>
      <w:r w:rsidRPr="008372F6">
        <w:rPr>
          <w:rFonts w:ascii="Arial" w:hAnsi="Arial" w:cs="Arial"/>
          <w:spacing w:val="-7"/>
          <w:w w:val="105"/>
          <w:sz w:val="24"/>
          <w:szCs w:val="24"/>
        </w:rPr>
        <w:t xml:space="preserve"> </w:t>
      </w:r>
      <w:r w:rsidRPr="008372F6">
        <w:rPr>
          <w:rFonts w:ascii="Arial" w:hAnsi="Arial" w:cs="Arial"/>
          <w:w w:val="105"/>
          <w:sz w:val="24"/>
          <w:szCs w:val="24"/>
        </w:rPr>
        <w:t>“Added</w:t>
      </w:r>
      <w:r w:rsidRPr="008372F6">
        <w:rPr>
          <w:rFonts w:ascii="Arial" w:hAnsi="Arial" w:cs="Arial"/>
          <w:spacing w:val="-7"/>
          <w:w w:val="105"/>
          <w:sz w:val="24"/>
          <w:szCs w:val="24"/>
        </w:rPr>
        <w:t xml:space="preserve"> </w:t>
      </w:r>
      <w:r w:rsidRPr="008372F6">
        <w:rPr>
          <w:rFonts w:ascii="Arial" w:hAnsi="Arial" w:cs="Arial"/>
          <w:w w:val="105"/>
          <w:sz w:val="24"/>
          <w:szCs w:val="24"/>
        </w:rPr>
        <w:t>benefit</w:t>
      </w:r>
      <w:r w:rsidRPr="008372F6">
        <w:rPr>
          <w:rFonts w:ascii="Arial" w:hAnsi="Arial" w:cs="Arial"/>
          <w:spacing w:val="-7"/>
          <w:w w:val="105"/>
          <w:sz w:val="24"/>
          <w:szCs w:val="24"/>
        </w:rPr>
        <w:t xml:space="preserve"> </w:t>
      </w:r>
      <w:r w:rsidRPr="008372F6">
        <w:rPr>
          <w:rFonts w:ascii="Arial" w:hAnsi="Arial" w:cs="Arial"/>
          <w:w w:val="105"/>
          <w:sz w:val="24"/>
          <w:szCs w:val="24"/>
        </w:rPr>
        <w:t>and</w:t>
      </w:r>
      <w:r w:rsidRPr="008372F6">
        <w:rPr>
          <w:rFonts w:ascii="Arial" w:hAnsi="Arial" w:cs="Arial"/>
          <w:spacing w:val="-7"/>
          <w:w w:val="105"/>
          <w:sz w:val="24"/>
          <w:szCs w:val="24"/>
        </w:rPr>
        <w:t xml:space="preserve"> </w:t>
      </w:r>
      <w:r w:rsidRPr="008372F6">
        <w:rPr>
          <w:rFonts w:ascii="Arial" w:hAnsi="Arial" w:cs="Arial"/>
          <w:w w:val="105"/>
          <w:sz w:val="24"/>
          <w:szCs w:val="24"/>
        </w:rPr>
        <w:t>revenues</w:t>
      </w:r>
      <w:r w:rsidRPr="008372F6">
        <w:rPr>
          <w:rFonts w:ascii="Arial" w:hAnsi="Arial" w:cs="Arial"/>
          <w:spacing w:val="-7"/>
          <w:w w:val="105"/>
          <w:sz w:val="24"/>
          <w:szCs w:val="24"/>
        </w:rPr>
        <w:t xml:space="preserve"> </w:t>
      </w:r>
      <w:r w:rsidRPr="008372F6">
        <w:rPr>
          <w:rFonts w:ascii="Arial" w:hAnsi="Arial" w:cs="Arial"/>
          <w:w w:val="105"/>
          <w:sz w:val="24"/>
          <w:szCs w:val="24"/>
        </w:rPr>
        <w:t>of</w:t>
      </w:r>
      <w:r w:rsidRPr="008372F6">
        <w:rPr>
          <w:rFonts w:ascii="Arial" w:hAnsi="Arial" w:cs="Arial"/>
          <w:spacing w:val="-7"/>
          <w:w w:val="105"/>
          <w:sz w:val="24"/>
          <w:szCs w:val="24"/>
        </w:rPr>
        <w:t xml:space="preserve"> </w:t>
      </w:r>
      <w:r w:rsidRPr="008372F6">
        <w:rPr>
          <w:rFonts w:ascii="Arial" w:hAnsi="Arial" w:cs="Arial"/>
          <w:w w:val="105"/>
          <w:sz w:val="24"/>
          <w:szCs w:val="24"/>
        </w:rPr>
        <w:t>oncology</w:t>
      </w:r>
      <w:r w:rsidRPr="008372F6">
        <w:rPr>
          <w:rFonts w:ascii="Arial" w:hAnsi="Arial" w:cs="Arial"/>
          <w:spacing w:val="-7"/>
          <w:w w:val="105"/>
          <w:sz w:val="24"/>
          <w:szCs w:val="24"/>
        </w:rPr>
        <w:t xml:space="preserve"> </w:t>
      </w:r>
      <w:r w:rsidRPr="008372F6">
        <w:rPr>
          <w:rFonts w:ascii="Arial" w:hAnsi="Arial" w:cs="Arial"/>
          <w:w w:val="105"/>
          <w:sz w:val="24"/>
          <w:szCs w:val="24"/>
        </w:rPr>
        <w:t>drugs</w:t>
      </w:r>
      <w:r w:rsidRPr="008372F6">
        <w:rPr>
          <w:rFonts w:ascii="Arial" w:hAnsi="Arial" w:cs="Arial"/>
          <w:spacing w:val="-7"/>
          <w:w w:val="105"/>
          <w:sz w:val="24"/>
          <w:szCs w:val="24"/>
        </w:rPr>
        <w:t xml:space="preserve"> </w:t>
      </w:r>
      <w:r w:rsidRPr="008372F6">
        <w:rPr>
          <w:rFonts w:ascii="Arial" w:hAnsi="Arial" w:cs="Arial"/>
          <w:w w:val="105"/>
          <w:sz w:val="24"/>
          <w:szCs w:val="24"/>
        </w:rPr>
        <w:t>approved</w:t>
      </w:r>
      <w:r w:rsidRPr="008372F6">
        <w:rPr>
          <w:rFonts w:ascii="Arial" w:hAnsi="Arial" w:cs="Arial"/>
          <w:spacing w:val="-7"/>
          <w:w w:val="105"/>
          <w:sz w:val="24"/>
          <w:szCs w:val="24"/>
        </w:rPr>
        <w:t xml:space="preserve"> </w:t>
      </w:r>
      <w:r w:rsidRPr="008372F6">
        <w:rPr>
          <w:rFonts w:ascii="Arial" w:hAnsi="Arial" w:cs="Arial"/>
          <w:w w:val="105"/>
          <w:sz w:val="24"/>
          <w:szCs w:val="24"/>
        </w:rPr>
        <w:t>by</w:t>
      </w:r>
      <w:r w:rsidRPr="008372F6">
        <w:rPr>
          <w:rFonts w:ascii="Arial" w:hAnsi="Arial" w:cs="Arial"/>
          <w:spacing w:val="-7"/>
          <w:w w:val="105"/>
          <w:sz w:val="24"/>
          <w:szCs w:val="24"/>
        </w:rPr>
        <w:t xml:space="preserve"> </w:t>
      </w:r>
      <w:r w:rsidRPr="008372F6">
        <w:rPr>
          <w:rFonts w:ascii="Arial" w:hAnsi="Arial" w:cs="Arial"/>
          <w:w w:val="105"/>
          <w:sz w:val="24"/>
          <w:szCs w:val="24"/>
        </w:rPr>
        <w:t>the</w:t>
      </w:r>
      <w:r w:rsidRPr="008372F6">
        <w:rPr>
          <w:rFonts w:ascii="Arial" w:hAnsi="Arial" w:cs="Arial"/>
          <w:spacing w:val="-7"/>
          <w:w w:val="105"/>
          <w:sz w:val="24"/>
          <w:szCs w:val="24"/>
        </w:rPr>
        <w:t xml:space="preserve"> </w:t>
      </w:r>
      <w:r w:rsidRPr="008372F6">
        <w:rPr>
          <w:rFonts w:ascii="Arial" w:hAnsi="Arial" w:cs="Arial"/>
          <w:w w:val="105"/>
          <w:sz w:val="24"/>
          <w:szCs w:val="24"/>
        </w:rPr>
        <w:t xml:space="preserve">European </w:t>
      </w:r>
      <w:bookmarkStart w:id="1065" w:name="_bookmark25"/>
      <w:bookmarkEnd w:id="1065"/>
      <w:r w:rsidRPr="008372F6">
        <w:rPr>
          <w:rFonts w:ascii="Arial" w:hAnsi="Arial" w:cs="Arial"/>
          <w:w w:val="105"/>
          <w:sz w:val="24"/>
          <w:szCs w:val="24"/>
        </w:rPr>
        <w:t xml:space="preserve">Medicines Agency between 1995 and 2020: retrospective cohort study.” </w:t>
      </w:r>
      <w:r w:rsidRPr="008372F6">
        <w:rPr>
          <w:rFonts w:ascii="Arial" w:hAnsi="Arial" w:cs="Arial"/>
          <w:w w:val="105"/>
          <w:sz w:val="24"/>
          <w:szCs w:val="24"/>
        </w:rPr>
        <w:lastRenderedPageBreak/>
        <w:t xml:space="preserve">In: </w:t>
      </w:r>
      <w:r w:rsidRPr="008372F6">
        <w:rPr>
          <w:rFonts w:ascii="Arial" w:hAnsi="Arial" w:cs="Arial"/>
          <w:i/>
          <w:w w:val="105"/>
          <w:sz w:val="24"/>
          <w:szCs w:val="24"/>
        </w:rPr>
        <w:t>bmj</w:t>
      </w:r>
      <w:r w:rsidRPr="008372F6">
        <w:rPr>
          <w:rFonts w:ascii="Arial" w:hAnsi="Arial" w:cs="Arial"/>
          <w:i/>
          <w:spacing w:val="39"/>
          <w:w w:val="105"/>
          <w:sz w:val="24"/>
          <w:szCs w:val="24"/>
        </w:rPr>
        <w:t xml:space="preserve"> </w:t>
      </w:r>
      <w:r w:rsidRPr="008372F6">
        <w:rPr>
          <w:rFonts w:ascii="Arial" w:hAnsi="Arial" w:cs="Arial"/>
          <w:w w:val="105"/>
          <w:sz w:val="24"/>
          <w:szCs w:val="24"/>
        </w:rPr>
        <w:t>384.</w:t>
      </w:r>
    </w:p>
    <w:p w14:paraId="1F34826A" w14:textId="255E1239" w:rsidR="005D491A" w:rsidRPr="008372F6" w:rsidDel="00E057ED" w:rsidRDefault="00000000" w:rsidP="00EA7791">
      <w:pPr>
        <w:pStyle w:val="BodyText"/>
        <w:spacing w:before="120" w:after="120" w:line="360" w:lineRule="auto"/>
        <w:ind w:right="328"/>
        <w:jc w:val="both"/>
        <w:rPr>
          <w:del w:id="1066" w:author="Héctor Bahamonde" w:date="2026-09-18T11:16:00Z" w16du:dateUtc="2026-09-18T09:16:00Z"/>
          <w:rFonts w:ascii="Arial" w:hAnsi="Arial" w:cs="Arial"/>
          <w:sz w:val="24"/>
          <w:szCs w:val="24"/>
        </w:rPr>
        <w:pPrChange w:id="1067" w:author="Héctor Bahamonde" w:date="2026-09-18T11:17:00Z" w16du:dateUtc="2026-09-18T09:17:00Z">
          <w:pPr>
            <w:pStyle w:val="BodyText"/>
            <w:spacing w:before="120" w:after="120" w:line="360" w:lineRule="auto"/>
            <w:ind w:right="328" w:hanging="339"/>
            <w:jc w:val="both"/>
          </w:pPr>
        </w:pPrChange>
      </w:pPr>
      <w:r w:rsidRPr="008372F6">
        <w:rPr>
          <w:rFonts w:ascii="Arial" w:hAnsi="Arial" w:cs="Arial"/>
          <w:w w:val="105"/>
          <w:sz w:val="24"/>
          <w:szCs w:val="24"/>
        </w:rPr>
        <w:t>Cappelen,</w:t>
      </w:r>
      <w:r w:rsidRPr="008372F6">
        <w:rPr>
          <w:rFonts w:ascii="Arial" w:hAnsi="Arial" w:cs="Arial"/>
          <w:spacing w:val="40"/>
          <w:w w:val="105"/>
          <w:sz w:val="24"/>
          <w:szCs w:val="24"/>
        </w:rPr>
        <w:t xml:space="preserve"> </w:t>
      </w:r>
      <w:r w:rsidRPr="008372F6">
        <w:rPr>
          <w:rFonts w:ascii="Arial" w:hAnsi="Arial" w:cs="Arial"/>
          <w:w w:val="105"/>
          <w:sz w:val="24"/>
          <w:szCs w:val="24"/>
        </w:rPr>
        <w:t>C.,</w:t>
      </w:r>
      <w:r w:rsidRPr="008372F6">
        <w:rPr>
          <w:rFonts w:ascii="Arial" w:hAnsi="Arial" w:cs="Arial"/>
          <w:spacing w:val="40"/>
          <w:w w:val="105"/>
          <w:sz w:val="24"/>
          <w:szCs w:val="24"/>
        </w:rPr>
        <w:t xml:space="preserve"> </w:t>
      </w:r>
      <w:r w:rsidRPr="008372F6">
        <w:rPr>
          <w:rFonts w:ascii="Arial" w:hAnsi="Arial" w:cs="Arial"/>
          <w:w w:val="105"/>
          <w:sz w:val="24"/>
          <w:szCs w:val="24"/>
        </w:rPr>
        <w:t>T.</w:t>
      </w:r>
      <w:r w:rsidRPr="008372F6">
        <w:rPr>
          <w:rFonts w:ascii="Arial" w:hAnsi="Arial" w:cs="Arial"/>
          <w:spacing w:val="40"/>
          <w:w w:val="105"/>
          <w:sz w:val="24"/>
          <w:szCs w:val="24"/>
        </w:rPr>
        <w:t xml:space="preserve"> </w:t>
      </w:r>
      <w:r w:rsidRPr="008372F6">
        <w:rPr>
          <w:rFonts w:ascii="Arial" w:hAnsi="Arial" w:cs="Arial"/>
          <w:w w:val="105"/>
          <w:sz w:val="24"/>
          <w:szCs w:val="24"/>
        </w:rPr>
        <w:t>Midtbø,</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K.</w:t>
      </w:r>
      <w:r w:rsidRPr="008372F6">
        <w:rPr>
          <w:rFonts w:ascii="Arial" w:hAnsi="Arial" w:cs="Arial"/>
          <w:spacing w:val="40"/>
          <w:w w:val="105"/>
          <w:sz w:val="24"/>
          <w:szCs w:val="24"/>
        </w:rPr>
        <w:t xml:space="preserve"> </w:t>
      </w:r>
      <w:r w:rsidRPr="008372F6">
        <w:rPr>
          <w:rFonts w:ascii="Arial" w:hAnsi="Arial" w:cs="Arial"/>
          <w:w w:val="105"/>
          <w:sz w:val="24"/>
          <w:szCs w:val="24"/>
        </w:rPr>
        <w:t>Bærøe</w:t>
      </w:r>
      <w:r w:rsidRPr="008372F6">
        <w:rPr>
          <w:rFonts w:ascii="Arial" w:hAnsi="Arial" w:cs="Arial"/>
          <w:spacing w:val="40"/>
          <w:w w:val="105"/>
          <w:sz w:val="24"/>
          <w:szCs w:val="24"/>
        </w:rPr>
        <w:t xml:space="preserve"> </w:t>
      </w:r>
      <w:r w:rsidRPr="008372F6">
        <w:rPr>
          <w:rFonts w:ascii="Arial" w:hAnsi="Arial" w:cs="Arial"/>
          <w:w w:val="105"/>
          <w:sz w:val="24"/>
          <w:szCs w:val="24"/>
        </w:rPr>
        <w:t>(2022).</w:t>
      </w:r>
      <w:r w:rsidRPr="008372F6">
        <w:rPr>
          <w:rFonts w:ascii="Arial" w:hAnsi="Arial" w:cs="Arial"/>
          <w:spacing w:val="40"/>
          <w:w w:val="105"/>
          <w:sz w:val="24"/>
          <w:szCs w:val="24"/>
        </w:rPr>
        <w:t xml:space="preserve"> </w:t>
      </w:r>
      <w:r w:rsidRPr="008372F6">
        <w:rPr>
          <w:rFonts w:ascii="Arial" w:hAnsi="Arial" w:cs="Arial"/>
          <w:w w:val="105"/>
          <w:sz w:val="24"/>
          <w:szCs w:val="24"/>
        </w:rPr>
        <w:t>“Responsibility</w:t>
      </w:r>
      <w:r w:rsidRPr="008372F6">
        <w:rPr>
          <w:rFonts w:ascii="Arial" w:hAnsi="Arial" w:cs="Arial"/>
          <w:spacing w:val="40"/>
          <w:w w:val="105"/>
          <w:sz w:val="24"/>
          <w:szCs w:val="24"/>
        </w:rPr>
        <w:t xml:space="preserve"> </w:t>
      </w:r>
      <w:r w:rsidRPr="008372F6">
        <w:rPr>
          <w:rFonts w:ascii="Arial" w:hAnsi="Arial" w:cs="Arial"/>
          <w:w w:val="105"/>
          <w:sz w:val="24"/>
          <w:szCs w:val="24"/>
        </w:rPr>
        <w:t>Considerations</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Design of</w:t>
      </w:r>
      <w:r w:rsidRPr="008372F6">
        <w:rPr>
          <w:rFonts w:ascii="Arial" w:hAnsi="Arial" w:cs="Arial"/>
          <w:spacing w:val="35"/>
          <w:w w:val="105"/>
          <w:sz w:val="24"/>
          <w:szCs w:val="24"/>
        </w:rPr>
        <w:t xml:space="preserve"> </w:t>
      </w:r>
      <w:r w:rsidRPr="008372F6">
        <w:rPr>
          <w:rFonts w:ascii="Arial" w:hAnsi="Arial" w:cs="Arial"/>
          <w:w w:val="105"/>
          <w:sz w:val="24"/>
          <w:szCs w:val="24"/>
        </w:rPr>
        <w:t>Health</w:t>
      </w:r>
      <w:r w:rsidRPr="008372F6">
        <w:rPr>
          <w:rFonts w:ascii="Arial" w:hAnsi="Arial" w:cs="Arial"/>
          <w:spacing w:val="35"/>
          <w:w w:val="105"/>
          <w:sz w:val="24"/>
          <w:szCs w:val="24"/>
        </w:rPr>
        <w:t xml:space="preserve"> </w:t>
      </w:r>
      <w:r w:rsidRPr="008372F6">
        <w:rPr>
          <w:rFonts w:ascii="Arial" w:hAnsi="Arial" w:cs="Arial"/>
          <w:w w:val="105"/>
          <w:sz w:val="24"/>
          <w:szCs w:val="24"/>
        </w:rPr>
        <w:t>Care</w:t>
      </w:r>
      <w:r w:rsidRPr="008372F6">
        <w:rPr>
          <w:rFonts w:ascii="Arial" w:hAnsi="Arial" w:cs="Arial"/>
          <w:spacing w:val="35"/>
          <w:w w:val="105"/>
          <w:sz w:val="24"/>
          <w:szCs w:val="24"/>
        </w:rPr>
        <w:t xml:space="preserve"> </w:t>
      </w:r>
      <w:r w:rsidRPr="008372F6">
        <w:rPr>
          <w:rFonts w:ascii="Arial" w:hAnsi="Arial" w:cs="Arial"/>
          <w:w w:val="105"/>
          <w:sz w:val="24"/>
          <w:szCs w:val="24"/>
        </w:rPr>
        <w:t>Policies:</w:t>
      </w:r>
      <w:r w:rsidRPr="008372F6">
        <w:rPr>
          <w:rFonts w:ascii="Arial" w:hAnsi="Arial" w:cs="Arial"/>
          <w:spacing w:val="35"/>
          <w:w w:val="105"/>
          <w:sz w:val="24"/>
          <w:szCs w:val="24"/>
        </w:rPr>
        <w:t xml:space="preserve"> </w:t>
      </w:r>
      <w:r w:rsidRPr="008372F6">
        <w:rPr>
          <w:rFonts w:ascii="Arial" w:hAnsi="Arial" w:cs="Arial"/>
          <w:w w:val="105"/>
          <w:sz w:val="24"/>
          <w:szCs w:val="24"/>
        </w:rPr>
        <w:t>A</w:t>
      </w:r>
      <w:r w:rsidRPr="008372F6">
        <w:rPr>
          <w:rFonts w:ascii="Arial" w:hAnsi="Arial" w:cs="Arial"/>
          <w:spacing w:val="35"/>
          <w:w w:val="105"/>
          <w:sz w:val="24"/>
          <w:szCs w:val="24"/>
        </w:rPr>
        <w:t xml:space="preserve"> </w:t>
      </w:r>
      <w:r w:rsidRPr="008372F6">
        <w:rPr>
          <w:rFonts w:ascii="Arial" w:hAnsi="Arial" w:cs="Arial"/>
          <w:w w:val="105"/>
          <w:sz w:val="24"/>
          <w:szCs w:val="24"/>
        </w:rPr>
        <w:t>Survey</w:t>
      </w:r>
      <w:r w:rsidRPr="008372F6">
        <w:rPr>
          <w:rFonts w:ascii="Arial" w:hAnsi="Arial" w:cs="Arial"/>
          <w:spacing w:val="35"/>
          <w:w w:val="105"/>
          <w:sz w:val="24"/>
          <w:szCs w:val="24"/>
        </w:rPr>
        <w:t xml:space="preserve"> </w:t>
      </w:r>
      <w:r w:rsidRPr="008372F6">
        <w:rPr>
          <w:rFonts w:ascii="Arial" w:hAnsi="Arial" w:cs="Arial"/>
          <w:w w:val="105"/>
          <w:sz w:val="24"/>
          <w:szCs w:val="24"/>
        </w:rPr>
        <w:t>Study</w:t>
      </w:r>
      <w:r w:rsidRPr="008372F6">
        <w:rPr>
          <w:rFonts w:ascii="Arial" w:hAnsi="Arial" w:cs="Arial"/>
          <w:spacing w:val="35"/>
          <w:w w:val="105"/>
          <w:sz w:val="24"/>
          <w:szCs w:val="24"/>
        </w:rPr>
        <w:t xml:space="preserve"> </w:t>
      </w:r>
      <w:r w:rsidRPr="008372F6">
        <w:rPr>
          <w:rFonts w:ascii="Arial" w:hAnsi="Arial" w:cs="Arial"/>
          <w:w w:val="105"/>
          <w:sz w:val="24"/>
          <w:szCs w:val="24"/>
        </w:rPr>
        <w:t>of</w:t>
      </w:r>
      <w:r w:rsidRPr="008372F6">
        <w:rPr>
          <w:rFonts w:ascii="Arial" w:hAnsi="Arial" w:cs="Arial"/>
          <w:spacing w:val="35"/>
          <w:w w:val="105"/>
          <w:sz w:val="24"/>
          <w:szCs w:val="24"/>
        </w:rPr>
        <w:t xml:space="preserve"> </w:t>
      </w:r>
      <w:r w:rsidRPr="008372F6">
        <w:rPr>
          <w:rFonts w:ascii="Arial" w:hAnsi="Arial" w:cs="Arial"/>
          <w:w w:val="105"/>
          <w:sz w:val="24"/>
          <w:szCs w:val="24"/>
        </w:rPr>
        <w:t>the</w:t>
      </w:r>
      <w:r w:rsidRPr="008372F6">
        <w:rPr>
          <w:rFonts w:ascii="Arial" w:hAnsi="Arial" w:cs="Arial"/>
          <w:spacing w:val="35"/>
          <w:w w:val="105"/>
          <w:sz w:val="24"/>
          <w:szCs w:val="24"/>
        </w:rPr>
        <w:t xml:space="preserve"> </w:t>
      </w:r>
      <w:r w:rsidRPr="008372F6">
        <w:rPr>
          <w:rFonts w:ascii="Arial" w:hAnsi="Arial" w:cs="Arial"/>
          <w:w w:val="105"/>
          <w:sz w:val="24"/>
          <w:szCs w:val="24"/>
        </w:rPr>
        <w:t>Norwegian</w:t>
      </w:r>
      <w:r w:rsidRPr="008372F6">
        <w:rPr>
          <w:rFonts w:ascii="Arial" w:hAnsi="Arial" w:cs="Arial"/>
          <w:spacing w:val="35"/>
          <w:w w:val="105"/>
          <w:sz w:val="24"/>
          <w:szCs w:val="24"/>
        </w:rPr>
        <w:t xml:space="preserve"> </w:t>
      </w:r>
      <w:r w:rsidRPr="008372F6">
        <w:rPr>
          <w:rFonts w:ascii="Arial" w:hAnsi="Arial" w:cs="Arial"/>
          <w:w w:val="105"/>
          <w:sz w:val="24"/>
          <w:szCs w:val="24"/>
        </w:rPr>
        <w:t>Population.”</w:t>
      </w:r>
      <w:r w:rsidRPr="008372F6">
        <w:rPr>
          <w:rFonts w:ascii="Arial" w:hAnsi="Arial" w:cs="Arial"/>
          <w:spacing w:val="35"/>
          <w:w w:val="105"/>
          <w:sz w:val="24"/>
          <w:szCs w:val="24"/>
        </w:rPr>
        <w:t xml:space="preserve"> </w:t>
      </w:r>
      <w:r w:rsidRPr="008372F6">
        <w:rPr>
          <w:rFonts w:ascii="Arial" w:hAnsi="Arial" w:cs="Arial"/>
          <w:w w:val="105"/>
          <w:sz w:val="24"/>
          <w:szCs w:val="24"/>
        </w:rPr>
        <w:t>In:</w:t>
      </w:r>
      <w:r w:rsidRPr="008372F6">
        <w:rPr>
          <w:rFonts w:ascii="Arial" w:hAnsi="Arial" w:cs="Arial"/>
          <w:spacing w:val="35"/>
          <w:w w:val="105"/>
          <w:sz w:val="24"/>
          <w:szCs w:val="24"/>
        </w:rPr>
        <w:t xml:space="preserve"> </w:t>
      </w:r>
      <w:r w:rsidRPr="008372F6">
        <w:rPr>
          <w:rFonts w:ascii="Arial" w:hAnsi="Arial" w:cs="Arial"/>
          <w:i/>
          <w:w w:val="105"/>
          <w:sz w:val="24"/>
          <w:szCs w:val="24"/>
        </w:rPr>
        <w:t>HEC</w:t>
      </w:r>
      <w:r w:rsidRPr="008372F6">
        <w:rPr>
          <w:rFonts w:ascii="Arial" w:hAnsi="Arial" w:cs="Arial"/>
          <w:i/>
          <w:spacing w:val="39"/>
          <w:w w:val="105"/>
          <w:sz w:val="24"/>
          <w:szCs w:val="24"/>
        </w:rPr>
        <w:t xml:space="preserve"> </w:t>
      </w:r>
      <w:r w:rsidRPr="008372F6">
        <w:rPr>
          <w:rFonts w:ascii="Arial" w:hAnsi="Arial" w:cs="Arial"/>
          <w:i/>
          <w:w w:val="105"/>
          <w:sz w:val="24"/>
          <w:szCs w:val="24"/>
        </w:rPr>
        <w:t>Forum</w:t>
      </w:r>
      <w:r w:rsidRPr="008372F6">
        <w:rPr>
          <w:rFonts w:ascii="Arial" w:hAnsi="Arial" w:cs="Arial"/>
          <w:i/>
          <w:spacing w:val="40"/>
          <w:w w:val="105"/>
          <w:sz w:val="24"/>
          <w:szCs w:val="24"/>
        </w:rPr>
        <w:t xml:space="preserve"> </w:t>
      </w:r>
      <w:r w:rsidRPr="008372F6">
        <w:rPr>
          <w:rFonts w:ascii="Arial" w:hAnsi="Arial" w:cs="Arial"/>
          <w:w w:val="105"/>
          <w:sz w:val="24"/>
          <w:szCs w:val="24"/>
        </w:rPr>
        <w:t>34,</w:t>
      </w:r>
      <w:ins w:id="1068" w:author="Héctor Bahamonde" w:date="2026-09-18T11:16:00Z" w16du:dateUtc="2026-09-18T09:16:00Z">
        <w:r w:rsidR="00E057ED">
          <w:rPr>
            <w:rFonts w:ascii="Arial" w:hAnsi="Arial" w:cs="Arial"/>
            <w:w w:val="105"/>
            <w:sz w:val="24"/>
            <w:szCs w:val="24"/>
          </w:rPr>
          <w:t xml:space="preserve"> </w:t>
        </w:r>
      </w:ins>
    </w:p>
    <w:p w14:paraId="3C7BD933" w14:textId="77777777" w:rsidR="005D491A" w:rsidRPr="008372F6" w:rsidRDefault="00000000" w:rsidP="00EA7791">
      <w:pPr>
        <w:pStyle w:val="BodyText"/>
        <w:spacing w:before="120" w:after="120" w:line="360" w:lineRule="auto"/>
        <w:ind w:right="328"/>
        <w:jc w:val="both"/>
        <w:rPr>
          <w:rFonts w:ascii="Arial" w:hAnsi="Arial" w:cs="Arial"/>
          <w:sz w:val="24"/>
          <w:szCs w:val="24"/>
        </w:rPr>
        <w:pPrChange w:id="1069" w:author="Héctor Bahamonde" w:date="2026-09-18T11:17:00Z" w16du:dateUtc="2026-09-18T09:17:00Z">
          <w:pPr>
            <w:pStyle w:val="BodyText"/>
            <w:spacing w:before="120" w:after="120" w:line="360" w:lineRule="auto"/>
            <w:jc w:val="both"/>
          </w:pPr>
        </w:pPrChange>
      </w:pPr>
      <w:bookmarkStart w:id="1070" w:name="_bookmark26"/>
      <w:bookmarkEnd w:id="1070"/>
      <w:r w:rsidRPr="008372F6">
        <w:rPr>
          <w:rFonts w:ascii="Arial" w:hAnsi="Arial" w:cs="Arial"/>
          <w:sz w:val="24"/>
          <w:szCs w:val="24"/>
        </w:rPr>
        <w:t>pp.</w:t>
      </w:r>
      <w:r w:rsidRPr="008372F6">
        <w:rPr>
          <w:rFonts w:ascii="Arial" w:hAnsi="Arial" w:cs="Arial"/>
          <w:spacing w:val="34"/>
          <w:sz w:val="24"/>
          <w:szCs w:val="24"/>
        </w:rPr>
        <w:t xml:space="preserve"> </w:t>
      </w:r>
      <w:r w:rsidRPr="008372F6">
        <w:rPr>
          <w:rFonts w:ascii="Arial" w:hAnsi="Arial" w:cs="Arial"/>
          <w:sz w:val="24"/>
          <w:szCs w:val="24"/>
        </w:rPr>
        <w:t>115–</w:t>
      </w:r>
      <w:r w:rsidRPr="008372F6">
        <w:rPr>
          <w:rFonts w:ascii="Arial" w:hAnsi="Arial" w:cs="Arial"/>
          <w:spacing w:val="-4"/>
          <w:sz w:val="24"/>
          <w:szCs w:val="24"/>
        </w:rPr>
        <w:t>138.</w:t>
      </w:r>
    </w:p>
    <w:p w14:paraId="47859DF8" w14:textId="77777777" w:rsidR="007A06E7" w:rsidRDefault="007A06E7" w:rsidP="00EA7791">
      <w:pPr>
        <w:spacing w:before="120" w:after="120" w:line="360" w:lineRule="auto"/>
        <w:ind w:right="357"/>
        <w:jc w:val="both"/>
        <w:rPr>
          <w:ins w:id="1071" w:author="Héctor Bahamonde" w:date="2026-09-19T12:36:00Z" w16du:dateUtc="2026-09-19T10:36:00Z"/>
          <w:rFonts w:ascii="Arial" w:hAnsi="Arial" w:cs="Arial"/>
          <w:w w:val="105"/>
          <w:sz w:val="24"/>
          <w:szCs w:val="24"/>
        </w:rPr>
      </w:pPr>
      <w:ins w:id="1072" w:author="Héctor Bahamonde" w:date="2026-09-19T12:36:00Z" w16du:dateUtc="2026-09-19T10:36:00Z">
        <w:r w:rsidRPr="007A06E7">
          <w:rPr>
            <w:rFonts w:ascii="Arial" w:hAnsi="Arial" w:cs="Arial"/>
            <w:w w:val="105"/>
            <w:sz w:val="24"/>
            <w:szCs w:val="24"/>
          </w:rPr>
          <w:t>Chong, D., and J. N. Druckman (2007). “Framing Theory.” Annual Review of Political Science 10, pp. 103–126.</w:t>
        </w:r>
        <w:r w:rsidRPr="007A06E7">
          <w:rPr>
            <w:rFonts w:ascii="Arial" w:hAnsi="Arial" w:cs="Arial"/>
            <w:w w:val="105"/>
            <w:sz w:val="24"/>
            <w:szCs w:val="24"/>
          </w:rPr>
          <w:t xml:space="preserve"> </w:t>
        </w:r>
      </w:ins>
    </w:p>
    <w:p w14:paraId="7648584F" w14:textId="1611E4DD" w:rsidR="005D491A" w:rsidRPr="008372F6" w:rsidRDefault="00000000" w:rsidP="00EA7791">
      <w:pPr>
        <w:spacing w:before="120" w:after="120" w:line="360" w:lineRule="auto"/>
        <w:ind w:right="357"/>
        <w:jc w:val="both"/>
        <w:rPr>
          <w:rFonts w:ascii="Arial" w:hAnsi="Arial" w:cs="Arial"/>
          <w:sz w:val="24"/>
          <w:szCs w:val="24"/>
        </w:rPr>
        <w:pPrChange w:id="1073" w:author="Héctor Bahamonde" w:date="2026-09-18T11:17:00Z" w16du:dateUtc="2026-09-18T09:17:00Z">
          <w:pPr>
            <w:spacing w:before="120" w:after="120" w:line="360" w:lineRule="auto"/>
            <w:ind w:right="357" w:hanging="339"/>
            <w:jc w:val="both"/>
          </w:pPr>
        </w:pPrChange>
      </w:pPr>
      <w:r w:rsidRPr="008372F6">
        <w:rPr>
          <w:rFonts w:ascii="Arial" w:hAnsi="Arial" w:cs="Arial"/>
          <w:w w:val="105"/>
          <w:sz w:val="24"/>
          <w:szCs w:val="24"/>
        </w:rPr>
        <w:t>Clark, S. and A. Weale (2012). “Social values in health priority setting: a conceptual framework.”</w:t>
      </w:r>
      <w:r w:rsidRPr="008372F6">
        <w:rPr>
          <w:rFonts w:ascii="Arial" w:hAnsi="Arial" w:cs="Arial"/>
          <w:spacing w:val="40"/>
          <w:w w:val="105"/>
          <w:sz w:val="24"/>
          <w:szCs w:val="24"/>
        </w:rPr>
        <w:t xml:space="preserve"> </w:t>
      </w:r>
      <w:bookmarkStart w:id="1074" w:name="_bookmark27"/>
      <w:bookmarkEnd w:id="1074"/>
      <w:r w:rsidRPr="008372F6">
        <w:rPr>
          <w:rFonts w:ascii="Arial" w:hAnsi="Arial" w:cs="Arial"/>
          <w:w w:val="105"/>
          <w:sz w:val="24"/>
          <w:szCs w:val="24"/>
        </w:rPr>
        <w:t xml:space="preserve">In: </w:t>
      </w:r>
      <w:r w:rsidRPr="008372F6">
        <w:rPr>
          <w:rFonts w:ascii="Arial" w:hAnsi="Arial" w:cs="Arial"/>
          <w:i/>
          <w:w w:val="105"/>
          <w:sz w:val="24"/>
          <w:szCs w:val="24"/>
        </w:rPr>
        <w:t xml:space="preserve">Journal of health organization and management </w:t>
      </w:r>
      <w:r w:rsidRPr="008372F6">
        <w:rPr>
          <w:rFonts w:ascii="Arial" w:hAnsi="Arial" w:cs="Arial"/>
          <w:w w:val="105"/>
          <w:sz w:val="24"/>
          <w:szCs w:val="24"/>
        </w:rPr>
        <w:t>26.3, pp. 293–316.</w:t>
      </w:r>
    </w:p>
    <w:p w14:paraId="5070C649" w14:textId="77777777" w:rsidR="005D491A" w:rsidRPr="008372F6" w:rsidRDefault="00000000" w:rsidP="00EA7791">
      <w:pPr>
        <w:pStyle w:val="BodyText"/>
        <w:spacing w:before="120" w:after="120" w:line="360" w:lineRule="auto"/>
        <w:jc w:val="both"/>
        <w:rPr>
          <w:rFonts w:ascii="Arial" w:hAnsi="Arial" w:cs="Arial"/>
          <w:sz w:val="24"/>
          <w:szCs w:val="24"/>
        </w:rPr>
      </w:pPr>
      <w:bookmarkStart w:id="1075" w:name="_bookmark28"/>
      <w:bookmarkEnd w:id="1075"/>
      <w:r w:rsidRPr="008372F6">
        <w:rPr>
          <w:rFonts w:ascii="Arial" w:hAnsi="Arial" w:cs="Arial"/>
          <w:w w:val="105"/>
          <w:sz w:val="24"/>
          <w:szCs w:val="24"/>
        </w:rPr>
        <w:t>Cohen,</w:t>
      </w:r>
      <w:r w:rsidRPr="008372F6">
        <w:rPr>
          <w:rFonts w:ascii="Arial" w:hAnsi="Arial" w:cs="Arial"/>
          <w:spacing w:val="10"/>
          <w:w w:val="105"/>
          <w:sz w:val="24"/>
          <w:szCs w:val="24"/>
        </w:rPr>
        <w:t xml:space="preserve"> </w:t>
      </w:r>
      <w:r w:rsidRPr="008372F6">
        <w:rPr>
          <w:rFonts w:ascii="Arial" w:hAnsi="Arial" w:cs="Arial"/>
          <w:w w:val="105"/>
          <w:sz w:val="24"/>
          <w:szCs w:val="24"/>
        </w:rPr>
        <w:t>D.</w:t>
      </w:r>
      <w:r w:rsidRPr="008372F6">
        <w:rPr>
          <w:rFonts w:ascii="Arial" w:hAnsi="Arial" w:cs="Arial"/>
          <w:spacing w:val="10"/>
          <w:w w:val="105"/>
          <w:sz w:val="24"/>
          <w:szCs w:val="24"/>
        </w:rPr>
        <w:t xml:space="preserve"> </w:t>
      </w:r>
      <w:r w:rsidRPr="008372F6">
        <w:rPr>
          <w:rFonts w:ascii="Arial" w:hAnsi="Arial" w:cs="Arial"/>
          <w:w w:val="105"/>
          <w:sz w:val="24"/>
          <w:szCs w:val="24"/>
        </w:rPr>
        <w:t>(2017).</w:t>
      </w:r>
      <w:r w:rsidRPr="008372F6">
        <w:rPr>
          <w:rFonts w:ascii="Arial" w:hAnsi="Arial" w:cs="Arial"/>
          <w:spacing w:val="11"/>
          <w:w w:val="105"/>
          <w:sz w:val="24"/>
          <w:szCs w:val="24"/>
        </w:rPr>
        <w:t xml:space="preserve"> </w:t>
      </w:r>
      <w:r w:rsidRPr="008372F6">
        <w:rPr>
          <w:rFonts w:ascii="Arial" w:hAnsi="Arial" w:cs="Arial"/>
          <w:w w:val="105"/>
          <w:sz w:val="24"/>
          <w:szCs w:val="24"/>
        </w:rPr>
        <w:t>“Cancer</w:t>
      </w:r>
      <w:r w:rsidRPr="008372F6">
        <w:rPr>
          <w:rFonts w:ascii="Arial" w:hAnsi="Arial" w:cs="Arial"/>
          <w:spacing w:val="10"/>
          <w:w w:val="105"/>
          <w:sz w:val="24"/>
          <w:szCs w:val="24"/>
        </w:rPr>
        <w:t xml:space="preserve"> </w:t>
      </w:r>
      <w:r w:rsidRPr="008372F6">
        <w:rPr>
          <w:rFonts w:ascii="Arial" w:hAnsi="Arial" w:cs="Arial"/>
          <w:w w:val="105"/>
          <w:sz w:val="24"/>
          <w:szCs w:val="24"/>
        </w:rPr>
        <w:t>drugs:</w:t>
      </w:r>
      <w:r w:rsidRPr="008372F6">
        <w:rPr>
          <w:rFonts w:ascii="Arial" w:hAnsi="Arial" w:cs="Arial"/>
          <w:spacing w:val="11"/>
          <w:w w:val="105"/>
          <w:sz w:val="24"/>
          <w:szCs w:val="24"/>
        </w:rPr>
        <w:t xml:space="preserve"> </w:t>
      </w:r>
      <w:r w:rsidRPr="008372F6">
        <w:rPr>
          <w:rFonts w:ascii="Arial" w:hAnsi="Arial" w:cs="Arial"/>
          <w:w w:val="105"/>
          <w:sz w:val="24"/>
          <w:szCs w:val="24"/>
        </w:rPr>
        <w:t>high</w:t>
      </w:r>
      <w:r w:rsidRPr="008372F6">
        <w:rPr>
          <w:rFonts w:ascii="Arial" w:hAnsi="Arial" w:cs="Arial"/>
          <w:spacing w:val="10"/>
          <w:w w:val="105"/>
          <w:sz w:val="24"/>
          <w:szCs w:val="24"/>
        </w:rPr>
        <w:t xml:space="preserve"> </w:t>
      </w:r>
      <w:r w:rsidRPr="008372F6">
        <w:rPr>
          <w:rFonts w:ascii="Arial" w:hAnsi="Arial" w:cs="Arial"/>
          <w:w w:val="105"/>
          <w:sz w:val="24"/>
          <w:szCs w:val="24"/>
        </w:rPr>
        <w:t>price,</w:t>
      </w:r>
      <w:r w:rsidRPr="008372F6">
        <w:rPr>
          <w:rFonts w:ascii="Arial" w:hAnsi="Arial" w:cs="Arial"/>
          <w:spacing w:val="10"/>
          <w:w w:val="105"/>
          <w:sz w:val="24"/>
          <w:szCs w:val="24"/>
        </w:rPr>
        <w:t xml:space="preserve"> </w:t>
      </w:r>
      <w:r w:rsidRPr="008372F6">
        <w:rPr>
          <w:rFonts w:ascii="Arial" w:hAnsi="Arial" w:cs="Arial"/>
          <w:w w:val="105"/>
          <w:sz w:val="24"/>
          <w:szCs w:val="24"/>
        </w:rPr>
        <w:t>uncertain</w:t>
      </w:r>
      <w:r w:rsidRPr="008372F6">
        <w:rPr>
          <w:rFonts w:ascii="Arial" w:hAnsi="Arial" w:cs="Arial"/>
          <w:spacing w:val="11"/>
          <w:w w:val="105"/>
          <w:sz w:val="24"/>
          <w:szCs w:val="24"/>
        </w:rPr>
        <w:t xml:space="preserve"> </w:t>
      </w:r>
      <w:r w:rsidRPr="008372F6">
        <w:rPr>
          <w:rFonts w:ascii="Arial" w:hAnsi="Arial" w:cs="Arial"/>
          <w:w w:val="105"/>
          <w:sz w:val="24"/>
          <w:szCs w:val="24"/>
        </w:rPr>
        <w:t>value.”</w:t>
      </w:r>
      <w:r w:rsidRPr="008372F6">
        <w:rPr>
          <w:rFonts w:ascii="Arial" w:hAnsi="Arial" w:cs="Arial"/>
          <w:spacing w:val="10"/>
          <w:w w:val="105"/>
          <w:sz w:val="24"/>
          <w:szCs w:val="24"/>
        </w:rPr>
        <w:t xml:space="preserve"> </w:t>
      </w:r>
      <w:r w:rsidRPr="008372F6">
        <w:rPr>
          <w:rFonts w:ascii="Arial" w:hAnsi="Arial" w:cs="Arial"/>
          <w:w w:val="105"/>
          <w:sz w:val="24"/>
          <w:szCs w:val="24"/>
        </w:rPr>
        <w:t>In:</w:t>
      </w:r>
      <w:r w:rsidRPr="008372F6">
        <w:rPr>
          <w:rFonts w:ascii="Arial" w:hAnsi="Arial" w:cs="Arial"/>
          <w:spacing w:val="11"/>
          <w:w w:val="105"/>
          <w:sz w:val="24"/>
          <w:szCs w:val="24"/>
        </w:rPr>
        <w:t xml:space="preserve"> </w:t>
      </w:r>
      <w:r w:rsidRPr="008372F6">
        <w:rPr>
          <w:rFonts w:ascii="Arial" w:hAnsi="Arial" w:cs="Arial"/>
          <w:i/>
          <w:w w:val="105"/>
          <w:sz w:val="24"/>
          <w:szCs w:val="24"/>
        </w:rPr>
        <w:t>BMJ</w:t>
      </w:r>
      <w:r w:rsidRPr="008372F6">
        <w:rPr>
          <w:rFonts w:ascii="Arial" w:hAnsi="Arial" w:cs="Arial"/>
          <w:i/>
          <w:spacing w:val="36"/>
          <w:w w:val="105"/>
          <w:sz w:val="24"/>
          <w:szCs w:val="24"/>
        </w:rPr>
        <w:t xml:space="preserve"> </w:t>
      </w:r>
      <w:r w:rsidRPr="008372F6">
        <w:rPr>
          <w:rFonts w:ascii="Arial" w:hAnsi="Arial" w:cs="Arial"/>
          <w:w w:val="105"/>
          <w:sz w:val="24"/>
          <w:szCs w:val="24"/>
        </w:rPr>
        <w:t>359,</w:t>
      </w:r>
      <w:r w:rsidRPr="008372F6">
        <w:rPr>
          <w:rFonts w:ascii="Arial" w:hAnsi="Arial" w:cs="Arial"/>
          <w:spacing w:val="10"/>
          <w:w w:val="105"/>
          <w:sz w:val="24"/>
          <w:szCs w:val="24"/>
        </w:rPr>
        <w:t xml:space="preserve"> </w:t>
      </w:r>
      <w:r w:rsidRPr="008372F6">
        <w:rPr>
          <w:rFonts w:ascii="Arial" w:hAnsi="Arial" w:cs="Arial"/>
          <w:spacing w:val="-2"/>
          <w:w w:val="105"/>
          <w:sz w:val="24"/>
          <w:szCs w:val="24"/>
        </w:rPr>
        <w:t>j4543.</w:t>
      </w:r>
    </w:p>
    <w:p w14:paraId="1173B477" w14:textId="77777777" w:rsidR="005D491A" w:rsidRPr="008372F6" w:rsidRDefault="00000000" w:rsidP="00EA7791">
      <w:pPr>
        <w:pStyle w:val="BodyText"/>
        <w:spacing w:before="120" w:after="120" w:line="360" w:lineRule="auto"/>
        <w:ind w:right="356"/>
        <w:jc w:val="both"/>
        <w:rPr>
          <w:rFonts w:ascii="Arial" w:hAnsi="Arial" w:cs="Arial"/>
          <w:sz w:val="24"/>
          <w:szCs w:val="24"/>
        </w:rPr>
        <w:pPrChange w:id="1076" w:author="Héctor Bahamonde" w:date="2026-09-18T11:17:00Z" w16du:dateUtc="2026-09-18T09:17:00Z">
          <w:pPr>
            <w:pStyle w:val="BodyText"/>
            <w:spacing w:before="120" w:after="120" w:line="360" w:lineRule="auto"/>
            <w:ind w:right="356" w:hanging="339"/>
            <w:jc w:val="both"/>
          </w:pPr>
        </w:pPrChange>
      </w:pPr>
      <w:r w:rsidRPr="008372F6">
        <w:rPr>
          <w:rFonts w:ascii="Arial" w:hAnsi="Arial" w:cs="Arial"/>
          <w:w w:val="105"/>
          <w:sz w:val="24"/>
          <w:szCs w:val="24"/>
        </w:rPr>
        <w:t xml:space="preserve">Cookson, R., C. McCabe, and A. Tsuchiya (2008). “Public healthcare resource allocation and the </w:t>
      </w:r>
      <w:bookmarkStart w:id="1077" w:name="_bookmark29"/>
      <w:bookmarkEnd w:id="1077"/>
      <w:r w:rsidRPr="008372F6">
        <w:rPr>
          <w:rFonts w:ascii="Arial" w:hAnsi="Arial" w:cs="Arial"/>
          <w:w w:val="105"/>
          <w:sz w:val="24"/>
          <w:szCs w:val="24"/>
        </w:rPr>
        <w:t xml:space="preserve">Rule of Rescue.” In: </w:t>
      </w:r>
      <w:r w:rsidRPr="008372F6">
        <w:rPr>
          <w:rFonts w:ascii="Arial" w:hAnsi="Arial" w:cs="Arial"/>
          <w:i/>
          <w:w w:val="105"/>
          <w:sz w:val="24"/>
          <w:szCs w:val="24"/>
        </w:rPr>
        <w:t xml:space="preserve">Journal of Medical Ethics </w:t>
      </w:r>
      <w:r w:rsidRPr="008372F6">
        <w:rPr>
          <w:rFonts w:ascii="Arial" w:hAnsi="Arial" w:cs="Arial"/>
          <w:w w:val="105"/>
          <w:sz w:val="24"/>
          <w:szCs w:val="24"/>
        </w:rPr>
        <w:t>34, pp. 540–544.</w:t>
      </w:r>
    </w:p>
    <w:p w14:paraId="1EDEF9D2" w14:textId="77777777" w:rsidR="005D491A" w:rsidRPr="008372F6" w:rsidRDefault="00000000" w:rsidP="00EA7791">
      <w:pPr>
        <w:pStyle w:val="BodyText"/>
        <w:spacing w:before="120" w:after="120" w:line="360" w:lineRule="auto"/>
        <w:ind w:right="353"/>
        <w:jc w:val="both"/>
        <w:rPr>
          <w:rFonts w:ascii="Arial" w:hAnsi="Arial" w:cs="Arial"/>
          <w:sz w:val="24"/>
          <w:szCs w:val="24"/>
        </w:rPr>
        <w:pPrChange w:id="1078" w:author="Héctor Bahamonde" w:date="2026-09-18T11:17:00Z" w16du:dateUtc="2026-09-18T09:17:00Z">
          <w:pPr>
            <w:pStyle w:val="BodyText"/>
            <w:spacing w:before="120" w:after="120" w:line="360" w:lineRule="auto"/>
            <w:ind w:right="353" w:hanging="339"/>
            <w:jc w:val="both"/>
          </w:pPr>
        </w:pPrChange>
      </w:pPr>
      <w:r w:rsidRPr="008372F6">
        <w:rPr>
          <w:rFonts w:ascii="Arial" w:hAnsi="Arial" w:cs="Arial"/>
          <w:w w:val="105"/>
          <w:sz w:val="24"/>
          <w:szCs w:val="24"/>
        </w:rPr>
        <w:t xml:space="preserve">Corbett, J. B. and M. Mori (1999). “Medicine, Media, and Celebrities: News Coverage of Breast Cancer, 1960–1995.” In: </w:t>
      </w:r>
      <w:r w:rsidRPr="008372F6">
        <w:rPr>
          <w:rFonts w:ascii="Arial" w:hAnsi="Arial" w:cs="Arial"/>
          <w:i/>
          <w:w w:val="105"/>
          <w:sz w:val="24"/>
          <w:szCs w:val="24"/>
        </w:rPr>
        <w:t xml:space="preserve">Journal Mass Commun Q. </w:t>
      </w:r>
      <w:r w:rsidRPr="008372F6">
        <w:rPr>
          <w:rFonts w:ascii="Arial" w:hAnsi="Arial" w:cs="Arial"/>
          <w:w w:val="105"/>
          <w:sz w:val="24"/>
          <w:szCs w:val="24"/>
        </w:rPr>
        <w:t>76.2, pp. 229–249.</w:t>
      </w:r>
    </w:p>
    <w:p w14:paraId="2DCB6ADB" w14:textId="5E377F2B" w:rsidR="005D491A" w:rsidRPr="008372F6" w:rsidRDefault="00000000" w:rsidP="00EA7791">
      <w:pPr>
        <w:pStyle w:val="BodyText"/>
        <w:spacing w:before="120" w:after="120" w:line="360" w:lineRule="auto"/>
        <w:ind w:right="321"/>
        <w:jc w:val="both"/>
        <w:rPr>
          <w:rFonts w:ascii="Arial" w:hAnsi="Arial" w:cs="Arial"/>
          <w:sz w:val="24"/>
          <w:szCs w:val="24"/>
        </w:rPr>
        <w:pPrChange w:id="1079" w:author="Héctor Bahamonde" w:date="2026-09-18T11:17:00Z" w16du:dateUtc="2026-09-18T09:17:00Z">
          <w:pPr>
            <w:pStyle w:val="BodyText"/>
            <w:spacing w:before="120" w:after="120" w:line="360" w:lineRule="auto"/>
            <w:ind w:right="321" w:hanging="339"/>
            <w:jc w:val="both"/>
          </w:pPr>
        </w:pPrChange>
      </w:pPr>
      <w:bookmarkStart w:id="1080" w:name="_bookmark31"/>
      <w:bookmarkEnd w:id="1080"/>
      <w:r w:rsidRPr="008372F6">
        <w:rPr>
          <w:rFonts w:ascii="Arial" w:hAnsi="Arial" w:cs="Arial"/>
          <w:w w:val="105"/>
          <w:sz w:val="24"/>
          <w:szCs w:val="24"/>
        </w:rPr>
        <w:t>Cox, Robert Henry and Daniel Béland (Apr. 2013). “Valence, Policy Ideas, and the Rise of Sustain</w:t>
      </w:r>
      <w:del w:id="1081" w:author="Héctor Bahamonde" w:date="2026-09-19T11:48:00Z" w16du:dateUtc="2026-09-19T09:48:00Z">
        <w:r w:rsidRPr="008372F6" w:rsidDel="00304641">
          <w:rPr>
            <w:rFonts w:ascii="Arial" w:hAnsi="Arial" w:cs="Arial"/>
            <w:w w:val="105"/>
            <w:sz w:val="24"/>
            <w:szCs w:val="24"/>
          </w:rPr>
          <w:delText>-</w:delText>
        </w:r>
      </w:del>
      <w:bookmarkStart w:id="1082" w:name="_bookmark30"/>
      <w:bookmarkEnd w:id="1082"/>
      <w:r w:rsidRPr="008372F6">
        <w:rPr>
          <w:rFonts w:ascii="Arial" w:hAnsi="Arial" w:cs="Arial"/>
          <w:w w:val="105"/>
          <w:sz w:val="24"/>
          <w:szCs w:val="24"/>
        </w:rPr>
        <w:t xml:space="preserve">ability.” In: </w:t>
      </w:r>
      <w:r w:rsidRPr="008372F6">
        <w:rPr>
          <w:rFonts w:ascii="Arial" w:hAnsi="Arial" w:cs="Arial"/>
          <w:i/>
          <w:w w:val="105"/>
          <w:sz w:val="24"/>
          <w:szCs w:val="24"/>
        </w:rPr>
        <w:t xml:space="preserve">Governance </w:t>
      </w:r>
      <w:r w:rsidRPr="008372F6">
        <w:rPr>
          <w:rFonts w:ascii="Arial" w:hAnsi="Arial" w:cs="Arial"/>
          <w:w w:val="105"/>
          <w:sz w:val="24"/>
          <w:szCs w:val="24"/>
        </w:rPr>
        <w:t>26.2, pp. 307–328.</w:t>
      </w:r>
    </w:p>
    <w:p w14:paraId="6FCF169E" w14:textId="77777777" w:rsidR="005D491A" w:rsidRPr="008372F6" w:rsidRDefault="00000000" w:rsidP="00EA7791">
      <w:pPr>
        <w:pStyle w:val="BodyText"/>
        <w:spacing w:before="120" w:after="120" w:line="360" w:lineRule="auto"/>
        <w:ind w:right="307"/>
        <w:jc w:val="both"/>
        <w:rPr>
          <w:rFonts w:ascii="Arial" w:hAnsi="Arial" w:cs="Arial"/>
          <w:sz w:val="24"/>
          <w:szCs w:val="24"/>
        </w:rPr>
        <w:pPrChange w:id="1083" w:author="Héctor Bahamonde" w:date="2026-09-18T11:17:00Z" w16du:dateUtc="2026-09-18T09:17:00Z">
          <w:pPr>
            <w:pStyle w:val="BodyText"/>
            <w:spacing w:before="120" w:after="120" w:line="360" w:lineRule="auto"/>
            <w:ind w:right="307" w:hanging="339"/>
            <w:jc w:val="both"/>
          </w:pPr>
        </w:pPrChange>
      </w:pPr>
      <w:r w:rsidRPr="008372F6">
        <w:rPr>
          <w:rFonts w:ascii="Arial" w:hAnsi="Arial" w:cs="Arial"/>
          <w:w w:val="105"/>
          <w:sz w:val="24"/>
          <w:szCs w:val="24"/>
        </w:rPr>
        <w:t>Crum,</w:t>
      </w:r>
      <w:r w:rsidRPr="008372F6">
        <w:rPr>
          <w:rFonts w:ascii="Arial" w:hAnsi="Arial" w:cs="Arial"/>
          <w:spacing w:val="-6"/>
          <w:w w:val="105"/>
          <w:sz w:val="24"/>
          <w:szCs w:val="24"/>
        </w:rPr>
        <w:t xml:space="preserve"> </w:t>
      </w:r>
      <w:r w:rsidRPr="008372F6">
        <w:rPr>
          <w:rFonts w:ascii="Arial" w:hAnsi="Arial" w:cs="Arial"/>
          <w:w w:val="105"/>
          <w:sz w:val="24"/>
          <w:szCs w:val="24"/>
        </w:rPr>
        <w:t>Ben</w:t>
      </w:r>
      <w:r w:rsidRPr="008372F6">
        <w:rPr>
          <w:rFonts w:ascii="Arial" w:hAnsi="Arial" w:cs="Arial"/>
          <w:spacing w:val="-6"/>
          <w:w w:val="105"/>
          <w:sz w:val="24"/>
          <w:szCs w:val="24"/>
        </w:rPr>
        <w:t xml:space="preserve"> </w:t>
      </w:r>
      <w:r w:rsidRPr="008372F6">
        <w:rPr>
          <w:rFonts w:ascii="Arial" w:hAnsi="Arial" w:cs="Arial"/>
          <w:w w:val="105"/>
          <w:sz w:val="24"/>
          <w:szCs w:val="24"/>
        </w:rPr>
        <w:t>(2017).</w:t>
      </w:r>
      <w:r w:rsidRPr="008372F6">
        <w:rPr>
          <w:rFonts w:ascii="Arial" w:hAnsi="Arial" w:cs="Arial"/>
          <w:spacing w:val="-6"/>
          <w:w w:val="105"/>
          <w:sz w:val="24"/>
          <w:szCs w:val="24"/>
        </w:rPr>
        <w:t xml:space="preserve"> </w:t>
      </w:r>
      <w:r w:rsidRPr="008372F6">
        <w:rPr>
          <w:rFonts w:ascii="Arial" w:hAnsi="Arial" w:cs="Arial"/>
          <w:w w:val="105"/>
          <w:sz w:val="24"/>
          <w:szCs w:val="24"/>
        </w:rPr>
        <w:t>“Parliamentary</w:t>
      </w:r>
      <w:r w:rsidRPr="008372F6">
        <w:rPr>
          <w:rFonts w:ascii="Arial" w:hAnsi="Arial" w:cs="Arial"/>
          <w:spacing w:val="-6"/>
          <w:w w:val="105"/>
          <w:sz w:val="24"/>
          <w:szCs w:val="24"/>
        </w:rPr>
        <w:t xml:space="preserve"> </w:t>
      </w:r>
      <w:r w:rsidRPr="008372F6">
        <w:rPr>
          <w:rFonts w:ascii="Arial" w:hAnsi="Arial" w:cs="Arial"/>
          <w:w w:val="105"/>
          <w:sz w:val="24"/>
          <w:szCs w:val="24"/>
        </w:rPr>
        <w:t>accountability</w:t>
      </w:r>
      <w:r w:rsidRPr="008372F6">
        <w:rPr>
          <w:rFonts w:ascii="Arial" w:hAnsi="Arial" w:cs="Arial"/>
          <w:spacing w:val="-6"/>
          <w:w w:val="105"/>
          <w:sz w:val="24"/>
          <w:szCs w:val="24"/>
        </w:rPr>
        <w:t xml:space="preserve"> </w:t>
      </w:r>
      <w:r w:rsidRPr="008372F6">
        <w:rPr>
          <w:rFonts w:ascii="Arial" w:hAnsi="Arial" w:cs="Arial"/>
          <w:w w:val="105"/>
          <w:sz w:val="24"/>
          <w:szCs w:val="24"/>
        </w:rPr>
        <w:t>in</w:t>
      </w:r>
      <w:r w:rsidRPr="008372F6">
        <w:rPr>
          <w:rFonts w:ascii="Arial" w:hAnsi="Arial" w:cs="Arial"/>
          <w:spacing w:val="-6"/>
          <w:w w:val="105"/>
          <w:sz w:val="24"/>
          <w:szCs w:val="24"/>
        </w:rPr>
        <w:t xml:space="preserve"> </w:t>
      </w:r>
      <w:r w:rsidRPr="008372F6">
        <w:rPr>
          <w:rFonts w:ascii="Arial" w:hAnsi="Arial" w:cs="Arial"/>
          <w:w w:val="105"/>
          <w:sz w:val="24"/>
          <w:szCs w:val="24"/>
        </w:rPr>
        <w:t>multilevel</w:t>
      </w:r>
      <w:r w:rsidRPr="008372F6">
        <w:rPr>
          <w:rFonts w:ascii="Arial" w:hAnsi="Arial" w:cs="Arial"/>
          <w:spacing w:val="-6"/>
          <w:w w:val="105"/>
          <w:sz w:val="24"/>
          <w:szCs w:val="24"/>
        </w:rPr>
        <w:t xml:space="preserve"> </w:t>
      </w:r>
      <w:r w:rsidRPr="008372F6">
        <w:rPr>
          <w:rFonts w:ascii="Arial" w:hAnsi="Arial" w:cs="Arial"/>
          <w:w w:val="105"/>
          <w:sz w:val="24"/>
          <w:szCs w:val="24"/>
        </w:rPr>
        <w:t>governance:</w:t>
      </w:r>
      <w:r w:rsidRPr="008372F6">
        <w:rPr>
          <w:rFonts w:ascii="Arial" w:hAnsi="Arial" w:cs="Arial"/>
          <w:spacing w:val="-6"/>
          <w:w w:val="105"/>
          <w:sz w:val="24"/>
          <w:szCs w:val="24"/>
        </w:rPr>
        <w:t xml:space="preserve"> </w:t>
      </w:r>
      <w:r w:rsidRPr="008372F6">
        <w:rPr>
          <w:rFonts w:ascii="Arial" w:hAnsi="Arial" w:cs="Arial"/>
          <w:w w:val="105"/>
          <w:sz w:val="24"/>
          <w:szCs w:val="24"/>
        </w:rPr>
        <w:t>What</w:t>
      </w:r>
      <w:r w:rsidRPr="008372F6">
        <w:rPr>
          <w:rFonts w:ascii="Arial" w:hAnsi="Arial" w:cs="Arial"/>
          <w:spacing w:val="-6"/>
          <w:w w:val="105"/>
          <w:sz w:val="24"/>
          <w:szCs w:val="24"/>
        </w:rPr>
        <w:t xml:space="preserve"> </w:t>
      </w:r>
      <w:r w:rsidRPr="008372F6">
        <w:rPr>
          <w:rFonts w:ascii="Arial" w:hAnsi="Arial" w:cs="Arial"/>
          <w:w w:val="105"/>
          <w:sz w:val="24"/>
          <w:szCs w:val="24"/>
        </w:rPr>
        <w:t>role</w:t>
      </w:r>
      <w:r w:rsidRPr="008372F6">
        <w:rPr>
          <w:rFonts w:ascii="Arial" w:hAnsi="Arial" w:cs="Arial"/>
          <w:spacing w:val="-6"/>
          <w:w w:val="105"/>
          <w:sz w:val="24"/>
          <w:szCs w:val="24"/>
        </w:rPr>
        <w:t xml:space="preserve"> </w:t>
      </w:r>
      <w:r w:rsidRPr="008372F6">
        <w:rPr>
          <w:rFonts w:ascii="Arial" w:hAnsi="Arial" w:cs="Arial"/>
          <w:w w:val="105"/>
          <w:sz w:val="24"/>
          <w:szCs w:val="24"/>
        </w:rPr>
        <w:t>for</w:t>
      </w:r>
      <w:r w:rsidRPr="008372F6">
        <w:rPr>
          <w:rFonts w:ascii="Arial" w:hAnsi="Arial" w:cs="Arial"/>
          <w:spacing w:val="-6"/>
          <w:w w:val="105"/>
          <w:sz w:val="24"/>
          <w:szCs w:val="24"/>
        </w:rPr>
        <w:t xml:space="preserve"> </w:t>
      </w:r>
      <w:r w:rsidRPr="008372F6">
        <w:rPr>
          <w:rFonts w:ascii="Arial" w:hAnsi="Arial" w:cs="Arial"/>
          <w:w w:val="105"/>
          <w:sz w:val="24"/>
          <w:szCs w:val="24"/>
        </w:rPr>
        <w:t xml:space="preserve">parliaments </w:t>
      </w:r>
      <w:bookmarkStart w:id="1084" w:name="_bookmark32"/>
      <w:bookmarkEnd w:id="1084"/>
      <w:r w:rsidRPr="008372F6">
        <w:rPr>
          <w:rFonts w:ascii="Arial" w:hAnsi="Arial" w:cs="Arial"/>
          <w:w w:val="105"/>
          <w:sz w:val="24"/>
          <w:szCs w:val="24"/>
        </w:rPr>
        <w:t>in</w:t>
      </w:r>
      <w:r w:rsidRPr="008372F6">
        <w:rPr>
          <w:rFonts w:ascii="Arial" w:hAnsi="Arial" w:cs="Arial"/>
          <w:spacing w:val="-15"/>
          <w:w w:val="105"/>
          <w:sz w:val="24"/>
          <w:szCs w:val="24"/>
        </w:rPr>
        <w:t xml:space="preserve"> </w:t>
      </w:r>
      <w:r w:rsidRPr="008372F6">
        <w:rPr>
          <w:rFonts w:ascii="Arial" w:hAnsi="Arial" w:cs="Arial"/>
          <w:w w:val="105"/>
          <w:sz w:val="24"/>
          <w:szCs w:val="24"/>
        </w:rPr>
        <w:t>post-crisis</w:t>
      </w:r>
      <w:r w:rsidRPr="008372F6">
        <w:rPr>
          <w:rFonts w:ascii="Arial" w:hAnsi="Arial" w:cs="Arial"/>
          <w:spacing w:val="-14"/>
          <w:w w:val="105"/>
          <w:sz w:val="24"/>
          <w:szCs w:val="24"/>
        </w:rPr>
        <w:t xml:space="preserve"> </w:t>
      </w:r>
      <w:r w:rsidRPr="008372F6">
        <w:rPr>
          <w:rFonts w:ascii="Arial" w:hAnsi="Arial" w:cs="Arial"/>
          <w:w w:val="105"/>
          <w:sz w:val="24"/>
          <w:szCs w:val="24"/>
        </w:rPr>
        <w:t>EU</w:t>
      </w:r>
      <w:r w:rsidRPr="008372F6">
        <w:rPr>
          <w:rFonts w:ascii="Arial" w:hAnsi="Arial" w:cs="Arial"/>
          <w:spacing w:val="-15"/>
          <w:w w:val="105"/>
          <w:sz w:val="24"/>
          <w:szCs w:val="24"/>
        </w:rPr>
        <w:t xml:space="preserve"> </w:t>
      </w:r>
      <w:r w:rsidRPr="008372F6">
        <w:rPr>
          <w:rFonts w:ascii="Arial" w:hAnsi="Arial" w:cs="Arial"/>
          <w:w w:val="105"/>
          <w:sz w:val="24"/>
          <w:szCs w:val="24"/>
        </w:rPr>
        <w:t>economic</w:t>
      </w:r>
      <w:r w:rsidRPr="008372F6">
        <w:rPr>
          <w:rFonts w:ascii="Arial" w:hAnsi="Arial" w:cs="Arial"/>
          <w:spacing w:val="-14"/>
          <w:w w:val="105"/>
          <w:sz w:val="24"/>
          <w:szCs w:val="24"/>
        </w:rPr>
        <w:t xml:space="preserve"> </w:t>
      </w:r>
      <w:r w:rsidRPr="008372F6">
        <w:rPr>
          <w:rFonts w:ascii="Arial" w:hAnsi="Arial" w:cs="Arial"/>
          <w:w w:val="105"/>
          <w:sz w:val="24"/>
          <w:szCs w:val="24"/>
        </w:rPr>
        <w:t>governance?”</w:t>
      </w:r>
      <w:r w:rsidRPr="008372F6">
        <w:rPr>
          <w:rFonts w:ascii="Arial" w:hAnsi="Arial" w:cs="Arial"/>
          <w:spacing w:val="-15"/>
          <w:w w:val="105"/>
          <w:sz w:val="24"/>
          <w:szCs w:val="24"/>
        </w:rPr>
        <w:t xml:space="preserve"> </w:t>
      </w:r>
      <w:r w:rsidRPr="008372F6">
        <w:rPr>
          <w:rFonts w:ascii="Arial" w:hAnsi="Arial" w:cs="Arial"/>
          <w:w w:val="105"/>
          <w:sz w:val="24"/>
          <w:szCs w:val="24"/>
        </w:rPr>
        <w:t>In:</w:t>
      </w:r>
      <w:r w:rsidRPr="008372F6">
        <w:rPr>
          <w:rFonts w:ascii="Arial" w:hAnsi="Arial" w:cs="Arial"/>
          <w:spacing w:val="-14"/>
          <w:w w:val="105"/>
          <w:sz w:val="24"/>
          <w:szCs w:val="24"/>
        </w:rPr>
        <w:t xml:space="preserve"> </w:t>
      </w:r>
      <w:r w:rsidRPr="008372F6">
        <w:rPr>
          <w:rFonts w:ascii="Arial" w:hAnsi="Arial" w:cs="Arial"/>
          <w:i/>
          <w:w w:val="105"/>
          <w:sz w:val="24"/>
          <w:szCs w:val="24"/>
        </w:rPr>
        <w:t>Journal</w:t>
      </w:r>
      <w:r w:rsidRPr="008372F6">
        <w:rPr>
          <w:rFonts w:ascii="Arial" w:hAnsi="Arial" w:cs="Arial"/>
          <w:i/>
          <w:spacing w:val="-13"/>
          <w:w w:val="105"/>
          <w:sz w:val="24"/>
          <w:szCs w:val="24"/>
        </w:rPr>
        <w:t xml:space="preserve"> </w:t>
      </w:r>
      <w:r w:rsidRPr="008372F6">
        <w:rPr>
          <w:rFonts w:ascii="Arial" w:hAnsi="Arial" w:cs="Arial"/>
          <w:i/>
          <w:w w:val="105"/>
          <w:sz w:val="24"/>
          <w:szCs w:val="24"/>
        </w:rPr>
        <w:t>of</w:t>
      </w:r>
      <w:r w:rsidRPr="008372F6">
        <w:rPr>
          <w:rFonts w:ascii="Arial" w:hAnsi="Arial" w:cs="Arial"/>
          <w:i/>
          <w:spacing w:val="-13"/>
          <w:w w:val="105"/>
          <w:sz w:val="24"/>
          <w:szCs w:val="24"/>
        </w:rPr>
        <w:t xml:space="preserve"> </w:t>
      </w:r>
      <w:r w:rsidRPr="008372F6">
        <w:rPr>
          <w:rFonts w:ascii="Arial" w:hAnsi="Arial" w:cs="Arial"/>
          <w:i/>
          <w:w w:val="105"/>
          <w:sz w:val="24"/>
          <w:szCs w:val="24"/>
        </w:rPr>
        <w:t>European</w:t>
      </w:r>
      <w:r w:rsidRPr="008372F6">
        <w:rPr>
          <w:rFonts w:ascii="Arial" w:hAnsi="Arial" w:cs="Arial"/>
          <w:i/>
          <w:spacing w:val="-13"/>
          <w:w w:val="105"/>
          <w:sz w:val="24"/>
          <w:szCs w:val="24"/>
        </w:rPr>
        <w:t xml:space="preserve"> </w:t>
      </w:r>
      <w:r w:rsidRPr="008372F6">
        <w:rPr>
          <w:rFonts w:ascii="Arial" w:hAnsi="Arial" w:cs="Arial"/>
          <w:i/>
          <w:w w:val="105"/>
          <w:sz w:val="24"/>
          <w:szCs w:val="24"/>
        </w:rPr>
        <w:t>Public</w:t>
      </w:r>
      <w:r w:rsidRPr="008372F6">
        <w:rPr>
          <w:rFonts w:ascii="Arial" w:hAnsi="Arial" w:cs="Arial"/>
          <w:i/>
          <w:spacing w:val="-13"/>
          <w:w w:val="105"/>
          <w:sz w:val="24"/>
          <w:szCs w:val="24"/>
        </w:rPr>
        <w:t xml:space="preserve"> </w:t>
      </w:r>
      <w:r w:rsidRPr="008372F6">
        <w:rPr>
          <w:rFonts w:ascii="Arial" w:hAnsi="Arial" w:cs="Arial"/>
          <w:i/>
          <w:w w:val="105"/>
          <w:sz w:val="24"/>
          <w:szCs w:val="24"/>
        </w:rPr>
        <w:t>Policy</w:t>
      </w:r>
      <w:r w:rsidRPr="008372F6">
        <w:rPr>
          <w:rFonts w:ascii="Arial" w:hAnsi="Arial" w:cs="Arial"/>
          <w:i/>
          <w:spacing w:val="-9"/>
          <w:w w:val="105"/>
          <w:sz w:val="24"/>
          <w:szCs w:val="24"/>
        </w:rPr>
        <w:t xml:space="preserve"> </w:t>
      </w:r>
      <w:r w:rsidRPr="008372F6">
        <w:rPr>
          <w:rFonts w:ascii="Arial" w:hAnsi="Arial" w:cs="Arial"/>
          <w:w w:val="105"/>
          <w:sz w:val="24"/>
          <w:szCs w:val="24"/>
        </w:rPr>
        <w:t>24.3,</w:t>
      </w:r>
      <w:r w:rsidRPr="008372F6">
        <w:rPr>
          <w:rFonts w:ascii="Arial" w:hAnsi="Arial" w:cs="Arial"/>
          <w:spacing w:val="-14"/>
          <w:w w:val="105"/>
          <w:sz w:val="24"/>
          <w:szCs w:val="24"/>
        </w:rPr>
        <w:t xml:space="preserve"> </w:t>
      </w:r>
      <w:r w:rsidRPr="008372F6">
        <w:rPr>
          <w:rFonts w:ascii="Arial" w:hAnsi="Arial" w:cs="Arial"/>
          <w:w w:val="105"/>
          <w:sz w:val="24"/>
          <w:szCs w:val="24"/>
        </w:rPr>
        <w:t>pp.</w:t>
      </w:r>
      <w:r w:rsidRPr="008372F6">
        <w:rPr>
          <w:rFonts w:ascii="Arial" w:hAnsi="Arial" w:cs="Arial"/>
          <w:spacing w:val="-15"/>
          <w:w w:val="105"/>
          <w:sz w:val="24"/>
          <w:szCs w:val="24"/>
        </w:rPr>
        <w:t xml:space="preserve"> </w:t>
      </w:r>
      <w:r w:rsidRPr="008372F6">
        <w:rPr>
          <w:rFonts w:ascii="Arial" w:hAnsi="Arial" w:cs="Arial"/>
          <w:w w:val="105"/>
          <w:sz w:val="24"/>
          <w:szCs w:val="24"/>
        </w:rPr>
        <w:t>455–475.</w:t>
      </w:r>
    </w:p>
    <w:p w14:paraId="76A39B0A" w14:textId="3D871574" w:rsidR="005D491A" w:rsidRPr="008372F6" w:rsidDel="00F24996" w:rsidRDefault="00000000" w:rsidP="00EA7791">
      <w:pPr>
        <w:pStyle w:val="BodyText"/>
        <w:spacing w:before="120" w:after="120" w:line="360" w:lineRule="auto"/>
        <w:jc w:val="both"/>
        <w:rPr>
          <w:del w:id="1085" w:author="Héctor Bahamonde" w:date="2026-09-19T12:39:00Z" w16du:dateUtc="2026-09-19T10:39:00Z"/>
          <w:rFonts w:ascii="Arial" w:hAnsi="Arial" w:cs="Arial"/>
          <w:sz w:val="24"/>
          <w:szCs w:val="24"/>
        </w:rPr>
      </w:pPr>
      <w:bookmarkStart w:id="1086" w:name="_bookmark33"/>
      <w:bookmarkEnd w:id="1086"/>
      <w:del w:id="1087" w:author="Héctor Bahamonde" w:date="2026-09-19T12:39:00Z" w16du:dateUtc="2026-09-19T10:39:00Z">
        <w:r w:rsidRPr="008372F6" w:rsidDel="00F24996">
          <w:rPr>
            <w:rFonts w:ascii="Arial" w:hAnsi="Arial" w:cs="Arial"/>
            <w:w w:val="105"/>
            <w:sz w:val="24"/>
            <w:szCs w:val="24"/>
          </w:rPr>
          <w:delText>Daniels, N. (2000).</w:delText>
        </w:r>
        <w:r w:rsidRPr="008372F6" w:rsidDel="00F24996">
          <w:rPr>
            <w:rFonts w:ascii="Arial" w:hAnsi="Arial" w:cs="Arial"/>
            <w:spacing w:val="1"/>
            <w:w w:val="105"/>
            <w:sz w:val="24"/>
            <w:szCs w:val="24"/>
          </w:rPr>
          <w:delText xml:space="preserve"> </w:delText>
        </w:r>
        <w:r w:rsidRPr="008372F6" w:rsidDel="00F24996">
          <w:rPr>
            <w:rFonts w:ascii="Arial" w:hAnsi="Arial" w:cs="Arial"/>
            <w:w w:val="105"/>
            <w:sz w:val="24"/>
            <w:szCs w:val="24"/>
          </w:rPr>
          <w:delText>“Accountability for reasonableness.”</w:delText>
        </w:r>
        <w:r w:rsidRPr="008372F6" w:rsidDel="00F24996">
          <w:rPr>
            <w:rFonts w:ascii="Arial" w:hAnsi="Arial" w:cs="Arial"/>
            <w:spacing w:val="1"/>
            <w:w w:val="105"/>
            <w:sz w:val="24"/>
            <w:szCs w:val="24"/>
          </w:rPr>
          <w:delText xml:space="preserve"> </w:delText>
        </w:r>
        <w:r w:rsidRPr="008372F6" w:rsidDel="00F24996">
          <w:rPr>
            <w:rFonts w:ascii="Arial" w:hAnsi="Arial" w:cs="Arial"/>
            <w:w w:val="105"/>
            <w:sz w:val="24"/>
            <w:szCs w:val="24"/>
          </w:rPr>
          <w:delText xml:space="preserve">In: </w:delText>
        </w:r>
        <w:r w:rsidRPr="008372F6" w:rsidDel="00F24996">
          <w:rPr>
            <w:rFonts w:ascii="Arial" w:hAnsi="Arial" w:cs="Arial"/>
            <w:i/>
            <w:w w:val="105"/>
            <w:sz w:val="24"/>
            <w:szCs w:val="24"/>
          </w:rPr>
          <w:delText>BMJ</w:delText>
        </w:r>
        <w:r w:rsidRPr="008372F6" w:rsidDel="00F24996">
          <w:rPr>
            <w:rFonts w:ascii="Arial" w:hAnsi="Arial" w:cs="Arial"/>
            <w:i/>
            <w:spacing w:val="22"/>
            <w:w w:val="105"/>
            <w:sz w:val="24"/>
            <w:szCs w:val="24"/>
          </w:rPr>
          <w:delText xml:space="preserve"> </w:delText>
        </w:r>
        <w:r w:rsidRPr="008372F6" w:rsidDel="00F24996">
          <w:rPr>
            <w:rFonts w:ascii="Arial" w:hAnsi="Arial" w:cs="Arial"/>
            <w:w w:val="105"/>
            <w:sz w:val="24"/>
            <w:szCs w:val="24"/>
          </w:rPr>
          <w:delText>321.7272,</w:delText>
        </w:r>
        <w:r w:rsidRPr="008372F6" w:rsidDel="00F24996">
          <w:rPr>
            <w:rFonts w:ascii="Arial" w:hAnsi="Arial" w:cs="Arial"/>
            <w:spacing w:val="1"/>
            <w:w w:val="105"/>
            <w:sz w:val="24"/>
            <w:szCs w:val="24"/>
          </w:rPr>
          <w:delText xml:space="preserve"> </w:delText>
        </w:r>
        <w:r w:rsidRPr="008372F6" w:rsidDel="00F24996">
          <w:rPr>
            <w:rFonts w:ascii="Arial" w:hAnsi="Arial" w:cs="Arial"/>
            <w:w w:val="105"/>
            <w:sz w:val="24"/>
            <w:szCs w:val="24"/>
          </w:rPr>
          <w:delText>pp. 1300–</w:delText>
        </w:r>
        <w:r w:rsidRPr="008372F6" w:rsidDel="00F24996">
          <w:rPr>
            <w:rFonts w:ascii="Arial" w:hAnsi="Arial" w:cs="Arial"/>
            <w:spacing w:val="-5"/>
            <w:w w:val="105"/>
            <w:sz w:val="24"/>
            <w:szCs w:val="24"/>
          </w:rPr>
          <w:delText>1.</w:delText>
        </w:r>
      </w:del>
    </w:p>
    <w:p w14:paraId="7D7FC132" w14:textId="77777777" w:rsidR="005D491A" w:rsidRPr="008372F6" w:rsidRDefault="00000000" w:rsidP="00EA7791">
      <w:pPr>
        <w:spacing w:before="120" w:after="120" w:line="360" w:lineRule="auto"/>
        <w:ind w:right="361"/>
        <w:jc w:val="both"/>
        <w:rPr>
          <w:rFonts w:ascii="Arial" w:hAnsi="Arial" w:cs="Arial"/>
          <w:sz w:val="24"/>
          <w:szCs w:val="24"/>
        </w:rPr>
        <w:pPrChange w:id="1088" w:author="Héctor Bahamonde" w:date="2026-09-18T11:17:00Z" w16du:dateUtc="2026-09-18T09:17:00Z">
          <w:pPr>
            <w:spacing w:before="120" w:after="120" w:line="360" w:lineRule="auto"/>
            <w:ind w:right="361" w:hanging="334"/>
            <w:jc w:val="both"/>
          </w:pPr>
        </w:pPrChange>
      </w:pPr>
      <w:r w:rsidRPr="008372F6">
        <w:rPr>
          <w:rFonts w:ascii="Arial" w:hAnsi="Arial" w:cs="Arial"/>
          <w:w w:val="105"/>
          <w:sz w:val="24"/>
          <w:szCs w:val="24"/>
        </w:rPr>
        <w:t xml:space="preserve">Daniels, N. and G. J. van der Wilt (2016). “Health technology assessment, deliberative process, and ethically contested issues.” In: </w:t>
      </w:r>
      <w:r w:rsidRPr="008372F6">
        <w:rPr>
          <w:rFonts w:ascii="Arial" w:hAnsi="Arial" w:cs="Arial"/>
          <w:i/>
          <w:w w:val="105"/>
          <w:sz w:val="24"/>
          <w:szCs w:val="24"/>
        </w:rPr>
        <w:t xml:space="preserve">International Journal of Technology Assessment in Health Care </w:t>
      </w:r>
      <w:bookmarkStart w:id="1089" w:name="_bookmark34"/>
      <w:bookmarkEnd w:id="1089"/>
      <w:r w:rsidRPr="008372F6">
        <w:rPr>
          <w:rFonts w:ascii="Arial" w:hAnsi="Arial" w:cs="Arial"/>
          <w:w w:val="105"/>
          <w:sz w:val="24"/>
          <w:szCs w:val="24"/>
        </w:rPr>
        <w:t>32.1-2, pp. 10–15.</w:t>
      </w:r>
    </w:p>
    <w:p w14:paraId="29239107" w14:textId="77777777" w:rsidR="005D491A" w:rsidRPr="008372F6" w:rsidRDefault="00000000" w:rsidP="00EA7791">
      <w:pPr>
        <w:pStyle w:val="BodyText"/>
        <w:spacing w:before="120" w:after="120" w:line="360" w:lineRule="auto"/>
        <w:ind w:right="356"/>
        <w:jc w:val="both"/>
        <w:rPr>
          <w:rFonts w:ascii="Arial" w:hAnsi="Arial" w:cs="Arial"/>
          <w:sz w:val="24"/>
          <w:szCs w:val="24"/>
        </w:rPr>
        <w:pPrChange w:id="1090" w:author="Héctor Bahamonde" w:date="2026-09-18T11:17:00Z" w16du:dateUtc="2026-09-18T09:17:00Z">
          <w:pPr>
            <w:pStyle w:val="BodyText"/>
            <w:spacing w:before="120" w:after="120" w:line="360" w:lineRule="auto"/>
            <w:ind w:right="356" w:hanging="339"/>
            <w:jc w:val="both"/>
          </w:pPr>
        </w:pPrChange>
      </w:pPr>
      <w:r w:rsidRPr="008372F6">
        <w:rPr>
          <w:rFonts w:ascii="Arial" w:hAnsi="Arial" w:cs="Arial"/>
          <w:w w:val="110"/>
          <w:sz w:val="24"/>
          <w:szCs w:val="24"/>
        </w:rPr>
        <w:t>Davis,</w:t>
      </w:r>
      <w:r w:rsidRPr="008372F6">
        <w:rPr>
          <w:rFonts w:ascii="Arial" w:hAnsi="Arial" w:cs="Arial"/>
          <w:spacing w:val="-9"/>
          <w:w w:val="110"/>
          <w:sz w:val="24"/>
          <w:szCs w:val="24"/>
        </w:rPr>
        <w:t xml:space="preserve"> </w:t>
      </w:r>
      <w:r w:rsidRPr="008372F6">
        <w:rPr>
          <w:rFonts w:ascii="Arial" w:hAnsi="Arial" w:cs="Arial"/>
          <w:w w:val="110"/>
          <w:sz w:val="24"/>
          <w:szCs w:val="24"/>
        </w:rPr>
        <w:t>C.</w:t>
      </w:r>
      <w:r w:rsidRPr="008372F6">
        <w:rPr>
          <w:rFonts w:ascii="Arial" w:hAnsi="Arial" w:cs="Arial"/>
          <w:spacing w:val="-9"/>
          <w:w w:val="110"/>
          <w:sz w:val="24"/>
          <w:szCs w:val="24"/>
        </w:rPr>
        <w:t xml:space="preserve"> </w:t>
      </w:r>
      <w:r w:rsidRPr="008372F6">
        <w:rPr>
          <w:rFonts w:ascii="Arial" w:hAnsi="Arial" w:cs="Arial"/>
          <w:w w:val="110"/>
          <w:sz w:val="24"/>
          <w:szCs w:val="24"/>
        </w:rPr>
        <w:t>et</w:t>
      </w:r>
      <w:r w:rsidRPr="008372F6">
        <w:rPr>
          <w:rFonts w:ascii="Arial" w:hAnsi="Arial" w:cs="Arial"/>
          <w:spacing w:val="-9"/>
          <w:w w:val="110"/>
          <w:sz w:val="24"/>
          <w:szCs w:val="24"/>
        </w:rPr>
        <w:t xml:space="preserve"> </w:t>
      </w:r>
      <w:r w:rsidRPr="008372F6">
        <w:rPr>
          <w:rFonts w:ascii="Arial" w:hAnsi="Arial" w:cs="Arial"/>
          <w:w w:val="110"/>
          <w:sz w:val="24"/>
          <w:szCs w:val="24"/>
        </w:rPr>
        <w:t>al.</w:t>
      </w:r>
      <w:r w:rsidRPr="008372F6">
        <w:rPr>
          <w:rFonts w:ascii="Arial" w:hAnsi="Arial" w:cs="Arial"/>
          <w:spacing w:val="-9"/>
          <w:w w:val="110"/>
          <w:sz w:val="24"/>
          <w:szCs w:val="24"/>
        </w:rPr>
        <w:t xml:space="preserve"> </w:t>
      </w:r>
      <w:r w:rsidRPr="008372F6">
        <w:rPr>
          <w:rFonts w:ascii="Arial" w:hAnsi="Arial" w:cs="Arial"/>
          <w:w w:val="110"/>
          <w:sz w:val="24"/>
          <w:szCs w:val="24"/>
        </w:rPr>
        <w:t>(2017).</w:t>
      </w:r>
      <w:r w:rsidRPr="008372F6">
        <w:rPr>
          <w:rFonts w:ascii="Arial" w:hAnsi="Arial" w:cs="Arial"/>
          <w:spacing w:val="-9"/>
          <w:w w:val="110"/>
          <w:sz w:val="24"/>
          <w:szCs w:val="24"/>
        </w:rPr>
        <w:t xml:space="preserve"> </w:t>
      </w:r>
      <w:r w:rsidRPr="008372F6">
        <w:rPr>
          <w:rFonts w:ascii="Arial" w:hAnsi="Arial" w:cs="Arial"/>
          <w:w w:val="110"/>
          <w:sz w:val="24"/>
          <w:szCs w:val="24"/>
        </w:rPr>
        <w:t>“Availability</w:t>
      </w:r>
      <w:r w:rsidRPr="008372F6">
        <w:rPr>
          <w:rFonts w:ascii="Arial" w:hAnsi="Arial" w:cs="Arial"/>
          <w:spacing w:val="-9"/>
          <w:w w:val="110"/>
          <w:sz w:val="24"/>
          <w:szCs w:val="24"/>
        </w:rPr>
        <w:t xml:space="preserve"> </w:t>
      </w:r>
      <w:r w:rsidRPr="008372F6">
        <w:rPr>
          <w:rFonts w:ascii="Arial" w:hAnsi="Arial" w:cs="Arial"/>
          <w:w w:val="110"/>
          <w:sz w:val="24"/>
          <w:szCs w:val="24"/>
        </w:rPr>
        <w:t>of</w:t>
      </w:r>
      <w:r w:rsidRPr="008372F6">
        <w:rPr>
          <w:rFonts w:ascii="Arial" w:hAnsi="Arial" w:cs="Arial"/>
          <w:spacing w:val="-9"/>
          <w:w w:val="110"/>
          <w:sz w:val="24"/>
          <w:szCs w:val="24"/>
        </w:rPr>
        <w:t xml:space="preserve"> </w:t>
      </w:r>
      <w:r w:rsidRPr="008372F6">
        <w:rPr>
          <w:rFonts w:ascii="Arial" w:hAnsi="Arial" w:cs="Arial"/>
          <w:w w:val="110"/>
          <w:sz w:val="24"/>
          <w:szCs w:val="24"/>
        </w:rPr>
        <w:t>evidence</w:t>
      </w:r>
      <w:r w:rsidRPr="008372F6">
        <w:rPr>
          <w:rFonts w:ascii="Arial" w:hAnsi="Arial" w:cs="Arial"/>
          <w:spacing w:val="-9"/>
          <w:w w:val="110"/>
          <w:sz w:val="24"/>
          <w:szCs w:val="24"/>
        </w:rPr>
        <w:t xml:space="preserve"> </w:t>
      </w:r>
      <w:r w:rsidRPr="008372F6">
        <w:rPr>
          <w:rFonts w:ascii="Arial" w:hAnsi="Arial" w:cs="Arial"/>
          <w:w w:val="110"/>
          <w:sz w:val="24"/>
          <w:szCs w:val="24"/>
        </w:rPr>
        <w:t>of</w:t>
      </w:r>
      <w:r w:rsidRPr="008372F6">
        <w:rPr>
          <w:rFonts w:ascii="Arial" w:hAnsi="Arial" w:cs="Arial"/>
          <w:spacing w:val="-9"/>
          <w:w w:val="110"/>
          <w:sz w:val="24"/>
          <w:szCs w:val="24"/>
        </w:rPr>
        <w:t xml:space="preserve"> </w:t>
      </w:r>
      <w:r w:rsidRPr="008372F6">
        <w:rPr>
          <w:rFonts w:ascii="Arial" w:hAnsi="Arial" w:cs="Arial"/>
          <w:w w:val="110"/>
          <w:sz w:val="24"/>
          <w:szCs w:val="24"/>
        </w:rPr>
        <w:t>benefits</w:t>
      </w:r>
      <w:r w:rsidRPr="008372F6">
        <w:rPr>
          <w:rFonts w:ascii="Arial" w:hAnsi="Arial" w:cs="Arial"/>
          <w:spacing w:val="-9"/>
          <w:w w:val="110"/>
          <w:sz w:val="24"/>
          <w:szCs w:val="24"/>
        </w:rPr>
        <w:t xml:space="preserve"> </w:t>
      </w:r>
      <w:r w:rsidRPr="008372F6">
        <w:rPr>
          <w:rFonts w:ascii="Arial" w:hAnsi="Arial" w:cs="Arial"/>
          <w:w w:val="110"/>
          <w:sz w:val="24"/>
          <w:szCs w:val="24"/>
        </w:rPr>
        <w:t>on</w:t>
      </w:r>
      <w:r w:rsidRPr="008372F6">
        <w:rPr>
          <w:rFonts w:ascii="Arial" w:hAnsi="Arial" w:cs="Arial"/>
          <w:spacing w:val="-9"/>
          <w:w w:val="110"/>
          <w:sz w:val="24"/>
          <w:szCs w:val="24"/>
        </w:rPr>
        <w:t xml:space="preserve"> </w:t>
      </w:r>
      <w:r w:rsidRPr="008372F6">
        <w:rPr>
          <w:rFonts w:ascii="Arial" w:hAnsi="Arial" w:cs="Arial"/>
          <w:w w:val="110"/>
          <w:sz w:val="24"/>
          <w:szCs w:val="24"/>
        </w:rPr>
        <w:t>overall</w:t>
      </w:r>
      <w:r w:rsidRPr="008372F6">
        <w:rPr>
          <w:rFonts w:ascii="Arial" w:hAnsi="Arial" w:cs="Arial"/>
          <w:spacing w:val="-9"/>
          <w:w w:val="110"/>
          <w:sz w:val="24"/>
          <w:szCs w:val="24"/>
        </w:rPr>
        <w:t xml:space="preserve"> </w:t>
      </w:r>
      <w:r w:rsidRPr="008372F6">
        <w:rPr>
          <w:rFonts w:ascii="Arial" w:hAnsi="Arial" w:cs="Arial"/>
          <w:w w:val="110"/>
          <w:sz w:val="24"/>
          <w:szCs w:val="24"/>
        </w:rPr>
        <w:t>survival</w:t>
      </w:r>
      <w:r w:rsidRPr="008372F6">
        <w:rPr>
          <w:rFonts w:ascii="Arial" w:hAnsi="Arial" w:cs="Arial"/>
          <w:spacing w:val="-9"/>
          <w:w w:val="110"/>
          <w:sz w:val="24"/>
          <w:szCs w:val="24"/>
        </w:rPr>
        <w:t xml:space="preserve"> </w:t>
      </w:r>
      <w:r w:rsidRPr="008372F6">
        <w:rPr>
          <w:rFonts w:ascii="Arial" w:hAnsi="Arial" w:cs="Arial"/>
          <w:w w:val="110"/>
          <w:sz w:val="24"/>
          <w:szCs w:val="24"/>
        </w:rPr>
        <w:t>and</w:t>
      </w:r>
      <w:r w:rsidRPr="008372F6">
        <w:rPr>
          <w:rFonts w:ascii="Arial" w:hAnsi="Arial" w:cs="Arial"/>
          <w:spacing w:val="-9"/>
          <w:w w:val="110"/>
          <w:sz w:val="24"/>
          <w:szCs w:val="24"/>
        </w:rPr>
        <w:t xml:space="preserve"> </w:t>
      </w:r>
      <w:r w:rsidRPr="008372F6">
        <w:rPr>
          <w:rFonts w:ascii="Arial" w:hAnsi="Arial" w:cs="Arial"/>
          <w:w w:val="110"/>
          <w:sz w:val="24"/>
          <w:szCs w:val="24"/>
        </w:rPr>
        <w:t>quality</w:t>
      </w:r>
      <w:r w:rsidRPr="008372F6">
        <w:rPr>
          <w:rFonts w:ascii="Arial" w:hAnsi="Arial" w:cs="Arial"/>
          <w:spacing w:val="-9"/>
          <w:w w:val="110"/>
          <w:sz w:val="24"/>
          <w:szCs w:val="24"/>
        </w:rPr>
        <w:t xml:space="preserve"> </w:t>
      </w:r>
      <w:r w:rsidRPr="008372F6">
        <w:rPr>
          <w:rFonts w:ascii="Arial" w:hAnsi="Arial" w:cs="Arial"/>
          <w:w w:val="110"/>
          <w:sz w:val="24"/>
          <w:szCs w:val="24"/>
        </w:rPr>
        <w:t>of</w:t>
      </w:r>
      <w:r w:rsidRPr="008372F6">
        <w:rPr>
          <w:rFonts w:ascii="Arial" w:hAnsi="Arial" w:cs="Arial"/>
          <w:spacing w:val="-9"/>
          <w:w w:val="110"/>
          <w:sz w:val="24"/>
          <w:szCs w:val="24"/>
        </w:rPr>
        <w:t xml:space="preserve"> </w:t>
      </w:r>
      <w:r w:rsidRPr="008372F6">
        <w:rPr>
          <w:rFonts w:ascii="Arial" w:hAnsi="Arial" w:cs="Arial"/>
          <w:w w:val="110"/>
          <w:sz w:val="24"/>
          <w:szCs w:val="24"/>
        </w:rPr>
        <w:t>life of</w:t>
      </w:r>
      <w:r w:rsidRPr="008372F6">
        <w:rPr>
          <w:rFonts w:ascii="Arial" w:hAnsi="Arial" w:cs="Arial"/>
          <w:spacing w:val="-4"/>
          <w:w w:val="110"/>
          <w:sz w:val="24"/>
          <w:szCs w:val="24"/>
        </w:rPr>
        <w:t xml:space="preserve"> </w:t>
      </w:r>
      <w:r w:rsidRPr="008372F6">
        <w:rPr>
          <w:rFonts w:ascii="Arial" w:hAnsi="Arial" w:cs="Arial"/>
          <w:w w:val="110"/>
          <w:sz w:val="24"/>
          <w:szCs w:val="24"/>
        </w:rPr>
        <w:t>cancer</w:t>
      </w:r>
      <w:r w:rsidRPr="008372F6">
        <w:rPr>
          <w:rFonts w:ascii="Arial" w:hAnsi="Arial" w:cs="Arial"/>
          <w:spacing w:val="-4"/>
          <w:w w:val="110"/>
          <w:sz w:val="24"/>
          <w:szCs w:val="24"/>
        </w:rPr>
        <w:t xml:space="preserve"> </w:t>
      </w:r>
      <w:r w:rsidRPr="008372F6">
        <w:rPr>
          <w:rFonts w:ascii="Arial" w:hAnsi="Arial" w:cs="Arial"/>
          <w:w w:val="110"/>
          <w:sz w:val="24"/>
          <w:szCs w:val="24"/>
        </w:rPr>
        <w:t>drugs</w:t>
      </w:r>
      <w:r w:rsidRPr="008372F6">
        <w:rPr>
          <w:rFonts w:ascii="Arial" w:hAnsi="Arial" w:cs="Arial"/>
          <w:spacing w:val="-4"/>
          <w:w w:val="110"/>
          <w:sz w:val="24"/>
          <w:szCs w:val="24"/>
        </w:rPr>
        <w:t xml:space="preserve"> </w:t>
      </w:r>
      <w:r w:rsidRPr="008372F6">
        <w:rPr>
          <w:rFonts w:ascii="Arial" w:hAnsi="Arial" w:cs="Arial"/>
          <w:w w:val="110"/>
          <w:sz w:val="24"/>
          <w:szCs w:val="24"/>
        </w:rPr>
        <w:t>approved</w:t>
      </w:r>
      <w:r w:rsidRPr="008372F6">
        <w:rPr>
          <w:rFonts w:ascii="Arial" w:hAnsi="Arial" w:cs="Arial"/>
          <w:spacing w:val="-4"/>
          <w:w w:val="110"/>
          <w:sz w:val="24"/>
          <w:szCs w:val="24"/>
        </w:rPr>
        <w:t xml:space="preserve"> </w:t>
      </w:r>
      <w:r w:rsidRPr="008372F6">
        <w:rPr>
          <w:rFonts w:ascii="Arial" w:hAnsi="Arial" w:cs="Arial"/>
          <w:w w:val="110"/>
          <w:sz w:val="24"/>
          <w:szCs w:val="24"/>
        </w:rPr>
        <w:t>by</w:t>
      </w:r>
      <w:r w:rsidRPr="008372F6">
        <w:rPr>
          <w:rFonts w:ascii="Arial" w:hAnsi="Arial" w:cs="Arial"/>
          <w:spacing w:val="-4"/>
          <w:w w:val="110"/>
          <w:sz w:val="24"/>
          <w:szCs w:val="24"/>
        </w:rPr>
        <w:t xml:space="preserve"> </w:t>
      </w:r>
      <w:r w:rsidRPr="008372F6">
        <w:rPr>
          <w:rFonts w:ascii="Arial" w:hAnsi="Arial" w:cs="Arial"/>
          <w:w w:val="110"/>
          <w:sz w:val="24"/>
          <w:szCs w:val="24"/>
        </w:rPr>
        <w:t>European</w:t>
      </w:r>
      <w:r w:rsidRPr="008372F6">
        <w:rPr>
          <w:rFonts w:ascii="Arial" w:hAnsi="Arial" w:cs="Arial"/>
          <w:spacing w:val="-4"/>
          <w:w w:val="110"/>
          <w:sz w:val="24"/>
          <w:szCs w:val="24"/>
        </w:rPr>
        <w:t xml:space="preserve"> </w:t>
      </w:r>
      <w:r w:rsidRPr="008372F6">
        <w:rPr>
          <w:rFonts w:ascii="Arial" w:hAnsi="Arial" w:cs="Arial"/>
          <w:w w:val="110"/>
          <w:sz w:val="24"/>
          <w:szCs w:val="24"/>
        </w:rPr>
        <w:t>Medicines</w:t>
      </w:r>
      <w:r w:rsidRPr="008372F6">
        <w:rPr>
          <w:rFonts w:ascii="Arial" w:hAnsi="Arial" w:cs="Arial"/>
          <w:spacing w:val="-4"/>
          <w:w w:val="110"/>
          <w:sz w:val="24"/>
          <w:szCs w:val="24"/>
        </w:rPr>
        <w:t xml:space="preserve"> </w:t>
      </w:r>
      <w:r w:rsidRPr="008372F6">
        <w:rPr>
          <w:rFonts w:ascii="Arial" w:hAnsi="Arial" w:cs="Arial"/>
          <w:w w:val="110"/>
          <w:sz w:val="24"/>
          <w:szCs w:val="24"/>
        </w:rPr>
        <w:t>Agency:</w:t>
      </w:r>
      <w:r w:rsidRPr="008372F6">
        <w:rPr>
          <w:rFonts w:ascii="Arial" w:hAnsi="Arial" w:cs="Arial"/>
          <w:spacing w:val="-4"/>
          <w:w w:val="110"/>
          <w:sz w:val="24"/>
          <w:szCs w:val="24"/>
        </w:rPr>
        <w:t xml:space="preserve"> </w:t>
      </w:r>
      <w:r w:rsidRPr="008372F6">
        <w:rPr>
          <w:rFonts w:ascii="Arial" w:hAnsi="Arial" w:cs="Arial"/>
          <w:w w:val="110"/>
          <w:sz w:val="24"/>
          <w:szCs w:val="24"/>
        </w:rPr>
        <w:t>retrospective</w:t>
      </w:r>
      <w:r w:rsidRPr="008372F6">
        <w:rPr>
          <w:rFonts w:ascii="Arial" w:hAnsi="Arial" w:cs="Arial"/>
          <w:spacing w:val="-4"/>
          <w:w w:val="110"/>
          <w:sz w:val="24"/>
          <w:szCs w:val="24"/>
        </w:rPr>
        <w:t xml:space="preserve"> </w:t>
      </w:r>
      <w:r w:rsidRPr="008372F6">
        <w:rPr>
          <w:rFonts w:ascii="Arial" w:hAnsi="Arial" w:cs="Arial"/>
          <w:w w:val="110"/>
          <w:sz w:val="24"/>
          <w:szCs w:val="24"/>
        </w:rPr>
        <w:t>cohort</w:t>
      </w:r>
      <w:r w:rsidRPr="008372F6">
        <w:rPr>
          <w:rFonts w:ascii="Arial" w:hAnsi="Arial" w:cs="Arial"/>
          <w:spacing w:val="-4"/>
          <w:w w:val="110"/>
          <w:sz w:val="24"/>
          <w:szCs w:val="24"/>
        </w:rPr>
        <w:t xml:space="preserve"> </w:t>
      </w:r>
      <w:r w:rsidRPr="008372F6">
        <w:rPr>
          <w:rFonts w:ascii="Arial" w:hAnsi="Arial" w:cs="Arial"/>
          <w:w w:val="110"/>
          <w:sz w:val="24"/>
          <w:szCs w:val="24"/>
        </w:rPr>
        <w:t>study</w:t>
      </w:r>
      <w:r w:rsidRPr="008372F6">
        <w:rPr>
          <w:rFonts w:ascii="Arial" w:hAnsi="Arial" w:cs="Arial"/>
          <w:spacing w:val="-4"/>
          <w:w w:val="110"/>
          <w:sz w:val="24"/>
          <w:szCs w:val="24"/>
        </w:rPr>
        <w:t xml:space="preserve"> </w:t>
      </w:r>
      <w:r w:rsidRPr="008372F6">
        <w:rPr>
          <w:rFonts w:ascii="Arial" w:hAnsi="Arial" w:cs="Arial"/>
          <w:w w:val="110"/>
          <w:sz w:val="24"/>
          <w:szCs w:val="24"/>
        </w:rPr>
        <w:t>of</w:t>
      </w:r>
      <w:r w:rsidRPr="008372F6">
        <w:rPr>
          <w:rFonts w:ascii="Arial" w:hAnsi="Arial" w:cs="Arial"/>
          <w:spacing w:val="-4"/>
          <w:w w:val="110"/>
          <w:sz w:val="24"/>
          <w:szCs w:val="24"/>
        </w:rPr>
        <w:t xml:space="preserve"> </w:t>
      </w:r>
      <w:r w:rsidRPr="008372F6">
        <w:rPr>
          <w:rFonts w:ascii="Arial" w:hAnsi="Arial" w:cs="Arial"/>
          <w:w w:val="110"/>
          <w:sz w:val="24"/>
          <w:szCs w:val="24"/>
        </w:rPr>
        <w:t xml:space="preserve">drug </w:t>
      </w:r>
      <w:bookmarkStart w:id="1091" w:name="_bookmark35"/>
      <w:bookmarkEnd w:id="1091"/>
      <w:r w:rsidRPr="008372F6">
        <w:rPr>
          <w:rFonts w:ascii="Arial" w:hAnsi="Arial" w:cs="Arial"/>
          <w:w w:val="110"/>
          <w:sz w:val="24"/>
          <w:szCs w:val="24"/>
        </w:rPr>
        <w:t>approvals</w:t>
      </w:r>
      <w:r w:rsidRPr="008372F6">
        <w:rPr>
          <w:rFonts w:ascii="Arial" w:hAnsi="Arial" w:cs="Arial"/>
          <w:spacing w:val="-8"/>
          <w:w w:val="110"/>
          <w:sz w:val="24"/>
          <w:szCs w:val="24"/>
        </w:rPr>
        <w:t xml:space="preserve"> </w:t>
      </w:r>
      <w:r w:rsidRPr="008372F6">
        <w:rPr>
          <w:rFonts w:ascii="Arial" w:hAnsi="Arial" w:cs="Arial"/>
          <w:w w:val="110"/>
          <w:sz w:val="24"/>
          <w:szCs w:val="24"/>
        </w:rPr>
        <w:t>2009-13.”</w:t>
      </w:r>
      <w:r w:rsidRPr="008372F6">
        <w:rPr>
          <w:rFonts w:ascii="Arial" w:hAnsi="Arial" w:cs="Arial"/>
          <w:spacing w:val="-8"/>
          <w:w w:val="110"/>
          <w:sz w:val="24"/>
          <w:szCs w:val="24"/>
        </w:rPr>
        <w:t xml:space="preserve"> </w:t>
      </w:r>
      <w:r w:rsidRPr="008372F6">
        <w:rPr>
          <w:rFonts w:ascii="Arial" w:hAnsi="Arial" w:cs="Arial"/>
          <w:w w:val="110"/>
          <w:sz w:val="24"/>
          <w:szCs w:val="24"/>
        </w:rPr>
        <w:t>In:</w:t>
      </w:r>
      <w:r w:rsidRPr="008372F6">
        <w:rPr>
          <w:rFonts w:ascii="Arial" w:hAnsi="Arial" w:cs="Arial"/>
          <w:spacing w:val="-8"/>
          <w:w w:val="110"/>
          <w:sz w:val="24"/>
          <w:szCs w:val="24"/>
        </w:rPr>
        <w:t xml:space="preserve"> </w:t>
      </w:r>
      <w:r w:rsidRPr="008372F6">
        <w:rPr>
          <w:rFonts w:ascii="Arial" w:hAnsi="Arial" w:cs="Arial"/>
          <w:i/>
          <w:w w:val="110"/>
          <w:sz w:val="24"/>
          <w:szCs w:val="24"/>
        </w:rPr>
        <w:t>BMJ</w:t>
      </w:r>
      <w:r w:rsidRPr="008372F6">
        <w:rPr>
          <w:rFonts w:ascii="Arial" w:hAnsi="Arial" w:cs="Arial"/>
          <w:i/>
          <w:spacing w:val="12"/>
          <w:w w:val="110"/>
          <w:sz w:val="24"/>
          <w:szCs w:val="24"/>
        </w:rPr>
        <w:t xml:space="preserve"> </w:t>
      </w:r>
      <w:r w:rsidRPr="008372F6">
        <w:rPr>
          <w:rFonts w:ascii="Arial" w:hAnsi="Arial" w:cs="Arial"/>
          <w:w w:val="110"/>
          <w:sz w:val="24"/>
          <w:szCs w:val="24"/>
        </w:rPr>
        <w:t>359,</w:t>
      </w:r>
      <w:r w:rsidRPr="008372F6">
        <w:rPr>
          <w:rFonts w:ascii="Arial" w:hAnsi="Arial" w:cs="Arial"/>
          <w:spacing w:val="-8"/>
          <w:w w:val="110"/>
          <w:sz w:val="24"/>
          <w:szCs w:val="24"/>
        </w:rPr>
        <w:t xml:space="preserve"> </w:t>
      </w:r>
      <w:r w:rsidRPr="008372F6">
        <w:rPr>
          <w:rFonts w:ascii="Arial" w:hAnsi="Arial" w:cs="Arial"/>
          <w:w w:val="110"/>
          <w:sz w:val="24"/>
          <w:szCs w:val="24"/>
        </w:rPr>
        <w:t>j4530.</w:t>
      </w:r>
    </w:p>
    <w:p w14:paraId="547F88BE" w14:textId="77777777" w:rsidR="005D491A" w:rsidRDefault="00000000" w:rsidP="00EA7791">
      <w:pPr>
        <w:pStyle w:val="BodyText"/>
        <w:spacing w:before="120" w:after="120" w:line="360" w:lineRule="auto"/>
        <w:ind w:right="352"/>
        <w:jc w:val="both"/>
        <w:rPr>
          <w:ins w:id="1092" w:author="Héctor Bahamonde" w:date="2026-09-18T13:16:00Z" w16du:dateUtc="2026-09-18T11:16:00Z"/>
          <w:rFonts w:ascii="Arial" w:hAnsi="Arial" w:cs="Arial"/>
          <w:w w:val="105"/>
          <w:sz w:val="24"/>
          <w:szCs w:val="24"/>
        </w:rPr>
      </w:pPr>
      <w:r w:rsidRPr="008372F6">
        <w:rPr>
          <w:rFonts w:ascii="Arial" w:hAnsi="Arial" w:cs="Arial"/>
          <w:w w:val="105"/>
          <w:sz w:val="24"/>
          <w:szCs w:val="24"/>
        </w:rPr>
        <w:t>Desser,</w:t>
      </w:r>
      <w:r w:rsidRPr="008372F6">
        <w:rPr>
          <w:rFonts w:ascii="Arial" w:hAnsi="Arial" w:cs="Arial"/>
          <w:spacing w:val="-3"/>
          <w:w w:val="105"/>
          <w:sz w:val="24"/>
          <w:szCs w:val="24"/>
        </w:rPr>
        <w:t xml:space="preserve"> </w:t>
      </w:r>
      <w:r w:rsidRPr="008372F6">
        <w:rPr>
          <w:rFonts w:ascii="Arial" w:hAnsi="Arial" w:cs="Arial"/>
          <w:w w:val="105"/>
          <w:sz w:val="24"/>
          <w:szCs w:val="24"/>
        </w:rPr>
        <w:t>A.</w:t>
      </w:r>
      <w:r w:rsidRPr="008372F6">
        <w:rPr>
          <w:rFonts w:ascii="Arial" w:hAnsi="Arial" w:cs="Arial"/>
          <w:spacing w:val="-3"/>
          <w:w w:val="105"/>
          <w:sz w:val="24"/>
          <w:szCs w:val="24"/>
        </w:rPr>
        <w:t xml:space="preserve"> </w:t>
      </w:r>
      <w:r w:rsidRPr="008372F6">
        <w:rPr>
          <w:rFonts w:ascii="Arial" w:hAnsi="Arial" w:cs="Arial"/>
          <w:w w:val="105"/>
          <w:sz w:val="24"/>
          <w:szCs w:val="24"/>
        </w:rPr>
        <w:t>S.,</w:t>
      </w:r>
      <w:r w:rsidRPr="008372F6">
        <w:rPr>
          <w:rFonts w:ascii="Arial" w:hAnsi="Arial" w:cs="Arial"/>
          <w:spacing w:val="-3"/>
          <w:w w:val="105"/>
          <w:sz w:val="24"/>
          <w:szCs w:val="24"/>
        </w:rPr>
        <w:t xml:space="preserve"> </w:t>
      </w:r>
      <w:r w:rsidRPr="008372F6">
        <w:rPr>
          <w:rFonts w:ascii="Arial" w:hAnsi="Arial" w:cs="Arial"/>
          <w:w w:val="105"/>
          <w:sz w:val="24"/>
          <w:szCs w:val="24"/>
        </w:rPr>
        <w:t>J.</w:t>
      </w:r>
      <w:r w:rsidRPr="008372F6">
        <w:rPr>
          <w:rFonts w:ascii="Arial" w:hAnsi="Arial" w:cs="Arial"/>
          <w:spacing w:val="-3"/>
          <w:w w:val="105"/>
          <w:sz w:val="24"/>
          <w:szCs w:val="24"/>
        </w:rPr>
        <w:t xml:space="preserve"> </w:t>
      </w:r>
      <w:r w:rsidRPr="008372F6">
        <w:rPr>
          <w:rFonts w:ascii="Arial" w:hAnsi="Arial" w:cs="Arial"/>
          <w:w w:val="105"/>
          <w:sz w:val="24"/>
          <w:szCs w:val="24"/>
        </w:rPr>
        <w:t>A.</w:t>
      </w:r>
      <w:r w:rsidRPr="008372F6">
        <w:rPr>
          <w:rFonts w:ascii="Arial" w:hAnsi="Arial" w:cs="Arial"/>
          <w:spacing w:val="-3"/>
          <w:w w:val="105"/>
          <w:sz w:val="24"/>
          <w:szCs w:val="24"/>
        </w:rPr>
        <w:t xml:space="preserve"> </w:t>
      </w:r>
      <w:r w:rsidRPr="008372F6">
        <w:rPr>
          <w:rFonts w:ascii="Arial" w:hAnsi="Arial" w:cs="Arial"/>
          <w:w w:val="105"/>
          <w:sz w:val="24"/>
          <w:szCs w:val="24"/>
        </w:rPr>
        <w:t>Olsen,</w:t>
      </w:r>
      <w:r w:rsidRPr="008372F6">
        <w:rPr>
          <w:rFonts w:ascii="Arial" w:hAnsi="Arial" w:cs="Arial"/>
          <w:spacing w:val="-3"/>
          <w:w w:val="105"/>
          <w:sz w:val="24"/>
          <w:szCs w:val="24"/>
        </w:rPr>
        <w:t xml:space="preserve"> </w:t>
      </w:r>
      <w:r w:rsidRPr="008372F6">
        <w:rPr>
          <w:rFonts w:ascii="Arial" w:hAnsi="Arial" w:cs="Arial"/>
          <w:w w:val="105"/>
          <w:sz w:val="24"/>
          <w:szCs w:val="24"/>
        </w:rPr>
        <w:t>and</w:t>
      </w:r>
      <w:r w:rsidRPr="008372F6">
        <w:rPr>
          <w:rFonts w:ascii="Arial" w:hAnsi="Arial" w:cs="Arial"/>
          <w:spacing w:val="-3"/>
          <w:w w:val="105"/>
          <w:sz w:val="24"/>
          <w:szCs w:val="24"/>
        </w:rPr>
        <w:t xml:space="preserve"> </w:t>
      </w:r>
      <w:r w:rsidRPr="008372F6">
        <w:rPr>
          <w:rFonts w:ascii="Arial" w:hAnsi="Arial" w:cs="Arial"/>
          <w:w w:val="105"/>
          <w:sz w:val="24"/>
          <w:szCs w:val="24"/>
        </w:rPr>
        <w:t>S.</w:t>
      </w:r>
      <w:r w:rsidRPr="008372F6">
        <w:rPr>
          <w:rFonts w:ascii="Arial" w:hAnsi="Arial" w:cs="Arial"/>
          <w:spacing w:val="-3"/>
          <w:w w:val="105"/>
          <w:sz w:val="24"/>
          <w:szCs w:val="24"/>
        </w:rPr>
        <w:t xml:space="preserve"> </w:t>
      </w:r>
      <w:r w:rsidRPr="008372F6">
        <w:rPr>
          <w:rFonts w:ascii="Arial" w:hAnsi="Arial" w:cs="Arial"/>
          <w:w w:val="105"/>
          <w:sz w:val="24"/>
          <w:szCs w:val="24"/>
        </w:rPr>
        <w:t>Grepperud</w:t>
      </w:r>
      <w:r w:rsidRPr="008372F6">
        <w:rPr>
          <w:rFonts w:ascii="Arial" w:hAnsi="Arial" w:cs="Arial"/>
          <w:spacing w:val="-3"/>
          <w:w w:val="105"/>
          <w:sz w:val="24"/>
          <w:szCs w:val="24"/>
        </w:rPr>
        <w:t xml:space="preserve"> </w:t>
      </w:r>
      <w:r w:rsidRPr="008372F6">
        <w:rPr>
          <w:rFonts w:ascii="Arial" w:hAnsi="Arial" w:cs="Arial"/>
          <w:w w:val="105"/>
          <w:sz w:val="24"/>
          <w:szCs w:val="24"/>
        </w:rPr>
        <w:t>(2013).</w:t>
      </w:r>
      <w:r w:rsidRPr="008372F6">
        <w:rPr>
          <w:rFonts w:ascii="Arial" w:hAnsi="Arial" w:cs="Arial"/>
          <w:spacing w:val="-3"/>
          <w:w w:val="105"/>
          <w:sz w:val="24"/>
          <w:szCs w:val="24"/>
        </w:rPr>
        <w:t xml:space="preserve"> </w:t>
      </w:r>
      <w:r w:rsidRPr="008372F6">
        <w:rPr>
          <w:rFonts w:ascii="Arial" w:hAnsi="Arial" w:cs="Arial"/>
          <w:w w:val="105"/>
          <w:sz w:val="24"/>
          <w:szCs w:val="24"/>
        </w:rPr>
        <w:t>“Eliciting</w:t>
      </w:r>
      <w:r w:rsidRPr="008372F6">
        <w:rPr>
          <w:rFonts w:ascii="Arial" w:hAnsi="Arial" w:cs="Arial"/>
          <w:spacing w:val="-3"/>
          <w:w w:val="105"/>
          <w:sz w:val="24"/>
          <w:szCs w:val="24"/>
        </w:rPr>
        <w:t xml:space="preserve"> </w:t>
      </w:r>
      <w:r w:rsidRPr="008372F6">
        <w:rPr>
          <w:rFonts w:ascii="Arial" w:hAnsi="Arial" w:cs="Arial"/>
          <w:w w:val="105"/>
          <w:sz w:val="24"/>
          <w:szCs w:val="24"/>
        </w:rPr>
        <w:t>Preferences</w:t>
      </w:r>
      <w:r w:rsidRPr="008372F6">
        <w:rPr>
          <w:rFonts w:ascii="Arial" w:hAnsi="Arial" w:cs="Arial"/>
          <w:spacing w:val="-2"/>
          <w:w w:val="105"/>
          <w:sz w:val="24"/>
          <w:szCs w:val="24"/>
        </w:rPr>
        <w:t xml:space="preserve"> </w:t>
      </w:r>
      <w:r w:rsidRPr="008372F6">
        <w:rPr>
          <w:rFonts w:ascii="Arial" w:hAnsi="Arial" w:cs="Arial"/>
          <w:w w:val="105"/>
          <w:sz w:val="24"/>
          <w:szCs w:val="24"/>
        </w:rPr>
        <w:t>for</w:t>
      </w:r>
      <w:r w:rsidRPr="008372F6">
        <w:rPr>
          <w:rFonts w:ascii="Arial" w:hAnsi="Arial" w:cs="Arial"/>
          <w:spacing w:val="-3"/>
          <w:w w:val="105"/>
          <w:sz w:val="24"/>
          <w:szCs w:val="24"/>
        </w:rPr>
        <w:t xml:space="preserve"> </w:t>
      </w:r>
      <w:r w:rsidRPr="008372F6">
        <w:rPr>
          <w:rFonts w:ascii="Arial" w:hAnsi="Arial" w:cs="Arial"/>
          <w:w w:val="105"/>
          <w:sz w:val="24"/>
          <w:szCs w:val="24"/>
        </w:rPr>
        <w:t>Prioritizing</w:t>
      </w:r>
      <w:r w:rsidRPr="008372F6">
        <w:rPr>
          <w:rFonts w:ascii="Arial" w:hAnsi="Arial" w:cs="Arial"/>
          <w:spacing w:val="-3"/>
          <w:w w:val="105"/>
          <w:sz w:val="24"/>
          <w:szCs w:val="24"/>
        </w:rPr>
        <w:t xml:space="preserve"> </w:t>
      </w:r>
      <w:r w:rsidRPr="008372F6">
        <w:rPr>
          <w:rFonts w:ascii="Arial" w:hAnsi="Arial" w:cs="Arial"/>
          <w:w w:val="105"/>
          <w:sz w:val="24"/>
          <w:szCs w:val="24"/>
        </w:rPr>
        <w:t>Treatment of Rare Diseases: The Role of</w:t>
      </w:r>
      <w:r w:rsidRPr="008372F6">
        <w:rPr>
          <w:rFonts w:ascii="Arial" w:hAnsi="Arial" w:cs="Arial"/>
          <w:spacing w:val="-1"/>
          <w:w w:val="105"/>
          <w:sz w:val="24"/>
          <w:szCs w:val="24"/>
        </w:rPr>
        <w:t xml:space="preserve"> </w:t>
      </w:r>
      <w:r w:rsidRPr="008372F6">
        <w:rPr>
          <w:rFonts w:ascii="Arial" w:hAnsi="Arial" w:cs="Arial"/>
          <w:w w:val="105"/>
          <w:sz w:val="24"/>
          <w:szCs w:val="24"/>
        </w:rPr>
        <w:t xml:space="preserve">Opportunity Costs and Framing Effects.” In: </w:t>
      </w:r>
      <w:r w:rsidRPr="008372F6">
        <w:rPr>
          <w:rFonts w:ascii="Arial" w:hAnsi="Arial" w:cs="Arial"/>
          <w:i/>
          <w:w w:val="105"/>
          <w:sz w:val="24"/>
          <w:szCs w:val="24"/>
        </w:rPr>
        <w:t xml:space="preserve">PharmacoEconomics </w:t>
      </w:r>
      <w:bookmarkStart w:id="1093" w:name="_bookmark36"/>
      <w:bookmarkEnd w:id="1093"/>
      <w:r w:rsidRPr="008372F6">
        <w:rPr>
          <w:rFonts w:ascii="Arial" w:hAnsi="Arial" w:cs="Arial"/>
          <w:w w:val="105"/>
          <w:sz w:val="24"/>
          <w:szCs w:val="24"/>
        </w:rPr>
        <w:t>31, pp. 1051–1061.</w:t>
      </w:r>
    </w:p>
    <w:p w14:paraId="68C3B865" w14:textId="3421D30A" w:rsidR="00C25A62" w:rsidRPr="008372F6" w:rsidRDefault="00C25A62" w:rsidP="00EA7791">
      <w:pPr>
        <w:pStyle w:val="BodyText"/>
        <w:spacing w:before="120" w:after="120" w:line="360" w:lineRule="auto"/>
        <w:ind w:right="352"/>
        <w:jc w:val="both"/>
        <w:rPr>
          <w:rFonts w:ascii="Arial" w:hAnsi="Arial" w:cs="Arial"/>
          <w:sz w:val="24"/>
          <w:szCs w:val="24"/>
        </w:rPr>
        <w:pPrChange w:id="1094" w:author="Héctor Bahamonde" w:date="2026-09-18T11:17:00Z" w16du:dateUtc="2026-09-18T09:17:00Z">
          <w:pPr>
            <w:pStyle w:val="BodyText"/>
            <w:spacing w:before="120" w:after="120" w:line="360" w:lineRule="auto"/>
            <w:ind w:right="352" w:hanging="334"/>
            <w:jc w:val="both"/>
          </w:pPr>
        </w:pPrChange>
      </w:pPr>
      <w:ins w:id="1095" w:author="Héctor Bahamonde" w:date="2026-09-18T13:16:00Z" w16du:dateUtc="2026-09-18T11:16:00Z">
        <w:r w:rsidRPr="00C25A62">
          <w:rPr>
            <w:rFonts w:ascii="Arial" w:hAnsi="Arial" w:cs="Arial"/>
            <w:sz w:val="24"/>
            <w:szCs w:val="24"/>
          </w:rPr>
          <w:t xml:space="preserve">Diederich, A., Salzmann, D. Public preferences regarding therapeutic benefit, costs of a </w:t>
        </w:r>
        <w:r w:rsidRPr="00C25A62">
          <w:rPr>
            <w:rFonts w:ascii="Arial" w:hAnsi="Arial" w:cs="Arial"/>
            <w:sz w:val="24"/>
            <w:szCs w:val="24"/>
          </w:rPr>
          <w:lastRenderedPageBreak/>
          <w:t>medical treatment and evidence-based medicine as prioritization criteria. J Public Health 23, 137–148 (2015).</w:t>
        </w:r>
      </w:ins>
    </w:p>
    <w:p w14:paraId="3BADBAA3" w14:textId="77777777" w:rsidR="005D491A" w:rsidRPr="008372F6" w:rsidRDefault="00000000" w:rsidP="00EA7791">
      <w:pPr>
        <w:pStyle w:val="BodyText"/>
        <w:spacing w:before="120" w:after="120" w:line="360" w:lineRule="auto"/>
        <w:ind w:right="356"/>
        <w:jc w:val="both"/>
        <w:rPr>
          <w:rFonts w:ascii="Arial" w:hAnsi="Arial" w:cs="Arial"/>
          <w:sz w:val="24"/>
          <w:szCs w:val="24"/>
        </w:rPr>
        <w:pPrChange w:id="1096" w:author="Héctor Bahamonde" w:date="2026-09-18T11:17:00Z" w16du:dateUtc="2026-09-18T09:17:00Z">
          <w:pPr>
            <w:pStyle w:val="BodyText"/>
            <w:spacing w:before="120" w:after="120" w:line="360" w:lineRule="auto"/>
            <w:ind w:right="356" w:hanging="339"/>
            <w:jc w:val="both"/>
          </w:pPr>
        </w:pPrChange>
      </w:pPr>
      <w:r w:rsidRPr="008372F6">
        <w:rPr>
          <w:rFonts w:ascii="Arial" w:hAnsi="Arial" w:cs="Arial"/>
          <w:w w:val="105"/>
          <w:sz w:val="24"/>
          <w:szCs w:val="24"/>
        </w:rPr>
        <w:t>Dukhanin,</w:t>
      </w:r>
      <w:r w:rsidRPr="008372F6">
        <w:rPr>
          <w:rFonts w:ascii="Arial" w:hAnsi="Arial" w:cs="Arial"/>
          <w:spacing w:val="-15"/>
          <w:w w:val="105"/>
          <w:sz w:val="24"/>
          <w:szCs w:val="24"/>
        </w:rPr>
        <w:t xml:space="preserve"> </w:t>
      </w:r>
      <w:r w:rsidRPr="008372F6">
        <w:rPr>
          <w:rFonts w:ascii="Arial" w:hAnsi="Arial" w:cs="Arial"/>
          <w:w w:val="105"/>
          <w:sz w:val="24"/>
          <w:szCs w:val="24"/>
        </w:rPr>
        <w:t>V.</w:t>
      </w:r>
      <w:r w:rsidRPr="008372F6">
        <w:rPr>
          <w:rFonts w:ascii="Arial" w:hAnsi="Arial" w:cs="Arial"/>
          <w:spacing w:val="-14"/>
          <w:w w:val="105"/>
          <w:sz w:val="24"/>
          <w:szCs w:val="24"/>
        </w:rPr>
        <w:t xml:space="preserve"> </w:t>
      </w:r>
      <w:r w:rsidRPr="008372F6">
        <w:rPr>
          <w:rFonts w:ascii="Arial" w:hAnsi="Arial" w:cs="Arial"/>
          <w:w w:val="105"/>
          <w:sz w:val="24"/>
          <w:szCs w:val="24"/>
        </w:rPr>
        <w:t>et</w:t>
      </w:r>
      <w:r w:rsidRPr="008372F6">
        <w:rPr>
          <w:rFonts w:ascii="Arial" w:hAnsi="Arial" w:cs="Arial"/>
          <w:spacing w:val="-15"/>
          <w:w w:val="105"/>
          <w:sz w:val="24"/>
          <w:szCs w:val="24"/>
        </w:rPr>
        <w:t xml:space="preserve"> </w:t>
      </w:r>
      <w:r w:rsidRPr="008372F6">
        <w:rPr>
          <w:rFonts w:ascii="Arial" w:hAnsi="Arial" w:cs="Arial"/>
          <w:w w:val="105"/>
          <w:sz w:val="24"/>
          <w:szCs w:val="24"/>
        </w:rPr>
        <w:t>al.</w:t>
      </w:r>
      <w:r w:rsidRPr="008372F6">
        <w:rPr>
          <w:rFonts w:ascii="Arial" w:hAnsi="Arial" w:cs="Arial"/>
          <w:spacing w:val="-14"/>
          <w:w w:val="105"/>
          <w:sz w:val="24"/>
          <w:szCs w:val="24"/>
        </w:rPr>
        <w:t xml:space="preserve"> </w:t>
      </w:r>
      <w:r w:rsidRPr="008372F6">
        <w:rPr>
          <w:rFonts w:ascii="Arial" w:hAnsi="Arial" w:cs="Arial"/>
          <w:w w:val="105"/>
          <w:sz w:val="24"/>
          <w:szCs w:val="24"/>
        </w:rPr>
        <w:t>(2018).</w:t>
      </w:r>
      <w:r w:rsidRPr="008372F6">
        <w:rPr>
          <w:rFonts w:ascii="Arial" w:hAnsi="Arial" w:cs="Arial"/>
          <w:spacing w:val="-15"/>
          <w:w w:val="105"/>
          <w:sz w:val="24"/>
          <w:szCs w:val="24"/>
        </w:rPr>
        <w:t xml:space="preserve"> </w:t>
      </w:r>
      <w:r w:rsidRPr="008372F6">
        <w:rPr>
          <w:rFonts w:ascii="Arial" w:hAnsi="Arial" w:cs="Arial"/>
          <w:w w:val="105"/>
          <w:sz w:val="24"/>
          <w:szCs w:val="24"/>
        </w:rPr>
        <w:t>“Integrating</w:t>
      </w:r>
      <w:r w:rsidRPr="008372F6">
        <w:rPr>
          <w:rFonts w:ascii="Arial" w:hAnsi="Arial" w:cs="Arial"/>
          <w:spacing w:val="-14"/>
          <w:w w:val="105"/>
          <w:sz w:val="24"/>
          <w:szCs w:val="24"/>
        </w:rPr>
        <w:t xml:space="preserve"> </w:t>
      </w:r>
      <w:r w:rsidRPr="008372F6">
        <w:rPr>
          <w:rFonts w:ascii="Arial" w:hAnsi="Arial" w:cs="Arial"/>
          <w:w w:val="105"/>
          <w:sz w:val="24"/>
          <w:szCs w:val="24"/>
        </w:rPr>
        <w:t>social</w:t>
      </w:r>
      <w:r w:rsidRPr="008372F6">
        <w:rPr>
          <w:rFonts w:ascii="Arial" w:hAnsi="Arial" w:cs="Arial"/>
          <w:spacing w:val="-15"/>
          <w:w w:val="105"/>
          <w:sz w:val="24"/>
          <w:szCs w:val="24"/>
        </w:rPr>
        <w:t xml:space="preserve"> </w:t>
      </w:r>
      <w:r w:rsidRPr="008372F6">
        <w:rPr>
          <w:rFonts w:ascii="Arial" w:hAnsi="Arial" w:cs="Arial"/>
          <w:w w:val="105"/>
          <w:sz w:val="24"/>
          <w:szCs w:val="24"/>
        </w:rPr>
        <w:t>justice</w:t>
      </w:r>
      <w:r w:rsidRPr="008372F6">
        <w:rPr>
          <w:rFonts w:ascii="Arial" w:hAnsi="Arial" w:cs="Arial"/>
          <w:spacing w:val="-14"/>
          <w:w w:val="105"/>
          <w:sz w:val="24"/>
          <w:szCs w:val="24"/>
        </w:rPr>
        <w:t xml:space="preserve"> </w:t>
      </w:r>
      <w:r w:rsidRPr="008372F6">
        <w:rPr>
          <w:rFonts w:ascii="Arial" w:hAnsi="Arial" w:cs="Arial"/>
          <w:w w:val="105"/>
          <w:sz w:val="24"/>
          <w:szCs w:val="24"/>
        </w:rPr>
        <w:t>concerns</w:t>
      </w:r>
      <w:r w:rsidRPr="008372F6">
        <w:rPr>
          <w:rFonts w:ascii="Arial" w:hAnsi="Arial" w:cs="Arial"/>
          <w:spacing w:val="-14"/>
          <w:w w:val="105"/>
          <w:sz w:val="24"/>
          <w:szCs w:val="24"/>
        </w:rPr>
        <w:t xml:space="preserve"> </w:t>
      </w:r>
      <w:r w:rsidRPr="008372F6">
        <w:rPr>
          <w:rFonts w:ascii="Arial" w:hAnsi="Arial" w:cs="Arial"/>
          <w:w w:val="105"/>
          <w:sz w:val="24"/>
          <w:szCs w:val="24"/>
        </w:rPr>
        <w:t>into</w:t>
      </w:r>
      <w:r w:rsidRPr="008372F6">
        <w:rPr>
          <w:rFonts w:ascii="Arial" w:hAnsi="Arial" w:cs="Arial"/>
          <w:spacing w:val="-15"/>
          <w:w w:val="105"/>
          <w:sz w:val="24"/>
          <w:szCs w:val="24"/>
        </w:rPr>
        <w:t xml:space="preserve"> </w:t>
      </w:r>
      <w:r w:rsidRPr="008372F6">
        <w:rPr>
          <w:rFonts w:ascii="Arial" w:hAnsi="Arial" w:cs="Arial"/>
          <w:w w:val="105"/>
          <w:sz w:val="24"/>
          <w:szCs w:val="24"/>
        </w:rPr>
        <w:t>economic</w:t>
      </w:r>
      <w:r w:rsidRPr="008372F6">
        <w:rPr>
          <w:rFonts w:ascii="Arial" w:hAnsi="Arial" w:cs="Arial"/>
          <w:spacing w:val="-14"/>
          <w:w w:val="105"/>
          <w:sz w:val="24"/>
          <w:szCs w:val="24"/>
        </w:rPr>
        <w:t xml:space="preserve"> </w:t>
      </w:r>
      <w:r w:rsidRPr="008372F6">
        <w:rPr>
          <w:rFonts w:ascii="Arial" w:hAnsi="Arial" w:cs="Arial"/>
          <w:w w:val="105"/>
          <w:sz w:val="24"/>
          <w:szCs w:val="24"/>
        </w:rPr>
        <w:t>evaluation</w:t>
      </w:r>
      <w:r w:rsidRPr="008372F6">
        <w:rPr>
          <w:rFonts w:ascii="Arial" w:hAnsi="Arial" w:cs="Arial"/>
          <w:spacing w:val="-15"/>
          <w:w w:val="105"/>
          <w:sz w:val="24"/>
          <w:szCs w:val="24"/>
        </w:rPr>
        <w:t xml:space="preserve"> </w:t>
      </w:r>
      <w:r w:rsidRPr="008372F6">
        <w:rPr>
          <w:rFonts w:ascii="Arial" w:hAnsi="Arial" w:cs="Arial"/>
          <w:w w:val="105"/>
          <w:sz w:val="24"/>
          <w:szCs w:val="24"/>
        </w:rPr>
        <w:t>for</w:t>
      </w:r>
      <w:r w:rsidRPr="008372F6">
        <w:rPr>
          <w:rFonts w:ascii="Arial" w:hAnsi="Arial" w:cs="Arial"/>
          <w:spacing w:val="-14"/>
          <w:w w:val="105"/>
          <w:sz w:val="24"/>
          <w:szCs w:val="24"/>
        </w:rPr>
        <w:t xml:space="preserve"> </w:t>
      </w:r>
      <w:r w:rsidRPr="008372F6">
        <w:rPr>
          <w:rFonts w:ascii="Arial" w:hAnsi="Arial" w:cs="Arial"/>
          <w:w w:val="105"/>
          <w:sz w:val="24"/>
          <w:szCs w:val="24"/>
        </w:rPr>
        <w:t xml:space="preserve">healthcare </w:t>
      </w:r>
      <w:bookmarkStart w:id="1097" w:name="_bookmark37"/>
      <w:bookmarkEnd w:id="1097"/>
      <w:r w:rsidRPr="008372F6">
        <w:rPr>
          <w:rFonts w:ascii="Arial" w:hAnsi="Arial" w:cs="Arial"/>
          <w:w w:val="105"/>
          <w:sz w:val="24"/>
          <w:szCs w:val="24"/>
        </w:rPr>
        <w:t xml:space="preserve">and public health: A systematic review.” In: </w:t>
      </w:r>
      <w:r w:rsidRPr="008372F6">
        <w:rPr>
          <w:rFonts w:ascii="Arial" w:hAnsi="Arial" w:cs="Arial"/>
          <w:i/>
          <w:w w:val="105"/>
          <w:sz w:val="24"/>
          <w:szCs w:val="24"/>
        </w:rPr>
        <w:t xml:space="preserve">Soc Sci Med. </w:t>
      </w:r>
      <w:r w:rsidRPr="008372F6">
        <w:rPr>
          <w:rFonts w:ascii="Arial" w:hAnsi="Arial" w:cs="Arial"/>
          <w:w w:val="105"/>
          <w:sz w:val="24"/>
          <w:szCs w:val="24"/>
        </w:rPr>
        <w:t>198, pp. 27–35.</w:t>
      </w:r>
    </w:p>
    <w:p w14:paraId="12DDE259" w14:textId="77777777" w:rsidR="005D491A" w:rsidRPr="008372F6" w:rsidRDefault="00000000" w:rsidP="00EA7791">
      <w:pPr>
        <w:pStyle w:val="BodyText"/>
        <w:spacing w:before="120" w:after="120" w:line="360" w:lineRule="auto"/>
        <w:ind w:right="357"/>
        <w:jc w:val="both"/>
        <w:rPr>
          <w:rFonts w:ascii="Arial" w:hAnsi="Arial" w:cs="Arial"/>
          <w:sz w:val="24"/>
          <w:szCs w:val="24"/>
        </w:rPr>
        <w:pPrChange w:id="1098" w:author="Héctor Bahamonde" w:date="2026-09-18T11:17:00Z" w16du:dateUtc="2026-09-18T09:17:00Z">
          <w:pPr>
            <w:pStyle w:val="BodyText"/>
            <w:spacing w:before="120" w:after="120" w:line="360" w:lineRule="auto"/>
            <w:ind w:right="357" w:hanging="331"/>
            <w:jc w:val="both"/>
          </w:pPr>
        </w:pPrChange>
      </w:pPr>
      <w:r w:rsidRPr="008372F6">
        <w:rPr>
          <w:rFonts w:ascii="Arial" w:hAnsi="Arial" w:cs="Arial"/>
          <w:w w:val="105"/>
          <w:sz w:val="24"/>
          <w:szCs w:val="24"/>
        </w:rPr>
        <w:t xml:space="preserve">Egeberg, M. and J. Trondal (2009). “Political Leadership and Bureaucratic Autonomy: Effects of </w:t>
      </w:r>
      <w:bookmarkStart w:id="1099" w:name="_bookmark38"/>
      <w:bookmarkEnd w:id="1099"/>
      <w:r w:rsidRPr="008372F6">
        <w:rPr>
          <w:rFonts w:ascii="Arial" w:hAnsi="Arial" w:cs="Arial"/>
          <w:w w:val="105"/>
          <w:sz w:val="24"/>
          <w:szCs w:val="24"/>
        </w:rPr>
        <w:t xml:space="preserve">Agencification.” In: </w:t>
      </w:r>
      <w:r w:rsidRPr="008372F6">
        <w:rPr>
          <w:rFonts w:ascii="Arial" w:hAnsi="Arial" w:cs="Arial"/>
          <w:i/>
          <w:w w:val="105"/>
          <w:sz w:val="24"/>
          <w:szCs w:val="24"/>
        </w:rPr>
        <w:t xml:space="preserve">Governance </w:t>
      </w:r>
      <w:r w:rsidRPr="008372F6">
        <w:rPr>
          <w:rFonts w:ascii="Arial" w:hAnsi="Arial" w:cs="Arial"/>
          <w:w w:val="105"/>
          <w:sz w:val="24"/>
          <w:szCs w:val="24"/>
        </w:rPr>
        <w:t>22.4, pp. 673–688.</w:t>
      </w:r>
    </w:p>
    <w:p w14:paraId="06ED3D13" w14:textId="77777777" w:rsidR="000C1B7D" w:rsidRDefault="00000000" w:rsidP="00EA7791">
      <w:pPr>
        <w:pStyle w:val="BodyText"/>
        <w:spacing w:before="120" w:after="120" w:line="360" w:lineRule="auto"/>
        <w:ind w:right="329"/>
        <w:jc w:val="both"/>
        <w:rPr>
          <w:ins w:id="1100" w:author="Héctor Bahamonde" w:date="2026-09-19T11:41:00Z" w16du:dateUtc="2026-09-19T09:41:00Z"/>
          <w:rFonts w:ascii="Arial" w:hAnsi="Arial" w:cs="Arial"/>
          <w:w w:val="105"/>
          <w:sz w:val="24"/>
          <w:szCs w:val="24"/>
        </w:rPr>
      </w:pPr>
      <w:bookmarkStart w:id="1101" w:name="_bookmark39"/>
      <w:bookmarkEnd w:id="1101"/>
      <w:r w:rsidRPr="008372F6">
        <w:rPr>
          <w:rFonts w:ascii="Arial" w:hAnsi="Arial" w:cs="Arial"/>
          <w:w w:val="105"/>
          <w:sz w:val="24"/>
          <w:szCs w:val="24"/>
        </w:rPr>
        <w:t xml:space="preserve">Eriksen, Andreas (2020). “The Political Literacy of Experts.” In: </w:t>
      </w:r>
      <w:r w:rsidRPr="008372F6">
        <w:rPr>
          <w:rFonts w:ascii="Arial" w:hAnsi="Arial" w:cs="Arial"/>
          <w:i/>
          <w:w w:val="105"/>
          <w:sz w:val="24"/>
          <w:szCs w:val="24"/>
        </w:rPr>
        <w:t xml:space="preserve">Ratio Juris </w:t>
      </w:r>
      <w:r w:rsidRPr="008372F6">
        <w:rPr>
          <w:rFonts w:ascii="Arial" w:hAnsi="Arial" w:cs="Arial"/>
          <w:w w:val="105"/>
          <w:sz w:val="24"/>
          <w:szCs w:val="24"/>
        </w:rPr>
        <w:t xml:space="preserve">33.1, pp. 82–97. </w:t>
      </w:r>
    </w:p>
    <w:p w14:paraId="65412FB8" w14:textId="1EE6FB40" w:rsidR="005D491A" w:rsidRPr="008372F6" w:rsidDel="00345258" w:rsidRDefault="00000000" w:rsidP="00EA7791">
      <w:pPr>
        <w:pStyle w:val="BodyText"/>
        <w:spacing w:before="120" w:after="120" w:line="360" w:lineRule="auto"/>
        <w:ind w:right="329"/>
        <w:jc w:val="both"/>
        <w:rPr>
          <w:del w:id="1102" w:author="Héctor Bahamonde" w:date="2026-09-19T11:41:00Z" w16du:dateUtc="2026-09-19T09:41:00Z"/>
          <w:rFonts w:ascii="Arial" w:hAnsi="Arial" w:cs="Arial"/>
          <w:sz w:val="24"/>
          <w:szCs w:val="24"/>
        </w:rPr>
      </w:pPr>
      <w:del w:id="1103" w:author="Héctor Bahamonde" w:date="2026-09-19T11:42:00Z" w16du:dateUtc="2026-09-19T09:42:00Z">
        <w:r w:rsidRPr="008372F6" w:rsidDel="00345258">
          <w:rPr>
            <w:rFonts w:ascii="Arial" w:hAnsi="Arial" w:cs="Arial"/>
            <w:w w:val="105"/>
            <w:sz w:val="24"/>
            <w:szCs w:val="24"/>
          </w:rPr>
          <w:delText>European</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Commission</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Expert</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Panel</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on</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Effective</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Ways</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of</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Investing</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in</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Health</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(EXPH)</w:delText>
        </w:r>
        <w:r w:rsidRPr="008372F6" w:rsidDel="00345258">
          <w:rPr>
            <w:rFonts w:ascii="Arial" w:hAnsi="Arial" w:cs="Arial"/>
            <w:spacing w:val="40"/>
            <w:w w:val="105"/>
            <w:sz w:val="24"/>
            <w:szCs w:val="24"/>
          </w:rPr>
          <w:delText xml:space="preserve"> </w:delText>
        </w:r>
        <w:r w:rsidRPr="008372F6" w:rsidDel="00345258">
          <w:rPr>
            <w:rFonts w:ascii="Arial" w:hAnsi="Arial" w:cs="Arial"/>
            <w:w w:val="105"/>
            <w:sz w:val="24"/>
            <w:szCs w:val="24"/>
          </w:rPr>
          <w:delText>(2019).</w:delText>
        </w:r>
      </w:del>
    </w:p>
    <w:p w14:paraId="10D09950" w14:textId="0A0F14C7" w:rsidR="005D491A" w:rsidRPr="008372F6" w:rsidDel="00345258" w:rsidRDefault="00000000" w:rsidP="00345258">
      <w:pPr>
        <w:pStyle w:val="BodyText"/>
        <w:spacing w:before="120" w:after="120" w:line="360" w:lineRule="auto"/>
        <w:ind w:right="329"/>
        <w:jc w:val="both"/>
        <w:rPr>
          <w:del w:id="1104" w:author="Héctor Bahamonde" w:date="2026-09-19T11:42:00Z" w16du:dateUtc="2026-09-19T09:42:00Z"/>
          <w:rFonts w:ascii="Arial" w:hAnsi="Arial" w:cs="Arial"/>
          <w:sz w:val="24"/>
          <w:szCs w:val="24"/>
        </w:rPr>
        <w:pPrChange w:id="1105" w:author="Héctor Bahamonde" w:date="2026-09-19T11:41:00Z" w16du:dateUtc="2026-09-19T09:41:00Z">
          <w:pPr>
            <w:spacing w:before="120" w:after="120" w:line="360" w:lineRule="auto"/>
            <w:jc w:val="both"/>
          </w:pPr>
        </w:pPrChange>
      </w:pPr>
      <w:bookmarkStart w:id="1106" w:name="_bookmark40"/>
      <w:bookmarkEnd w:id="1106"/>
      <w:del w:id="1107" w:author="Héctor Bahamonde" w:date="2026-09-19T11:42:00Z" w16du:dateUtc="2026-09-19T09:42:00Z">
        <w:r w:rsidRPr="008372F6" w:rsidDel="00345258">
          <w:rPr>
            <w:rFonts w:ascii="Arial" w:hAnsi="Arial" w:cs="Arial"/>
            <w:i/>
            <w:w w:val="105"/>
            <w:sz w:val="24"/>
            <w:szCs w:val="24"/>
          </w:rPr>
          <w:delText>Defining</w:delText>
        </w:r>
        <w:r w:rsidRPr="008372F6" w:rsidDel="00345258">
          <w:rPr>
            <w:rFonts w:ascii="Arial" w:hAnsi="Arial" w:cs="Arial"/>
            <w:i/>
            <w:spacing w:val="2"/>
            <w:w w:val="105"/>
            <w:sz w:val="24"/>
            <w:szCs w:val="24"/>
          </w:rPr>
          <w:delText xml:space="preserve"> </w:delText>
        </w:r>
        <w:r w:rsidRPr="008372F6" w:rsidDel="00345258">
          <w:rPr>
            <w:rFonts w:ascii="Arial" w:hAnsi="Arial" w:cs="Arial"/>
            <w:i/>
            <w:w w:val="105"/>
            <w:sz w:val="24"/>
            <w:szCs w:val="24"/>
          </w:rPr>
          <w:delText>value</w:delText>
        </w:r>
        <w:r w:rsidRPr="008372F6" w:rsidDel="00345258">
          <w:rPr>
            <w:rFonts w:ascii="Arial" w:hAnsi="Arial" w:cs="Arial"/>
            <w:i/>
            <w:spacing w:val="2"/>
            <w:w w:val="105"/>
            <w:sz w:val="24"/>
            <w:szCs w:val="24"/>
          </w:rPr>
          <w:delText xml:space="preserve"> </w:delText>
        </w:r>
        <w:r w:rsidRPr="008372F6" w:rsidDel="00345258">
          <w:rPr>
            <w:rFonts w:ascii="Arial" w:hAnsi="Arial" w:cs="Arial"/>
            <w:i/>
            <w:w w:val="105"/>
            <w:sz w:val="24"/>
            <w:szCs w:val="24"/>
          </w:rPr>
          <w:delText>in</w:delText>
        </w:r>
        <w:r w:rsidRPr="008372F6" w:rsidDel="00345258">
          <w:rPr>
            <w:rFonts w:ascii="Arial" w:hAnsi="Arial" w:cs="Arial"/>
            <w:i/>
            <w:spacing w:val="2"/>
            <w:w w:val="105"/>
            <w:sz w:val="24"/>
            <w:szCs w:val="24"/>
          </w:rPr>
          <w:delText xml:space="preserve"> </w:delText>
        </w:r>
        <w:r w:rsidRPr="008372F6" w:rsidDel="00345258">
          <w:rPr>
            <w:rFonts w:ascii="Arial" w:hAnsi="Arial" w:cs="Arial"/>
            <w:i/>
            <w:w w:val="105"/>
            <w:sz w:val="24"/>
            <w:szCs w:val="24"/>
          </w:rPr>
          <w:delText>"value-based</w:delText>
        </w:r>
        <w:r w:rsidRPr="008372F6" w:rsidDel="00345258">
          <w:rPr>
            <w:rFonts w:ascii="Arial" w:hAnsi="Arial" w:cs="Arial"/>
            <w:i/>
            <w:spacing w:val="2"/>
            <w:w w:val="105"/>
            <w:sz w:val="24"/>
            <w:szCs w:val="24"/>
          </w:rPr>
          <w:delText xml:space="preserve"> </w:delText>
        </w:r>
        <w:r w:rsidRPr="008372F6" w:rsidDel="00345258">
          <w:rPr>
            <w:rFonts w:ascii="Arial" w:hAnsi="Arial" w:cs="Arial"/>
            <w:i/>
            <w:w w:val="105"/>
            <w:sz w:val="24"/>
            <w:szCs w:val="24"/>
          </w:rPr>
          <w:delText>healthcare"</w:delText>
        </w:r>
        <w:r w:rsidRPr="008372F6" w:rsidDel="00345258">
          <w:rPr>
            <w:rFonts w:ascii="Arial" w:hAnsi="Arial" w:cs="Arial"/>
            <w:w w:val="105"/>
            <w:sz w:val="24"/>
            <w:szCs w:val="24"/>
          </w:rPr>
          <w:delText>.</w:delText>
        </w:r>
        <w:r w:rsidRPr="008372F6" w:rsidDel="00345258">
          <w:rPr>
            <w:rFonts w:ascii="Arial" w:hAnsi="Arial" w:cs="Arial"/>
            <w:spacing w:val="-2"/>
            <w:w w:val="105"/>
            <w:sz w:val="24"/>
            <w:szCs w:val="24"/>
          </w:rPr>
          <w:delText xml:space="preserve"> </w:delText>
        </w:r>
        <w:r w:rsidRPr="008372F6" w:rsidDel="00345258">
          <w:rPr>
            <w:rFonts w:ascii="Arial" w:hAnsi="Arial" w:cs="Arial"/>
            <w:w w:val="105"/>
            <w:sz w:val="24"/>
            <w:szCs w:val="24"/>
          </w:rPr>
          <w:delText>Publications</w:delText>
        </w:r>
        <w:r w:rsidRPr="008372F6" w:rsidDel="00345258">
          <w:rPr>
            <w:rFonts w:ascii="Arial" w:hAnsi="Arial" w:cs="Arial"/>
            <w:spacing w:val="-2"/>
            <w:w w:val="105"/>
            <w:sz w:val="24"/>
            <w:szCs w:val="24"/>
          </w:rPr>
          <w:delText xml:space="preserve"> </w:delText>
        </w:r>
        <w:r w:rsidRPr="008372F6" w:rsidDel="00345258">
          <w:rPr>
            <w:rFonts w:ascii="Arial" w:hAnsi="Arial" w:cs="Arial"/>
            <w:w w:val="105"/>
            <w:sz w:val="24"/>
            <w:szCs w:val="24"/>
          </w:rPr>
          <w:delText>Office</w:delText>
        </w:r>
        <w:r w:rsidRPr="008372F6" w:rsidDel="00345258">
          <w:rPr>
            <w:rFonts w:ascii="Arial" w:hAnsi="Arial" w:cs="Arial"/>
            <w:spacing w:val="-2"/>
            <w:w w:val="105"/>
            <w:sz w:val="24"/>
            <w:szCs w:val="24"/>
          </w:rPr>
          <w:delText xml:space="preserve"> </w:delText>
        </w:r>
        <w:r w:rsidRPr="008372F6" w:rsidDel="00345258">
          <w:rPr>
            <w:rFonts w:ascii="Arial" w:hAnsi="Arial" w:cs="Arial"/>
            <w:w w:val="105"/>
            <w:sz w:val="24"/>
            <w:szCs w:val="24"/>
          </w:rPr>
          <w:delText>of</w:delText>
        </w:r>
        <w:r w:rsidRPr="008372F6" w:rsidDel="00345258">
          <w:rPr>
            <w:rFonts w:ascii="Arial" w:hAnsi="Arial" w:cs="Arial"/>
            <w:spacing w:val="-2"/>
            <w:w w:val="105"/>
            <w:sz w:val="24"/>
            <w:szCs w:val="24"/>
          </w:rPr>
          <w:delText xml:space="preserve"> </w:delText>
        </w:r>
        <w:r w:rsidRPr="008372F6" w:rsidDel="00345258">
          <w:rPr>
            <w:rFonts w:ascii="Arial" w:hAnsi="Arial" w:cs="Arial"/>
            <w:w w:val="105"/>
            <w:sz w:val="24"/>
            <w:szCs w:val="24"/>
          </w:rPr>
          <w:delText>the</w:delText>
        </w:r>
        <w:r w:rsidRPr="008372F6" w:rsidDel="00345258">
          <w:rPr>
            <w:rFonts w:ascii="Arial" w:hAnsi="Arial" w:cs="Arial"/>
            <w:spacing w:val="-3"/>
            <w:w w:val="105"/>
            <w:sz w:val="24"/>
            <w:szCs w:val="24"/>
          </w:rPr>
          <w:delText xml:space="preserve"> </w:delText>
        </w:r>
        <w:r w:rsidRPr="008372F6" w:rsidDel="00345258">
          <w:rPr>
            <w:rFonts w:ascii="Arial" w:hAnsi="Arial" w:cs="Arial"/>
            <w:w w:val="105"/>
            <w:sz w:val="24"/>
            <w:szCs w:val="24"/>
          </w:rPr>
          <w:delText>European</w:delText>
        </w:r>
        <w:r w:rsidRPr="008372F6" w:rsidDel="00345258">
          <w:rPr>
            <w:rFonts w:ascii="Arial" w:hAnsi="Arial" w:cs="Arial"/>
            <w:spacing w:val="-2"/>
            <w:w w:val="105"/>
            <w:sz w:val="24"/>
            <w:szCs w:val="24"/>
          </w:rPr>
          <w:delText xml:space="preserve"> Union.</w:delText>
        </w:r>
      </w:del>
    </w:p>
    <w:p w14:paraId="2D964205" w14:textId="6F6E704C" w:rsidR="005D491A" w:rsidRPr="008372F6" w:rsidDel="00FE1CD1" w:rsidRDefault="00000000" w:rsidP="00EA7791">
      <w:pPr>
        <w:pStyle w:val="BodyText"/>
        <w:spacing w:before="120" w:after="120" w:line="360" w:lineRule="auto"/>
        <w:ind w:right="329"/>
        <w:jc w:val="both"/>
        <w:rPr>
          <w:del w:id="1108" w:author="Héctor Bahamonde" w:date="2026-09-18T11:19:00Z" w16du:dateUtc="2026-09-18T09:19:00Z"/>
          <w:rFonts w:ascii="Arial" w:hAnsi="Arial" w:cs="Arial"/>
          <w:sz w:val="24"/>
          <w:szCs w:val="24"/>
        </w:rPr>
        <w:pPrChange w:id="1109" w:author="Héctor Bahamonde" w:date="2026-09-18T11:17:00Z" w16du:dateUtc="2026-09-18T09:17:00Z">
          <w:pPr>
            <w:pStyle w:val="BodyText"/>
            <w:spacing w:before="120" w:after="120" w:line="360" w:lineRule="auto"/>
            <w:ind w:right="329" w:hanging="339"/>
            <w:jc w:val="both"/>
          </w:pPr>
        </w:pPrChange>
      </w:pPr>
      <w:r w:rsidRPr="008372F6">
        <w:rPr>
          <w:rFonts w:ascii="Arial" w:hAnsi="Arial" w:cs="Arial"/>
          <w:w w:val="105"/>
          <w:sz w:val="24"/>
          <w:szCs w:val="24"/>
          <w:lang w:val="fi-FI"/>
          <w:rPrChange w:id="1110" w:author="Microsoft Office User" w:date="2026-09-13T19:46:00Z">
            <w:rPr>
              <w:w w:val="105"/>
            </w:rPr>
          </w:rPrChange>
        </w:rPr>
        <w:t>Exel,</w:t>
      </w:r>
      <w:r w:rsidRPr="008372F6">
        <w:rPr>
          <w:rFonts w:ascii="Arial" w:hAnsi="Arial" w:cs="Arial"/>
          <w:spacing w:val="40"/>
          <w:w w:val="105"/>
          <w:sz w:val="24"/>
          <w:szCs w:val="24"/>
          <w:lang w:val="fi-FI"/>
          <w:rPrChange w:id="1111" w:author="Microsoft Office User" w:date="2026-09-13T19:46:00Z">
            <w:rPr>
              <w:spacing w:val="40"/>
              <w:w w:val="105"/>
            </w:rPr>
          </w:rPrChange>
        </w:rPr>
        <w:t xml:space="preserve"> </w:t>
      </w:r>
      <w:r w:rsidRPr="008372F6">
        <w:rPr>
          <w:rFonts w:ascii="Arial" w:hAnsi="Arial" w:cs="Arial"/>
          <w:w w:val="105"/>
          <w:sz w:val="24"/>
          <w:szCs w:val="24"/>
          <w:lang w:val="fi-FI"/>
          <w:rPrChange w:id="1112" w:author="Microsoft Office User" w:date="2026-09-13T19:46:00Z">
            <w:rPr>
              <w:w w:val="105"/>
            </w:rPr>
          </w:rPrChange>
        </w:rPr>
        <w:t>J.</w:t>
      </w:r>
      <w:r w:rsidRPr="008372F6">
        <w:rPr>
          <w:rFonts w:ascii="Arial" w:hAnsi="Arial" w:cs="Arial"/>
          <w:spacing w:val="40"/>
          <w:w w:val="105"/>
          <w:sz w:val="24"/>
          <w:szCs w:val="24"/>
          <w:lang w:val="fi-FI"/>
          <w:rPrChange w:id="1113" w:author="Microsoft Office User" w:date="2026-09-13T19:46:00Z">
            <w:rPr>
              <w:spacing w:val="40"/>
              <w:w w:val="105"/>
            </w:rPr>
          </w:rPrChange>
        </w:rPr>
        <w:t xml:space="preserve"> </w:t>
      </w:r>
      <w:r w:rsidRPr="008372F6">
        <w:rPr>
          <w:rFonts w:ascii="Arial" w:hAnsi="Arial" w:cs="Arial"/>
          <w:w w:val="105"/>
          <w:sz w:val="24"/>
          <w:szCs w:val="24"/>
          <w:lang w:val="fi-FI"/>
          <w:rPrChange w:id="1114" w:author="Microsoft Office User" w:date="2026-09-13T19:46:00Z">
            <w:rPr>
              <w:w w:val="105"/>
            </w:rPr>
          </w:rPrChange>
        </w:rPr>
        <w:t>van</w:t>
      </w:r>
      <w:r w:rsidRPr="008372F6">
        <w:rPr>
          <w:rFonts w:ascii="Arial" w:hAnsi="Arial" w:cs="Arial"/>
          <w:spacing w:val="40"/>
          <w:w w:val="105"/>
          <w:sz w:val="24"/>
          <w:szCs w:val="24"/>
          <w:lang w:val="fi-FI"/>
          <w:rPrChange w:id="1115" w:author="Microsoft Office User" w:date="2026-09-13T19:46:00Z">
            <w:rPr>
              <w:spacing w:val="40"/>
              <w:w w:val="105"/>
            </w:rPr>
          </w:rPrChange>
        </w:rPr>
        <w:t xml:space="preserve"> </w:t>
      </w:r>
      <w:r w:rsidRPr="008372F6">
        <w:rPr>
          <w:rFonts w:ascii="Arial" w:hAnsi="Arial" w:cs="Arial"/>
          <w:w w:val="105"/>
          <w:sz w:val="24"/>
          <w:szCs w:val="24"/>
          <w:lang w:val="fi-FI"/>
          <w:rPrChange w:id="1116" w:author="Microsoft Office User" w:date="2026-09-13T19:46:00Z">
            <w:rPr>
              <w:w w:val="105"/>
            </w:rPr>
          </w:rPrChange>
        </w:rPr>
        <w:t>et</w:t>
      </w:r>
      <w:r w:rsidRPr="008372F6">
        <w:rPr>
          <w:rFonts w:ascii="Arial" w:hAnsi="Arial" w:cs="Arial"/>
          <w:spacing w:val="40"/>
          <w:w w:val="105"/>
          <w:sz w:val="24"/>
          <w:szCs w:val="24"/>
          <w:lang w:val="fi-FI"/>
          <w:rPrChange w:id="1117" w:author="Microsoft Office User" w:date="2026-09-13T19:46:00Z">
            <w:rPr>
              <w:spacing w:val="40"/>
              <w:w w:val="105"/>
            </w:rPr>
          </w:rPrChange>
        </w:rPr>
        <w:t xml:space="preserve"> </w:t>
      </w:r>
      <w:r w:rsidRPr="008372F6">
        <w:rPr>
          <w:rFonts w:ascii="Arial" w:hAnsi="Arial" w:cs="Arial"/>
          <w:w w:val="105"/>
          <w:sz w:val="24"/>
          <w:szCs w:val="24"/>
          <w:lang w:val="fi-FI"/>
          <w:rPrChange w:id="1118" w:author="Microsoft Office User" w:date="2026-09-13T19:46:00Z">
            <w:rPr>
              <w:w w:val="105"/>
            </w:rPr>
          </w:rPrChange>
        </w:rPr>
        <w:t>al.</w:t>
      </w:r>
      <w:r w:rsidRPr="008372F6">
        <w:rPr>
          <w:rFonts w:ascii="Arial" w:hAnsi="Arial" w:cs="Arial"/>
          <w:spacing w:val="40"/>
          <w:w w:val="105"/>
          <w:sz w:val="24"/>
          <w:szCs w:val="24"/>
          <w:lang w:val="fi-FI"/>
          <w:rPrChange w:id="1119" w:author="Microsoft Office User" w:date="2026-09-13T19:46:00Z">
            <w:rPr>
              <w:spacing w:val="40"/>
              <w:w w:val="105"/>
            </w:rPr>
          </w:rPrChange>
        </w:rPr>
        <w:t xml:space="preserve"> </w:t>
      </w:r>
      <w:r w:rsidRPr="008372F6">
        <w:rPr>
          <w:rFonts w:ascii="Arial" w:hAnsi="Arial" w:cs="Arial"/>
          <w:w w:val="105"/>
          <w:sz w:val="24"/>
          <w:szCs w:val="24"/>
        </w:rPr>
        <w:t>(2015).</w:t>
      </w:r>
      <w:r w:rsidRPr="008372F6">
        <w:rPr>
          <w:rFonts w:ascii="Arial" w:hAnsi="Arial" w:cs="Arial"/>
          <w:spacing w:val="40"/>
          <w:w w:val="105"/>
          <w:sz w:val="24"/>
          <w:szCs w:val="24"/>
        </w:rPr>
        <w:t xml:space="preserve"> </w:t>
      </w:r>
      <w:r w:rsidRPr="008372F6">
        <w:rPr>
          <w:rFonts w:ascii="Arial" w:hAnsi="Arial" w:cs="Arial"/>
          <w:w w:val="105"/>
          <w:sz w:val="24"/>
          <w:szCs w:val="24"/>
        </w:rPr>
        <w:t>“Public</w:t>
      </w:r>
      <w:r w:rsidRPr="008372F6">
        <w:rPr>
          <w:rFonts w:ascii="Arial" w:hAnsi="Arial" w:cs="Arial"/>
          <w:spacing w:val="40"/>
          <w:w w:val="105"/>
          <w:sz w:val="24"/>
          <w:szCs w:val="24"/>
        </w:rPr>
        <w:t xml:space="preserve"> </w:t>
      </w:r>
      <w:r w:rsidRPr="008372F6">
        <w:rPr>
          <w:rFonts w:ascii="Arial" w:hAnsi="Arial" w:cs="Arial"/>
          <w:w w:val="105"/>
          <w:sz w:val="24"/>
          <w:szCs w:val="24"/>
        </w:rPr>
        <w:t>views</w:t>
      </w:r>
      <w:r w:rsidRPr="008372F6">
        <w:rPr>
          <w:rFonts w:ascii="Arial" w:hAnsi="Arial" w:cs="Arial"/>
          <w:spacing w:val="40"/>
          <w:w w:val="105"/>
          <w:sz w:val="24"/>
          <w:szCs w:val="24"/>
        </w:rPr>
        <w:t xml:space="preserve"> </w:t>
      </w:r>
      <w:r w:rsidRPr="008372F6">
        <w:rPr>
          <w:rFonts w:ascii="Arial" w:hAnsi="Arial" w:cs="Arial"/>
          <w:w w:val="105"/>
          <w:sz w:val="24"/>
          <w:szCs w:val="24"/>
        </w:rPr>
        <w:t>on</w:t>
      </w:r>
      <w:r w:rsidRPr="008372F6">
        <w:rPr>
          <w:rFonts w:ascii="Arial" w:hAnsi="Arial" w:cs="Arial"/>
          <w:spacing w:val="40"/>
          <w:w w:val="105"/>
          <w:sz w:val="24"/>
          <w:szCs w:val="24"/>
        </w:rPr>
        <w:t xml:space="preserve"> </w:t>
      </w:r>
      <w:r w:rsidRPr="008372F6">
        <w:rPr>
          <w:rFonts w:ascii="Arial" w:hAnsi="Arial" w:cs="Arial"/>
          <w:w w:val="105"/>
          <w:sz w:val="24"/>
          <w:szCs w:val="24"/>
        </w:rPr>
        <w:t>principles</w:t>
      </w:r>
      <w:r w:rsidRPr="008372F6">
        <w:rPr>
          <w:rFonts w:ascii="Arial" w:hAnsi="Arial" w:cs="Arial"/>
          <w:spacing w:val="40"/>
          <w:w w:val="105"/>
          <w:sz w:val="24"/>
          <w:szCs w:val="24"/>
        </w:rPr>
        <w:t xml:space="preserve"> </w:t>
      </w:r>
      <w:r w:rsidRPr="008372F6">
        <w:rPr>
          <w:rFonts w:ascii="Arial" w:hAnsi="Arial" w:cs="Arial"/>
          <w:w w:val="105"/>
          <w:sz w:val="24"/>
          <w:szCs w:val="24"/>
        </w:rPr>
        <w:t>for</w:t>
      </w:r>
      <w:r w:rsidRPr="008372F6">
        <w:rPr>
          <w:rFonts w:ascii="Arial" w:hAnsi="Arial" w:cs="Arial"/>
          <w:spacing w:val="40"/>
          <w:w w:val="105"/>
          <w:sz w:val="24"/>
          <w:szCs w:val="24"/>
        </w:rPr>
        <w:t xml:space="preserve"> </w:t>
      </w:r>
      <w:r w:rsidRPr="008372F6">
        <w:rPr>
          <w:rFonts w:ascii="Arial" w:hAnsi="Arial" w:cs="Arial"/>
          <w:w w:val="105"/>
          <w:sz w:val="24"/>
          <w:szCs w:val="24"/>
        </w:rPr>
        <w:t>health</w:t>
      </w:r>
      <w:r w:rsidRPr="008372F6">
        <w:rPr>
          <w:rFonts w:ascii="Arial" w:hAnsi="Arial" w:cs="Arial"/>
          <w:spacing w:val="40"/>
          <w:w w:val="105"/>
          <w:sz w:val="24"/>
          <w:szCs w:val="24"/>
        </w:rPr>
        <w:t xml:space="preserve"> </w:t>
      </w:r>
      <w:r w:rsidRPr="008372F6">
        <w:rPr>
          <w:rFonts w:ascii="Arial" w:hAnsi="Arial" w:cs="Arial"/>
          <w:w w:val="105"/>
          <w:sz w:val="24"/>
          <w:szCs w:val="24"/>
        </w:rPr>
        <w:t>care</w:t>
      </w:r>
      <w:r w:rsidRPr="008372F6">
        <w:rPr>
          <w:rFonts w:ascii="Arial" w:hAnsi="Arial" w:cs="Arial"/>
          <w:spacing w:val="40"/>
          <w:w w:val="105"/>
          <w:sz w:val="24"/>
          <w:szCs w:val="24"/>
        </w:rPr>
        <w:t xml:space="preserve"> </w:t>
      </w:r>
      <w:r w:rsidRPr="008372F6">
        <w:rPr>
          <w:rFonts w:ascii="Arial" w:hAnsi="Arial" w:cs="Arial"/>
          <w:w w:val="105"/>
          <w:sz w:val="24"/>
          <w:szCs w:val="24"/>
        </w:rPr>
        <w:t>priority</w:t>
      </w:r>
      <w:r w:rsidRPr="008372F6">
        <w:rPr>
          <w:rFonts w:ascii="Arial" w:hAnsi="Arial" w:cs="Arial"/>
          <w:spacing w:val="40"/>
          <w:w w:val="105"/>
          <w:sz w:val="24"/>
          <w:szCs w:val="24"/>
        </w:rPr>
        <w:t xml:space="preserve"> </w:t>
      </w:r>
      <w:r w:rsidRPr="008372F6">
        <w:rPr>
          <w:rFonts w:ascii="Arial" w:hAnsi="Arial" w:cs="Arial"/>
          <w:w w:val="105"/>
          <w:sz w:val="24"/>
          <w:szCs w:val="24"/>
        </w:rPr>
        <w:t>setting:</w:t>
      </w:r>
      <w:r w:rsidRPr="008372F6">
        <w:rPr>
          <w:rFonts w:ascii="Arial" w:hAnsi="Arial" w:cs="Arial"/>
          <w:spacing w:val="40"/>
          <w:w w:val="105"/>
          <w:sz w:val="24"/>
          <w:szCs w:val="24"/>
        </w:rPr>
        <w:t xml:space="preserve"> </w:t>
      </w:r>
      <w:r w:rsidRPr="008372F6">
        <w:rPr>
          <w:rFonts w:ascii="Arial" w:hAnsi="Arial" w:cs="Arial"/>
          <w:w w:val="105"/>
          <w:sz w:val="24"/>
          <w:szCs w:val="24"/>
        </w:rPr>
        <w:t>Findings of</w:t>
      </w:r>
      <w:r w:rsidRPr="008372F6">
        <w:rPr>
          <w:rFonts w:ascii="Arial" w:hAnsi="Arial" w:cs="Arial"/>
          <w:spacing w:val="18"/>
          <w:w w:val="105"/>
          <w:sz w:val="24"/>
          <w:szCs w:val="24"/>
        </w:rPr>
        <w:t xml:space="preserve"> </w:t>
      </w:r>
      <w:r w:rsidRPr="008372F6">
        <w:rPr>
          <w:rFonts w:ascii="Arial" w:hAnsi="Arial" w:cs="Arial"/>
          <w:w w:val="105"/>
          <w:sz w:val="24"/>
          <w:szCs w:val="24"/>
        </w:rPr>
        <w:t>a</w:t>
      </w:r>
      <w:r w:rsidRPr="008372F6">
        <w:rPr>
          <w:rFonts w:ascii="Arial" w:hAnsi="Arial" w:cs="Arial"/>
          <w:spacing w:val="19"/>
          <w:w w:val="105"/>
          <w:sz w:val="24"/>
          <w:szCs w:val="24"/>
        </w:rPr>
        <w:t xml:space="preserve"> </w:t>
      </w:r>
      <w:r w:rsidRPr="008372F6">
        <w:rPr>
          <w:rFonts w:ascii="Arial" w:hAnsi="Arial" w:cs="Arial"/>
          <w:w w:val="105"/>
          <w:sz w:val="24"/>
          <w:szCs w:val="24"/>
        </w:rPr>
        <w:t>European</w:t>
      </w:r>
      <w:r w:rsidRPr="008372F6">
        <w:rPr>
          <w:rFonts w:ascii="Arial" w:hAnsi="Arial" w:cs="Arial"/>
          <w:spacing w:val="18"/>
          <w:w w:val="105"/>
          <w:sz w:val="24"/>
          <w:szCs w:val="24"/>
        </w:rPr>
        <w:t xml:space="preserve"> </w:t>
      </w:r>
      <w:r w:rsidRPr="008372F6">
        <w:rPr>
          <w:rFonts w:ascii="Arial" w:hAnsi="Arial" w:cs="Arial"/>
          <w:w w:val="105"/>
          <w:sz w:val="24"/>
          <w:szCs w:val="24"/>
        </w:rPr>
        <w:t>cross-country</w:t>
      </w:r>
      <w:r w:rsidRPr="008372F6">
        <w:rPr>
          <w:rFonts w:ascii="Arial" w:hAnsi="Arial" w:cs="Arial"/>
          <w:spacing w:val="19"/>
          <w:w w:val="105"/>
          <w:sz w:val="24"/>
          <w:szCs w:val="24"/>
        </w:rPr>
        <w:t xml:space="preserve"> </w:t>
      </w:r>
      <w:r w:rsidRPr="008372F6">
        <w:rPr>
          <w:rFonts w:ascii="Arial" w:hAnsi="Arial" w:cs="Arial"/>
          <w:w w:val="105"/>
          <w:sz w:val="24"/>
          <w:szCs w:val="24"/>
        </w:rPr>
        <w:t>study</w:t>
      </w:r>
      <w:r w:rsidRPr="008372F6">
        <w:rPr>
          <w:rFonts w:ascii="Arial" w:hAnsi="Arial" w:cs="Arial"/>
          <w:spacing w:val="18"/>
          <w:w w:val="105"/>
          <w:sz w:val="24"/>
          <w:szCs w:val="24"/>
        </w:rPr>
        <w:t xml:space="preserve"> </w:t>
      </w:r>
      <w:r w:rsidRPr="008372F6">
        <w:rPr>
          <w:rFonts w:ascii="Arial" w:hAnsi="Arial" w:cs="Arial"/>
          <w:w w:val="105"/>
          <w:sz w:val="24"/>
          <w:szCs w:val="24"/>
        </w:rPr>
        <w:t>using</w:t>
      </w:r>
      <w:r w:rsidRPr="008372F6">
        <w:rPr>
          <w:rFonts w:ascii="Arial" w:hAnsi="Arial" w:cs="Arial"/>
          <w:spacing w:val="19"/>
          <w:w w:val="105"/>
          <w:sz w:val="24"/>
          <w:szCs w:val="24"/>
        </w:rPr>
        <w:t xml:space="preserve"> </w:t>
      </w:r>
      <w:r w:rsidRPr="008372F6">
        <w:rPr>
          <w:rFonts w:ascii="Arial" w:hAnsi="Arial" w:cs="Arial"/>
          <w:w w:val="105"/>
          <w:sz w:val="24"/>
          <w:szCs w:val="24"/>
        </w:rPr>
        <w:t>Q</w:t>
      </w:r>
      <w:r w:rsidRPr="008372F6">
        <w:rPr>
          <w:rFonts w:ascii="Arial" w:hAnsi="Arial" w:cs="Arial"/>
          <w:spacing w:val="19"/>
          <w:w w:val="105"/>
          <w:sz w:val="24"/>
          <w:szCs w:val="24"/>
        </w:rPr>
        <w:t xml:space="preserve"> </w:t>
      </w:r>
      <w:r w:rsidRPr="008372F6">
        <w:rPr>
          <w:rFonts w:ascii="Arial" w:hAnsi="Arial" w:cs="Arial"/>
          <w:w w:val="105"/>
          <w:sz w:val="24"/>
          <w:szCs w:val="24"/>
        </w:rPr>
        <w:t>methodology.”</w:t>
      </w:r>
      <w:r w:rsidRPr="008372F6">
        <w:rPr>
          <w:rFonts w:ascii="Arial" w:hAnsi="Arial" w:cs="Arial"/>
          <w:spacing w:val="18"/>
          <w:w w:val="105"/>
          <w:sz w:val="24"/>
          <w:szCs w:val="24"/>
        </w:rPr>
        <w:t xml:space="preserve"> </w:t>
      </w:r>
      <w:r w:rsidRPr="008372F6">
        <w:rPr>
          <w:rFonts w:ascii="Arial" w:hAnsi="Arial" w:cs="Arial"/>
          <w:w w:val="105"/>
          <w:sz w:val="24"/>
          <w:szCs w:val="24"/>
        </w:rPr>
        <w:t>In:</w:t>
      </w:r>
      <w:r w:rsidRPr="008372F6">
        <w:rPr>
          <w:rFonts w:ascii="Arial" w:hAnsi="Arial" w:cs="Arial"/>
          <w:spacing w:val="19"/>
          <w:w w:val="105"/>
          <w:sz w:val="24"/>
          <w:szCs w:val="24"/>
        </w:rPr>
        <w:t xml:space="preserve"> </w:t>
      </w:r>
      <w:r w:rsidRPr="008372F6">
        <w:rPr>
          <w:rFonts w:ascii="Arial" w:hAnsi="Arial" w:cs="Arial"/>
          <w:i/>
          <w:w w:val="105"/>
          <w:sz w:val="24"/>
          <w:szCs w:val="24"/>
        </w:rPr>
        <w:t>Social</w:t>
      </w:r>
      <w:r w:rsidRPr="008372F6">
        <w:rPr>
          <w:rFonts w:ascii="Arial" w:hAnsi="Arial" w:cs="Arial"/>
          <w:i/>
          <w:spacing w:val="24"/>
          <w:w w:val="105"/>
          <w:sz w:val="24"/>
          <w:szCs w:val="24"/>
        </w:rPr>
        <w:t xml:space="preserve"> </w:t>
      </w:r>
      <w:r w:rsidRPr="008372F6">
        <w:rPr>
          <w:rFonts w:ascii="Arial" w:hAnsi="Arial" w:cs="Arial"/>
          <w:i/>
          <w:w w:val="105"/>
          <w:sz w:val="24"/>
          <w:szCs w:val="24"/>
        </w:rPr>
        <w:t>Science</w:t>
      </w:r>
      <w:r w:rsidRPr="008372F6">
        <w:rPr>
          <w:rFonts w:ascii="Arial" w:hAnsi="Arial" w:cs="Arial"/>
          <w:i/>
          <w:spacing w:val="24"/>
          <w:w w:val="105"/>
          <w:sz w:val="24"/>
          <w:szCs w:val="24"/>
        </w:rPr>
        <w:t xml:space="preserve"> </w:t>
      </w:r>
      <w:r w:rsidRPr="008372F6">
        <w:rPr>
          <w:rFonts w:ascii="Arial" w:hAnsi="Arial" w:cs="Arial"/>
          <w:i/>
          <w:w w:val="105"/>
          <w:sz w:val="24"/>
          <w:szCs w:val="24"/>
        </w:rPr>
        <w:t>&amp;</w:t>
      </w:r>
      <w:r w:rsidRPr="008372F6">
        <w:rPr>
          <w:rFonts w:ascii="Arial" w:hAnsi="Arial" w:cs="Arial"/>
          <w:i/>
          <w:spacing w:val="23"/>
          <w:w w:val="105"/>
          <w:sz w:val="24"/>
          <w:szCs w:val="24"/>
        </w:rPr>
        <w:t xml:space="preserve"> </w:t>
      </w:r>
      <w:r w:rsidRPr="008372F6">
        <w:rPr>
          <w:rFonts w:ascii="Arial" w:hAnsi="Arial" w:cs="Arial"/>
          <w:i/>
          <w:w w:val="105"/>
          <w:sz w:val="24"/>
          <w:szCs w:val="24"/>
        </w:rPr>
        <w:t>Medicine</w:t>
      </w:r>
      <w:r w:rsidRPr="008372F6">
        <w:rPr>
          <w:rFonts w:ascii="Arial" w:hAnsi="Arial" w:cs="Arial"/>
          <w:i/>
          <w:spacing w:val="27"/>
          <w:w w:val="105"/>
          <w:sz w:val="24"/>
          <w:szCs w:val="24"/>
        </w:rPr>
        <w:t xml:space="preserve"> </w:t>
      </w:r>
      <w:r w:rsidRPr="008372F6">
        <w:rPr>
          <w:rFonts w:ascii="Arial" w:hAnsi="Arial" w:cs="Arial"/>
          <w:spacing w:val="-4"/>
          <w:w w:val="105"/>
          <w:sz w:val="24"/>
          <w:szCs w:val="24"/>
        </w:rPr>
        <w:t>126,</w:t>
      </w:r>
      <w:ins w:id="1120" w:author="Héctor Bahamonde" w:date="2026-09-18T11:19:00Z" w16du:dateUtc="2026-09-18T09:19:00Z">
        <w:r w:rsidR="00FE1CD1">
          <w:rPr>
            <w:rFonts w:ascii="Arial" w:hAnsi="Arial" w:cs="Arial"/>
            <w:spacing w:val="-4"/>
            <w:w w:val="105"/>
            <w:sz w:val="24"/>
            <w:szCs w:val="24"/>
          </w:rPr>
          <w:t xml:space="preserve"> </w:t>
        </w:r>
      </w:ins>
    </w:p>
    <w:p w14:paraId="786F76E1" w14:textId="77777777" w:rsidR="005D491A" w:rsidRPr="008372F6" w:rsidRDefault="00000000" w:rsidP="00FE1CD1">
      <w:pPr>
        <w:pStyle w:val="BodyText"/>
        <w:spacing w:before="120" w:after="120" w:line="360" w:lineRule="auto"/>
        <w:ind w:right="329"/>
        <w:jc w:val="both"/>
        <w:rPr>
          <w:rFonts w:ascii="Arial" w:hAnsi="Arial" w:cs="Arial"/>
          <w:sz w:val="24"/>
          <w:szCs w:val="24"/>
        </w:rPr>
        <w:pPrChange w:id="1121" w:author="Héctor Bahamonde" w:date="2026-09-18T11:19:00Z" w16du:dateUtc="2026-09-18T09:19:00Z">
          <w:pPr>
            <w:pStyle w:val="BodyText"/>
            <w:spacing w:before="120" w:after="120" w:line="360" w:lineRule="auto"/>
            <w:jc w:val="both"/>
          </w:pPr>
        </w:pPrChange>
      </w:pPr>
      <w:bookmarkStart w:id="1122" w:name="_bookmark41"/>
      <w:bookmarkEnd w:id="1122"/>
      <w:r w:rsidRPr="008372F6">
        <w:rPr>
          <w:rFonts w:ascii="Arial" w:hAnsi="Arial" w:cs="Arial"/>
          <w:sz w:val="24"/>
          <w:szCs w:val="24"/>
        </w:rPr>
        <w:t>pp.</w:t>
      </w:r>
      <w:r w:rsidRPr="008372F6">
        <w:rPr>
          <w:rFonts w:ascii="Arial" w:hAnsi="Arial" w:cs="Arial"/>
          <w:spacing w:val="34"/>
          <w:sz w:val="24"/>
          <w:szCs w:val="24"/>
        </w:rPr>
        <w:t xml:space="preserve"> </w:t>
      </w:r>
      <w:r w:rsidRPr="008372F6">
        <w:rPr>
          <w:rFonts w:ascii="Arial" w:hAnsi="Arial" w:cs="Arial"/>
          <w:sz w:val="24"/>
          <w:szCs w:val="24"/>
        </w:rPr>
        <w:t>128–</w:t>
      </w:r>
      <w:r w:rsidRPr="008372F6">
        <w:rPr>
          <w:rFonts w:ascii="Arial" w:hAnsi="Arial" w:cs="Arial"/>
          <w:spacing w:val="-4"/>
          <w:sz w:val="24"/>
          <w:szCs w:val="24"/>
        </w:rPr>
        <w:t>137.</w:t>
      </w:r>
    </w:p>
    <w:p w14:paraId="6730975D" w14:textId="77777777" w:rsidR="005D491A" w:rsidRPr="008372F6" w:rsidRDefault="00000000" w:rsidP="00EA7791">
      <w:pPr>
        <w:pStyle w:val="BodyText"/>
        <w:spacing w:before="120" w:after="120" w:line="360" w:lineRule="auto"/>
        <w:jc w:val="both"/>
        <w:rPr>
          <w:rFonts w:ascii="Arial" w:hAnsi="Arial" w:cs="Arial"/>
          <w:sz w:val="24"/>
          <w:szCs w:val="24"/>
        </w:rPr>
        <w:pPrChange w:id="1123" w:author="Héctor Bahamonde" w:date="2026-09-18T11:17:00Z" w16du:dateUtc="2026-09-18T09:17:00Z">
          <w:pPr>
            <w:pStyle w:val="BodyText"/>
            <w:spacing w:before="120" w:after="120" w:line="360" w:lineRule="auto"/>
            <w:ind w:hanging="339"/>
            <w:jc w:val="both"/>
          </w:pPr>
        </w:pPrChange>
      </w:pPr>
      <w:r w:rsidRPr="008372F6">
        <w:rPr>
          <w:rFonts w:ascii="Arial" w:hAnsi="Arial" w:cs="Arial"/>
          <w:w w:val="105"/>
          <w:sz w:val="24"/>
          <w:szCs w:val="24"/>
        </w:rPr>
        <w:t xml:space="preserve">Fabbri, A. et al. (2020). “Industry funding of patient and health consumer organisations: systematic </w:t>
      </w:r>
      <w:bookmarkStart w:id="1124" w:name="_bookmark42"/>
      <w:bookmarkEnd w:id="1124"/>
      <w:r w:rsidRPr="008372F6">
        <w:rPr>
          <w:rFonts w:ascii="Arial" w:hAnsi="Arial" w:cs="Arial"/>
          <w:w w:val="105"/>
          <w:sz w:val="24"/>
          <w:szCs w:val="24"/>
        </w:rPr>
        <w:t xml:space="preserve">review with meta-analysis.” In: </w:t>
      </w:r>
      <w:r w:rsidRPr="008372F6">
        <w:rPr>
          <w:rFonts w:ascii="Arial" w:hAnsi="Arial" w:cs="Arial"/>
          <w:i/>
          <w:w w:val="105"/>
          <w:sz w:val="24"/>
          <w:szCs w:val="24"/>
        </w:rPr>
        <w:t>BMJ</w:t>
      </w:r>
      <w:r w:rsidRPr="008372F6">
        <w:rPr>
          <w:rFonts w:ascii="Arial" w:hAnsi="Arial" w:cs="Arial"/>
          <w:i/>
          <w:spacing w:val="40"/>
          <w:w w:val="105"/>
          <w:sz w:val="24"/>
          <w:szCs w:val="24"/>
        </w:rPr>
        <w:t xml:space="preserve"> </w:t>
      </w:r>
      <w:r w:rsidRPr="008372F6">
        <w:rPr>
          <w:rFonts w:ascii="Arial" w:hAnsi="Arial" w:cs="Arial"/>
          <w:w w:val="105"/>
          <w:sz w:val="24"/>
          <w:szCs w:val="24"/>
        </w:rPr>
        <w:t>368, p. l6925.</w:t>
      </w:r>
    </w:p>
    <w:p w14:paraId="4E2BADC4" w14:textId="750C8146" w:rsidR="005D491A" w:rsidRPr="008372F6" w:rsidDel="009560EF" w:rsidRDefault="00000000" w:rsidP="00EA7791">
      <w:pPr>
        <w:pStyle w:val="BodyText"/>
        <w:spacing w:before="120" w:after="120" w:line="360" w:lineRule="auto"/>
        <w:jc w:val="both"/>
        <w:rPr>
          <w:del w:id="1125" w:author="Héctor Bahamonde" w:date="2026-09-19T11:42:00Z" w16du:dateUtc="2026-09-19T09:42:00Z"/>
          <w:rFonts w:ascii="Arial" w:hAnsi="Arial" w:cs="Arial"/>
          <w:sz w:val="24"/>
          <w:szCs w:val="24"/>
        </w:rPr>
        <w:pPrChange w:id="1126" w:author="Héctor Bahamonde" w:date="2026-09-18T11:17:00Z" w16du:dateUtc="2026-09-18T09:17:00Z">
          <w:pPr>
            <w:pStyle w:val="BodyText"/>
            <w:spacing w:before="120" w:after="120" w:line="360" w:lineRule="auto"/>
            <w:ind w:hanging="339"/>
            <w:jc w:val="both"/>
          </w:pPr>
        </w:pPrChange>
      </w:pPr>
      <w:del w:id="1127" w:author="Héctor Bahamonde" w:date="2026-09-19T11:42:00Z" w16du:dateUtc="2026-09-19T09:42:00Z">
        <w:r w:rsidRPr="008372F6" w:rsidDel="009560EF">
          <w:rPr>
            <w:rFonts w:ascii="Arial" w:hAnsi="Arial" w:cs="Arial"/>
            <w:w w:val="110"/>
            <w:sz w:val="24"/>
            <w:szCs w:val="24"/>
          </w:rPr>
          <w:delText>Fine</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Licht,</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J.</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de</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(2014).</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“Policy</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Area</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as</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a</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Potential</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Moderator</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of</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Transparency</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Effects:</w:delText>
        </w:r>
        <w:r w:rsidRPr="008372F6" w:rsidDel="009560EF">
          <w:rPr>
            <w:rFonts w:ascii="Arial" w:hAnsi="Arial" w:cs="Arial"/>
            <w:spacing w:val="30"/>
            <w:w w:val="110"/>
            <w:sz w:val="24"/>
            <w:szCs w:val="24"/>
          </w:rPr>
          <w:delText xml:space="preserve"> </w:delText>
        </w:r>
        <w:r w:rsidRPr="008372F6" w:rsidDel="009560EF">
          <w:rPr>
            <w:rFonts w:ascii="Arial" w:hAnsi="Arial" w:cs="Arial"/>
            <w:w w:val="110"/>
            <w:sz w:val="24"/>
            <w:szCs w:val="24"/>
          </w:rPr>
          <w:delText xml:space="preserve">An </w:delText>
        </w:r>
        <w:bookmarkStart w:id="1128" w:name="_bookmark43"/>
        <w:bookmarkEnd w:id="1128"/>
        <w:r w:rsidRPr="008372F6" w:rsidDel="009560EF">
          <w:rPr>
            <w:rFonts w:ascii="Arial" w:hAnsi="Arial" w:cs="Arial"/>
            <w:w w:val="110"/>
            <w:sz w:val="24"/>
            <w:szCs w:val="24"/>
          </w:rPr>
          <w:delText>Experiment.”</w:delText>
        </w:r>
        <w:r w:rsidRPr="008372F6" w:rsidDel="009560EF">
          <w:rPr>
            <w:rFonts w:ascii="Arial" w:hAnsi="Arial" w:cs="Arial"/>
            <w:spacing w:val="-10"/>
            <w:w w:val="110"/>
            <w:sz w:val="24"/>
            <w:szCs w:val="24"/>
          </w:rPr>
          <w:delText xml:space="preserve"> </w:delText>
        </w:r>
        <w:r w:rsidRPr="008372F6" w:rsidDel="009560EF">
          <w:rPr>
            <w:rFonts w:ascii="Arial" w:hAnsi="Arial" w:cs="Arial"/>
            <w:w w:val="110"/>
            <w:sz w:val="24"/>
            <w:szCs w:val="24"/>
          </w:rPr>
          <w:delText>In:</w:delText>
        </w:r>
        <w:r w:rsidRPr="008372F6" w:rsidDel="009560EF">
          <w:rPr>
            <w:rFonts w:ascii="Arial" w:hAnsi="Arial" w:cs="Arial"/>
            <w:spacing w:val="-10"/>
            <w:w w:val="110"/>
            <w:sz w:val="24"/>
            <w:szCs w:val="24"/>
          </w:rPr>
          <w:delText xml:space="preserve"> </w:delText>
        </w:r>
        <w:r w:rsidRPr="008372F6" w:rsidDel="009560EF">
          <w:rPr>
            <w:rFonts w:ascii="Arial" w:hAnsi="Arial" w:cs="Arial"/>
            <w:i/>
            <w:w w:val="110"/>
            <w:sz w:val="24"/>
            <w:szCs w:val="24"/>
          </w:rPr>
          <w:delText>Public</w:delText>
        </w:r>
        <w:r w:rsidRPr="008372F6" w:rsidDel="009560EF">
          <w:rPr>
            <w:rFonts w:ascii="Arial" w:hAnsi="Arial" w:cs="Arial"/>
            <w:i/>
            <w:spacing w:val="-6"/>
            <w:w w:val="110"/>
            <w:sz w:val="24"/>
            <w:szCs w:val="24"/>
          </w:rPr>
          <w:delText xml:space="preserve"> </w:delText>
        </w:r>
        <w:r w:rsidRPr="008372F6" w:rsidDel="009560EF">
          <w:rPr>
            <w:rFonts w:ascii="Arial" w:hAnsi="Arial" w:cs="Arial"/>
            <w:i/>
            <w:w w:val="110"/>
            <w:sz w:val="24"/>
            <w:szCs w:val="24"/>
          </w:rPr>
          <w:delText>Administration</w:delText>
        </w:r>
        <w:r w:rsidRPr="008372F6" w:rsidDel="009560EF">
          <w:rPr>
            <w:rFonts w:ascii="Arial" w:hAnsi="Arial" w:cs="Arial"/>
            <w:i/>
            <w:spacing w:val="-6"/>
            <w:w w:val="110"/>
            <w:sz w:val="24"/>
            <w:szCs w:val="24"/>
          </w:rPr>
          <w:delText xml:space="preserve"> </w:delText>
        </w:r>
        <w:r w:rsidRPr="008372F6" w:rsidDel="009560EF">
          <w:rPr>
            <w:rFonts w:ascii="Arial" w:hAnsi="Arial" w:cs="Arial"/>
            <w:i/>
            <w:w w:val="110"/>
            <w:sz w:val="24"/>
            <w:szCs w:val="24"/>
          </w:rPr>
          <w:delText>Review</w:delText>
        </w:r>
        <w:r w:rsidRPr="008372F6" w:rsidDel="009560EF">
          <w:rPr>
            <w:rFonts w:ascii="Arial" w:hAnsi="Arial" w:cs="Arial"/>
            <w:i/>
            <w:spacing w:val="-1"/>
            <w:w w:val="110"/>
            <w:sz w:val="24"/>
            <w:szCs w:val="24"/>
          </w:rPr>
          <w:delText xml:space="preserve"> </w:delText>
        </w:r>
        <w:r w:rsidRPr="008372F6" w:rsidDel="009560EF">
          <w:rPr>
            <w:rFonts w:ascii="Arial" w:hAnsi="Arial" w:cs="Arial"/>
            <w:w w:val="110"/>
            <w:sz w:val="24"/>
            <w:szCs w:val="24"/>
          </w:rPr>
          <w:delText>74.3,</w:delText>
        </w:r>
        <w:r w:rsidRPr="008372F6" w:rsidDel="009560EF">
          <w:rPr>
            <w:rFonts w:ascii="Arial" w:hAnsi="Arial" w:cs="Arial"/>
            <w:spacing w:val="-10"/>
            <w:w w:val="110"/>
            <w:sz w:val="24"/>
            <w:szCs w:val="24"/>
          </w:rPr>
          <w:delText xml:space="preserve"> </w:delText>
        </w:r>
        <w:r w:rsidRPr="008372F6" w:rsidDel="009560EF">
          <w:rPr>
            <w:rFonts w:ascii="Arial" w:hAnsi="Arial" w:cs="Arial"/>
            <w:w w:val="110"/>
            <w:sz w:val="24"/>
            <w:szCs w:val="24"/>
          </w:rPr>
          <w:delText>pp.</w:delText>
        </w:r>
        <w:r w:rsidRPr="008372F6" w:rsidDel="009560EF">
          <w:rPr>
            <w:rFonts w:ascii="Arial" w:hAnsi="Arial" w:cs="Arial"/>
            <w:spacing w:val="-10"/>
            <w:w w:val="110"/>
            <w:sz w:val="24"/>
            <w:szCs w:val="24"/>
          </w:rPr>
          <w:delText xml:space="preserve"> </w:delText>
        </w:r>
        <w:r w:rsidRPr="008372F6" w:rsidDel="009560EF">
          <w:rPr>
            <w:rFonts w:ascii="Arial" w:hAnsi="Arial" w:cs="Arial"/>
            <w:w w:val="110"/>
            <w:sz w:val="24"/>
            <w:szCs w:val="24"/>
          </w:rPr>
          <w:delText>361–371.</w:delText>
        </w:r>
      </w:del>
    </w:p>
    <w:p w14:paraId="7CB61004" w14:textId="60C7E60B" w:rsidR="005D491A" w:rsidRPr="008372F6" w:rsidDel="00643FFA" w:rsidRDefault="00000000" w:rsidP="00EA7791">
      <w:pPr>
        <w:spacing w:before="120" w:after="120" w:line="360" w:lineRule="auto"/>
        <w:jc w:val="both"/>
        <w:rPr>
          <w:del w:id="1129" w:author="Héctor Bahamonde" w:date="2026-09-18T11:15:00Z" w16du:dateUtc="2026-09-18T09:15:00Z"/>
          <w:rFonts w:ascii="Arial" w:hAnsi="Arial" w:cs="Arial"/>
          <w:sz w:val="24"/>
          <w:szCs w:val="24"/>
        </w:rPr>
        <w:pPrChange w:id="1130" w:author="Héctor Bahamonde" w:date="2026-09-18T11:17:00Z" w16du:dateUtc="2026-09-18T09:17:00Z">
          <w:pPr>
            <w:spacing w:before="120" w:after="120" w:line="360" w:lineRule="auto"/>
            <w:ind w:hanging="339"/>
            <w:jc w:val="both"/>
          </w:pPr>
        </w:pPrChange>
      </w:pPr>
      <w:del w:id="1131" w:author="Héctor Bahamonde" w:date="2026-09-19T11:42:00Z" w16du:dateUtc="2026-09-19T09:42:00Z">
        <w:r w:rsidRPr="008372F6" w:rsidDel="009560EF">
          <w:rPr>
            <w:rFonts w:ascii="Arial" w:hAnsi="Arial" w:cs="Arial"/>
            <w:w w:val="110"/>
            <w:sz w:val="24"/>
            <w:szCs w:val="24"/>
          </w:rPr>
          <w:delText xml:space="preserve">Fine Licht, J. de (2020). “The Janus Face of Transparency: Balancing Openness and Secrecy in </w:delText>
        </w:r>
        <w:r w:rsidRPr="008372F6" w:rsidDel="009560EF">
          <w:rPr>
            <w:rFonts w:ascii="Arial" w:hAnsi="Arial" w:cs="Arial"/>
            <w:sz w:val="24"/>
            <w:szCs w:val="24"/>
          </w:rPr>
          <w:delText>Democratic</w:delText>
        </w:r>
        <w:r w:rsidRPr="008372F6" w:rsidDel="009560EF">
          <w:rPr>
            <w:rFonts w:ascii="Arial" w:hAnsi="Arial" w:cs="Arial"/>
            <w:spacing w:val="-3"/>
            <w:sz w:val="24"/>
            <w:szCs w:val="24"/>
          </w:rPr>
          <w:delText xml:space="preserve"> </w:delText>
        </w:r>
        <w:r w:rsidRPr="008372F6" w:rsidDel="009560EF">
          <w:rPr>
            <w:rFonts w:ascii="Arial" w:hAnsi="Arial" w:cs="Arial"/>
            <w:sz w:val="24"/>
            <w:szCs w:val="24"/>
          </w:rPr>
          <w:delText>Decision-Making.”</w:delText>
        </w:r>
        <w:r w:rsidRPr="008372F6" w:rsidDel="009560EF">
          <w:rPr>
            <w:rFonts w:ascii="Arial" w:hAnsi="Arial" w:cs="Arial"/>
            <w:spacing w:val="-2"/>
            <w:sz w:val="24"/>
            <w:szCs w:val="24"/>
          </w:rPr>
          <w:delText xml:space="preserve"> </w:delText>
        </w:r>
        <w:r w:rsidRPr="008372F6" w:rsidDel="009560EF">
          <w:rPr>
            <w:rFonts w:ascii="Arial" w:hAnsi="Arial" w:cs="Arial"/>
            <w:sz w:val="24"/>
            <w:szCs w:val="24"/>
          </w:rPr>
          <w:delText>In:</w:delText>
        </w:r>
        <w:r w:rsidRPr="008372F6" w:rsidDel="009560EF">
          <w:rPr>
            <w:rFonts w:ascii="Arial" w:hAnsi="Arial" w:cs="Arial"/>
            <w:spacing w:val="-2"/>
            <w:sz w:val="24"/>
            <w:szCs w:val="24"/>
          </w:rPr>
          <w:delText xml:space="preserve"> </w:delText>
        </w:r>
        <w:r w:rsidRPr="008372F6" w:rsidDel="009560EF">
          <w:rPr>
            <w:rFonts w:ascii="Arial" w:hAnsi="Arial" w:cs="Arial"/>
            <w:i/>
            <w:sz w:val="24"/>
            <w:szCs w:val="24"/>
          </w:rPr>
          <w:delText>Transparency</w:delText>
        </w:r>
        <w:r w:rsidRPr="008372F6" w:rsidDel="009560EF">
          <w:rPr>
            <w:rFonts w:ascii="Arial" w:hAnsi="Arial" w:cs="Arial"/>
            <w:i/>
            <w:spacing w:val="4"/>
            <w:sz w:val="24"/>
            <w:szCs w:val="24"/>
          </w:rPr>
          <w:delText xml:space="preserve"> </w:delText>
        </w:r>
        <w:r w:rsidRPr="008372F6" w:rsidDel="009560EF">
          <w:rPr>
            <w:rFonts w:ascii="Arial" w:hAnsi="Arial" w:cs="Arial"/>
            <w:i/>
            <w:sz w:val="24"/>
            <w:szCs w:val="24"/>
          </w:rPr>
          <w:delText>and</w:delText>
        </w:r>
        <w:r w:rsidRPr="008372F6" w:rsidDel="009560EF">
          <w:rPr>
            <w:rFonts w:ascii="Arial" w:hAnsi="Arial" w:cs="Arial"/>
            <w:i/>
            <w:spacing w:val="5"/>
            <w:sz w:val="24"/>
            <w:szCs w:val="24"/>
          </w:rPr>
          <w:delText xml:space="preserve"> </w:delText>
        </w:r>
        <w:r w:rsidRPr="008372F6" w:rsidDel="009560EF">
          <w:rPr>
            <w:rFonts w:ascii="Arial" w:hAnsi="Arial" w:cs="Arial"/>
            <w:i/>
            <w:sz w:val="24"/>
            <w:szCs w:val="24"/>
          </w:rPr>
          <w:delText>Secrecy</w:delText>
        </w:r>
        <w:r w:rsidRPr="008372F6" w:rsidDel="009560EF">
          <w:rPr>
            <w:rFonts w:ascii="Arial" w:hAnsi="Arial" w:cs="Arial"/>
            <w:i/>
            <w:spacing w:val="5"/>
            <w:sz w:val="24"/>
            <w:szCs w:val="24"/>
          </w:rPr>
          <w:delText xml:space="preserve"> </w:delText>
        </w:r>
        <w:r w:rsidRPr="008372F6" w:rsidDel="009560EF">
          <w:rPr>
            <w:rFonts w:ascii="Arial" w:hAnsi="Arial" w:cs="Arial"/>
            <w:i/>
            <w:sz w:val="24"/>
            <w:szCs w:val="24"/>
          </w:rPr>
          <w:delText>in</w:delText>
        </w:r>
        <w:r w:rsidRPr="008372F6" w:rsidDel="009560EF">
          <w:rPr>
            <w:rFonts w:ascii="Arial" w:hAnsi="Arial" w:cs="Arial"/>
            <w:i/>
            <w:spacing w:val="5"/>
            <w:sz w:val="24"/>
            <w:szCs w:val="24"/>
          </w:rPr>
          <w:delText xml:space="preserve"> </w:delText>
        </w:r>
        <w:r w:rsidRPr="008372F6" w:rsidDel="009560EF">
          <w:rPr>
            <w:rFonts w:ascii="Arial" w:hAnsi="Arial" w:cs="Arial"/>
            <w:i/>
            <w:sz w:val="24"/>
            <w:szCs w:val="24"/>
          </w:rPr>
          <w:delText>European</w:delText>
        </w:r>
        <w:r w:rsidRPr="008372F6" w:rsidDel="009560EF">
          <w:rPr>
            <w:rFonts w:ascii="Arial" w:hAnsi="Arial" w:cs="Arial"/>
            <w:i/>
            <w:spacing w:val="5"/>
            <w:sz w:val="24"/>
            <w:szCs w:val="24"/>
          </w:rPr>
          <w:delText xml:space="preserve"> </w:delText>
        </w:r>
        <w:r w:rsidRPr="008372F6" w:rsidDel="009560EF">
          <w:rPr>
            <w:rFonts w:ascii="Arial" w:hAnsi="Arial" w:cs="Arial"/>
            <w:i/>
            <w:sz w:val="24"/>
            <w:szCs w:val="24"/>
          </w:rPr>
          <w:delText>Democracies</w:delText>
        </w:r>
        <w:r w:rsidRPr="008372F6" w:rsidDel="009560EF">
          <w:rPr>
            <w:rFonts w:ascii="Arial" w:hAnsi="Arial" w:cs="Arial"/>
            <w:sz w:val="24"/>
            <w:szCs w:val="24"/>
          </w:rPr>
          <w:delText>.</w:delText>
        </w:r>
        <w:r w:rsidRPr="008372F6" w:rsidDel="009560EF">
          <w:rPr>
            <w:rFonts w:ascii="Arial" w:hAnsi="Arial" w:cs="Arial"/>
            <w:spacing w:val="-3"/>
            <w:sz w:val="24"/>
            <w:szCs w:val="24"/>
          </w:rPr>
          <w:delText xml:space="preserve"> </w:delText>
        </w:r>
        <w:r w:rsidRPr="008372F6" w:rsidDel="009560EF">
          <w:rPr>
            <w:rFonts w:ascii="Arial" w:hAnsi="Arial" w:cs="Arial"/>
            <w:spacing w:val="-2"/>
            <w:sz w:val="24"/>
            <w:szCs w:val="24"/>
          </w:rPr>
          <w:delText>Routledge,</w:delText>
        </w:r>
      </w:del>
    </w:p>
    <w:p w14:paraId="6F916528" w14:textId="472B7FC4" w:rsidR="005D491A" w:rsidRPr="008372F6" w:rsidDel="009560EF" w:rsidRDefault="00000000" w:rsidP="00EA7791">
      <w:pPr>
        <w:spacing w:before="120" w:after="120" w:line="360" w:lineRule="auto"/>
        <w:jc w:val="both"/>
        <w:rPr>
          <w:del w:id="1132" w:author="Héctor Bahamonde" w:date="2026-09-19T11:42:00Z" w16du:dateUtc="2026-09-19T09:42:00Z"/>
          <w:rFonts w:ascii="Arial" w:hAnsi="Arial" w:cs="Arial"/>
          <w:sz w:val="24"/>
          <w:szCs w:val="24"/>
        </w:rPr>
        <w:pPrChange w:id="1133" w:author="Héctor Bahamonde" w:date="2026-09-18T11:17:00Z" w16du:dateUtc="2026-09-18T09:17:00Z">
          <w:pPr>
            <w:pStyle w:val="BodyText"/>
            <w:spacing w:before="120" w:after="120" w:line="360" w:lineRule="auto"/>
            <w:jc w:val="both"/>
          </w:pPr>
        </w:pPrChange>
      </w:pPr>
      <w:bookmarkStart w:id="1134" w:name="_bookmark44"/>
      <w:bookmarkEnd w:id="1134"/>
      <w:del w:id="1135" w:author="Héctor Bahamonde" w:date="2026-09-19T11:42:00Z" w16du:dateUtc="2026-09-19T09:42:00Z">
        <w:r w:rsidRPr="008372F6" w:rsidDel="009560EF">
          <w:rPr>
            <w:rFonts w:ascii="Arial" w:hAnsi="Arial" w:cs="Arial"/>
            <w:sz w:val="24"/>
            <w:szCs w:val="24"/>
          </w:rPr>
          <w:delText>pp.</w:delText>
        </w:r>
        <w:r w:rsidRPr="008372F6" w:rsidDel="009560EF">
          <w:rPr>
            <w:rFonts w:ascii="Arial" w:hAnsi="Arial" w:cs="Arial"/>
            <w:spacing w:val="39"/>
            <w:sz w:val="24"/>
            <w:szCs w:val="24"/>
          </w:rPr>
          <w:delText xml:space="preserve"> </w:delText>
        </w:r>
        <w:r w:rsidRPr="008372F6" w:rsidDel="009560EF">
          <w:rPr>
            <w:rFonts w:ascii="Arial" w:hAnsi="Arial" w:cs="Arial"/>
            <w:sz w:val="24"/>
            <w:szCs w:val="24"/>
          </w:rPr>
          <w:delText>17–</w:delText>
        </w:r>
        <w:r w:rsidRPr="008372F6" w:rsidDel="009560EF">
          <w:rPr>
            <w:rFonts w:ascii="Arial" w:hAnsi="Arial" w:cs="Arial"/>
            <w:spacing w:val="-5"/>
            <w:sz w:val="24"/>
            <w:szCs w:val="24"/>
          </w:rPr>
          <w:delText>35.</w:delText>
        </w:r>
      </w:del>
    </w:p>
    <w:p w14:paraId="37E2AB8A" w14:textId="179747F0" w:rsidR="005D491A" w:rsidRPr="008372F6" w:rsidDel="009560EF" w:rsidRDefault="00000000" w:rsidP="00EA7791">
      <w:pPr>
        <w:pStyle w:val="BodyText"/>
        <w:spacing w:before="120" w:after="120" w:line="360" w:lineRule="auto"/>
        <w:ind w:right="329"/>
        <w:jc w:val="both"/>
        <w:rPr>
          <w:del w:id="1136" w:author="Héctor Bahamonde" w:date="2026-09-19T11:42:00Z" w16du:dateUtc="2026-09-19T09:42:00Z"/>
          <w:rFonts w:ascii="Arial" w:hAnsi="Arial" w:cs="Arial"/>
          <w:sz w:val="24"/>
          <w:szCs w:val="24"/>
        </w:rPr>
        <w:pPrChange w:id="1137" w:author="Héctor Bahamonde" w:date="2026-09-18T11:17:00Z" w16du:dateUtc="2026-09-18T09:17:00Z">
          <w:pPr>
            <w:pStyle w:val="BodyText"/>
            <w:spacing w:before="120" w:after="120" w:line="360" w:lineRule="auto"/>
            <w:ind w:right="329" w:hanging="339"/>
            <w:jc w:val="both"/>
          </w:pPr>
        </w:pPrChange>
      </w:pPr>
      <w:del w:id="1138" w:author="Héctor Bahamonde" w:date="2026-09-19T11:42:00Z" w16du:dateUtc="2026-09-19T09:42:00Z">
        <w:r w:rsidRPr="008372F6" w:rsidDel="009560EF">
          <w:rPr>
            <w:rFonts w:ascii="Arial" w:hAnsi="Arial" w:cs="Arial"/>
            <w:w w:val="105"/>
            <w:sz w:val="24"/>
            <w:szCs w:val="24"/>
          </w:rPr>
          <w:delText>Fine</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Licht,</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J.</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de</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et</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al.</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(2014).</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“When</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Does</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Transparency</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Generate</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Legitimacy?</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Experimenting</w:delText>
        </w:r>
        <w:r w:rsidRPr="008372F6" w:rsidDel="009560EF">
          <w:rPr>
            <w:rFonts w:ascii="Arial" w:hAnsi="Arial" w:cs="Arial"/>
            <w:spacing w:val="16"/>
            <w:w w:val="105"/>
            <w:sz w:val="24"/>
            <w:szCs w:val="24"/>
          </w:rPr>
          <w:delText xml:space="preserve"> </w:delText>
        </w:r>
        <w:r w:rsidRPr="008372F6" w:rsidDel="009560EF">
          <w:rPr>
            <w:rFonts w:ascii="Arial" w:hAnsi="Arial" w:cs="Arial"/>
            <w:w w:val="105"/>
            <w:sz w:val="24"/>
            <w:szCs w:val="24"/>
          </w:rPr>
          <w:delText xml:space="preserve">on </w:delText>
        </w:r>
        <w:bookmarkStart w:id="1139" w:name="_bookmark45"/>
        <w:bookmarkEnd w:id="1139"/>
        <w:r w:rsidRPr="008372F6" w:rsidDel="009560EF">
          <w:rPr>
            <w:rFonts w:ascii="Arial" w:hAnsi="Arial" w:cs="Arial"/>
            <w:w w:val="105"/>
            <w:sz w:val="24"/>
            <w:szCs w:val="24"/>
          </w:rPr>
          <w:delText xml:space="preserve">a Context-Bound Relationship.” In: </w:delText>
        </w:r>
        <w:r w:rsidRPr="008372F6" w:rsidDel="009560EF">
          <w:rPr>
            <w:rFonts w:ascii="Arial" w:hAnsi="Arial" w:cs="Arial"/>
            <w:i/>
            <w:w w:val="105"/>
            <w:sz w:val="24"/>
            <w:szCs w:val="24"/>
          </w:rPr>
          <w:delText xml:space="preserve">Governance </w:delText>
        </w:r>
        <w:r w:rsidRPr="008372F6" w:rsidDel="009560EF">
          <w:rPr>
            <w:rFonts w:ascii="Arial" w:hAnsi="Arial" w:cs="Arial"/>
            <w:w w:val="105"/>
            <w:sz w:val="24"/>
            <w:szCs w:val="24"/>
          </w:rPr>
          <w:delText>27.1, pp. 111–134.</w:delText>
        </w:r>
      </w:del>
    </w:p>
    <w:p w14:paraId="0DDB984A" w14:textId="72FA8282" w:rsidR="005D491A" w:rsidRPr="008372F6" w:rsidDel="00FE1CD1" w:rsidRDefault="00000000" w:rsidP="00EA7791">
      <w:pPr>
        <w:spacing w:before="120" w:after="120" w:line="360" w:lineRule="auto"/>
        <w:jc w:val="both"/>
        <w:rPr>
          <w:del w:id="1140" w:author="Héctor Bahamonde" w:date="2026-09-18T11:19:00Z" w16du:dateUtc="2026-09-18T09:19:00Z"/>
          <w:rFonts w:ascii="Arial" w:hAnsi="Arial" w:cs="Arial"/>
          <w:sz w:val="24"/>
          <w:szCs w:val="24"/>
        </w:rPr>
        <w:pPrChange w:id="1141" w:author="Héctor Bahamonde" w:date="2026-09-18T11:17:00Z" w16du:dateUtc="2026-09-18T09:17:00Z">
          <w:pPr>
            <w:spacing w:before="120" w:after="120" w:line="360" w:lineRule="auto"/>
            <w:ind w:hanging="339"/>
            <w:jc w:val="both"/>
          </w:pPr>
        </w:pPrChange>
      </w:pPr>
      <w:del w:id="1142" w:author="Héctor Bahamonde" w:date="2026-09-19T11:42:00Z" w16du:dateUtc="2026-09-19T09:42:00Z">
        <w:r w:rsidRPr="008372F6" w:rsidDel="009276B3">
          <w:rPr>
            <w:rFonts w:ascii="Arial" w:hAnsi="Arial" w:cs="Arial"/>
            <w:w w:val="105"/>
            <w:sz w:val="24"/>
            <w:szCs w:val="24"/>
          </w:rPr>
          <w:delText>Flusberg,</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Stephen</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J.</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et</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al.</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(Dec.</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2024).</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“The</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Psychology</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of</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Framing:</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How</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Everyday</w:delText>
        </w:r>
        <w:r w:rsidRPr="008372F6" w:rsidDel="009276B3">
          <w:rPr>
            <w:rFonts w:ascii="Arial" w:hAnsi="Arial" w:cs="Arial"/>
            <w:spacing w:val="40"/>
            <w:w w:val="105"/>
            <w:sz w:val="24"/>
            <w:szCs w:val="24"/>
          </w:rPr>
          <w:delText xml:space="preserve"> </w:delText>
        </w:r>
        <w:r w:rsidRPr="008372F6" w:rsidDel="009276B3">
          <w:rPr>
            <w:rFonts w:ascii="Arial" w:hAnsi="Arial" w:cs="Arial"/>
            <w:w w:val="105"/>
            <w:sz w:val="24"/>
            <w:szCs w:val="24"/>
          </w:rPr>
          <w:delText xml:space="preserve">Language Shapes the Way We Think, Feel, and Act.” In: </w:delText>
        </w:r>
        <w:r w:rsidRPr="008372F6" w:rsidDel="009276B3">
          <w:rPr>
            <w:rFonts w:ascii="Arial" w:hAnsi="Arial" w:cs="Arial"/>
            <w:i/>
            <w:w w:val="105"/>
            <w:sz w:val="24"/>
            <w:szCs w:val="24"/>
          </w:rPr>
          <w:delText>Psychological</w:delText>
        </w:r>
        <w:r w:rsidRPr="008372F6" w:rsidDel="009276B3">
          <w:rPr>
            <w:rFonts w:ascii="Arial" w:hAnsi="Arial" w:cs="Arial"/>
            <w:i/>
            <w:spacing w:val="4"/>
            <w:w w:val="105"/>
            <w:sz w:val="24"/>
            <w:szCs w:val="24"/>
          </w:rPr>
          <w:delText xml:space="preserve"> </w:delText>
        </w:r>
        <w:r w:rsidRPr="008372F6" w:rsidDel="009276B3">
          <w:rPr>
            <w:rFonts w:ascii="Arial" w:hAnsi="Arial" w:cs="Arial"/>
            <w:i/>
            <w:w w:val="105"/>
            <w:sz w:val="24"/>
            <w:szCs w:val="24"/>
          </w:rPr>
          <w:delText>Science</w:delText>
        </w:r>
        <w:r w:rsidRPr="008372F6" w:rsidDel="009276B3">
          <w:rPr>
            <w:rFonts w:ascii="Arial" w:hAnsi="Arial" w:cs="Arial"/>
            <w:i/>
            <w:spacing w:val="5"/>
            <w:w w:val="105"/>
            <w:sz w:val="24"/>
            <w:szCs w:val="24"/>
          </w:rPr>
          <w:delText xml:space="preserve"> </w:delText>
        </w:r>
        <w:r w:rsidRPr="008372F6" w:rsidDel="009276B3">
          <w:rPr>
            <w:rFonts w:ascii="Arial" w:hAnsi="Arial" w:cs="Arial"/>
            <w:i/>
            <w:w w:val="105"/>
            <w:sz w:val="24"/>
            <w:szCs w:val="24"/>
          </w:rPr>
          <w:delText>in</w:delText>
        </w:r>
        <w:r w:rsidRPr="008372F6" w:rsidDel="009276B3">
          <w:rPr>
            <w:rFonts w:ascii="Arial" w:hAnsi="Arial" w:cs="Arial"/>
            <w:i/>
            <w:spacing w:val="4"/>
            <w:w w:val="105"/>
            <w:sz w:val="24"/>
            <w:szCs w:val="24"/>
          </w:rPr>
          <w:delText xml:space="preserve"> </w:delText>
        </w:r>
        <w:r w:rsidRPr="008372F6" w:rsidDel="009276B3">
          <w:rPr>
            <w:rFonts w:ascii="Arial" w:hAnsi="Arial" w:cs="Arial"/>
            <w:i/>
            <w:w w:val="105"/>
            <w:sz w:val="24"/>
            <w:szCs w:val="24"/>
          </w:rPr>
          <w:delText>the</w:delText>
        </w:r>
        <w:r w:rsidRPr="008372F6" w:rsidDel="009276B3">
          <w:rPr>
            <w:rFonts w:ascii="Arial" w:hAnsi="Arial" w:cs="Arial"/>
            <w:i/>
            <w:spacing w:val="4"/>
            <w:w w:val="105"/>
            <w:sz w:val="24"/>
            <w:szCs w:val="24"/>
          </w:rPr>
          <w:delText xml:space="preserve"> </w:delText>
        </w:r>
        <w:r w:rsidRPr="008372F6" w:rsidDel="009276B3">
          <w:rPr>
            <w:rFonts w:ascii="Arial" w:hAnsi="Arial" w:cs="Arial"/>
            <w:i/>
            <w:w w:val="105"/>
            <w:sz w:val="24"/>
            <w:szCs w:val="24"/>
          </w:rPr>
          <w:delText>Public</w:delText>
        </w:r>
        <w:r w:rsidRPr="008372F6" w:rsidDel="009276B3">
          <w:rPr>
            <w:rFonts w:ascii="Arial" w:hAnsi="Arial" w:cs="Arial"/>
            <w:i/>
            <w:spacing w:val="5"/>
            <w:w w:val="105"/>
            <w:sz w:val="24"/>
            <w:szCs w:val="24"/>
          </w:rPr>
          <w:delText xml:space="preserve"> </w:delText>
        </w:r>
        <w:r w:rsidRPr="008372F6" w:rsidDel="009276B3">
          <w:rPr>
            <w:rFonts w:ascii="Arial" w:hAnsi="Arial" w:cs="Arial"/>
            <w:i/>
            <w:w w:val="105"/>
            <w:sz w:val="24"/>
            <w:szCs w:val="24"/>
          </w:rPr>
          <w:delText>Interest</w:delText>
        </w:r>
        <w:r w:rsidRPr="008372F6" w:rsidDel="009276B3">
          <w:rPr>
            <w:rFonts w:ascii="Arial" w:hAnsi="Arial" w:cs="Arial"/>
            <w:i/>
            <w:spacing w:val="12"/>
            <w:w w:val="105"/>
            <w:sz w:val="24"/>
            <w:szCs w:val="24"/>
          </w:rPr>
          <w:delText xml:space="preserve"> </w:delText>
        </w:r>
        <w:r w:rsidRPr="008372F6" w:rsidDel="009276B3">
          <w:rPr>
            <w:rFonts w:ascii="Arial" w:hAnsi="Arial" w:cs="Arial"/>
            <w:spacing w:val="-2"/>
            <w:w w:val="105"/>
            <w:sz w:val="24"/>
            <w:szCs w:val="24"/>
          </w:rPr>
          <w:delText>25.3,</w:delText>
        </w:r>
      </w:del>
    </w:p>
    <w:p w14:paraId="3C6E097A" w14:textId="6328B5ED" w:rsidR="005D491A" w:rsidRPr="008372F6" w:rsidDel="009276B3" w:rsidRDefault="00000000" w:rsidP="00FE1CD1">
      <w:pPr>
        <w:spacing w:before="120" w:after="120" w:line="360" w:lineRule="auto"/>
        <w:jc w:val="both"/>
        <w:rPr>
          <w:del w:id="1143" w:author="Héctor Bahamonde" w:date="2026-09-19T11:42:00Z" w16du:dateUtc="2026-09-19T09:42:00Z"/>
          <w:rFonts w:ascii="Arial" w:hAnsi="Arial" w:cs="Arial"/>
          <w:sz w:val="24"/>
          <w:szCs w:val="24"/>
        </w:rPr>
        <w:pPrChange w:id="1144" w:author="Héctor Bahamonde" w:date="2026-09-18T11:19:00Z" w16du:dateUtc="2026-09-18T09:19:00Z">
          <w:pPr>
            <w:pStyle w:val="BodyText"/>
            <w:spacing w:before="120" w:after="120" w:line="360" w:lineRule="auto"/>
            <w:jc w:val="both"/>
          </w:pPr>
        </w:pPrChange>
      </w:pPr>
      <w:bookmarkStart w:id="1145" w:name="_bookmark46"/>
      <w:bookmarkEnd w:id="1145"/>
      <w:del w:id="1146" w:author="Héctor Bahamonde" w:date="2026-09-19T11:42:00Z" w16du:dateUtc="2026-09-19T09:42:00Z">
        <w:r w:rsidRPr="008372F6" w:rsidDel="009276B3">
          <w:rPr>
            <w:rFonts w:ascii="Arial" w:hAnsi="Arial" w:cs="Arial"/>
            <w:sz w:val="24"/>
            <w:szCs w:val="24"/>
          </w:rPr>
          <w:delText>pp.</w:delText>
        </w:r>
        <w:r w:rsidRPr="008372F6" w:rsidDel="009276B3">
          <w:rPr>
            <w:rFonts w:ascii="Arial" w:hAnsi="Arial" w:cs="Arial"/>
            <w:spacing w:val="34"/>
            <w:sz w:val="24"/>
            <w:szCs w:val="24"/>
          </w:rPr>
          <w:delText xml:space="preserve"> </w:delText>
        </w:r>
        <w:r w:rsidRPr="008372F6" w:rsidDel="009276B3">
          <w:rPr>
            <w:rFonts w:ascii="Arial" w:hAnsi="Arial" w:cs="Arial"/>
            <w:sz w:val="24"/>
            <w:szCs w:val="24"/>
          </w:rPr>
          <w:delText>105–</w:delText>
        </w:r>
        <w:r w:rsidRPr="008372F6" w:rsidDel="009276B3">
          <w:rPr>
            <w:rFonts w:ascii="Arial" w:hAnsi="Arial" w:cs="Arial"/>
            <w:spacing w:val="-4"/>
            <w:sz w:val="24"/>
            <w:szCs w:val="24"/>
          </w:rPr>
          <w:delText>161.</w:delText>
        </w:r>
      </w:del>
    </w:p>
    <w:p w14:paraId="646E68CE" w14:textId="77777777" w:rsidR="005D491A" w:rsidRPr="008372F6" w:rsidRDefault="00000000" w:rsidP="00EA7791">
      <w:pPr>
        <w:pStyle w:val="BodyText"/>
        <w:spacing w:before="120" w:after="120" w:line="360" w:lineRule="auto"/>
        <w:ind w:right="357"/>
        <w:jc w:val="both"/>
        <w:rPr>
          <w:rFonts w:ascii="Arial" w:hAnsi="Arial" w:cs="Arial"/>
          <w:sz w:val="24"/>
          <w:szCs w:val="24"/>
        </w:rPr>
        <w:pPrChange w:id="1147" w:author="Héctor Bahamonde" w:date="2026-09-18T11:17:00Z" w16du:dateUtc="2026-09-18T09:17:00Z">
          <w:pPr>
            <w:pStyle w:val="BodyText"/>
            <w:spacing w:before="120" w:after="120" w:line="360" w:lineRule="auto"/>
            <w:ind w:right="357" w:hanging="339"/>
            <w:jc w:val="both"/>
          </w:pPr>
        </w:pPrChange>
      </w:pPr>
      <w:r w:rsidRPr="008372F6">
        <w:rPr>
          <w:rFonts w:ascii="Arial" w:hAnsi="Arial" w:cs="Arial"/>
          <w:w w:val="105"/>
          <w:sz w:val="24"/>
          <w:szCs w:val="24"/>
        </w:rPr>
        <w:t xml:space="preserve">Gabe, J. et al. (2012). “The debate about the funding of Herceptin: a case study of "countervailing </w:t>
      </w:r>
      <w:bookmarkStart w:id="1148" w:name="_bookmark47"/>
      <w:bookmarkEnd w:id="1148"/>
      <w:r w:rsidRPr="008372F6">
        <w:rPr>
          <w:rFonts w:ascii="Arial" w:hAnsi="Arial" w:cs="Arial"/>
          <w:w w:val="105"/>
          <w:sz w:val="24"/>
          <w:szCs w:val="24"/>
        </w:rPr>
        <w:t xml:space="preserve">powers".” In: </w:t>
      </w:r>
      <w:r w:rsidRPr="008372F6">
        <w:rPr>
          <w:rFonts w:ascii="Arial" w:hAnsi="Arial" w:cs="Arial"/>
          <w:i/>
          <w:w w:val="105"/>
          <w:sz w:val="24"/>
          <w:szCs w:val="24"/>
        </w:rPr>
        <w:t xml:space="preserve">Soc Sci Med. </w:t>
      </w:r>
      <w:r w:rsidRPr="008372F6">
        <w:rPr>
          <w:rFonts w:ascii="Arial" w:hAnsi="Arial" w:cs="Arial"/>
          <w:w w:val="105"/>
          <w:sz w:val="24"/>
          <w:szCs w:val="24"/>
        </w:rPr>
        <w:t>75.12, pp. 2353–2361.</w:t>
      </w:r>
    </w:p>
    <w:p w14:paraId="7AB79EB8" w14:textId="77777777" w:rsidR="005D491A" w:rsidRPr="008372F6" w:rsidRDefault="00000000" w:rsidP="00EA7791">
      <w:pPr>
        <w:pStyle w:val="BodyText"/>
        <w:spacing w:before="120" w:after="120" w:line="360" w:lineRule="auto"/>
        <w:ind w:right="351"/>
        <w:jc w:val="both"/>
        <w:rPr>
          <w:rFonts w:ascii="Arial" w:hAnsi="Arial" w:cs="Arial"/>
          <w:sz w:val="24"/>
          <w:szCs w:val="24"/>
        </w:rPr>
        <w:pPrChange w:id="1149" w:author="Héctor Bahamonde" w:date="2026-09-18T11:17:00Z" w16du:dateUtc="2026-09-18T09:17:00Z">
          <w:pPr>
            <w:pStyle w:val="BodyText"/>
            <w:spacing w:before="120" w:after="120" w:line="360" w:lineRule="auto"/>
            <w:ind w:right="351" w:hanging="334"/>
            <w:jc w:val="both"/>
          </w:pPr>
        </w:pPrChange>
      </w:pPr>
      <w:r w:rsidRPr="008372F6">
        <w:rPr>
          <w:rFonts w:ascii="Arial" w:hAnsi="Arial" w:cs="Arial"/>
          <w:w w:val="105"/>
          <w:sz w:val="24"/>
          <w:szCs w:val="24"/>
        </w:rPr>
        <w:t>Gaus, Daniel, Claudia Landwehr, and Rainer Schmalz-Bruns (2020). “Defending democracy against technocracy</w:t>
      </w:r>
      <w:r w:rsidRPr="008372F6">
        <w:rPr>
          <w:rFonts w:ascii="Arial" w:hAnsi="Arial" w:cs="Arial"/>
          <w:spacing w:val="-13"/>
          <w:w w:val="105"/>
          <w:sz w:val="24"/>
          <w:szCs w:val="24"/>
        </w:rPr>
        <w:t xml:space="preserve"> </w:t>
      </w:r>
      <w:r w:rsidRPr="008372F6">
        <w:rPr>
          <w:rFonts w:ascii="Arial" w:hAnsi="Arial" w:cs="Arial"/>
          <w:w w:val="105"/>
          <w:sz w:val="24"/>
          <w:szCs w:val="24"/>
        </w:rPr>
        <w:t>and</w:t>
      </w:r>
      <w:r w:rsidRPr="008372F6">
        <w:rPr>
          <w:rFonts w:ascii="Arial" w:hAnsi="Arial" w:cs="Arial"/>
          <w:spacing w:val="-13"/>
          <w:w w:val="105"/>
          <w:sz w:val="24"/>
          <w:szCs w:val="24"/>
        </w:rPr>
        <w:t xml:space="preserve"> </w:t>
      </w:r>
      <w:r w:rsidRPr="008372F6">
        <w:rPr>
          <w:rFonts w:ascii="Arial" w:hAnsi="Arial" w:cs="Arial"/>
          <w:w w:val="105"/>
          <w:sz w:val="24"/>
          <w:szCs w:val="24"/>
        </w:rPr>
        <w:t>populism:</w:t>
      </w:r>
      <w:r w:rsidRPr="008372F6">
        <w:rPr>
          <w:rFonts w:ascii="Arial" w:hAnsi="Arial" w:cs="Arial"/>
          <w:spacing w:val="-13"/>
          <w:w w:val="105"/>
          <w:sz w:val="24"/>
          <w:szCs w:val="24"/>
        </w:rPr>
        <w:t xml:space="preserve"> </w:t>
      </w:r>
      <w:r w:rsidRPr="008372F6">
        <w:rPr>
          <w:rFonts w:ascii="Arial" w:hAnsi="Arial" w:cs="Arial"/>
          <w:w w:val="105"/>
          <w:sz w:val="24"/>
          <w:szCs w:val="24"/>
        </w:rPr>
        <w:t>Deliberative</w:t>
      </w:r>
      <w:r w:rsidRPr="008372F6">
        <w:rPr>
          <w:rFonts w:ascii="Arial" w:hAnsi="Arial" w:cs="Arial"/>
          <w:spacing w:val="-13"/>
          <w:w w:val="105"/>
          <w:sz w:val="24"/>
          <w:szCs w:val="24"/>
        </w:rPr>
        <w:t xml:space="preserve"> </w:t>
      </w:r>
      <w:r w:rsidRPr="008372F6">
        <w:rPr>
          <w:rFonts w:ascii="Arial" w:hAnsi="Arial" w:cs="Arial"/>
          <w:w w:val="105"/>
          <w:sz w:val="24"/>
          <w:szCs w:val="24"/>
        </w:rPr>
        <w:t>democracy’s</w:t>
      </w:r>
      <w:r w:rsidRPr="008372F6">
        <w:rPr>
          <w:rFonts w:ascii="Arial" w:hAnsi="Arial" w:cs="Arial"/>
          <w:spacing w:val="-13"/>
          <w:w w:val="105"/>
          <w:sz w:val="24"/>
          <w:szCs w:val="24"/>
        </w:rPr>
        <w:t xml:space="preserve"> </w:t>
      </w:r>
      <w:r w:rsidRPr="008372F6">
        <w:rPr>
          <w:rFonts w:ascii="Arial" w:hAnsi="Arial" w:cs="Arial"/>
          <w:w w:val="105"/>
          <w:sz w:val="24"/>
          <w:szCs w:val="24"/>
        </w:rPr>
        <w:t>strengths</w:t>
      </w:r>
      <w:r w:rsidRPr="008372F6">
        <w:rPr>
          <w:rFonts w:ascii="Arial" w:hAnsi="Arial" w:cs="Arial"/>
          <w:spacing w:val="-13"/>
          <w:w w:val="105"/>
          <w:sz w:val="24"/>
          <w:szCs w:val="24"/>
        </w:rPr>
        <w:t xml:space="preserve"> </w:t>
      </w:r>
      <w:r w:rsidRPr="008372F6">
        <w:rPr>
          <w:rFonts w:ascii="Arial" w:hAnsi="Arial" w:cs="Arial"/>
          <w:w w:val="105"/>
          <w:sz w:val="24"/>
          <w:szCs w:val="24"/>
        </w:rPr>
        <w:t>and</w:t>
      </w:r>
      <w:r w:rsidRPr="008372F6">
        <w:rPr>
          <w:rFonts w:ascii="Arial" w:hAnsi="Arial" w:cs="Arial"/>
          <w:spacing w:val="-13"/>
          <w:w w:val="105"/>
          <w:sz w:val="24"/>
          <w:szCs w:val="24"/>
        </w:rPr>
        <w:t xml:space="preserve"> </w:t>
      </w:r>
      <w:r w:rsidRPr="008372F6">
        <w:rPr>
          <w:rFonts w:ascii="Arial" w:hAnsi="Arial" w:cs="Arial"/>
          <w:w w:val="105"/>
          <w:sz w:val="24"/>
          <w:szCs w:val="24"/>
        </w:rPr>
        <w:t>challenges.”</w:t>
      </w:r>
      <w:r w:rsidRPr="008372F6">
        <w:rPr>
          <w:rFonts w:ascii="Arial" w:hAnsi="Arial" w:cs="Arial"/>
          <w:spacing w:val="-13"/>
          <w:w w:val="105"/>
          <w:sz w:val="24"/>
          <w:szCs w:val="24"/>
        </w:rPr>
        <w:t xml:space="preserve"> </w:t>
      </w:r>
      <w:r w:rsidRPr="008372F6">
        <w:rPr>
          <w:rFonts w:ascii="Arial" w:hAnsi="Arial" w:cs="Arial"/>
          <w:w w:val="105"/>
          <w:sz w:val="24"/>
          <w:szCs w:val="24"/>
        </w:rPr>
        <w:t>In:</w:t>
      </w:r>
      <w:r w:rsidRPr="008372F6">
        <w:rPr>
          <w:rFonts w:ascii="Arial" w:hAnsi="Arial" w:cs="Arial"/>
          <w:spacing w:val="-13"/>
          <w:w w:val="105"/>
          <w:sz w:val="24"/>
          <w:szCs w:val="24"/>
        </w:rPr>
        <w:t xml:space="preserve"> </w:t>
      </w:r>
      <w:r w:rsidRPr="008372F6">
        <w:rPr>
          <w:rFonts w:ascii="Arial" w:hAnsi="Arial" w:cs="Arial"/>
          <w:i/>
          <w:w w:val="105"/>
          <w:sz w:val="24"/>
          <w:szCs w:val="24"/>
        </w:rPr>
        <w:t xml:space="preserve">Constellations </w:t>
      </w:r>
      <w:bookmarkStart w:id="1150" w:name="_bookmark48"/>
      <w:bookmarkEnd w:id="1150"/>
      <w:r w:rsidRPr="008372F6">
        <w:rPr>
          <w:rFonts w:ascii="Arial" w:hAnsi="Arial" w:cs="Arial"/>
          <w:w w:val="105"/>
          <w:sz w:val="24"/>
          <w:szCs w:val="24"/>
        </w:rPr>
        <w:t>27.3, pp. 335–347.</w:t>
      </w:r>
    </w:p>
    <w:p w14:paraId="7150EAA8" w14:textId="77777777" w:rsidR="005D491A" w:rsidRPr="008372F6" w:rsidRDefault="00000000" w:rsidP="00EA7791">
      <w:pPr>
        <w:pStyle w:val="BodyText"/>
        <w:spacing w:before="120" w:after="120" w:line="360" w:lineRule="auto"/>
        <w:ind w:right="356"/>
        <w:jc w:val="both"/>
        <w:rPr>
          <w:rFonts w:ascii="Arial" w:hAnsi="Arial" w:cs="Arial"/>
          <w:sz w:val="24"/>
          <w:szCs w:val="24"/>
        </w:rPr>
        <w:pPrChange w:id="1151" w:author="Héctor Bahamonde" w:date="2026-09-18T11:17:00Z" w16du:dateUtc="2026-09-18T09:17:00Z">
          <w:pPr>
            <w:pStyle w:val="BodyText"/>
            <w:spacing w:before="120" w:after="120" w:line="360" w:lineRule="auto"/>
            <w:ind w:right="356" w:hanging="339"/>
            <w:jc w:val="both"/>
          </w:pPr>
        </w:pPrChange>
      </w:pPr>
      <w:r w:rsidRPr="008372F6">
        <w:rPr>
          <w:rFonts w:ascii="Arial" w:hAnsi="Arial" w:cs="Arial"/>
          <w:w w:val="105"/>
          <w:sz w:val="24"/>
          <w:szCs w:val="24"/>
        </w:rPr>
        <w:t xml:space="preserve">Ghinea, Narcyz et al. (Mar. 2021). “A survey of Australian public attitudes towards funding of high </w:t>
      </w:r>
      <w:bookmarkStart w:id="1152" w:name="_bookmark49"/>
      <w:bookmarkEnd w:id="1152"/>
      <w:r w:rsidRPr="008372F6">
        <w:rPr>
          <w:rFonts w:ascii="Arial" w:hAnsi="Arial" w:cs="Arial"/>
          <w:w w:val="105"/>
          <w:sz w:val="24"/>
          <w:szCs w:val="24"/>
        </w:rPr>
        <w:t xml:space="preserve">cost cancer medicines.” In: </w:t>
      </w:r>
      <w:r w:rsidRPr="008372F6">
        <w:rPr>
          <w:rFonts w:ascii="Arial" w:hAnsi="Arial" w:cs="Arial"/>
          <w:i/>
          <w:w w:val="105"/>
          <w:sz w:val="24"/>
          <w:szCs w:val="24"/>
        </w:rPr>
        <w:t xml:space="preserve">Health Policy </w:t>
      </w:r>
      <w:r w:rsidRPr="008372F6">
        <w:rPr>
          <w:rFonts w:ascii="Arial" w:hAnsi="Arial" w:cs="Arial"/>
          <w:w w:val="105"/>
          <w:sz w:val="24"/>
          <w:szCs w:val="24"/>
        </w:rPr>
        <w:t>125.3, pp. 327–334.</w:t>
      </w:r>
    </w:p>
    <w:p w14:paraId="349797CB" w14:textId="17F51F58" w:rsidR="00CB41E0" w:rsidRPr="00814FC9" w:rsidRDefault="002D225B" w:rsidP="00814FC9">
      <w:pPr>
        <w:pStyle w:val="BodyText"/>
        <w:spacing w:before="120" w:after="120" w:line="360" w:lineRule="auto"/>
        <w:ind w:right="356"/>
        <w:jc w:val="both"/>
        <w:rPr>
          <w:ins w:id="1153" w:author="Héctor Bahamonde" w:date="2026-08-06T15:33:00Z"/>
          <w:rFonts w:ascii="Arial" w:hAnsi="Arial" w:cs="Arial"/>
          <w:w w:val="105"/>
          <w:sz w:val="24"/>
          <w:szCs w:val="24"/>
          <w:rPrChange w:id="1154" w:author="Héctor Bahamonde" w:date="2026-09-19T11:48:00Z" w16du:dateUtc="2026-09-19T09:48:00Z">
            <w:rPr>
              <w:ins w:id="1155" w:author="Héctor Bahamonde" w:date="2026-08-06T15:33:00Z"/>
              <w:rFonts w:ascii="Arial" w:hAnsi="Arial" w:cs="Arial"/>
              <w:w w:val="110"/>
              <w:sz w:val="24"/>
              <w:szCs w:val="24"/>
            </w:rPr>
          </w:rPrChange>
        </w:rPr>
        <w:pPrChange w:id="1156" w:author="Héctor Bahamonde" w:date="2026-09-19T11:48:00Z" w16du:dateUtc="2026-09-19T09:48:00Z">
          <w:pPr>
            <w:spacing w:before="120" w:after="120" w:line="360" w:lineRule="auto"/>
            <w:ind w:right="360" w:hanging="327"/>
            <w:jc w:val="both"/>
          </w:pPr>
        </w:pPrChange>
      </w:pPr>
      <w:ins w:id="1157" w:author="Héctor Bahamonde" w:date="2026-08-06T15:33:00Z">
        <w:r w:rsidRPr="00814FC9">
          <w:rPr>
            <w:rFonts w:ascii="Arial" w:hAnsi="Arial" w:cs="Arial"/>
            <w:w w:val="105"/>
            <w:sz w:val="24"/>
            <w:szCs w:val="24"/>
            <w:rPrChange w:id="1158" w:author="Héctor Bahamonde" w:date="2026-09-19T11:48:00Z" w16du:dateUtc="2026-09-19T09:48:00Z">
              <w:rPr>
                <w:rFonts w:ascii="Arial" w:hAnsi="Arial" w:cs="Arial"/>
                <w:w w:val="110"/>
                <w:sz w:val="24"/>
                <w:szCs w:val="24"/>
              </w:rPr>
            </w:rPrChange>
          </w:rPr>
          <w:t xml:space="preserve">Graham, </w:t>
        </w:r>
        <w:r w:rsidR="00CB41E0" w:rsidRPr="00814FC9">
          <w:rPr>
            <w:rFonts w:ascii="Arial" w:hAnsi="Arial" w:cs="Arial"/>
            <w:w w:val="105"/>
            <w:sz w:val="24"/>
            <w:szCs w:val="24"/>
            <w:rPrChange w:id="1159" w:author="Héctor Bahamonde" w:date="2026-09-19T11:48:00Z" w16du:dateUtc="2026-09-19T09:48:00Z">
              <w:rPr>
                <w:rFonts w:ascii="Arial" w:hAnsi="Arial" w:cs="Arial"/>
                <w:w w:val="110"/>
                <w:sz w:val="24"/>
                <w:szCs w:val="24"/>
              </w:rPr>
            </w:rPrChange>
          </w:rPr>
          <w:t>Matthew, “We Don’t Know” Means “They’re Not Sure”, Public Opinion Quarterly, Volume 85, Issue 2, Summer 2021, Pages 571–593</w:t>
        </w:r>
      </w:ins>
      <w:ins w:id="1160" w:author="Héctor Bahamonde" w:date="2026-09-18T11:21:00Z" w16du:dateUtc="2026-09-18T09:21:00Z">
        <w:r w:rsidR="009E6D2E" w:rsidRPr="00814FC9">
          <w:rPr>
            <w:rFonts w:ascii="Arial" w:hAnsi="Arial" w:cs="Arial"/>
            <w:w w:val="105"/>
            <w:sz w:val="24"/>
            <w:szCs w:val="24"/>
            <w:rPrChange w:id="1161" w:author="Héctor Bahamonde" w:date="2026-09-19T11:48:00Z" w16du:dateUtc="2026-09-19T09:48:00Z">
              <w:rPr>
                <w:rFonts w:ascii="Arial" w:hAnsi="Arial" w:cs="Arial"/>
                <w:w w:val="110"/>
                <w:sz w:val="24"/>
                <w:szCs w:val="24"/>
              </w:rPr>
            </w:rPrChange>
          </w:rPr>
          <w:t>.</w:t>
        </w:r>
      </w:ins>
    </w:p>
    <w:p w14:paraId="48472BF0" w14:textId="60B5AC15" w:rsidR="005D491A" w:rsidRPr="008372F6" w:rsidRDefault="00000000" w:rsidP="00EA7791">
      <w:pPr>
        <w:spacing w:before="120" w:after="120" w:line="360" w:lineRule="auto"/>
        <w:ind w:right="360"/>
        <w:jc w:val="both"/>
        <w:rPr>
          <w:rFonts w:ascii="Arial" w:hAnsi="Arial" w:cs="Arial"/>
          <w:sz w:val="24"/>
          <w:szCs w:val="24"/>
        </w:rPr>
        <w:pPrChange w:id="1162" w:author="Héctor Bahamonde" w:date="2026-09-18T11:17:00Z" w16du:dateUtc="2026-09-18T09:17:00Z">
          <w:pPr>
            <w:spacing w:before="120" w:after="120" w:line="360" w:lineRule="auto"/>
            <w:ind w:right="360" w:hanging="327"/>
            <w:jc w:val="both"/>
          </w:pPr>
        </w:pPrChange>
      </w:pPr>
      <w:r w:rsidRPr="008372F6">
        <w:rPr>
          <w:rFonts w:ascii="Arial" w:hAnsi="Arial" w:cs="Arial"/>
          <w:w w:val="110"/>
          <w:sz w:val="24"/>
          <w:szCs w:val="24"/>
        </w:rPr>
        <w:t xml:space="preserve">Greer, S., M. Wismar, and J. Figueras (2016). </w:t>
      </w:r>
      <w:r w:rsidRPr="008372F6">
        <w:rPr>
          <w:rFonts w:ascii="Arial" w:hAnsi="Arial" w:cs="Arial"/>
          <w:i/>
          <w:w w:val="110"/>
          <w:sz w:val="24"/>
          <w:szCs w:val="24"/>
        </w:rPr>
        <w:t xml:space="preserve">Strengthening Health System Governance: Better </w:t>
      </w:r>
      <w:r w:rsidRPr="008372F6">
        <w:rPr>
          <w:rFonts w:ascii="Arial" w:hAnsi="Arial" w:cs="Arial"/>
          <w:i/>
          <w:spacing w:val="-2"/>
          <w:w w:val="110"/>
          <w:sz w:val="24"/>
          <w:szCs w:val="24"/>
        </w:rPr>
        <w:t>Policies,</w:t>
      </w:r>
      <w:r w:rsidRPr="008372F6">
        <w:rPr>
          <w:rFonts w:ascii="Arial" w:hAnsi="Arial" w:cs="Arial"/>
          <w:i/>
          <w:spacing w:val="-6"/>
          <w:w w:val="110"/>
          <w:sz w:val="24"/>
          <w:szCs w:val="24"/>
        </w:rPr>
        <w:t xml:space="preserve"> </w:t>
      </w:r>
      <w:r w:rsidRPr="008372F6">
        <w:rPr>
          <w:rFonts w:ascii="Arial" w:hAnsi="Arial" w:cs="Arial"/>
          <w:i/>
          <w:spacing w:val="-2"/>
          <w:w w:val="110"/>
          <w:sz w:val="24"/>
          <w:szCs w:val="24"/>
        </w:rPr>
        <w:t>Strong</w:t>
      </w:r>
      <w:del w:id="1163" w:author="Héctor Bahamonde" w:date="2026-09-19T11:48:00Z" w16du:dateUtc="2026-09-19T09:48:00Z">
        <w:r w:rsidRPr="008372F6" w:rsidDel="00053B93">
          <w:rPr>
            <w:rFonts w:ascii="Arial" w:hAnsi="Arial" w:cs="Arial"/>
            <w:i/>
            <w:spacing w:val="-2"/>
            <w:w w:val="110"/>
            <w:sz w:val="24"/>
            <w:szCs w:val="24"/>
          </w:rPr>
          <w:delText>-</w:delText>
        </w:r>
      </w:del>
      <w:r w:rsidRPr="008372F6">
        <w:rPr>
          <w:rFonts w:ascii="Arial" w:hAnsi="Arial" w:cs="Arial"/>
          <w:i/>
          <w:spacing w:val="-2"/>
          <w:w w:val="110"/>
          <w:sz w:val="24"/>
          <w:szCs w:val="24"/>
        </w:rPr>
        <w:t>er</w:t>
      </w:r>
      <w:r w:rsidRPr="008372F6">
        <w:rPr>
          <w:rFonts w:ascii="Arial" w:hAnsi="Arial" w:cs="Arial"/>
          <w:i/>
          <w:spacing w:val="-6"/>
          <w:w w:val="110"/>
          <w:sz w:val="24"/>
          <w:szCs w:val="24"/>
        </w:rPr>
        <w:t xml:space="preserve"> </w:t>
      </w:r>
      <w:r w:rsidRPr="008372F6">
        <w:rPr>
          <w:rFonts w:ascii="Arial" w:hAnsi="Arial" w:cs="Arial"/>
          <w:i/>
          <w:spacing w:val="-2"/>
          <w:w w:val="110"/>
          <w:sz w:val="24"/>
          <w:szCs w:val="24"/>
        </w:rPr>
        <w:t>Performance</w:t>
      </w:r>
      <w:r w:rsidRPr="008372F6">
        <w:rPr>
          <w:rFonts w:ascii="Arial" w:hAnsi="Arial" w:cs="Arial"/>
          <w:spacing w:val="-2"/>
          <w:w w:val="110"/>
          <w:sz w:val="24"/>
          <w:szCs w:val="24"/>
        </w:rPr>
        <w:t>.</w:t>
      </w:r>
      <w:r w:rsidRPr="008372F6">
        <w:rPr>
          <w:rFonts w:ascii="Arial" w:hAnsi="Arial" w:cs="Arial"/>
          <w:spacing w:val="-10"/>
          <w:w w:val="110"/>
          <w:sz w:val="24"/>
          <w:szCs w:val="24"/>
        </w:rPr>
        <w:t xml:space="preserve"> </w:t>
      </w:r>
      <w:r w:rsidRPr="008372F6">
        <w:rPr>
          <w:rFonts w:ascii="Arial" w:hAnsi="Arial" w:cs="Arial"/>
          <w:spacing w:val="-2"/>
          <w:w w:val="110"/>
          <w:sz w:val="24"/>
          <w:szCs w:val="24"/>
        </w:rPr>
        <w:t>World</w:t>
      </w:r>
      <w:r w:rsidRPr="008372F6">
        <w:rPr>
          <w:rFonts w:ascii="Arial" w:hAnsi="Arial" w:cs="Arial"/>
          <w:spacing w:val="-10"/>
          <w:w w:val="110"/>
          <w:sz w:val="24"/>
          <w:szCs w:val="24"/>
        </w:rPr>
        <w:t xml:space="preserve"> </w:t>
      </w:r>
      <w:r w:rsidRPr="008372F6">
        <w:rPr>
          <w:rFonts w:ascii="Arial" w:hAnsi="Arial" w:cs="Arial"/>
          <w:spacing w:val="-2"/>
          <w:w w:val="110"/>
          <w:sz w:val="24"/>
          <w:szCs w:val="24"/>
        </w:rPr>
        <w:t>Health</w:t>
      </w:r>
      <w:r w:rsidRPr="008372F6">
        <w:rPr>
          <w:rFonts w:ascii="Arial" w:hAnsi="Arial" w:cs="Arial"/>
          <w:spacing w:val="-10"/>
          <w:w w:val="110"/>
          <w:sz w:val="24"/>
          <w:szCs w:val="24"/>
        </w:rPr>
        <w:t xml:space="preserve"> </w:t>
      </w:r>
      <w:r w:rsidRPr="008372F6">
        <w:rPr>
          <w:rFonts w:ascii="Arial" w:hAnsi="Arial" w:cs="Arial"/>
          <w:spacing w:val="-2"/>
          <w:w w:val="110"/>
          <w:sz w:val="24"/>
          <w:szCs w:val="24"/>
        </w:rPr>
        <w:t>Organization,</w:t>
      </w:r>
      <w:r w:rsidRPr="008372F6">
        <w:rPr>
          <w:rFonts w:ascii="Arial" w:hAnsi="Arial" w:cs="Arial"/>
          <w:spacing w:val="-10"/>
          <w:w w:val="110"/>
          <w:sz w:val="24"/>
          <w:szCs w:val="24"/>
        </w:rPr>
        <w:t xml:space="preserve"> </w:t>
      </w:r>
      <w:r w:rsidRPr="008372F6">
        <w:rPr>
          <w:rFonts w:ascii="Arial" w:hAnsi="Arial" w:cs="Arial"/>
          <w:spacing w:val="-2"/>
          <w:w w:val="110"/>
          <w:sz w:val="24"/>
          <w:szCs w:val="24"/>
        </w:rPr>
        <w:t>European</w:t>
      </w:r>
      <w:r w:rsidRPr="008372F6">
        <w:rPr>
          <w:rFonts w:ascii="Arial" w:hAnsi="Arial" w:cs="Arial"/>
          <w:spacing w:val="-10"/>
          <w:w w:val="110"/>
          <w:sz w:val="24"/>
          <w:szCs w:val="24"/>
        </w:rPr>
        <w:t xml:space="preserve"> </w:t>
      </w:r>
      <w:r w:rsidRPr="008372F6">
        <w:rPr>
          <w:rFonts w:ascii="Arial" w:hAnsi="Arial" w:cs="Arial"/>
          <w:spacing w:val="-2"/>
          <w:w w:val="110"/>
          <w:sz w:val="24"/>
          <w:szCs w:val="24"/>
        </w:rPr>
        <w:t>Observatory</w:t>
      </w:r>
      <w:r w:rsidRPr="008372F6">
        <w:rPr>
          <w:rFonts w:ascii="Arial" w:hAnsi="Arial" w:cs="Arial"/>
          <w:spacing w:val="-10"/>
          <w:w w:val="110"/>
          <w:sz w:val="24"/>
          <w:szCs w:val="24"/>
        </w:rPr>
        <w:t xml:space="preserve"> </w:t>
      </w:r>
      <w:r w:rsidRPr="008372F6">
        <w:rPr>
          <w:rFonts w:ascii="Arial" w:hAnsi="Arial" w:cs="Arial"/>
          <w:spacing w:val="-2"/>
          <w:w w:val="110"/>
          <w:sz w:val="24"/>
          <w:szCs w:val="24"/>
        </w:rPr>
        <w:t>on</w:t>
      </w:r>
      <w:r w:rsidRPr="008372F6">
        <w:rPr>
          <w:rFonts w:ascii="Arial" w:hAnsi="Arial" w:cs="Arial"/>
          <w:spacing w:val="-10"/>
          <w:w w:val="110"/>
          <w:sz w:val="24"/>
          <w:szCs w:val="24"/>
        </w:rPr>
        <w:t xml:space="preserve"> </w:t>
      </w:r>
      <w:r w:rsidRPr="008372F6">
        <w:rPr>
          <w:rFonts w:ascii="Arial" w:hAnsi="Arial" w:cs="Arial"/>
          <w:spacing w:val="-2"/>
          <w:w w:val="110"/>
          <w:sz w:val="24"/>
          <w:szCs w:val="24"/>
        </w:rPr>
        <w:t xml:space="preserve">Health </w:t>
      </w:r>
      <w:bookmarkStart w:id="1164" w:name="_bookmark50"/>
      <w:bookmarkEnd w:id="1164"/>
      <w:r w:rsidRPr="008372F6">
        <w:rPr>
          <w:rFonts w:ascii="Arial" w:hAnsi="Arial" w:cs="Arial"/>
          <w:w w:val="110"/>
          <w:sz w:val="24"/>
          <w:szCs w:val="24"/>
        </w:rPr>
        <w:t>Systems and Poli</w:t>
      </w:r>
      <w:del w:id="1165" w:author="Héctor Bahamonde" w:date="2026-09-18T11:21:00Z" w16du:dateUtc="2026-09-18T09:21:00Z">
        <w:r w:rsidRPr="008372F6" w:rsidDel="007C4598">
          <w:rPr>
            <w:rFonts w:ascii="Arial" w:hAnsi="Arial" w:cs="Arial"/>
            <w:w w:val="110"/>
            <w:sz w:val="24"/>
            <w:szCs w:val="24"/>
          </w:rPr>
          <w:delText>-</w:delText>
        </w:r>
      </w:del>
      <w:r w:rsidRPr="008372F6">
        <w:rPr>
          <w:rFonts w:ascii="Arial" w:hAnsi="Arial" w:cs="Arial"/>
          <w:w w:val="110"/>
          <w:sz w:val="24"/>
          <w:szCs w:val="24"/>
        </w:rPr>
        <w:t>cies.</w:t>
      </w:r>
    </w:p>
    <w:p w14:paraId="01036AC2" w14:textId="77777777" w:rsidR="009153C1" w:rsidRPr="008372F6" w:rsidRDefault="00000000" w:rsidP="00EA7791">
      <w:pPr>
        <w:pStyle w:val="BodyText"/>
        <w:spacing w:before="120" w:after="120" w:line="360" w:lineRule="auto"/>
        <w:ind w:right="356"/>
        <w:jc w:val="both"/>
        <w:rPr>
          <w:rFonts w:ascii="Arial" w:hAnsi="Arial" w:cs="Arial"/>
          <w:sz w:val="24"/>
          <w:szCs w:val="24"/>
        </w:rPr>
        <w:pPrChange w:id="1166" w:author="Héctor Bahamonde" w:date="2026-09-18T11:17:00Z" w16du:dateUtc="2026-09-18T09:17:00Z">
          <w:pPr>
            <w:pStyle w:val="BodyText"/>
            <w:spacing w:before="120" w:after="120" w:line="360" w:lineRule="auto"/>
            <w:ind w:right="356" w:hanging="331"/>
            <w:jc w:val="both"/>
          </w:pPr>
        </w:pPrChange>
      </w:pPr>
      <w:r w:rsidRPr="008372F6">
        <w:rPr>
          <w:rFonts w:ascii="Arial" w:hAnsi="Arial" w:cs="Arial"/>
          <w:w w:val="105"/>
          <w:sz w:val="24"/>
          <w:szCs w:val="24"/>
        </w:rPr>
        <w:t xml:space="preserve">Gu, Y. et al. (2015). “Attributes and weights in health care priority setting: a systematic review of what counts and to what extent.” In: </w:t>
      </w:r>
      <w:r w:rsidRPr="008372F6">
        <w:rPr>
          <w:rFonts w:ascii="Arial" w:hAnsi="Arial" w:cs="Arial"/>
          <w:i/>
          <w:w w:val="105"/>
          <w:sz w:val="24"/>
          <w:szCs w:val="24"/>
        </w:rPr>
        <w:t>Social</w:t>
      </w:r>
      <w:r w:rsidRPr="008372F6">
        <w:rPr>
          <w:rFonts w:ascii="Arial" w:hAnsi="Arial" w:cs="Arial"/>
          <w:i/>
          <w:spacing w:val="32"/>
          <w:w w:val="105"/>
          <w:sz w:val="24"/>
          <w:szCs w:val="24"/>
        </w:rPr>
        <w:t xml:space="preserve"> </w:t>
      </w:r>
      <w:r w:rsidRPr="008372F6">
        <w:rPr>
          <w:rFonts w:ascii="Arial" w:hAnsi="Arial" w:cs="Arial"/>
          <w:i/>
          <w:w w:val="105"/>
          <w:sz w:val="24"/>
          <w:szCs w:val="24"/>
        </w:rPr>
        <w:t>Science</w:t>
      </w:r>
      <w:r w:rsidRPr="008372F6">
        <w:rPr>
          <w:rFonts w:ascii="Arial" w:hAnsi="Arial" w:cs="Arial"/>
          <w:i/>
          <w:spacing w:val="31"/>
          <w:w w:val="105"/>
          <w:sz w:val="24"/>
          <w:szCs w:val="24"/>
        </w:rPr>
        <w:t xml:space="preserve"> </w:t>
      </w:r>
      <w:r w:rsidRPr="008372F6">
        <w:rPr>
          <w:rFonts w:ascii="Arial" w:hAnsi="Arial" w:cs="Arial"/>
          <w:i/>
          <w:w w:val="105"/>
          <w:sz w:val="24"/>
          <w:szCs w:val="24"/>
        </w:rPr>
        <w:t>&amp;</w:t>
      </w:r>
      <w:r w:rsidRPr="008372F6">
        <w:rPr>
          <w:rFonts w:ascii="Arial" w:hAnsi="Arial" w:cs="Arial"/>
          <w:i/>
          <w:spacing w:val="32"/>
          <w:w w:val="105"/>
          <w:sz w:val="24"/>
          <w:szCs w:val="24"/>
        </w:rPr>
        <w:t xml:space="preserve"> </w:t>
      </w:r>
      <w:r w:rsidRPr="008372F6">
        <w:rPr>
          <w:rFonts w:ascii="Arial" w:hAnsi="Arial" w:cs="Arial"/>
          <w:i/>
          <w:w w:val="105"/>
          <w:sz w:val="24"/>
          <w:szCs w:val="24"/>
        </w:rPr>
        <w:t>Medicine</w:t>
      </w:r>
      <w:r w:rsidRPr="008372F6">
        <w:rPr>
          <w:rFonts w:ascii="Arial" w:hAnsi="Arial" w:cs="Arial"/>
          <w:i/>
          <w:spacing w:val="34"/>
          <w:w w:val="105"/>
          <w:sz w:val="24"/>
          <w:szCs w:val="24"/>
        </w:rPr>
        <w:t xml:space="preserve"> </w:t>
      </w:r>
      <w:r w:rsidRPr="008372F6">
        <w:rPr>
          <w:rFonts w:ascii="Arial" w:hAnsi="Arial" w:cs="Arial"/>
          <w:w w:val="105"/>
          <w:sz w:val="24"/>
          <w:szCs w:val="24"/>
        </w:rPr>
        <w:t>146, pp. 41–52.</w:t>
      </w:r>
      <w:bookmarkStart w:id="1167" w:name="_bookmark51"/>
      <w:bookmarkEnd w:id="1167"/>
    </w:p>
    <w:p w14:paraId="7814A8BD" w14:textId="249847B3" w:rsidR="005D491A" w:rsidRPr="008372F6" w:rsidRDefault="00000000" w:rsidP="00EA7791">
      <w:pPr>
        <w:pStyle w:val="BodyText"/>
        <w:spacing w:before="120" w:after="120" w:line="360" w:lineRule="auto"/>
        <w:ind w:right="356"/>
        <w:jc w:val="both"/>
        <w:rPr>
          <w:rFonts w:ascii="Arial" w:hAnsi="Arial" w:cs="Arial"/>
          <w:sz w:val="24"/>
          <w:szCs w:val="24"/>
        </w:rPr>
        <w:pPrChange w:id="1168" w:author="Héctor Bahamonde" w:date="2026-09-18T11:17:00Z" w16du:dateUtc="2026-09-18T09:17:00Z">
          <w:pPr>
            <w:pStyle w:val="BodyText"/>
            <w:spacing w:before="120" w:after="120" w:line="360" w:lineRule="auto"/>
            <w:ind w:right="356" w:hanging="331"/>
            <w:jc w:val="both"/>
          </w:pPr>
        </w:pPrChange>
      </w:pPr>
      <w:r w:rsidRPr="008372F6">
        <w:rPr>
          <w:rFonts w:ascii="Arial" w:hAnsi="Arial" w:cs="Arial"/>
          <w:w w:val="105"/>
          <w:sz w:val="24"/>
          <w:szCs w:val="24"/>
        </w:rPr>
        <w:lastRenderedPageBreak/>
        <w:t>Gu, Y. et al. (2023). “Comparison of Rare and Common Diseases in the Setting of Healthcare Priorities:</w:t>
      </w:r>
      <w:r w:rsidRPr="008372F6">
        <w:rPr>
          <w:rFonts w:ascii="Arial" w:hAnsi="Arial" w:cs="Arial"/>
          <w:spacing w:val="-3"/>
          <w:w w:val="105"/>
          <w:sz w:val="24"/>
          <w:szCs w:val="24"/>
        </w:rPr>
        <w:t xml:space="preserve"> </w:t>
      </w:r>
      <w:r w:rsidRPr="008372F6">
        <w:rPr>
          <w:rFonts w:ascii="Arial" w:hAnsi="Arial" w:cs="Arial"/>
          <w:w w:val="105"/>
          <w:sz w:val="24"/>
          <w:szCs w:val="24"/>
        </w:rPr>
        <w:t>Evidence</w:t>
      </w:r>
      <w:r w:rsidRPr="008372F6">
        <w:rPr>
          <w:rFonts w:ascii="Arial" w:hAnsi="Arial" w:cs="Arial"/>
          <w:spacing w:val="-3"/>
          <w:w w:val="105"/>
          <w:sz w:val="24"/>
          <w:szCs w:val="24"/>
        </w:rPr>
        <w:t xml:space="preserve"> </w:t>
      </w:r>
      <w:r w:rsidRPr="008372F6">
        <w:rPr>
          <w:rFonts w:ascii="Arial" w:hAnsi="Arial" w:cs="Arial"/>
          <w:w w:val="105"/>
          <w:sz w:val="24"/>
          <w:szCs w:val="24"/>
        </w:rPr>
        <w:t>of</w:t>
      </w:r>
      <w:r w:rsidRPr="008372F6">
        <w:rPr>
          <w:rFonts w:ascii="Arial" w:hAnsi="Arial" w:cs="Arial"/>
          <w:spacing w:val="-3"/>
          <w:w w:val="105"/>
          <w:sz w:val="24"/>
          <w:szCs w:val="24"/>
        </w:rPr>
        <w:t xml:space="preserve"> </w:t>
      </w:r>
      <w:r w:rsidRPr="008372F6">
        <w:rPr>
          <w:rFonts w:ascii="Arial" w:hAnsi="Arial" w:cs="Arial"/>
          <w:w w:val="105"/>
          <w:sz w:val="24"/>
          <w:szCs w:val="24"/>
        </w:rPr>
        <w:t>Social</w:t>
      </w:r>
      <w:r w:rsidRPr="008372F6">
        <w:rPr>
          <w:rFonts w:ascii="Arial" w:hAnsi="Arial" w:cs="Arial"/>
          <w:spacing w:val="-3"/>
          <w:w w:val="105"/>
          <w:sz w:val="24"/>
          <w:szCs w:val="24"/>
        </w:rPr>
        <w:t xml:space="preserve"> </w:t>
      </w:r>
      <w:r w:rsidRPr="008372F6">
        <w:rPr>
          <w:rFonts w:ascii="Arial" w:hAnsi="Arial" w:cs="Arial"/>
          <w:w w:val="105"/>
          <w:sz w:val="24"/>
          <w:szCs w:val="24"/>
        </w:rPr>
        <w:t>Preferences</w:t>
      </w:r>
      <w:r w:rsidRPr="008372F6">
        <w:rPr>
          <w:rFonts w:ascii="Arial" w:hAnsi="Arial" w:cs="Arial"/>
          <w:spacing w:val="-3"/>
          <w:w w:val="105"/>
          <w:sz w:val="24"/>
          <w:szCs w:val="24"/>
        </w:rPr>
        <w:t xml:space="preserve"> </w:t>
      </w:r>
      <w:r w:rsidRPr="008372F6">
        <w:rPr>
          <w:rFonts w:ascii="Arial" w:hAnsi="Arial" w:cs="Arial"/>
          <w:w w:val="105"/>
          <w:sz w:val="24"/>
          <w:szCs w:val="24"/>
        </w:rPr>
        <w:t>Based</w:t>
      </w:r>
      <w:r w:rsidRPr="008372F6">
        <w:rPr>
          <w:rFonts w:ascii="Arial" w:hAnsi="Arial" w:cs="Arial"/>
          <w:spacing w:val="-3"/>
          <w:w w:val="105"/>
          <w:sz w:val="24"/>
          <w:szCs w:val="24"/>
        </w:rPr>
        <w:t xml:space="preserve"> </w:t>
      </w:r>
      <w:r w:rsidRPr="008372F6">
        <w:rPr>
          <w:rFonts w:ascii="Arial" w:hAnsi="Arial" w:cs="Arial"/>
          <w:w w:val="105"/>
          <w:sz w:val="24"/>
          <w:szCs w:val="24"/>
        </w:rPr>
        <w:t>on</w:t>
      </w:r>
      <w:r w:rsidRPr="008372F6">
        <w:rPr>
          <w:rFonts w:ascii="Arial" w:hAnsi="Arial" w:cs="Arial"/>
          <w:spacing w:val="-3"/>
          <w:w w:val="105"/>
          <w:sz w:val="24"/>
          <w:szCs w:val="24"/>
        </w:rPr>
        <w:t xml:space="preserve"> </w:t>
      </w:r>
      <w:r w:rsidRPr="008372F6">
        <w:rPr>
          <w:rFonts w:ascii="Arial" w:hAnsi="Arial" w:cs="Arial"/>
          <w:w w:val="105"/>
          <w:sz w:val="24"/>
          <w:szCs w:val="24"/>
        </w:rPr>
        <w:t>a</w:t>
      </w:r>
      <w:r w:rsidRPr="008372F6">
        <w:rPr>
          <w:rFonts w:ascii="Arial" w:hAnsi="Arial" w:cs="Arial"/>
          <w:spacing w:val="-3"/>
          <w:w w:val="105"/>
          <w:sz w:val="24"/>
          <w:szCs w:val="24"/>
        </w:rPr>
        <w:t xml:space="preserve"> </w:t>
      </w:r>
      <w:r w:rsidRPr="008372F6">
        <w:rPr>
          <w:rFonts w:ascii="Arial" w:hAnsi="Arial" w:cs="Arial"/>
          <w:w w:val="105"/>
          <w:sz w:val="24"/>
          <w:szCs w:val="24"/>
        </w:rPr>
        <w:t>Systematic</w:t>
      </w:r>
      <w:r w:rsidRPr="008372F6">
        <w:rPr>
          <w:rFonts w:ascii="Arial" w:hAnsi="Arial" w:cs="Arial"/>
          <w:spacing w:val="-3"/>
          <w:w w:val="105"/>
          <w:sz w:val="24"/>
          <w:szCs w:val="24"/>
        </w:rPr>
        <w:t xml:space="preserve"> </w:t>
      </w:r>
      <w:r w:rsidRPr="008372F6">
        <w:rPr>
          <w:rFonts w:ascii="Arial" w:hAnsi="Arial" w:cs="Arial"/>
          <w:w w:val="105"/>
          <w:sz w:val="24"/>
          <w:szCs w:val="24"/>
        </w:rPr>
        <w:t>Review.”</w:t>
      </w:r>
      <w:r w:rsidRPr="008372F6">
        <w:rPr>
          <w:rFonts w:ascii="Arial" w:hAnsi="Arial" w:cs="Arial"/>
          <w:spacing w:val="-3"/>
          <w:w w:val="105"/>
          <w:sz w:val="24"/>
          <w:szCs w:val="24"/>
        </w:rPr>
        <w:t xml:space="preserve"> </w:t>
      </w:r>
      <w:r w:rsidRPr="008372F6">
        <w:rPr>
          <w:rFonts w:ascii="Arial" w:hAnsi="Arial" w:cs="Arial"/>
          <w:w w:val="105"/>
          <w:sz w:val="24"/>
          <w:szCs w:val="24"/>
        </w:rPr>
        <w:t>In:</w:t>
      </w:r>
      <w:r w:rsidRPr="008372F6">
        <w:rPr>
          <w:rFonts w:ascii="Arial" w:hAnsi="Arial" w:cs="Arial"/>
          <w:spacing w:val="-3"/>
          <w:w w:val="105"/>
          <w:sz w:val="24"/>
          <w:szCs w:val="24"/>
        </w:rPr>
        <w:t xml:space="preserve"> </w:t>
      </w:r>
      <w:r w:rsidRPr="008372F6">
        <w:rPr>
          <w:rFonts w:ascii="Arial" w:hAnsi="Arial" w:cs="Arial"/>
          <w:i/>
          <w:w w:val="105"/>
          <w:sz w:val="24"/>
          <w:szCs w:val="24"/>
        </w:rPr>
        <w:t xml:space="preserve">Patient Preference </w:t>
      </w:r>
      <w:bookmarkStart w:id="1169" w:name="_bookmark52"/>
      <w:bookmarkEnd w:id="1169"/>
      <w:r w:rsidRPr="008372F6">
        <w:rPr>
          <w:rFonts w:ascii="Arial" w:hAnsi="Arial" w:cs="Arial"/>
          <w:i/>
          <w:w w:val="105"/>
          <w:sz w:val="24"/>
          <w:szCs w:val="24"/>
        </w:rPr>
        <w:t xml:space="preserve">and Adherence </w:t>
      </w:r>
      <w:r w:rsidRPr="008372F6">
        <w:rPr>
          <w:rFonts w:ascii="Arial" w:hAnsi="Arial" w:cs="Arial"/>
          <w:w w:val="105"/>
          <w:sz w:val="24"/>
          <w:szCs w:val="24"/>
        </w:rPr>
        <w:t>17, pp. 1783–1797.</w:t>
      </w:r>
    </w:p>
    <w:p w14:paraId="4B9A4EA6" w14:textId="77777777" w:rsidR="005D491A" w:rsidRPr="008372F6" w:rsidRDefault="00000000" w:rsidP="00EA7791">
      <w:pPr>
        <w:pStyle w:val="BodyText"/>
        <w:spacing w:before="120" w:after="120" w:line="360" w:lineRule="auto"/>
        <w:ind w:right="326"/>
        <w:jc w:val="both"/>
        <w:rPr>
          <w:rFonts w:ascii="Arial" w:hAnsi="Arial" w:cs="Arial"/>
          <w:sz w:val="24"/>
          <w:szCs w:val="24"/>
        </w:rPr>
        <w:pPrChange w:id="1170" w:author="Héctor Bahamonde" w:date="2026-09-18T11:17:00Z" w16du:dateUtc="2026-09-18T09:17:00Z">
          <w:pPr>
            <w:pStyle w:val="BodyText"/>
            <w:spacing w:before="120" w:after="120" w:line="360" w:lineRule="auto"/>
            <w:ind w:right="326" w:hanging="339"/>
            <w:jc w:val="both"/>
          </w:pPr>
        </w:pPrChange>
      </w:pPr>
      <w:r w:rsidRPr="008372F6">
        <w:rPr>
          <w:rFonts w:ascii="Arial" w:hAnsi="Arial" w:cs="Arial"/>
          <w:w w:val="105"/>
          <w:sz w:val="24"/>
          <w:szCs w:val="24"/>
        </w:rPr>
        <w:t>Gustavsson, E. and L. Lindblom (2025). “Justification of principles for healthcare priority setting:</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7"/>
          <w:w w:val="105"/>
          <w:sz w:val="24"/>
          <w:szCs w:val="24"/>
        </w:rPr>
        <w:t xml:space="preserve"> </w:t>
      </w:r>
      <w:r w:rsidRPr="008372F6">
        <w:rPr>
          <w:rFonts w:ascii="Arial" w:hAnsi="Arial" w:cs="Arial"/>
          <w:w w:val="105"/>
          <w:sz w:val="24"/>
          <w:szCs w:val="24"/>
        </w:rPr>
        <w:t>relevance</w:t>
      </w:r>
      <w:r w:rsidRPr="008372F6">
        <w:rPr>
          <w:rFonts w:ascii="Arial" w:hAnsi="Arial" w:cs="Arial"/>
          <w:spacing w:val="-7"/>
          <w:w w:val="105"/>
          <w:sz w:val="24"/>
          <w:szCs w:val="24"/>
        </w:rPr>
        <w:t xml:space="preserve"> </w:t>
      </w:r>
      <w:r w:rsidRPr="008372F6">
        <w:rPr>
          <w:rFonts w:ascii="Arial" w:hAnsi="Arial" w:cs="Arial"/>
          <w:w w:val="105"/>
          <w:sz w:val="24"/>
          <w:szCs w:val="24"/>
        </w:rPr>
        <w:t>and</w:t>
      </w:r>
      <w:r w:rsidRPr="008372F6">
        <w:rPr>
          <w:rFonts w:ascii="Arial" w:hAnsi="Arial" w:cs="Arial"/>
          <w:spacing w:val="-8"/>
          <w:w w:val="105"/>
          <w:sz w:val="24"/>
          <w:szCs w:val="24"/>
        </w:rPr>
        <w:t xml:space="preserve"> </w:t>
      </w:r>
      <w:r w:rsidRPr="008372F6">
        <w:rPr>
          <w:rFonts w:ascii="Arial" w:hAnsi="Arial" w:cs="Arial"/>
          <w:w w:val="105"/>
          <w:sz w:val="24"/>
          <w:szCs w:val="24"/>
        </w:rPr>
        <w:t>roles</w:t>
      </w:r>
      <w:r w:rsidRPr="008372F6">
        <w:rPr>
          <w:rFonts w:ascii="Arial" w:hAnsi="Arial" w:cs="Arial"/>
          <w:spacing w:val="-7"/>
          <w:w w:val="105"/>
          <w:sz w:val="24"/>
          <w:szCs w:val="24"/>
        </w:rPr>
        <w:t xml:space="preserve"> </w:t>
      </w:r>
      <w:r w:rsidRPr="008372F6">
        <w:rPr>
          <w:rFonts w:ascii="Arial" w:hAnsi="Arial" w:cs="Arial"/>
          <w:w w:val="105"/>
          <w:sz w:val="24"/>
          <w:szCs w:val="24"/>
        </w:rPr>
        <w:t>of</w:t>
      </w:r>
      <w:r w:rsidRPr="008372F6">
        <w:rPr>
          <w:rFonts w:ascii="Arial" w:hAnsi="Arial" w:cs="Arial"/>
          <w:spacing w:val="-8"/>
          <w:w w:val="105"/>
          <w:sz w:val="24"/>
          <w:szCs w:val="24"/>
        </w:rPr>
        <w:t xml:space="preserve"> </w:t>
      </w:r>
      <w:r w:rsidRPr="008372F6">
        <w:rPr>
          <w:rFonts w:ascii="Arial" w:hAnsi="Arial" w:cs="Arial"/>
          <w:w w:val="105"/>
          <w:sz w:val="24"/>
          <w:szCs w:val="24"/>
        </w:rPr>
        <w:t>empirical</w:t>
      </w:r>
      <w:r w:rsidRPr="008372F6">
        <w:rPr>
          <w:rFonts w:ascii="Arial" w:hAnsi="Arial" w:cs="Arial"/>
          <w:spacing w:val="-7"/>
          <w:w w:val="105"/>
          <w:sz w:val="24"/>
          <w:szCs w:val="24"/>
        </w:rPr>
        <w:t xml:space="preserve"> </w:t>
      </w:r>
      <w:r w:rsidRPr="008372F6">
        <w:rPr>
          <w:rFonts w:ascii="Arial" w:hAnsi="Arial" w:cs="Arial"/>
          <w:w w:val="105"/>
          <w:sz w:val="24"/>
          <w:szCs w:val="24"/>
        </w:rPr>
        <w:t>studies</w:t>
      </w:r>
      <w:r w:rsidRPr="008372F6">
        <w:rPr>
          <w:rFonts w:ascii="Arial" w:hAnsi="Arial" w:cs="Arial"/>
          <w:spacing w:val="-7"/>
          <w:w w:val="105"/>
          <w:sz w:val="24"/>
          <w:szCs w:val="24"/>
        </w:rPr>
        <w:t xml:space="preserve"> </w:t>
      </w:r>
      <w:r w:rsidRPr="008372F6">
        <w:rPr>
          <w:rFonts w:ascii="Arial" w:hAnsi="Arial" w:cs="Arial"/>
          <w:w w:val="105"/>
          <w:sz w:val="24"/>
          <w:szCs w:val="24"/>
        </w:rPr>
        <w:t>exploring</w:t>
      </w:r>
      <w:r w:rsidRPr="008372F6">
        <w:rPr>
          <w:rFonts w:ascii="Arial" w:hAnsi="Arial" w:cs="Arial"/>
          <w:spacing w:val="-7"/>
          <w:w w:val="105"/>
          <w:sz w:val="24"/>
          <w:szCs w:val="24"/>
        </w:rPr>
        <w:t xml:space="preserve"> </w:t>
      </w:r>
      <w:r w:rsidRPr="008372F6">
        <w:rPr>
          <w:rFonts w:ascii="Arial" w:hAnsi="Arial" w:cs="Arial"/>
          <w:w w:val="105"/>
          <w:sz w:val="24"/>
          <w:szCs w:val="24"/>
        </w:rPr>
        <w:t>public</w:t>
      </w:r>
      <w:r w:rsidRPr="008372F6">
        <w:rPr>
          <w:rFonts w:ascii="Arial" w:hAnsi="Arial" w:cs="Arial"/>
          <w:spacing w:val="-7"/>
          <w:w w:val="105"/>
          <w:sz w:val="24"/>
          <w:szCs w:val="24"/>
        </w:rPr>
        <w:t xml:space="preserve"> </w:t>
      </w:r>
      <w:r w:rsidRPr="008372F6">
        <w:rPr>
          <w:rFonts w:ascii="Arial" w:hAnsi="Arial" w:cs="Arial"/>
          <w:w w:val="105"/>
          <w:sz w:val="24"/>
          <w:szCs w:val="24"/>
        </w:rPr>
        <w:t>values.”</w:t>
      </w:r>
      <w:r w:rsidRPr="008372F6">
        <w:rPr>
          <w:rFonts w:ascii="Arial" w:hAnsi="Arial" w:cs="Arial"/>
          <w:spacing w:val="-7"/>
          <w:w w:val="105"/>
          <w:sz w:val="24"/>
          <w:szCs w:val="24"/>
        </w:rPr>
        <w:t xml:space="preserve"> </w:t>
      </w:r>
      <w:r w:rsidRPr="008372F6">
        <w:rPr>
          <w:rFonts w:ascii="Arial" w:hAnsi="Arial" w:cs="Arial"/>
          <w:w w:val="105"/>
          <w:sz w:val="24"/>
          <w:szCs w:val="24"/>
        </w:rPr>
        <w:t>In:</w:t>
      </w:r>
      <w:r w:rsidRPr="008372F6">
        <w:rPr>
          <w:rFonts w:ascii="Arial" w:hAnsi="Arial" w:cs="Arial"/>
          <w:spacing w:val="-7"/>
          <w:w w:val="105"/>
          <w:sz w:val="24"/>
          <w:szCs w:val="24"/>
        </w:rPr>
        <w:t xml:space="preserve"> </w:t>
      </w:r>
      <w:r w:rsidRPr="008372F6">
        <w:rPr>
          <w:rFonts w:ascii="Arial" w:hAnsi="Arial" w:cs="Arial"/>
          <w:i/>
          <w:w w:val="105"/>
          <w:sz w:val="24"/>
          <w:szCs w:val="24"/>
        </w:rPr>
        <w:t>Journal</w:t>
      </w:r>
      <w:r w:rsidRPr="008372F6">
        <w:rPr>
          <w:rFonts w:ascii="Arial" w:hAnsi="Arial" w:cs="Arial"/>
          <w:i/>
          <w:spacing w:val="-4"/>
          <w:w w:val="105"/>
          <w:sz w:val="24"/>
          <w:szCs w:val="24"/>
        </w:rPr>
        <w:t xml:space="preserve"> </w:t>
      </w:r>
      <w:r w:rsidRPr="008372F6">
        <w:rPr>
          <w:rFonts w:ascii="Arial" w:hAnsi="Arial" w:cs="Arial"/>
          <w:i/>
          <w:w w:val="105"/>
          <w:sz w:val="24"/>
          <w:szCs w:val="24"/>
        </w:rPr>
        <w:t>of</w:t>
      </w:r>
      <w:r w:rsidRPr="008372F6">
        <w:rPr>
          <w:rFonts w:ascii="Arial" w:hAnsi="Arial" w:cs="Arial"/>
          <w:i/>
          <w:spacing w:val="-4"/>
          <w:w w:val="105"/>
          <w:sz w:val="24"/>
          <w:szCs w:val="24"/>
        </w:rPr>
        <w:t xml:space="preserve"> </w:t>
      </w:r>
      <w:r w:rsidRPr="008372F6">
        <w:rPr>
          <w:rFonts w:ascii="Arial" w:hAnsi="Arial" w:cs="Arial"/>
          <w:i/>
          <w:w w:val="105"/>
          <w:sz w:val="24"/>
          <w:szCs w:val="24"/>
        </w:rPr>
        <w:t>medical</w:t>
      </w:r>
      <w:r w:rsidRPr="008372F6">
        <w:rPr>
          <w:rFonts w:ascii="Arial" w:hAnsi="Arial" w:cs="Arial"/>
          <w:i/>
          <w:spacing w:val="-4"/>
          <w:w w:val="105"/>
          <w:sz w:val="24"/>
          <w:szCs w:val="24"/>
        </w:rPr>
        <w:t xml:space="preserve"> </w:t>
      </w:r>
      <w:r w:rsidRPr="008372F6">
        <w:rPr>
          <w:rFonts w:ascii="Arial" w:hAnsi="Arial" w:cs="Arial"/>
          <w:i/>
          <w:w w:val="105"/>
          <w:sz w:val="24"/>
          <w:szCs w:val="24"/>
        </w:rPr>
        <w:t xml:space="preserve">ethics </w:t>
      </w:r>
      <w:bookmarkStart w:id="1171" w:name="_bookmark53"/>
      <w:bookmarkEnd w:id="1171"/>
      <w:r w:rsidRPr="008372F6">
        <w:rPr>
          <w:rFonts w:ascii="Arial" w:hAnsi="Arial" w:cs="Arial"/>
          <w:w w:val="105"/>
          <w:sz w:val="24"/>
          <w:szCs w:val="24"/>
        </w:rPr>
        <w:t>51.4, pp. 285–292.</w:t>
      </w:r>
    </w:p>
    <w:p w14:paraId="18966A1F" w14:textId="68C9D2BF" w:rsidR="00D33FE8" w:rsidRPr="008372F6" w:rsidRDefault="00D33FE8" w:rsidP="00EA7791">
      <w:pPr>
        <w:pStyle w:val="BodyText"/>
        <w:spacing w:before="120" w:after="120" w:line="360" w:lineRule="auto"/>
        <w:ind w:right="354"/>
        <w:jc w:val="both"/>
        <w:rPr>
          <w:ins w:id="1172" w:author="Héctor Bahamonde" w:date="2026-08-06T13:55:00Z"/>
          <w:rFonts w:ascii="Arial" w:hAnsi="Arial" w:cs="Arial"/>
          <w:w w:val="105"/>
          <w:sz w:val="24"/>
          <w:szCs w:val="24"/>
        </w:rPr>
        <w:pPrChange w:id="1173" w:author="Héctor Bahamonde" w:date="2026-09-18T11:17:00Z" w16du:dateUtc="2026-09-18T09:17:00Z">
          <w:pPr>
            <w:pStyle w:val="BodyText"/>
            <w:spacing w:before="120" w:after="120" w:line="360" w:lineRule="auto"/>
            <w:ind w:right="354" w:hanging="334"/>
            <w:jc w:val="both"/>
          </w:pPr>
        </w:pPrChange>
      </w:pPr>
      <w:ins w:id="1174" w:author="Héctor Bahamonde" w:date="2026-08-06T13:55:00Z">
        <w:r w:rsidRPr="008372F6">
          <w:rPr>
            <w:rFonts w:ascii="Arial" w:hAnsi="Arial" w:cs="Arial"/>
            <w:w w:val="105"/>
            <w:sz w:val="24"/>
            <w:szCs w:val="24"/>
          </w:rPr>
          <w:t>Haaland, I., Roth, C., &amp; Wohlfart, J. (2023). Designing information provision experiments. Journal of Economic Literature, 61(1), 3–40.</w:t>
        </w:r>
      </w:ins>
    </w:p>
    <w:p w14:paraId="79C81709" w14:textId="39554DCC" w:rsidR="005D491A" w:rsidRPr="008372F6" w:rsidRDefault="00000000" w:rsidP="00EA7791">
      <w:pPr>
        <w:pStyle w:val="BodyText"/>
        <w:spacing w:before="120" w:after="120" w:line="360" w:lineRule="auto"/>
        <w:ind w:right="354"/>
        <w:jc w:val="both"/>
        <w:rPr>
          <w:rFonts w:ascii="Arial" w:hAnsi="Arial" w:cs="Arial"/>
          <w:sz w:val="24"/>
          <w:szCs w:val="24"/>
        </w:rPr>
        <w:pPrChange w:id="1175" w:author="Héctor Bahamonde" w:date="2026-09-18T11:17:00Z" w16du:dateUtc="2026-09-18T09:17:00Z">
          <w:pPr>
            <w:pStyle w:val="BodyText"/>
            <w:spacing w:before="120" w:after="120" w:line="360" w:lineRule="auto"/>
            <w:ind w:right="354" w:hanging="334"/>
            <w:jc w:val="both"/>
          </w:pPr>
        </w:pPrChange>
      </w:pPr>
      <w:r w:rsidRPr="008372F6">
        <w:rPr>
          <w:rFonts w:ascii="Arial" w:hAnsi="Arial" w:cs="Arial"/>
          <w:w w:val="105"/>
          <w:sz w:val="24"/>
          <w:szCs w:val="24"/>
        </w:rPr>
        <w:t xml:space="preserve">Hameleers, Michael (July 2021). “Prospect Theory in Times of a Pandemic: The Effects of Gain versus Loss Framing on Risky Choices and Emotional Responses during the 2020 Coronavirus Outbreak – Evidence from the US and the Netherlands.” In: </w:t>
      </w:r>
      <w:r w:rsidRPr="008372F6">
        <w:rPr>
          <w:rFonts w:ascii="Arial" w:hAnsi="Arial" w:cs="Arial"/>
          <w:i/>
          <w:w w:val="105"/>
          <w:sz w:val="24"/>
          <w:szCs w:val="24"/>
        </w:rPr>
        <w:t xml:space="preserve">Mass Communication and Society </w:t>
      </w:r>
      <w:bookmarkStart w:id="1176" w:name="_bookmark54"/>
      <w:bookmarkEnd w:id="1176"/>
      <w:r w:rsidRPr="008372F6">
        <w:rPr>
          <w:rFonts w:ascii="Arial" w:hAnsi="Arial" w:cs="Arial"/>
          <w:w w:val="105"/>
          <w:sz w:val="24"/>
          <w:szCs w:val="24"/>
        </w:rPr>
        <w:t>24.4, pp. 479–499.</w:t>
      </w:r>
    </w:p>
    <w:p w14:paraId="0C28A138" w14:textId="1FBF26DC" w:rsidR="005D491A" w:rsidRPr="008372F6" w:rsidDel="007423C7" w:rsidRDefault="00000000" w:rsidP="00EA7791">
      <w:pPr>
        <w:spacing w:before="120" w:after="120" w:line="360" w:lineRule="auto"/>
        <w:ind w:right="355"/>
        <w:jc w:val="both"/>
        <w:rPr>
          <w:del w:id="1177" w:author="Héctor Bahamonde" w:date="2026-09-19T11:42:00Z" w16du:dateUtc="2026-09-19T09:42:00Z"/>
          <w:rFonts w:ascii="Arial" w:hAnsi="Arial" w:cs="Arial"/>
          <w:sz w:val="24"/>
          <w:szCs w:val="24"/>
        </w:rPr>
        <w:pPrChange w:id="1178" w:author="Héctor Bahamonde" w:date="2026-09-18T11:17:00Z" w16du:dateUtc="2026-09-18T09:17:00Z">
          <w:pPr>
            <w:spacing w:before="120" w:after="120" w:line="360" w:lineRule="auto"/>
            <w:ind w:right="355" w:hanging="339"/>
            <w:jc w:val="both"/>
          </w:pPr>
        </w:pPrChange>
      </w:pPr>
      <w:del w:id="1179" w:author="Héctor Bahamonde" w:date="2026-09-19T11:42:00Z" w16du:dateUtc="2026-09-19T09:42:00Z">
        <w:r w:rsidRPr="008372F6" w:rsidDel="007423C7">
          <w:rPr>
            <w:rFonts w:ascii="Arial" w:hAnsi="Arial" w:cs="Arial"/>
            <w:w w:val="105"/>
            <w:sz w:val="24"/>
            <w:szCs w:val="24"/>
          </w:rPr>
          <w:delText xml:space="preserve">Head, Brian W. (June 2024). “Reconsidering expertise for public policymaking: The challenges of </w:delText>
        </w:r>
        <w:bookmarkStart w:id="1180" w:name="_bookmark55"/>
        <w:bookmarkEnd w:id="1180"/>
        <w:r w:rsidRPr="008372F6" w:rsidDel="007423C7">
          <w:rPr>
            <w:rFonts w:ascii="Arial" w:hAnsi="Arial" w:cs="Arial"/>
            <w:w w:val="105"/>
            <w:sz w:val="24"/>
            <w:szCs w:val="24"/>
          </w:rPr>
          <w:delText xml:space="preserve">contestability.” In: </w:delText>
        </w:r>
        <w:r w:rsidRPr="008372F6" w:rsidDel="007423C7">
          <w:rPr>
            <w:rFonts w:ascii="Arial" w:hAnsi="Arial" w:cs="Arial"/>
            <w:i/>
            <w:w w:val="105"/>
            <w:sz w:val="24"/>
            <w:szCs w:val="24"/>
          </w:rPr>
          <w:delText xml:space="preserve">Australian Journal of Public Administration </w:delText>
        </w:r>
        <w:r w:rsidRPr="008372F6" w:rsidDel="007423C7">
          <w:rPr>
            <w:rFonts w:ascii="Arial" w:hAnsi="Arial" w:cs="Arial"/>
            <w:w w:val="105"/>
            <w:sz w:val="24"/>
            <w:szCs w:val="24"/>
          </w:rPr>
          <w:delText>83.2, pp. 156–172.</w:delText>
        </w:r>
      </w:del>
    </w:p>
    <w:p w14:paraId="0DBD98DE" w14:textId="22C3FF3E" w:rsidR="005D491A" w:rsidRPr="008372F6" w:rsidDel="00FB6CD5" w:rsidRDefault="00000000" w:rsidP="00EA7791">
      <w:pPr>
        <w:pStyle w:val="BodyText"/>
        <w:spacing w:before="120" w:after="120" w:line="360" w:lineRule="auto"/>
        <w:ind w:right="356"/>
        <w:jc w:val="both"/>
        <w:rPr>
          <w:del w:id="1181" w:author="Héctor Bahamonde" w:date="2026-09-19T11:43:00Z" w16du:dateUtc="2026-09-19T09:43:00Z"/>
          <w:rFonts w:ascii="Arial" w:hAnsi="Arial" w:cs="Arial"/>
          <w:sz w:val="24"/>
          <w:szCs w:val="24"/>
        </w:rPr>
        <w:pPrChange w:id="1182" w:author="Héctor Bahamonde" w:date="2026-09-18T11:17:00Z" w16du:dateUtc="2026-09-18T09:17:00Z">
          <w:pPr>
            <w:pStyle w:val="BodyText"/>
            <w:spacing w:before="120" w:after="120" w:line="360" w:lineRule="auto"/>
            <w:ind w:right="356" w:hanging="339"/>
            <w:jc w:val="both"/>
          </w:pPr>
        </w:pPrChange>
      </w:pPr>
      <w:del w:id="1183" w:author="Héctor Bahamonde" w:date="2026-09-19T11:43:00Z" w16du:dateUtc="2026-09-19T09:43:00Z">
        <w:r w:rsidRPr="008372F6" w:rsidDel="00FB6CD5">
          <w:rPr>
            <w:rFonts w:ascii="Arial" w:hAnsi="Arial" w:cs="Arial"/>
            <w:w w:val="105"/>
            <w:sz w:val="24"/>
            <w:szCs w:val="24"/>
          </w:rPr>
          <w:delText xml:space="preserve">Heinkelmann-Wild, Tim et al. (Feb. 2023). “Blame shifting and blame obfuscation: The blame </w:delText>
        </w:r>
        <w:r w:rsidRPr="008372F6" w:rsidDel="00FB6CD5">
          <w:rPr>
            <w:rFonts w:ascii="Arial" w:hAnsi="Arial" w:cs="Arial"/>
            <w:spacing w:val="-2"/>
            <w:w w:val="105"/>
            <w:sz w:val="24"/>
            <w:szCs w:val="24"/>
          </w:rPr>
          <w:delText>avoidance</w:delText>
        </w:r>
        <w:r w:rsidRPr="008372F6" w:rsidDel="00FB6CD5">
          <w:rPr>
            <w:rFonts w:ascii="Arial" w:hAnsi="Arial" w:cs="Arial"/>
            <w:spacing w:val="-11"/>
            <w:w w:val="105"/>
            <w:sz w:val="24"/>
            <w:szCs w:val="24"/>
          </w:rPr>
          <w:delText xml:space="preserve"> </w:delText>
        </w:r>
        <w:r w:rsidRPr="008372F6" w:rsidDel="00FB6CD5">
          <w:rPr>
            <w:rFonts w:ascii="Arial" w:hAnsi="Arial" w:cs="Arial"/>
            <w:spacing w:val="-2"/>
            <w:w w:val="105"/>
            <w:sz w:val="24"/>
            <w:szCs w:val="24"/>
          </w:rPr>
          <w:delText>effects</w:delText>
        </w:r>
        <w:r w:rsidRPr="008372F6" w:rsidDel="00FB6CD5">
          <w:rPr>
            <w:rFonts w:ascii="Arial" w:hAnsi="Arial" w:cs="Arial"/>
            <w:spacing w:val="-11"/>
            <w:w w:val="105"/>
            <w:sz w:val="24"/>
            <w:szCs w:val="24"/>
          </w:rPr>
          <w:delText xml:space="preserve"> </w:delText>
        </w:r>
        <w:r w:rsidRPr="008372F6" w:rsidDel="00FB6CD5">
          <w:rPr>
            <w:rFonts w:ascii="Arial" w:hAnsi="Arial" w:cs="Arial"/>
            <w:spacing w:val="-2"/>
            <w:w w:val="105"/>
            <w:sz w:val="24"/>
            <w:szCs w:val="24"/>
          </w:rPr>
          <w:delText>of</w:delText>
        </w:r>
        <w:r w:rsidRPr="008372F6" w:rsidDel="00FB6CD5">
          <w:rPr>
            <w:rFonts w:ascii="Arial" w:hAnsi="Arial" w:cs="Arial"/>
            <w:spacing w:val="-11"/>
            <w:w w:val="105"/>
            <w:sz w:val="24"/>
            <w:szCs w:val="24"/>
          </w:rPr>
          <w:delText xml:space="preserve"> </w:delText>
        </w:r>
        <w:r w:rsidRPr="008372F6" w:rsidDel="00FB6CD5">
          <w:rPr>
            <w:rFonts w:ascii="Arial" w:hAnsi="Arial" w:cs="Arial"/>
            <w:spacing w:val="-2"/>
            <w:w w:val="105"/>
            <w:sz w:val="24"/>
            <w:szCs w:val="24"/>
          </w:rPr>
          <w:delText>delegation</w:delText>
        </w:r>
        <w:r w:rsidRPr="008372F6" w:rsidDel="00FB6CD5">
          <w:rPr>
            <w:rFonts w:ascii="Arial" w:hAnsi="Arial" w:cs="Arial"/>
            <w:spacing w:val="-11"/>
            <w:w w:val="105"/>
            <w:sz w:val="24"/>
            <w:szCs w:val="24"/>
          </w:rPr>
          <w:delText xml:space="preserve"> </w:delText>
        </w:r>
        <w:r w:rsidRPr="008372F6" w:rsidDel="00FB6CD5">
          <w:rPr>
            <w:rFonts w:ascii="Arial" w:hAnsi="Arial" w:cs="Arial"/>
            <w:spacing w:val="-2"/>
            <w:w w:val="105"/>
            <w:sz w:val="24"/>
            <w:szCs w:val="24"/>
          </w:rPr>
          <w:delText>in</w:delText>
        </w:r>
        <w:r w:rsidRPr="008372F6" w:rsidDel="00FB6CD5">
          <w:rPr>
            <w:rFonts w:ascii="Arial" w:hAnsi="Arial" w:cs="Arial"/>
            <w:spacing w:val="-11"/>
            <w:w w:val="105"/>
            <w:sz w:val="24"/>
            <w:szCs w:val="24"/>
          </w:rPr>
          <w:delText xml:space="preserve"> </w:delText>
        </w:r>
        <w:r w:rsidRPr="008372F6" w:rsidDel="00FB6CD5">
          <w:rPr>
            <w:rFonts w:ascii="Arial" w:hAnsi="Arial" w:cs="Arial"/>
            <w:spacing w:val="-2"/>
            <w:w w:val="105"/>
            <w:sz w:val="24"/>
            <w:szCs w:val="24"/>
          </w:rPr>
          <w:delText>the</w:delText>
        </w:r>
        <w:r w:rsidRPr="008372F6" w:rsidDel="00FB6CD5">
          <w:rPr>
            <w:rFonts w:ascii="Arial" w:hAnsi="Arial" w:cs="Arial"/>
            <w:spacing w:val="-11"/>
            <w:w w:val="105"/>
            <w:sz w:val="24"/>
            <w:szCs w:val="24"/>
          </w:rPr>
          <w:delText xml:space="preserve"> </w:delText>
        </w:r>
        <w:r w:rsidRPr="008372F6" w:rsidDel="00FB6CD5">
          <w:rPr>
            <w:rFonts w:ascii="Arial" w:hAnsi="Arial" w:cs="Arial"/>
            <w:spacing w:val="-2"/>
            <w:w w:val="105"/>
            <w:sz w:val="24"/>
            <w:szCs w:val="24"/>
          </w:rPr>
          <w:delText>European</w:delText>
        </w:r>
        <w:r w:rsidRPr="008372F6" w:rsidDel="00FB6CD5">
          <w:rPr>
            <w:rFonts w:ascii="Arial" w:hAnsi="Arial" w:cs="Arial"/>
            <w:spacing w:val="-11"/>
            <w:w w:val="105"/>
            <w:sz w:val="24"/>
            <w:szCs w:val="24"/>
          </w:rPr>
          <w:delText xml:space="preserve"> </w:delText>
        </w:r>
        <w:r w:rsidRPr="008372F6" w:rsidDel="00FB6CD5">
          <w:rPr>
            <w:rFonts w:ascii="Arial" w:hAnsi="Arial" w:cs="Arial"/>
            <w:spacing w:val="-2"/>
            <w:w w:val="105"/>
            <w:sz w:val="24"/>
            <w:szCs w:val="24"/>
          </w:rPr>
          <w:delText>Union.”</w:delText>
        </w:r>
        <w:r w:rsidRPr="008372F6" w:rsidDel="00FB6CD5">
          <w:rPr>
            <w:rFonts w:ascii="Arial" w:hAnsi="Arial" w:cs="Arial"/>
            <w:spacing w:val="-11"/>
            <w:w w:val="105"/>
            <w:sz w:val="24"/>
            <w:szCs w:val="24"/>
          </w:rPr>
          <w:delText xml:space="preserve"> </w:delText>
        </w:r>
        <w:r w:rsidRPr="008372F6" w:rsidDel="00FB6CD5">
          <w:rPr>
            <w:rFonts w:ascii="Arial" w:hAnsi="Arial" w:cs="Arial"/>
            <w:spacing w:val="-2"/>
            <w:w w:val="105"/>
            <w:sz w:val="24"/>
            <w:szCs w:val="24"/>
          </w:rPr>
          <w:delText>In:</w:delText>
        </w:r>
        <w:r w:rsidRPr="008372F6" w:rsidDel="00FB6CD5">
          <w:rPr>
            <w:rFonts w:ascii="Arial" w:hAnsi="Arial" w:cs="Arial"/>
            <w:spacing w:val="-11"/>
            <w:w w:val="105"/>
            <w:sz w:val="24"/>
            <w:szCs w:val="24"/>
          </w:rPr>
          <w:delText xml:space="preserve"> </w:delText>
        </w:r>
        <w:r w:rsidRPr="008372F6" w:rsidDel="00FB6CD5">
          <w:rPr>
            <w:rFonts w:ascii="Arial" w:hAnsi="Arial" w:cs="Arial"/>
            <w:i/>
            <w:spacing w:val="-2"/>
            <w:w w:val="105"/>
            <w:sz w:val="24"/>
            <w:szCs w:val="24"/>
          </w:rPr>
          <w:delText>European</w:delText>
        </w:r>
        <w:r w:rsidRPr="008372F6" w:rsidDel="00FB6CD5">
          <w:rPr>
            <w:rFonts w:ascii="Arial" w:hAnsi="Arial" w:cs="Arial"/>
            <w:i/>
            <w:spacing w:val="-5"/>
            <w:w w:val="105"/>
            <w:sz w:val="24"/>
            <w:szCs w:val="24"/>
          </w:rPr>
          <w:delText xml:space="preserve"> </w:delText>
        </w:r>
        <w:r w:rsidRPr="008372F6" w:rsidDel="00FB6CD5">
          <w:rPr>
            <w:rFonts w:ascii="Arial" w:hAnsi="Arial" w:cs="Arial"/>
            <w:i/>
            <w:spacing w:val="-2"/>
            <w:w w:val="105"/>
            <w:sz w:val="24"/>
            <w:szCs w:val="24"/>
          </w:rPr>
          <w:delText>Journal</w:delText>
        </w:r>
        <w:r w:rsidRPr="008372F6" w:rsidDel="00FB6CD5">
          <w:rPr>
            <w:rFonts w:ascii="Arial" w:hAnsi="Arial" w:cs="Arial"/>
            <w:i/>
            <w:spacing w:val="-5"/>
            <w:w w:val="105"/>
            <w:sz w:val="24"/>
            <w:szCs w:val="24"/>
          </w:rPr>
          <w:delText xml:space="preserve"> </w:delText>
        </w:r>
        <w:r w:rsidRPr="008372F6" w:rsidDel="00FB6CD5">
          <w:rPr>
            <w:rFonts w:ascii="Arial" w:hAnsi="Arial" w:cs="Arial"/>
            <w:i/>
            <w:spacing w:val="-2"/>
            <w:w w:val="105"/>
            <w:sz w:val="24"/>
            <w:szCs w:val="24"/>
          </w:rPr>
          <w:delText>of</w:delText>
        </w:r>
        <w:r w:rsidRPr="008372F6" w:rsidDel="00FB6CD5">
          <w:rPr>
            <w:rFonts w:ascii="Arial" w:hAnsi="Arial" w:cs="Arial"/>
            <w:i/>
            <w:spacing w:val="-5"/>
            <w:w w:val="105"/>
            <w:sz w:val="24"/>
            <w:szCs w:val="24"/>
          </w:rPr>
          <w:delText xml:space="preserve"> </w:delText>
        </w:r>
        <w:r w:rsidRPr="008372F6" w:rsidDel="00FB6CD5">
          <w:rPr>
            <w:rFonts w:ascii="Arial" w:hAnsi="Arial" w:cs="Arial"/>
            <w:i/>
            <w:spacing w:val="-2"/>
            <w:w w:val="105"/>
            <w:sz w:val="24"/>
            <w:szCs w:val="24"/>
          </w:rPr>
          <w:delText>Political</w:delText>
        </w:r>
        <w:r w:rsidRPr="008372F6" w:rsidDel="00FB6CD5">
          <w:rPr>
            <w:rFonts w:ascii="Arial" w:hAnsi="Arial" w:cs="Arial"/>
            <w:i/>
            <w:spacing w:val="-5"/>
            <w:w w:val="105"/>
            <w:sz w:val="24"/>
            <w:szCs w:val="24"/>
          </w:rPr>
          <w:delText xml:space="preserve"> </w:delText>
        </w:r>
        <w:r w:rsidRPr="008372F6" w:rsidDel="00FB6CD5">
          <w:rPr>
            <w:rFonts w:ascii="Arial" w:hAnsi="Arial" w:cs="Arial"/>
            <w:i/>
            <w:spacing w:val="-2"/>
            <w:w w:val="105"/>
            <w:sz w:val="24"/>
            <w:szCs w:val="24"/>
          </w:rPr>
          <w:delText xml:space="preserve">Research </w:delText>
        </w:r>
        <w:bookmarkStart w:id="1184" w:name="_bookmark56"/>
        <w:bookmarkEnd w:id="1184"/>
        <w:r w:rsidRPr="008372F6" w:rsidDel="00FB6CD5">
          <w:rPr>
            <w:rFonts w:ascii="Arial" w:hAnsi="Arial" w:cs="Arial"/>
            <w:w w:val="105"/>
            <w:sz w:val="24"/>
            <w:szCs w:val="24"/>
          </w:rPr>
          <w:delText>62.1, pp. 221–238.</w:delText>
        </w:r>
      </w:del>
    </w:p>
    <w:p w14:paraId="3D9E46FA" w14:textId="36354ACC" w:rsidR="005D491A" w:rsidRPr="008372F6" w:rsidDel="00FB6CD5" w:rsidRDefault="00000000" w:rsidP="00EA7791">
      <w:pPr>
        <w:pStyle w:val="BodyText"/>
        <w:spacing w:before="120" w:after="120" w:line="360" w:lineRule="auto"/>
        <w:ind w:right="359"/>
        <w:jc w:val="both"/>
        <w:rPr>
          <w:del w:id="1185" w:author="Héctor Bahamonde" w:date="2026-09-19T11:43:00Z" w16du:dateUtc="2026-09-19T09:43:00Z"/>
          <w:rFonts w:ascii="Arial" w:hAnsi="Arial" w:cs="Arial"/>
          <w:sz w:val="24"/>
          <w:szCs w:val="24"/>
        </w:rPr>
        <w:pPrChange w:id="1186" w:author="Héctor Bahamonde" w:date="2026-09-18T11:17:00Z" w16du:dateUtc="2026-09-18T09:17:00Z">
          <w:pPr>
            <w:pStyle w:val="BodyText"/>
            <w:spacing w:before="120" w:after="120" w:line="360" w:lineRule="auto"/>
            <w:ind w:right="359" w:hanging="339"/>
            <w:jc w:val="both"/>
          </w:pPr>
        </w:pPrChange>
      </w:pPr>
      <w:del w:id="1187" w:author="Héctor Bahamonde" w:date="2026-09-19T11:43:00Z" w16du:dateUtc="2026-09-19T09:43:00Z">
        <w:r w:rsidRPr="008372F6" w:rsidDel="00FB6CD5">
          <w:rPr>
            <w:rFonts w:ascii="Arial" w:hAnsi="Arial" w:cs="Arial"/>
            <w:w w:val="105"/>
            <w:sz w:val="24"/>
            <w:szCs w:val="24"/>
          </w:rPr>
          <w:delText xml:space="preserve">Heinkelmann-Wild, Tim and Bernhard Zangl (Oct. 2020). “Multilevel blame games: Blame-shifting </w:delText>
        </w:r>
        <w:bookmarkStart w:id="1188" w:name="_bookmark57"/>
        <w:bookmarkEnd w:id="1188"/>
        <w:r w:rsidRPr="008372F6" w:rsidDel="00FB6CD5">
          <w:rPr>
            <w:rFonts w:ascii="Arial" w:hAnsi="Arial" w:cs="Arial"/>
            <w:w w:val="105"/>
            <w:sz w:val="24"/>
            <w:szCs w:val="24"/>
          </w:rPr>
          <w:delText xml:space="preserve">in the European Union.” In: </w:delText>
        </w:r>
        <w:r w:rsidRPr="008372F6" w:rsidDel="00FB6CD5">
          <w:rPr>
            <w:rFonts w:ascii="Arial" w:hAnsi="Arial" w:cs="Arial"/>
            <w:i/>
            <w:w w:val="105"/>
            <w:sz w:val="24"/>
            <w:szCs w:val="24"/>
          </w:rPr>
          <w:delText xml:space="preserve">Governance </w:delText>
        </w:r>
        <w:r w:rsidRPr="008372F6" w:rsidDel="00FB6CD5">
          <w:rPr>
            <w:rFonts w:ascii="Arial" w:hAnsi="Arial" w:cs="Arial"/>
            <w:w w:val="105"/>
            <w:sz w:val="24"/>
            <w:szCs w:val="24"/>
          </w:rPr>
          <w:delText>33.4, pp. 953–969.</w:delText>
        </w:r>
      </w:del>
    </w:p>
    <w:p w14:paraId="7C15C5D9" w14:textId="77777777" w:rsidR="005D491A" w:rsidRPr="008372F6" w:rsidRDefault="00000000" w:rsidP="00EA7791">
      <w:pPr>
        <w:pStyle w:val="BodyText"/>
        <w:spacing w:before="120" w:after="120" w:line="360" w:lineRule="auto"/>
        <w:ind w:right="358"/>
        <w:jc w:val="both"/>
        <w:rPr>
          <w:rFonts w:ascii="Arial" w:hAnsi="Arial" w:cs="Arial"/>
          <w:sz w:val="24"/>
          <w:szCs w:val="24"/>
        </w:rPr>
        <w:pPrChange w:id="1189" w:author="Héctor Bahamonde" w:date="2026-09-18T11:17:00Z" w16du:dateUtc="2026-09-18T09:17:00Z">
          <w:pPr>
            <w:pStyle w:val="BodyText"/>
            <w:spacing w:before="120" w:after="120" w:line="360" w:lineRule="auto"/>
            <w:ind w:right="358" w:hanging="339"/>
            <w:jc w:val="both"/>
          </w:pPr>
        </w:pPrChange>
      </w:pPr>
      <w:r w:rsidRPr="008372F6">
        <w:rPr>
          <w:rFonts w:ascii="Arial" w:hAnsi="Arial" w:cs="Arial"/>
          <w:w w:val="105"/>
          <w:sz w:val="24"/>
          <w:szCs w:val="24"/>
        </w:rPr>
        <w:t xml:space="preserve">Hwang, T. J. et al. (2020). “Association between FDA and EMA expedited approval programs and </w:t>
      </w:r>
      <w:bookmarkStart w:id="1190" w:name="_bookmark58"/>
      <w:bookmarkEnd w:id="1190"/>
      <w:r w:rsidRPr="008372F6">
        <w:rPr>
          <w:rFonts w:ascii="Arial" w:hAnsi="Arial" w:cs="Arial"/>
          <w:w w:val="105"/>
          <w:sz w:val="24"/>
          <w:szCs w:val="24"/>
        </w:rPr>
        <w:t xml:space="preserve">therapeutic value of new medicines: retrospective cohort study.” In: </w:t>
      </w:r>
      <w:r w:rsidRPr="008372F6">
        <w:rPr>
          <w:rFonts w:ascii="Arial" w:hAnsi="Arial" w:cs="Arial"/>
          <w:i/>
          <w:w w:val="105"/>
          <w:sz w:val="24"/>
          <w:szCs w:val="24"/>
        </w:rPr>
        <w:t>BMJ</w:t>
      </w:r>
      <w:r w:rsidRPr="008372F6">
        <w:rPr>
          <w:rFonts w:ascii="Arial" w:hAnsi="Arial" w:cs="Arial"/>
          <w:i/>
          <w:spacing w:val="40"/>
          <w:w w:val="105"/>
          <w:sz w:val="24"/>
          <w:szCs w:val="24"/>
        </w:rPr>
        <w:t xml:space="preserve"> </w:t>
      </w:r>
      <w:r w:rsidRPr="008372F6">
        <w:rPr>
          <w:rFonts w:ascii="Arial" w:hAnsi="Arial" w:cs="Arial"/>
          <w:w w:val="105"/>
          <w:sz w:val="24"/>
          <w:szCs w:val="24"/>
        </w:rPr>
        <w:t>371, p. m3434.</w:t>
      </w:r>
    </w:p>
    <w:p w14:paraId="6A541EA6" w14:textId="77777777" w:rsidR="005D491A" w:rsidRPr="008372F6" w:rsidRDefault="00000000" w:rsidP="00EA7791">
      <w:pPr>
        <w:spacing w:before="120" w:after="120" w:line="360" w:lineRule="auto"/>
        <w:ind w:right="357"/>
        <w:jc w:val="both"/>
        <w:rPr>
          <w:rFonts w:ascii="Arial" w:hAnsi="Arial" w:cs="Arial"/>
          <w:sz w:val="24"/>
          <w:szCs w:val="24"/>
        </w:rPr>
        <w:pPrChange w:id="1191" w:author="Héctor Bahamonde" w:date="2026-09-18T11:17:00Z" w16du:dateUtc="2026-09-18T09:17:00Z">
          <w:pPr>
            <w:spacing w:before="120" w:after="120" w:line="360" w:lineRule="auto"/>
            <w:ind w:right="357" w:hanging="322"/>
            <w:jc w:val="both"/>
          </w:pPr>
        </w:pPrChange>
      </w:pPr>
      <w:r w:rsidRPr="008372F6">
        <w:rPr>
          <w:rFonts w:ascii="Arial" w:hAnsi="Arial" w:cs="Arial"/>
          <w:w w:val="105"/>
          <w:sz w:val="24"/>
          <w:szCs w:val="24"/>
        </w:rPr>
        <w:t xml:space="preserve">Jansen, Maarten et al. (July 2016). “Fair Processes for Priority Setting: Putting Theory into Practice Comment on "Expanded HTA: Enhancing Fairness and Legitimacy".” In: </w:t>
      </w:r>
      <w:r w:rsidRPr="008372F6">
        <w:rPr>
          <w:rFonts w:ascii="Arial" w:hAnsi="Arial" w:cs="Arial"/>
          <w:i/>
          <w:w w:val="105"/>
          <w:sz w:val="24"/>
          <w:szCs w:val="24"/>
        </w:rPr>
        <w:t xml:space="preserve">International Journal </w:t>
      </w:r>
      <w:bookmarkStart w:id="1192" w:name="_bookmark59"/>
      <w:bookmarkEnd w:id="1192"/>
      <w:r w:rsidRPr="008372F6">
        <w:rPr>
          <w:rFonts w:ascii="Arial" w:hAnsi="Arial" w:cs="Arial"/>
          <w:i/>
          <w:w w:val="105"/>
          <w:sz w:val="24"/>
          <w:szCs w:val="24"/>
        </w:rPr>
        <w:t xml:space="preserve">of Health Policy and Management </w:t>
      </w:r>
      <w:r w:rsidRPr="008372F6">
        <w:rPr>
          <w:rFonts w:ascii="Arial" w:hAnsi="Arial" w:cs="Arial"/>
          <w:w w:val="105"/>
          <w:sz w:val="24"/>
          <w:szCs w:val="24"/>
        </w:rPr>
        <w:t>6.1, pp. 43–47.</w:t>
      </w:r>
    </w:p>
    <w:p w14:paraId="3828BA12" w14:textId="77777777" w:rsidR="005D491A" w:rsidRPr="008372F6" w:rsidRDefault="00000000" w:rsidP="00EA7791">
      <w:pPr>
        <w:spacing w:before="120" w:after="120" w:line="360" w:lineRule="auto"/>
        <w:ind w:right="356"/>
        <w:jc w:val="both"/>
        <w:rPr>
          <w:rFonts w:ascii="Arial" w:hAnsi="Arial" w:cs="Arial"/>
          <w:sz w:val="24"/>
          <w:szCs w:val="24"/>
        </w:rPr>
        <w:pPrChange w:id="1193" w:author="Héctor Bahamonde" w:date="2026-09-18T11:17:00Z" w16du:dateUtc="2026-09-18T09:17:00Z">
          <w:pPr>
            <w:spacing w:before="120" w:after="120" w:line="360" w:lineRule="auto"/>
            <w:ind w:right="356" w:hanging="339"/>
            <w:jc w:val="both"/>
          </w:pPr>
        </w:pPrChange>
      </w:pPr>
      <w:r w:rsidRPr="008372F6">
        <w:rPr>
          <w:rFonts w:ascii="Arial" w:hAnsi="Arial" w:cs="Arial"/>
          <w:sz w:val="24"/>
          <w:szCs w:val="24"/>
        </w:rPr>
        <w:t xml:space="preserve">Jensen, Carsten and Michael Petersen (2017). “The deservingness heuristic and the politics of health </w:t>
      </w:r>
      <w:bookmarkStart w:id="1194" w:name="_bookmark60"/>
      <w:bookmarkEnd w:id="1194"/>
      <w:r w:rsidRPr="008372F6">
        <w:rPr>
          <w:rFonts w:ascii="Arial" w:hAnsi="Arial" w:cs="Arial"/>
          <w:sz w:val="24"/>
          <w:szCs w:val="24"/>
        </w:rPr>
        <w:t>care.”</w:t>
      </w:r>
      <w:r w:rsidRPr="008372F6">
        <w:rPr>
          <w:rFonts w:ascii="Arial" w:hAnsi="Arial" w:cs="Arial"/>
          <w:spacing w:val="40"/>
          <w:sz w:val="24"/>
          <w:szCs w:val="24"/>
        </w:rPr>
        <w:t xml:space="preserve"> </w:t>
      </w:r>
      <w:r w:rsidRPr="008372F6">
        <w:rPr>
          <w:rFonts w:ascii="Arial" w:hAnsi="Arial" w:cs="Arial"/>
          <w:sz w:val="24"/>
          <w:szCs w:val="24"/>
        </w:rPr>
        <w:t>In:</w:t>
      </w:r>
      <w:r w:rsidRPr="008372F6">
        <w:rPr>
          <w:rFonts w:ascii="Arial" w:hAnsi="Arial" w:cs="Arial"/>
          <w:spacing w:val="40"/>
          <w:sz w:val="24"/>
          <w:szCs w:val="24"/>
        </w:rPr>
        <w:t xml:space="preserve"> </w:t>
      </w:r>
      <w:r w:rsidRPr="008372F6">
        <w:rPr>
          <w:rFonts w:ascii="Arial" w:hAnsi="Arial" w:cs="Arial"/>
          <w:i/>
          <w:sz w:val="24"/>
          <w:szCs w:val="24"/>
        </w:rPr>
        <w:t>American</w:t>
      </w:r>
      <w:r w:rsidRPr="008372F6">
        <w:rPr>
          <w:rFonts w:ascii="Arial" w:hAnsi="Arial" w:cs="Arial"/>
          <w:i/>
          <w:spacing w:val="40"/>
          <w:sz w:val="24"/>
          <w:szCs w:val="24"/>
        </w:rPr>
        <w:t xml:space="preserve"> </w:t>
      </w:r>
      <w:r w:rsidRPr="008372F6">
        <w:rPr>
          <w:rFonts w:ascii="Arial" w:hAnsi="Arial" w:cs="Arial"/>
          <w:i/>
          <w:sz w:val="24"/>
          <w:szCs w:val="24"/>
        </w:rPr>
        <w:t>Journal</w:t>
      </w:r>
      <w:r w:rsidRPr="008372F6">
        <w:rPr>
          <w:rFonts w:ascii="Arial" w:hAnsi="Arial" w:cs="Arial"/>
          <w:i/>
          <w:spacing w:val="40"/>
          <w:sz w:val="24"/>
          <w:szCs w:val="24"/>
        </w:rPr>
        <w:t xml:space="preserve"> </w:t>
      </w:r>
      <w:r w:rsidRPr="008372F6">
        <w:rPr>
          <w:rFonts w:ascii="Arial" w:hAnsi="Arial" w:cs="Arial"/>
          <w:i/>
          <w:sz w:val="24"/>
          <w:szCs w:val="24"/>
        </w:rPr>
        <w:t>of</w:t>
      </w:r>
      <w:r w:rsidRPr="008372F6">
        <w:rPr>
          <w:rFonts w:ascii="Arial" w:hAnsi="Arial" w:cs="Arial"/>
          <w:i/>
          <w:spacing w:val="40"/>
          <w:sz w:val="24"/>
          <w:szCs w:val="24"/>
        </w:rPr>
        <w:t xml:space="preserve"> </w:t>
      </w:r>
      <w:r w:rsidRPr="008372F6">
        <w:rPr>
          <w:rFonts w:ascii="Arial" w:hAnsi="Arial" w:cs="Arial"/>
          <w:i/>
          <w:sz w:val="24"/>
          <w:szCs w:val="24"/>
        </w:rPr>
        <w:t>Political</w:t>
      </w:r>
      <w:r w:rsidRPr="008372F6">
        <w:rPr>
          <w:rFonts w:ascii="Arial" w:hAnsi="Arial" w:cs="Arial"/>
          <w:i/>
          <w:spacing w:val="40"/>
          <w:sz w:val="24"/>
          <w:szCs w:val="24"/>
        </w:rPr>
        <w:t xml:space="preserve"> </w:t>
      </w:r>
      <w:r w:rsidRPr="008372F6">
        <w:rPr>
          <w:rFonts w:ascii="Arial" w:hAnsi="Arial" w:cs="Arial"/>
          <w:i/>
          <w:sz w:val="24"/>
          <w:szCs w:val="24"/>
        </w:rPr>
        <w:t>Science</w:t>
      </w:r>
      <w:r w:rsidRPr="008372F6">
        <w:rPr>
          <w:rFonts w:ascii="Arial" w:hAnsi="Arial" w:cs="Arial"/>
          <w:i/>
          <w:spacing w:val="40"/>
          <w:sz w:val="24"/>
          <w:szCs w:val="24"/>
        </w:rPr>
        <w:t xml:space="preserve"> </w:t>
      </w:r>
      <w:r w:rsidRPr="008372F6">
        <w:rPr>
          <w:rFonts w:ascii="Arial" w:hAnsi="Arial" w:cs="Arial"/>
          <w:sz w:val="24"/>
          <w:szCs w:val="24"/>
        </w:rPr>
        <w:t>61.1,</w:t>
      </w:r>
      <w:r w:rsidRPr="008372F6">
        <w:rPr>
          <w:rFonts w:ascii="Arial" w:hAnsi="Arial" w:cs="Arial"/>
          <w:spacing w:val="40"/>
          <w:sz w:val="24"/>
          <w:szCs w:val="24"/>
        </w:rPr>
        <w:t xml:space="preserve"> </w:t>
      </w:r>
      <w:r w:rsidRPr="008372F6">
        <w:rPr>
          <w:rFonts w:ascii="Arial" w:hAnsi="Arial" w:cs="Arial"/>
          <w:sz w:val="24"/>
          <w:szCs w:val="24"/>
        </w:rPr>
        <w:t>pp.</w:t>
      </w:r>
      <w:r w:rsidRPr="008372F6">
        <w:rPr>
          <w:rFonts w:ascii="Arial" w:hAnsi="Arial" w:cs="Arial"/>
          <w:spacing w:val="40"/>
          <w:sz w:val="24"/>
          <w:szCs w:val="24"/>
        </w:rPr>
        <w:t xml:space="preserve"> </w:t>
      </w:r>
      <w:r w:rsidRPr="008372F6">
        <w:rPr>
          <w:rFonts w:ascii="Arial" w:hAnsi="Arial" w:cs="Arial"/>
          <w:sz w:val="24"/>
          <w:szCs w:val="24"/>
        </w:rPr>
        <w:t>68–83.</w:t>
      </w:r>
    </w:p>
    <w:p w14:paraId="0D77105F" w14:textId="77777777" w:rsidR="005D491A" w:rsidRPr="008372F6" w:rsidRDefault="00000000" w:rsidP="00EA7791">
      <w:pPr>
        <w:pStyle w:val="BodyText"/>
        <w:spacing w:before="120" w:after="120" w:line="360" w:lineRule="auto"/>
        <w:ind w:right="359"/>
        <w:jc w:val="both"/>
        <w:rPr>
          <w:rFonts w:ascii="Arial" w:hAnsi="Arial" w:cs="Arial"/>
          <w:sz w:val="24"/>
          <w:szCs w:val="24"/>
        </w:rPr>
        <w:pPrChange w:id="1195" w:author="Héctor Bahamonde" w:date="2026-09-18T11:17:00Z" w16du:dateUtc="2026-09-18T09:17:00Z">
          <w:pPr>
            <w:pStyle w:val="BodyText"/>
            <w:spacing w:before="120" w:after="120" w:line="360" w:lineRule="auto"/>
            <w:ind w:right="359" w:hanging="339"/>
            <w:jc w:val="both"/>
          </w:pPr>
        </w:pPrChange>
      </w:pPr>
      <w:r w:rsidRPr="008372F6">
        <w:rPr>
          <w:rFonts w:ascii="Arial" w:hAnsi="Arial" w:cs="Arial"/>
          <w:w w:val="105"/>
          <w:sz w:val="24"/>
          <w:szCs w:val="24"/>
        </w:rPr>
        <w:t>Kahneman,</w:t>
      </w:r>
      <w:r w:rsidRPr="008372F6">
        <w:rPr>
          <w:rFonts w:ascii="Arial" w:hAnsi="Arial" w:cs="Arial"/>
          <w:spacing w:val="-3"/>
          <w:w w:val="105"/>
          <w:sz w:val="24"/>
          <w:szCs w:val="24"/>
        </w:rPr>
        <w:t xml:space="preserve"> </w:t>
      </w:r>
      <w:r w:rsidRPr="008372F6">
        <w:rPr>
          <w:rFonts w:ascii="Arial" w:hAnsi="Arial" w:cs="Arial"/>
          <w:w w:val="105"/>
          <w:sz w:val="24"/>
          <w:szCs w:val="24"/>
        </w:rPr>
        <w:t>Daniel</w:t>
      </w:r>
      <w:r w:rsidRPr="008372F6">
        <w:rPr>
          <w:rFonts w:ascii="Arial" w:hAnsi="Arial" w:cs="Arial"/>
          <w:spacing w:val="-3"/>
          <w:w w:val="105"/>
          <w:sz w:val="24"/>
          <w:szCs w:val="24"/>
        </w:rPr>
        <w:t xml:space="preserve"> </w:t>
      </w:r>
      <w:r w:rsidRPr="008372F6">
        <w:rPr>
          <w:rFonts w:ascii="Arial" w:hAnsi="Arial" w:cs="Arial"/>
          <w:w w:val="105"/>
          <w:sz w:val="24"/>
          <w:szCs w:val="24"/>
        </w:rPr>
        <w:t>(2003).</w:t>
      </w:r>
      <w:r w:rsidRPr="008372F6">
        <w:rPr>
          <w:rFonts w:ascii="Arial" w:hAnsi="Arial" w:cs="Arial"/>
          <w:spacing w:val="-3"/>
          <w:w w:val="105"/>
          <w:sz w:val="24"/>
          <w:szCs w:val="24"/>
        </w:rPr>
        <w:t xml:space="preserve"> </w:t>
      </w:r>
      <w:r w:rsidRPr="008372F6">
        <w:rPr>
          <w:rFonts w:ascii="Arial" w:hAnsi="Arial" w:cs="Arial"/>
          <w:w w:val="105"/>
          <w:sz w:val="24"/>
          <w:szCs w:val="24"/>
        </w:rPr>
        <w:t>“A</w:t>
      </w:r>
      <w:r w:rsidRPr="008372F6">
        <w:rPr>
          <w:rFonts w:ascii="Arial" w:hAnsi="Arial" w:cs="Arial"/>
          <w:spacing w:val="-3"/>
          <w:w w:val="105"/>
          <w:sz w:val="24"/>
          <w:szCs w:val="24"/>
        </w:rPr>
        <w:t xml:space="preserve"> </w:t>
      </w:r>
      <w:r w:rsidRPr="008372F6">
        <w:rPr>
          <w:rFonts w:ascii="Arial" w:hAnsi="Arial" w:cs="Arial"/>
          <w:w w:val="105"/>
          <w:sz w:val="24"/>
          <w:szCs w:val="24"/>
        </w:rPr>
        <w:t>Perspective</w:t>
      </w:r>
      <w:r w:rsidRPr="008372F6">
        <w:rPr>
          <w:rFonts w:ascii="Arial" w:hAnsi="Arial" w:cs="Arial"/>
          <w:spacing w:val="-3"/>
          <w:w w:val="105"/>
          <w:sz w:val="24"/>
          <w:szCs w:val="24"/>
        </w:rPr>
        <w:t xml:space="preserve"> </w:t>
      </w:r>
      <w:r w:rsidRPr="008372F6">
        <w:rPr>
          <w:rFonts w:ascii="Arial" w:hAnsi="Arial" w:cs="Arial"/>
          <w:w w:val="105"/>
          <w:sz w:val="24"/>
          <w:szCs w:val="24"/>
        </w:rPr>
        <w:t>on</w:t>
      </w:r>
      <w:r w:rsidRPr="008372F6">
        <w:rPr>
          <w:rFonts w:ascii="Arial" w:hAnsi="Arial" w:cs="Arial"/>
          <w:spacing w:val="-3"/>
          <w:w w:val="105"/>
          <w:sz w:val="24"/>
          <w:szCs w:val="24"/>
        </w:rPr>
        <w:t xml:space="preserve"> </w:t>
      </w:r>
      <w:r w:rsidRPr="008372F6">
        <w:rPr>
          <w:rFonts w:ascii="Arial" w:hAnsi="Arial" w:cs="Arial"/>
          <w:w w:val="105"/>
          <w:sz w:val="24"/>
          <w:szCs w:val="24"/>
        </w:rPr>
        <w:t>Judgment</w:t>
      </w:r>
      <w:r w:rsidRPr="008372F6">
        <w:rPr>
          <w:rFonts w:ascii="Arial" w:hAnsi="Arial" w:cs="Arial"/>
          <w:spacing w:val="-3"/>
          <w:w w:val="105"/>
          <w:sz w:val="24"/>
          <w:szCs w:val="24"/>
        </w:rPr>
        <w:t xml:space="preserve"> </w:t>
      </w:r>
      <w:r w:rsidRPr="008372F6">
        <w:rPr>
          <w:rFonts w:ascii="Arial" w:hAnsi="Arial" w:cs="Arial"/>
          <w:w w:val="105"/>
          <w:sz w:val="24"/>
          <w:szCs w:val="24"/>
        </w:rPr>
        <w:t>and</w:t>
      </w:r>
      <w:r w:rsidRPr="008372F6">
        <w:rPr>
          <w:rFonts w:ascii="Arial" w:hAnsi="Arial" w:cs="Arial"/>
          <w:spacing w:val="-3"/>
          <w:w w:val="105"/>
          <w:sz w:val="24"/>
          <w:szCs w:val="24"/>
        </w:rPr>
        <w:t xml:space="preserve"> </w:t>
      </w:r>
      <w:r w:rsidRPr="008372F6">
        <w:rPr>
          <w:rFonts w:ascii="Arial" w:hAnsi="Arial" w:cs="Arial"/>
          <w:w w:val="105"/>
          <w:sz w:val="24"/>
          <w:szCs w:val="24"/>
        </w:rPr>
        <w:t>Choice:</w:t>
      </w:r>
      <w:r w:rsidRPr="008372F6">
        <w:rPr>
          <w:rFonts w:ascii="Arial" w:hAnsi="Arial" w:cs="Arial"/>
          <w:spacing w:val="-3"/>
          <w:w w:val="105"/>
          <w:sz w:val="24"/>
          <w:szCs w:val="24"/>
        </w:rPr>
        <w:t xml:space="preserve"> </w:t>
      </w:r>
      <w:r w:rsidRPr="008372F6">
        <w:rPr>
          <w:rFonts w:ascii="Arial" w:hAnsi="Arial" w:cs="Arial"/>
          <w:w w:val="105"/>
          <w:sz w:val="24"/>
          <w:szCs w:val="24"/>
        </w:rPr>
        <w:t>Mapping</w:t>
      </w:r>
      <w:r w:rsidRPr="008372F6">
        <w:rPr>
          <w:rFonts w:ascii="Arial" w:hAnsi="Arial" w:cs="Arial"/>
          <w:spacing w:val="-3"/>
          <w:w w:val="105"/>
          <w:sz w:val="24"/>
          <w:szCs w:val="24"/>
        </w:rPr>
        <w:t xml:space="preserve"> </w:t>
      </w:r>
      <w:r w:rsidRPr="008372F6">
        <w:rPr>
          <w:rFonts w:ascii="Arial" w:hAnsi="Arial" w:cs="Arial"/>
          <w:w w:val="105"/>
          <w:sz w:val="24"/>
          <w:szCs w:val="24"/>
        </w:rPr>
        <w:t>Bounded</w:t>
      </w:r>
      <w:r w:rsidRPr="008372F6">
        <w:rPr>
          <w:rFonts w:ascii="Arial" w:hAnsi="Arial" w:cs="Arial"/>
          <w:spacing w:val="-3"/>
          <w:w w:val="105"/>
          <w:sz w:val="24"/>
          <w:szCs w:val="24"/>
        </w:rPr>
        <w:t xml:space="preserve"> </w:t>
      </w:r>
      <w:r w:rsidRPr="008372F6">
        <w:rPr>
          <w:rFonts w:ascii="Arial" w:hAnsi="Arial" w:cs="Arial"/>
          <w:w w:val="105"/>
          <w:sz w:val="24"/>
          <w:szCs w:val="24"/>
        </w:rPr>
        <w:t xml:space="preserve">Rationality.” </w:t>
      </w:r>
      <w:bookmarkStart w:id="1196" w:name="_bookmark61"/>
      <w:bookmarkEnd w:id="1196"/>
      <w:r w:rsidRPr="008372F6">
        <w:rPr>
          <w:rFonts w:ascii="Arial" w:hAnsi="Arial" w:cs="Arial"/>
          <w:w w:val="105"/>
          <w:sz w:val="24"/>
          <w:szCs w:val="24"/>
        </w:rPr>
        <w:t xml:space="preserve">In: </w:t>
      </w:r>
      <w:r w:rsidRPr="008372F6">
        <w:rPr>
          <w:rFonts w:ascii="Arial" w:hAnsi="Arial" w:cs="Arial"/>
          <w:i/>
          <w:w w:val="105"/>
          <w:sz w:val="24"/>
          <w:szCs w:val="24"/>
        </w:rPr>
        <w:t xml:space="preserve">American Psychologist </w:t>
      </w:r>
      <w:r w:rsidRPr="008372F6">
        <w:rPr>
          <w:rFonts w:ascii="Arial" w:hAnsi="Arial" w:cs="Arial"/>
          <w:w w:val="105"/>
          <w:sz w:val="24"/>
          <w:szCs w:val="24"/>
        </w:rPr>
        <w:t>58.9, pp. 697–720.</w:t>
      </w:r>
    </w:p>
    <w:p w14:paraId="2BBBB918" w14:textId="77777777" w:rsidR="005D491A" w:rsidRPr="008372F6" w:rsidRDefault="00000000" w:rsidP="00EA7791">
      <w:pPr>
        <w:pStyle w:val="BodyText"/>
        <w:spacing w:before="120" w:after="120" w:line="360" w:lineRule="auto"/>
        <w:ind w:right="359"/>
        <w:jc w:val="both"/>
        <w:rPr>
          <w:rFonts w:ascii="Arial" w:hAnsi="Arial" w:cs="Arial"/>
          <w:sz w:val="24"/>
          <w:szCs w:val="24"/>
        </w:rPr>
        <w:pPrChange w:id="1197" w:author="Héctor Bahamonde" w:date="2026-09-18T11:17:00Z" w16du:dateUtc="2026-09-18T09:17:00Z">
          <w:pPr>
            <w:pStyle w:val="BodyText"/>
            <w:spacing w:before="120" w:after="120" w:line="360" w:lineRule="auto"/>
            <w:ind w:right="359" w:hanging="339"/>
            <w:jc w:val="both"/>
          </w:pPr>
        </w:pPrChange>
      </w:pPr>
      <w:r w:rsidRPr="008372F6">
        <w:rPr>
          <w:rFonts w:ascii="Arial" w:hAnsi="Arial" w:cs="Arial"/>
          <w:w w:val="105"/>
          <w:sz w:val="24"/>
          <w:szCs w:val="24"/>
        </w:rPr>
        <w:t xml:space="preserve">Kahneman, Daniel and Amos Tversky (Mar. 1979). “Prospect Theory: An Analysis of Decision </w:t>
      </w:r>
      <w:bookmarkStart w:id="1198" w:name="_bookmark62"/>
      <w:bookmarkEnd w:id="1198"/>
      <w:r w:rsidRPr="008372F6">
        <w:rPr>
          <w:rFonts w:ascii="Arial" w:hAnsi="Arial" w:cs="Arial"/>
          <w:w w:val="105"/>
          <w:sz w:val="24"/>
          <w:szCs w:val="24"/>
        </w:rPr>
        <w:t xml:space="preserve">under Risk.” In: </w:t>
      </w:r>
      <w:r w:rsidRPr="008372F6">
        <w:rPr>
          <w:rFonts w:ascii="Arial" w:hAnsi="Arial" w:cs="Arial"/>
          <w:i/>
          <w:w w:val="105"/>
          <w:sz w:val="24"/>
          <w:szCs w:val="24"/>
        </w:rPr>
        <w:t xml:space="preserve">Econometrica </w:t>
      </w:r>
      <w:r w:rsidRPr="008372F6">
        <w:rPr>
          <w:rFonts w:ascii="Arial" w:hAnsi="Arial" w:cs="Arial"/>
          <w:w w:val="105"/>
          <w:sz w:val="24"/>
          <w:szCs w:val="24"/>
        </w:rPr>
        <w:t>47.2, p. 263.</w:t>
      </w:r>
    </w:p>
    <w:p w14:paraId="5BB8AA7B" w14:textId="77777777" w:rsidR="005D491A" w:rsidRPr="008372F6" w:rsidRDefault="00000000" w:rsidP="00EA7791">
      <w:pPr>
        <w:pStyle w:val="BodyText"/>
        <w:spacing w:before="120" w:after="120" w:line="360" w:lineRule="auto"/>
        <w:ind w:right="336"/>
        <w:jc w:val="both"/>
        <w:rPr>
          <w:rFonts w:ascii="Arial" w:hAnsi="Arial" w:cs="Arial"/>
          <w:sz w:val="24"/>
          <w:szCs w:val="24"/>
          <w:lang w:val="fi-FI"/>
          <w:rPrChange w:id="1199" w:author="Microsoft Office User" w:date="2026-09-13T19:46:00Z">
            <w:rPr/>
          </w:rPrChange>
        </w:rPr>
        <w:pPrChange w:id="1200" w:author="Héctor Bahamonde" w:date="2026-09-18T11:17:00Z" w16du:dateUtc="2026-09-18T09:17:00Z">
          <w:pPr>
            <w:pStyle w:val="BodyText"/>
            <w:spacing w:before="120" w:after="120" w:line="360" w:lineRule="auto"/>
            <w:ind w:right="336" w:hanging="339"/>
            <w:jc w:val="both"/>
          </w:pPr>
        </w:pPrChange>
      </w:pPr>
      <w:r w:rsidRPr="008372F6">
        <w:rPr>
          <w:rFonts w:ascii="Arial" w:hAnsi="Arial" w:cs="Arial"/>
          <w:w w:val="105"/>
          <w:sz w:val="24"/>
          <w:szCs w:val="24"/>
        </w:rPr>
        <w:t>Kahneman,</w:t>
      </w:r>
      <w:r w:rsidRPr="008372F6">
        <w:rPr>
          <w:rFonts w:ascii="Arial" w:hAnsi="Arial" w:cs="Arial"/>
          <w:spacing w:val="-7"/>
          <w:w w:val="105"/>
          <w:sz w:val="24"/>
          <w:szCs w:val="24"/>
        </w:rPr>
        <w:t xml:space="preserve"> </w:t>
      </w:r>
      <w:r w:rsidRPr="008372F6">
        <w:rPr>
          <w:rFonts w:ascii="Arial" w:hAnsi="Arial" w:cs="Arial"/>
          <w:w w:val="105"/>
          <w:sz w:val="24"/>
          <w:szCs w:val="24"/>
        </w:rPr>
        <w:t>Daniel</w:t>
      </w:r>
      <w:r w:rsidRPr="008372F6">
        <w:rPr>
          <w:rFonts w:ascii="Arial" w:hAnsi="Arial" w:cs="Arial"/>
          <w:spacing w:val="-7"/>
          <w:w w:val="105"/>
          <w:sz w:val="24"/>
          <w:szCs w:val="24"/>
        </w:rPr>
        <w:t xml:space="preserve"> </w:t>
      </w:r>
      <w:r w:rsidRPr="008372F6">
        <w:rPr>
          <w:rFonts w:ascii="Arial" w:hAnsi="Arial" w:cs="Arial"/>
          <w:w w:val="105"/>
          <w:sz w:val="24"/>
          <w:szCs w:val="24"/>
        </w:rPr>
        <w:t>and</w:t>
      </w:r>
      <w:r w:rsidRPr="008372F6">
        <w:rPr>
          <w:rFonts w:ascii="Arial" w:hAnsi="Arial" w:cs="Arial"/>
          <w:spacing w:val="-8"/>
          <w:w w:val="105"/>
          <w:sz w:val="24"/>
          <w:szCs w:val="24"/>
        </w:rPr>
        <w:t xml:space="preserve"> </w:t>
      </w:r>
      <w:r w:rsidRPr="008372F6">
        <w:rPr>
          <w:rFonts w:ascii="Arial" w:hAnsi="Arial" w:cs="Arial"/>
          <w:w w:val="105"/>
          <w:sz w:val="24"/>
          <w:szCs w:val="24"/>
        </w:rPr>
        <w:t>Amos</w:t>
      </w:r>
      <w:r w:rsidRPr="008372F6">
        <w:rPr>
          <w:rFonts w:ascii="Arial" w:hAnsi="Arial" w:cs="Arial"/>
          <w:spacing w:val="-7"/>
          <w:w w:val="105"/>
          <w:sz w:val="24"/>
          <w:szCs w:val="24"/>
        </w:rPr>
        <w:t xml:space="preserve"> </w:t>
      </w:r>
      <w:r w:rsidRPr="008372F6">
        <w:rPr>
          <w:rFonts w:ascii="Arial" w:hAnsi="Arial" w:cs="Arial"/>
          <w:w w:val="105"/>
          <w:sz w:val="24"/>
          <w:szCs w:val="24"/>
        </w:rPr>
        <w:t>Tversky</w:t>
      </w:r>
      <w:r w:rsidRPr="008372F6">
        <w:rPr>
          <w:rFonts w:ascii="Arial" w:hAnsi="Arial" w:cs="Arial"/>
          <w:spacing w:val="-7"/>
          <w:w w:val="105"/>
          <w:sz w:val="24"/>
          <w:szCs w:val="24"/>
        </w:rPr>
        <w:t xml:space="preserve"> </w:t>
      </w:r>
      <w:r w:rsidRPr="008372F6">
        <w:rPr>
          <w:rFonts w:ascii="Arial" w:hAnsi="Arial" w:cs="Arial"/>
          <w:w w:val="105"/>
          <w:sz w:val="24"/>
          <w:szCs w:val="24"/>
        </w:rPr>
        <w:t>(1984).</w:t>
      </w:r>
      <w:r w:rsidRPr="008372F6">
        <w:rPr>
          <w:rFonts w:ascii="Arial" w:hAnsi="Arial" w:cs="Arial"/>
          <w:spacing w:val="-7"/>
          <w:w w:val="105"/>
          <w:sz w:val="24"/>
          <w:szCs w:val="24"/>
        </w:rPr>
        <w:t xml:space="preserve"> </w:t>
      </w:r>
      <w:r w:rsidRPr="008372F6">
        <w:rPr>
          <w:rFonts w:ascii="Arial" w:hAnsi="Arial" w:cs="Arial"/>
          <w:w w:val="105"/>
          <w:sz w:val="24"/>
          <w:szCs w:val="24"/>
        </w:rPr>
        <w:t>“Choices,</w:t>
      </w:r>
      <w:r w:rsidRPr="008372F6">
        <w:rPr>
          <w:rFonts w:ascii="Arial" w:hAnsi="Arial" w:cs="Arial"/>
          <w:spacing w:val="-7"/>
          <w:w w:val="105"/>
          <w:sz w:val="24"/>
          <w:szCs w:val="24"/>
        </w:rPr>
        <w:t xml:space="preserve"> </w:t>
      </w:r>
      <w:r w:rsidRPr="008372F6">
        <w:rPr>
          <w:rFonts w:ascii="Arial" w:hAnsi="Arial" w:cs="Arial"/>
          <w:w w:val="105"/>
          <w:sz w:val="24"/>
          <w:szCs w:val="24"/>
        </w:rPr>
        <w:t>Values,</w:t>
      </w:r>
      <w:r w:rsidRPr="008372F6">
        <w:rPr>
          <w:rFonts w:ascii="Arial" w:hAnsi="Arial" w:cs="Arial"/>
          <w:spacing w:val="-7"/>
          <w:w w:val="105"/>
          <w:sz w:val="24"/>
          <w:szCs w:val="24"/>
        </w:rPr>
        <w:t xml:space="preserve"> </w:t>
      </w:r>
      <w:r w:rsidRPr="008372F6">
        <w:rPr>
          <w:rFonts w:ascii="Arial" w:hAnsi="Arial" w:cs="Arial"/>
          <w:w w:val="105"/>
          <w:sz w:val="24"/>
          <w:szCs w:val="24"/>
        </w:rPr>
        <w:t>and</w:t>
      </w:r>
      <w:r w:rsidRPr="008372F6">
        <w:rPr>
          <w:rFonts w:ascii="Arial" w:hAnsi="Arial" w:cs="Arial"/>
          <w:spacing w:val="-8"/>
          <w:w w:val="105"/>
          <w:sz w:val="24"/>
          <w:szCs w:val="24"/>
        </w:rPr>
        <w:t xml:space="preserve"> </w:t>
      </w:r>
      <w:r w:rsidRPr="008372F6">
        <w:rPr>
          <w:rFonts w:ascii="Arial" w:hAnsi="Arial" w:cs="Arial"/>
          <w:w w:val="105"/>
          <w:sz w:val="24"/>
          <w:szCs w:val="24"/>
        </w:rPr>
        <w:t>Frames.”</w:t>
      </w:r>
      <w:r w:rsidRPr="008372F6">
        <w:rPr>
          <w:rFonts w:ascii="Arial" w:hAnsi="Arial" w:cs="Arial"/>
          <w:spacing w:val="-7"/>
          <w:w w:val="105"/>
          <w:sz w:val="24"/>
          <w:szCs w:val="24"/>
        </w:rPr>
        <w:t xml:space="preserve"> </w:t>
      </w:r>
      <w:r w:rsidRPr="008372F6">
        <w:rPr>
          <w:rFonts w:ascii="Arial" w:hAnsi="Arial" w:cs="Arial"/>
          <w:w w:val="105"/>
          <w:sz w:val="24"/>
          <w:szCs w:val="24"/>
          <w:lang w:val="fi-FI"/>
          <w:rPrChange w:id="1201" w:author="Microsoft Office User" w:date="2026-09-13T19:46:00Z">
            <w:rPr>
              <w:w w:val="105"/>
            </w:rPr>
          </w:rPrChange>
        </w:rPr>
        <w:t>In:</w:t>
      </w:r>
      <w:r w:rsidRPr="008372F6">
        <w:rPr>
          <w:rFonts w:ascii="Arial" w:hAnsi="Arial" w:cs="Arial"/>
          <w:spacing w:val="-7"/>
          <w:w w:val="105"/>
          <w:sz w:val="24"/>
          <w:szCs w:val="24"/>
          <w:lang w:val="fi-FI"/>
          <w:rPrChange w:id="1202" w:author="Microsoft Office User" w:date="2026-09-13T19:46:00Z">
            <w:rPr>
              <w:spacing w:val="-7"/>
              <w:w w:val="105"/>
            </w:rPr>
          </w:rPrChange>
        </w:rPr>
        <w:t xml:space="preserve"> </w:t>
      </w:r>
      <w:r w:rsidRPr="008372F6">
        <w:rPr>
          <w:rFonts w:ascii="Arial" w:hAnsi="Arial" w:cs="Arial"/>
          <w:i/>
          <w:w w:val="105"/>
          <w:sz w:val="24"/>
          <w:szCs w:val="24"/>
          <w:lang w:val="fi-FI"/>
          <w:rPrChange w:id="1203" w:author="Microsoft Office User" w:date="2026-09-13T19:46:00Z">
            <w:rPr>
              <w:i/>
              <w:w w:val="105"/>
            </w:rPr>
          </w:rPrChange>
        </w:rPr>
        <w:t>American</w:t>
      </w:r>
      <w:r w:rsidRPr="008372F6">
        <w:rPr>
          <w:rFonts w:ascii="Arial" w:hAnsi="Arial" w:cs="Arial"/>
          <w:i/>
          <w:spacing w:val="-4"/>
          <w:w w:val="105"/>
          <w:sz w:val="24"/>
          <w:szCs w:val="24"/>
          <w:lang w:val="fi-FI"/>
          <w:rPrChange w:id="1204" w:author="Microsoft Office User" w:date="2026-09-13T19:46:00Z">
            <w:rPr>
              <w:i/>
              <w:spacing w:val="-4"/>
              <w:w w:val="105"/>
            </w:rPr>
          </w:rPrChange>
        </w:rPr>
        <w:t xml:space="preserve"> </w:t>
      </w:r>
      <w:r w:rsidRPr="008372F6">
        <w:rPr>
          <w:rFonts w:ascii="Arial" w:hAnsi="Arial" w:cs="Arial"/>
          <w:i/>
          <w:w w:val="105"/>
          <w:sz w:val="24"/>
          <w:szCs w:val="24"/>
          <w:lang w:val="fi-FI"/>
          <w:rPrChange w:id="1205" w:author="Microsoft Office User" w:date="2026-09-13T19:46:00Z">
            <w:rPr>
              <w:i/>
              <w:w w:val="105"/>
            </w:rPr>
          </w:rPrChange>
        </w:rPr>
        <w:t>Psychol</w:t>
      </w:r>
      <w:del w:id="1206" w:author="Héctor Bahamonde" w:date="2026-09-19T11:49:00Z" w16du:dateUtc="2026-09-19T09:49:00Z">
        <w:r w:rsidRPr="008372F6" w:rsidDel="007E511A">
          <w:rPr>
            <w:rFonts w:ascii="Arial" w:hAnsi="Arial" w:cs="Arial"/>
            <w:i/>
            <w:w w:val="105"/>
            <w:sz w:val="24"/>
            <w:szCs w:val="24"/>
            <w:lang w:val="fi-FI"/>
            <w:rPrChange w:id="1207" w:author="Microsoft Office User" w:date="2026-09-13T19:46:00Z">
              <w:rPr>
                <w:i/>
                <w:w w:val="105"/>
              </w:rPr>
            </w:rPrChange>
          </w:rPr>
          <w:delText>-</w:delText>
        </w:r>
      </w:del>
      <w:bookmarkStart w:id="1208" w:name="_bookmark63"/>
      <w:bookmarkEnd w:id="1208"/>
      <w:r w:rsidRPr="008372F6">
        <w:rPr>
          <w:rFonts w:ascii="Arial" w:hAnsi="Arial" w:cs="Arial"/>
          <w:i/>
          <w:w w:val="105"/>
          <w:sz w:val="24"/>
          <w:szCs w:val="24"/>
          <w:lang w:val="fi-FI"/>
          <w:rPrChange w:id="1209" w:author="Microsoft Office User" w:date="2026-09-13T19:46:00Z">
            <w:rPr>
              <w:i/>
              <w:w w:val="105"/>
            </w:rPr>
          </w:rPrChange>
        </w:rPr>
        <w:t xml:space="preserve">ogist </w:t>
      </w:r>
      <w:r w:rsidRPr="008372F6">
        <w:rPr>
          <w:rFonts w:ascii="Arial" w:hAnsi="Arial" w:cs="Arial"/>
          <w:w w:val="105"/>
          <w:sz w:val="24"/>
          <w:szCs w:val="24"/>
          <w:lang w:val="fi-FI"/>
          <w:rPrChange w:id="1210" w:author="Microsoft Office User" w:date="2026-09-13T19:46:00Z">
            <w:rPr>
              <w:w w:val="105"/>
            </w:rPr>
          </w:rPrChange>
        </w:rPr>
        <w:t>39.4, pp. 341–350.</w:t>
      </w:r>
    </w:p>
    <w:p w14:paraId="56710594" w14:textId="77777777" w:rsidR="005D491A" w:rsidRPr="008372F6" w:rsidRDefault="00000000" w:rsidP="00EA7791">
      <w:pPr>
        <w:pStyle w:val="BodyText"/>
        <w:spacing w:before="120" w:after="120" w:line="360" w:lineRule="auto"/>
        <w:ind w:right="357"/>
        <w:jc w:val="both"/>
        <w:rPr>
          <w:rFonts w:ascii="Arial" w:hAnsi="Arial" w:cs="Arial"/>
          <w:sz w:val="24"/>
          <w:szCs w:val="24"/>
        </w:rPr>
        <w:pPrChange w:id="1211" w:author="Héctor Bahamonde" w:date="2026-09-18T11:17:00Z" w16du:dateUtc="2026-09-18T09:17:00Z">
          <w:pPr>
            <w:pStyle w:val="BodyText"/>
            <w:spacing w:before="120" w:after="120" w:line="360" w:lineRule="auto"/>
            <w:ind w:right="357" w:hanging="327"/>
            <w:jc w:val="both"/>
          </w:pPr>
        </w:pPrChange>
      </w:pPr>
      <w:r w:rsidRPr="008372F6">
        <w:rPr>
          <w:rFonts w:ascii="Arial" w:hAnsi="Arial" w:cs="Arial"/>
          <w:w w:val="105"/>
          <w:sz w:val="24"/>
          <w:szCs w:val="24"/>
          <w:lang w:val="fi-FI"/>
          <w:rPrChange w:id="1212" w:author="Microsoft Office User" w:date="2026-09-13T19:46:00Z">
            <w:rPr>
              <w:w w:val="105"/>
            </w:rPr>
          </w:rPrChange>
        </w:rPr>
        <w:t>Kangas, Olli E., Mikko Niemelä, and Sampo Varjonen (</w:t>
      </w:r>
      <w:del w:id="1213" w:author="Microsoft Office User" w:date="2026-09-13T20:15:00Z">
        <w:r w:rsidRPr="008372F6" w:rsidDel="00C80BDD">
          <w:rPr>
            <w:rFonts w:ascii="Arial" w:hAnsi="Arial" w:cs="Arial"/>
            <w:w w:val="105"/>
            <w:sz w:val="24"/>
            <w:szCs w:val="24"/>
            <w:lang w:val="fi-FI"/>
            <w:rPrChange w:id="1214" w:author="Microsoft Office User" w:date="2026-09-13T19:46:00Z">
              <w:rPr>
                <w:w w:val="105"/>
              </w:rPr>
            </w:rPrChange>
          </w:rPr>
          <w:delText xml:space="preserve">Feb. </w:delText>
        </w:r>
      </w:del>
      <w:r w:rsidRPr="008372F6">
        <w:rPr>
          <w:rFonts w:ascii="Arial" w:hAnsi="Arial" w:cs="Arial"/>
          <w:w w:val="105"/>
          <w:sz w:val="24"/>
          <w:szCs w:val="24"/>
          <w:lang w:val="fi-FI"/>
          <w:rPrChange w:id="1215" w:author="Microsoft Office User" w:date="2026-09-13T19:46:00Z">
            <w:rPr>
              <w:w w:val="105"/>
            </w:rPr>
          </w:rPrChange>
        </w:rPr>
        <w:t xml:space="preserve">2014). </w:t>
      </w:r>
      <w:r w:rsidRPr="008372F6">
        <w:rPr>
          <w:rFonts w:ascii="Arial" w:hAnsi="Arial" w:cs="Arial"/>
          <w:w w:val="105"/>
          <w:sz w:val="24"/>
          <w:szCs w:val="24"/>
        </w:rPr>
        <w:t xml:space="preserve">“When and Why do Ideas Matter? The Influence of Framing on Opinion Formation and Policy Change.” In: </w:t>
      </w:r>
      <w:r w:rsidRPr="008372F6">
        <w:rPr>
          <w:rFonts w:ascii="Arial" w:hAnsi="Arial" w:cs="Arial"/>
          <w:i/>
          <w:w w:val="105"/>
          <w:sz w:val="24"/>
          <w:szCs w:val="24"/>
        </w:rPr>
        <w:lastRenderedPageBreak/>
        <w:t xml:space="preserve">European </w:t>
      </w:r>
      <w:bookmarkStart w:id="1216" w:name="_bookmark64"/>
      <w:bookmarkEnd w:id="1216"/>
      <w:r w:rsidRPr="008372F6">
        <w:rPr>
          <w:rFonts w:ascii="Arial" w:hAnsi="Arial" w:cs="Arial"/>
          <w:i/>
          <w:w w:val="105"/>
          <w:sz w:val="24"/>
          <w:szCs w:val="24"/>
        </w:rPr>
        <w:t xml:space="preserve">Political Science Review </w:t>
      </w:r>
      <w:r w:rsidRPr="008372F6">
        <w:rPr>
          <w:rFonts w:ascii="Arial" w:hAnsi="Arial" w:cs="Arial"/>
          <w:w w:val="105"/>
          <w:sz w:val="24"/>
          <w:szCs w:val="24"/>
        </w:rPr>
        <w:t>6.1, pp. 73–92.</w:t>
      </w:r>
    </w:p>
    <w:p w14:paraId="48EFD0E3" w14:textId="77777777" w:rsidR="005D491A" w:rsidRPr="008372F6" w:rsidRDefault="00000000" w:rsidP="00EA7791">
      <w:pPr>
        <w:spacing w:before="120" w:after="120" w:line="360" w:lineRule="auto"/>
        <w:ind w:right="359"/>
        <w:jc w:val="both"/>
        <w:rPr>
          <w:rFonts w:ascii="Arial" w:hAnsi="Arial" w:cs="Arial"/>
          <w:sz w:val="24"/>
          <w:szCs w:val="24"/>
        </w:rPr>
        <w:pPrChange w:id="1217" w:author="Héctor Bahamonde" w:date="2026-09-18T11:17:00Z" w16du:dateUtc="2026-09-18T09:17:00Z">
          <w:pPr>
            <w:spacing w:before="120" w:after="120" w:line="360" w:lineRule="auto"/>
            <w:ind w:right="359" w:hanging="334"/>
            <w:jc w:val="both"/>
          </w:pPr>
        </w:pPrChange>
      </w:pPr>
      <w:r w:rsidRPr="008372F6">
        <w:rPr>
          <w:rFonts w:ascii="Arial" w:hAnsi="Arial" w:cs="Arial"/>
          <w:w w:val="105"/>
          <w:sz w:val="24"/>
          <w:szCs w:val="24"/>
        </w:rPr>
        <w:t xml:space="preserve">Keskimäki, Ilmo et al. (2019). “Finland: Health System Review.” In: </w:t>
      </w:r>
      <w:r w:rsidRPr="008372F6">
        <w:rPr>
          <w:rFonts w:ascii="Arial" w:hAnsi="Arial" w:cs="Arial"/>
          <w:i/>
          <w:w w:val="105"/>
          <w:sz w:val="24"/>
          <w:szCs w:val="24"/>
        </w:rPr>
        <w:t xml:space="preserve">Health Systems in Transition </w:t>
      </w:r>
      <w:bookmarkStart w:id="1218" w:name="_bookmark65"/>
      <w:bookmarkEnd w:id="1218"/>
      <w:r w:rsidRPr="008372F6">
        <w:rPr>
          <w:rFonts w:ascii="Arial" w:hAnsi="Arial" w:cs="Arial"/>
          <w:w w:val="105"/>
          <w:sz w:val="24"/>
          <w:szCs w:val="24"/>
        </w:rPr>
        <w:t>21.2, pp. 1–166.</w:t>
      </w:r>
    </w:p>
    <w:p w14:paraId="332D714D" w14:textId="77777777" w:rsidR="005D491A" w:rsidRPr="008372F6" w:rsidRDefault="00000000" w:rsidP="00EA7791">
      <w:pPr>
        <w:pStyle w:val="BodyText"/>
        <w:spacing w:before="120" w:after="120" w:line="360" w:lineRule="auto"/>
        <w:ind w:right="350"/>
        <w:jc w:val="both"/>
        <w:rPr>
          <w:rFonts w:ascii="Arial" w:hAnsi="Arial" w:cs="Arial"/>
          <w:sz w:val="24"/>
          <w:szCs w:val="24"/>
        </w:rPr>
        <w:pPrChange w:id="1219" w:author="Héctor Bahamonde" w:date="2026-09-18T11:17:00Z" w16du:dateUtc="2026-09-18T09:17:00Z">
          <w:pPr>
            <w:pStyle w:val="BodyText"/>
            <w:spacing w:before="120" w:after="120" w:line="360" w:lineRule="auto"/>
            <w:ind w:right="350" w:hanging="339"/>
            <w:jc w:val="both"/>
          </w:pPr>
        </w:pPrChange>
      </w:pPr>
      <w:r w:rsidRPr="008372F6">
        <w:rPr>
          <w:rFonts w:ascii="Arial" w:hAnsi="Arial" w:cs="Arial"/>
          <w:w w:val="105"/>
          <w:sz w:val="24"/>
          <w:szCs w:val="24"/>
        </w:rPr>
        <w:t xml:space="preserve">Koop, Christel and Chris Hanretty (2018). “Political Independence, Accountability, and the Quality </w:t>
      </w:r>
      <w:bookmarkStart w:id="1220" w:name="_bookmark66"/>
      <w:bookmarkEnd w:id="1220"/>
      <w:r w:rsidRPr="008372F6">
        <w:rPr>
          <w:rFonts w:ascii="Arial" w:hAnsi="Arial" w:cs="Arial"/>
          <w:w w:val="105"/>
          <w:sz w:val="24"/>
          <w:szCs w:val="24"/>
        </w:rPr>
        <w:t xml:space="preserve">of Regulatory Decision-Making.” In: </w:t>
      </w:r>
      <w:r w:rsidRPr="008372F6">
        <w:rPr>
          <w:rFonts w:ascii="Arial" w:hAnsi="Arial" w:cs="Arial"/>
          <w:i/>
          <w:w w:val="105"/>
          <w:sz w:val="24"/>
          <w:szCs w:val="24"/>
        </w:rPr>
        <w:t xml:space="preserve">Comparative Political Studies </w:t>
      </w:r>
      <w:r w:rsidRPr="008372F6">
        <w:rPr>
          <w:rFonts w:ascii="Arial" w:hAnsi="Arial" w:cs="Arial"/>
          <w:w w:val="105"/>
          <w:sz w:val="24"/>
          <w:szCs w:val="24"/>
        </w:rPr>
        <w:t>51.1, pp. 38–75.</w:t>
      </w:r>
    </w:p>
    <w:p w14:paraId="716072D5" w14:textId="77777777" w:rsidR="005D491A" w:rsidRPr="008372F6" w:rsidRDefault="00000000" w:rsidP="00EA7791">
      <w:pPr>
        <w:spacing w:before="120" w:after="120" w:line="360" w:lineRule="auto"/>
        <w:ind w:right="359"/>
        <w:jc w:val="both"/>
        <w:rPr>
          <w:rFonts w:ascii="Arial" w:hAnsi="Arial" w:cs="Arial"/>
          <w:sz w:val="24"/>
          <w:szCs w:val="24"/>
        </w:rPr>
        <w:pPrChange w:id="1221" w:author="Héctor Bahamonde" w:date="2026-09-18T11:17:00Z" w16du:dateUtc="2026-09-18T09:17:00Z">
          <w:pPr>
            <w:spacing w:before="120" w:after="120" w:line="360" w:lineRule="auto"/>
            <w:ind w:right="359" w:hanging="339"/>
            <w:jc w:val="both"/>
          </w:pPr>
        </w:pPrChange>
      </w:pPr>
      <w:r w:rsidRPr="008372F6">
        <w:rPr>
          <w:rFonts w:ascii="Arial" w:hAnsi="Arial" w:cs="Arial"/>
          <w:w w:val="105"/>
          <w:sz w:val="24"/>
          <w:szCs w:val="24"/>
        </w:rPr>
        <w:t xml:space="preserve">Koszegi, Botond and Matthew Rabin (Nov. 2006). “A Model of Reference-Dependent Preferences.” </w:t>
      </w:r>
      <w:bookmarkStart w:id="1222" w:name="_bookmark67"/>
      <w:bookmarkEnd w:id="1222"/>
      <w:r w:rsidRPr="008372F6">
        <w:rPr>
          <w:rFonts w:ascii="Arial" w:hAnsi="Arial" w:cs="Arial"/>
          <w:w w:val="105"/>
          <w:sz w:val="24"/>
          <w:szCs w:val="24"/>
        </w:rPr>
        <w:t xml:space="preserve">In: </w:t>
      </w:r>
      <w:r w:rsidRPr="008372F6">
        <w:rPr>
          <w:rFonts w:ascii="Arial" w:hAnsi="Arial" w:cs="Arial"/>
          <w:i/>
          <w:w w:val="105"/>
          <w:sz w:val="24"/>
          <w:szCs w:val="24"/>
        </w:rPr>
        <w:t xml:space="preserve">The Quarterly Journal of Economics </w:t>
      </w:r>
      <w:r w:rsidRPr="008372F6">
        <w:rPr>
          <w:rFonts w:ascii="Arial" w:hAnsi="Arial" w:cs="Arial"/>
          <w:w w:val="105"/>
          <w:sz w:val="24"/>
          <w:szCs w:val="24"/>
        </w:rPr>
        <w:t>121.4, pp. 1133–1165.</w:t>
      </w:r>
    </w:p>
    <w:p w14:paraId="1C2249BF" w14:textId="3AC71B82" w:rsidR="005D491A" w:rsidRPr="008372F6" w:rsidDel="00024615" w:rsidRDefault="00000000" w:rsidP="00EA7791">
      <w:pPr>
        <w:pStyle w:val="BodyText"/>
        <w:spacing w:before="120" w:after="120" w:line="360" w:lineRule="auto"/>
        <w:jc w:val="both"/>
        <w:rPr>
          <w:del w:id="1223" w:author="Héctor Bahamonde" w:date="2026-09-18T11:15:00Z" w16du:dateUtc="2026-09-18T09:15:00Z"/>
          <w:rFonts w:ascii="Arial" w:hAnsi="Arial" w:cs="Arial"/>
          <w:sz w:val="24"/>
          <w:szCs w:val="24"/>
        </w:rPr>
        <w:pPrChange w:id="1224" w:author="Héctor Bahamonde" w:date="2026-09-18T11:17:00Z" w16du:dateUtc="2026-09-18T09:17:00Z">
          <w:pPr>
            <w:pStyle w:val="BodyText"/>
            <w:spacing w:before="120" w:after="120" w:line="360" w:lineRule="auto"/>
            <w:jc w:val="both"/>
          </w:pPr>
        </w:pPrChange>
      </w:pPr>
      <w:r w:rsidRPr="008372F6">
        <w:rPr>
          <w:rFonts w:ascii="Arial" w:hAnsi="Arial" w:cs="Arial"/>
          <w:w w:val="105"/>
          <w:sz w:val="24"/>
          <w:szCs w:val="24"/>
        </w:rPr>
        <w:t>Koszegi,</w:t>
      </w:r>
      <w:r w:rsidRPr="008372F6">
        <w:rPr>
          <w:rFonts w:ascii="Arial" w:hAnsi="Arial" w:cs="Arial"/>
          <w:spacing w:val="57"/>
          <w:w w:val="105"/>
          <w:sz w:val="24"/>
          <w:szCs w:val="24"/>
        </w:rPr>
        <w:t xml:space="preserve"> </w:t>
      </w:r>
      <w:r w:rsidRPr="008372F6">
        <w:rPr>
          <w:rFonts w:ascii="Arial" w:hAnsi="Arial" w:cs="Arial"/>
          <w:w w:val="105"/>
          <w:sz w:val="24"/>
          <w:szCs w:val="24"/>
        </w:rPr>
        <w:t>Botond</w:t>
      </w:r>
      <w:r w:rsidRPr="008372F6">
        <w:rPr>
          <w:rFonts w:ascii="Arial" w:hAnsi="Arial" w:cs="Arial"/>
          <w:spacing w:val="56"/>
          <w:w w:val="105"/>
          <w:sz w:val="24"/>
          <w:szCs w:val="24"/>
        </w:rPr>
        <w:t xml:space="preserve"> </w:t>
      </w:r>
      <w:r w:rsidRPr="008372F6">
        <w:rPr>
          <w:rFonts w:ascii="Arial" w:hAnsi="Arial" w:cs="Arial"/>
          <w:w w:val="105"/>
          <w:sz w:val="24"/>
          <w:szCs w:val="24"/>
        </w:rPr>
        <w:t>and</w:t>
      </w:r>
      <w:r w:rsidRPr="008372F6">
        <w:rPr>
          <w:rFonts w:ascii="Arial" w:hAnsi="Arial" w:cs="Arial"/>
          <w:spacing w:val="57"/>
          <w:w w:val="105"/>
          <w:sz w:val="24"/>
          <w:szCs w:val="24"/>
        </w:rPr>
        <w:t xml:space="preserve"> </w:t>
      </w:r>
      <w:r w:rsidRPr="008372F6">
        <w:rPr>
          <w:rFonts w:ascii="Arial" w:hAnsi="Arial" w:cs="Arial"/>
          <w:w w:val="105"/>
          <w:sz w:val="24"/>
          <w:szCs w:val="24"/>
        </w:rPr>
        <w:t>Matthew</w:t>
      </w:r>
      <w:r w:rsidRPr="008372F6">
        <w:rPr>
          <w:rFonts w:ascii="Arial" w:hAnsi="Arial" w:cs="Arial"/>
          <w:spacing w:val="58"/>
          <w:w w:val="105"/>
          <w:sz w:val="24"/>
          <w:szCs w:val="24"/>
        </w:rPr>
        <w:t xml:space="preserve"> </w:t>
      </w:r>
      <w:r w:rsidRPr="008372F6">
        <w:rPr>
          <w:rFonts w:ascii="Arial" w:hAnsi="Arial" w:cs="Arial"/>
          <w:w w:val="105"/>
          <w:sz w:val="24"/>
          <w:szCs w:val="24"/>
        </w:rPr>
        <w:t>Rabin</w:t>
      </w:r>
      <w:r w:rsidRPr="008372F6">
        <w:rPr>
          <w:rFonts w:ascii="Arial" w:hAnsi="Arial" w:cs="Arial"/>
          <w:spacing w:val="57"/>
          <w:w w:val="105"/>
          <w:sz w:val="24"/>
          <w:szCs w:val="24"/>
        </w:rPr>
        <w:t xml:space="preserve"> </w:t>
      </w:r>
      <w:r w:rsidRPr="008372F6">
        <w:rPr>
          <w:rFonts w:ascii="Arial" w:hAnsi="Arial" w:cs="Arial"/>
          <w:w w:val="105"/>
          <w:sz w:val="24"/>
          <w:szCs w:val="24"/>
        </w:rPr>
        <w:t>(Aug.</w:t>
      </w:r>
      <w:r w:rsidRPr="008372F6">
        <w:rPr>
          <w:rFonts w:ascii="Arial" w:hAnsi="Arial" w:cs="Arial"/>
          <w:spacing w:val="58"/>
          <w:w w:val="105"/>
          <w:sz w:val="24"/>
          <w:szCs w:val="24"/>
        </w:rPr>
        <w:t xml:space="preserve"> </w:t>
      </w:r>
      <w:r w:rsidRPr="008372F6">
        <w:rPr>
          <w:rFonts w:ascii="Arial" w:hAnsi="Arial" w:cs="Arial"/>
          <w:w w:val="105"/>
          <w:sz w:val="24"/>
          <w:szCs w:val="24"/>
        </w:rPr>
        <w:t>2007).</w:t>
      </w:r>
      <w:r w:rsidRPr="008372F6">
        <w:rPr>
          <w:rFonts w:ascii="Arial" w:hAnsi="Arial" w:cs="Arial"/>
          <w:spacing w:val="57"/>
          <w:w w:val="105"/>
          <w:sz w:val="24"/>
          <w:szCs w:val="24"/>
        </w:rPr>
        <w:t xml:space="preserve"> </w:t>
      </w:r>
      <w:r w:rsidRPr="008372F6">
        <w:rPr>
          <w:rFonts w:ascii="Arial" w:hAnsi="Arial" w:cs="Arial"/>
          <w:w w:val="105"/>
          <w:sz w:val="24"/>
          <w:szCs w:val="24"/>
        </w:rPr>
        <w:t>“Reference-Dependent</w:t>
      </w:r>
      <w:r w:rsidRPr="008372F6">
        <w:rPr>
          <w:rFonts w:ascii="Arial" w:hAnsi="Arial" w:cs="Arial"/>
          <w:spacing w:val="57"/>
          <w:w w:val="105"/>
          <w:sz w:val="24"/>
          <w:szCs w:val="24"/>
        </w:rPr>
        <w:t xml:space="preserve"> </w:t>
      </w:r>
      <w:r w:rsidRPr="008372F6">
        <w:rPr>
          <w:rFonts w:ascii="Arial" w:hAnsi="Arial" w:cs="Arial"/>
          <w:w w:val="105"/>
          <w:sz w:val="24"/>
          <w:szCs w:val="24"/>
        </w:rPr>
        <w:t>Risk</w:t>
      </w:r>
      <w:r w:rsidRPr="008372F6">
        <w:rPr>
          <w:rFonts w:ascii="Arial" w:hAnsi="Arial" w:cs="Arial"/>
          <w:spacing w:val="58"/>
          <w:w w:val="105"/>
          <w:sz w:val="24"/>
          <w:szCs w:val="24"/>
        </w:rPr>
        <w:t xml:space="preserve"> </w:t>
      </w:r>
      <w:r w:rsidRPr="008372F6">
        <w:rPr>
          <w:rFonts w:ascii="Arial" w:hAnsi="Arial" w:cs="Arial"/>
          <w:w w:val="105"/>
          <w:sz w:val="24"/>
          <w:szCs w:val="24"/>
        </w:rPr>
        <w:t>Attitudes.”</w:t>
      </w:r>
      <w:r w:rsidRPr="008372F6">
        <w:rPr>
          <w:rFonts w:ascii="Arial" w:hAnsi="Arial" w:cs="Arial"/>
          <w:spacing w:val="57"/>
          <w:w w:val="105"/>
          <w:sz w:val="24"/>
          <w:szCs w:val="24"/>
        </w:rPr>
        <w:t xml:space="preserve"> </w:t>
      </w:r>
      <w:r w:rsidRPr="008372F6">
        <w:rPr>
          <w:rFonts w:ascii="Arial" w:hAnsi="Arial" w:cs="Arial"/>
          <w:spacing w:val="-5"/>
          <w:w w:val="105"/>
          <w:sz w:val="24"/>
          <w:szCs w:val="24"/>
        </w:rPr>
        <w:t>In:</w:t>
      </w:r>
      <w:ins w:id="1225" w:author="Héctor Bahamonde" w:date="2026-09-18T11:15:00Z" w16du:dateUtc="2026-09-18T09:15:00Z">
        <w:r w:rsidR="00024615">
          <w:rPr>
            <w:rFonts w:ascii="Arial" w:hAnsi="Arial" w:cs="Arial"/>
            <w:spacing w:val="-5"/>
            <w:w w:val="105"/>
            <w:sz w:val="24"/>
            <w:szCs w:val="24"/>
          </w:rPr>
          <w:t xml:space="preserve"> </w:t>
        </w:r>
      </w:ins>
    </w:p>
    <w:p w14:paraId="6A73DB4F" w14:textId="77777777" w:rsidR="005D491A" w:rsidRPr="008372F6" w:rsidRDefault="00000000" w:rsidP="00EA7791">
      <w:pPr>
        <w:pStyle w:val="BodyText"/>
        <w:spacing w:before="120" w:after="120" w:line="360" w:lineRule="auto"/>
        <w:jc w:val="both"/>
        <w:rPr>
          <w:rFonts w:ascii="Arial" w:hAnsi="Arial" w:cs="Arial"/>
          <w:sz w:val="24"/>
          <w:szCs w:val="24"/>
        </w:rPr>
        <w:pPrChange w:id="1226" w:author="Héctor Bahamonde" w:date="2026-09-18T11:17:00Z" w16du:dateUtc="2026-09-18T09:17:00Z">
          <w:pPr>
            <w:spacing w:before="120" w:after="120" w:line="360" w:lineRule="auto"/>
            <w:jc w:val="both"/>
          </w:pPr>
        </w:pPrChange>
      </w:pPr>
      <w:bookmarkStart w:id="1227" w:name="_bookmark68"/>
      <w:bookmarkEnd w:id="1227"/>
      <w:r w:rsidRPr="008372F6">
        <w:rPr>
          <w:rFonts w:ascii="Arial" w:hAnsi="Arial" w:cs="Arial"/>
          <w:i/>
          <w:w w:val="105"/>
          <w:sz w:val="24"/>
          <w:szCs w:val="24"/>
        </w:rPr>
        <w:t>American</w:t>
      </w:r>
      <w:r w:rsidRPr="008372F6">
        <w:rPr>
          <w:rFonts w:ascii="Arial" w:hAnsi="Arial" w:cs="Arial"/>
          <w:i/>
          <w:spacing w:val="9"/>
          <w:w w:val="105"/>
          <w:sz w:val="24"/>
          <w:szCs w:val="24"/>
        </w:rPr>
        <w:t xml:space="preserve"> </w:t>
      </w:r>
      <w:r w:rsidRPr="008372F6">
        <w:rPr>
          <w:rFonts w:ascii="Arial" w:hAnsi="Arial" w:cs="Arial"/>
          <w:i/>
          <w:w w:val="105"/>
          <w:sz w:val="24"/>
          <w:szCs w:val="24"/>
        </w:rPr>
        <w:t>Economic</w:t>
      </w:r>
      <w:r w:rsidRPr="008372F6">
        <w:rPr>
          <w:rFonts w:ascii="Arial" w:hAnsi="Arial" w:cs="Arial"/>
          <w:i/>
          <w:spacing w:val="9"/>
          <w:w w:val="105"/>
          <w:sz w:val="24"/>
          <w:szCs w:val="24"/>
        </w:rPr>
        <w:t xml:space="preserve"> </w:t>
      </w:r>
      <w:r w:rsidRPr="008372F6">
        <w:rPr>
          <w:rFonts w:ascii="Arial" w:hAnsi="Arial" w:cs="Arial"/>
          <w:i/>
          <w:w w:val="105"/>
          <w:sz w:val="24"/>
          <w:szCs w:val="24"/>
        </w:rPr>
        <w:t>Review</w:t>
      </w:r>
      <w:r w:rsidRPr="008372F6">
        <w:rPr>
          <w:rFonts w:ascii="Arial" w:hAnsi="Arial" w:cs="Arial"/>
          <w:i/>
          <w:spacing w:val="17"/>
          <w:w w:val="105"/>
          <w:sz w:val="24"/>
          <w:szCs w:val="24"/>
        </w:rPr>
        <w:t xml:space="preserve"> </w:t>
      </w:r>
      <w:r w:rsidRPr="008372F6">
        <w:rPr>
          <w:rFonts w:ascii="Arial" w:hAnsi="Arial" w:cs="Arial"/>
          <w:w w:val="105"/>
          <w:sz w:val="24"/>
          <w:szCs w:val="24"/>
        </w:rPr>
        <w:t>97.4,</w:t>
      </w:r>
      <w:r w:rsidRPr="008372F6">
        <w:rPr>
          <w:rFonts w:ascii="Arial" w:hAnsi="Arial" w:cs="Arial"/>
          <w:spacing w:val="4"/>
          <w:w w:val="105"/>
          <w:sz w:val="24"/>
          <w:szCs w:val="24"/>
        </w:rPr>
        <w:t xml:space="preserve"> </w:t>
      </w:r>
      <w:r w:rsidRPr="008372F6">
        <w:rPr>
          <w:rFonts w:ascii="Arial" w:hAnsi="Arial" w:cs="Arial"/>
          <w:w w:val="105"/>
          <w:sz w:val="24"/>
          <w:szCs w:val="24"/>
        </w:rPr>
        <w:t>pp.</w:t>
      </w:r>
      <w:r w:rsidRPr="008372F6">
        <w:rPr>
          <w:rFonts w:ascii="Arial" w:hAnsi="Arial" w:cs="Arial"/>
          <w:spacing w:val="4"/>
          <w:w w:val="105"/>
          <w:sz w:val="24"/>
          <w:szCs w:val="24"/>
        </w:rPr>
        <w:t xml:space="preserve"> </w:t>
      </w:r>
      <w:r w:rsidRPr="008372F6">
        <w:rPr>
          <w:rFonts w:ascii="Arial" w:hAnsi="Arial" w:cs="Arial"/>
          <w:w w:val="105"/>
          <w:sz w:val="24"/>
          <w:szCs w:val="24"/>
        </w:rPr>
        <w:t>1047–</w:t>
      </w:r>
      <w:r w:rsidRPr="008372F6">
        <w:rPr>
          <w:rFonts w:ascii="Arial" w:hAnsi="Arial" w:cs="Arial"/>
          <w:spacing w:val="-2"/>
          <w:w w:val="105"/>
          <w:sz w:val="24"/>
          <w:szCs w:val="24"/>
        </w:rPr>
        <w:t>1073.</w:t>
      </w:r>
    </w:p>
    <w:p w14:paraId="4FDD6AB7" w14:textId="77777777" w:rsidR="00CF66EB" w:rsidRDefault="00000000" w:rsidP="00EA7791">
      <w:pPr>
        <w:pStyle w:val="BodyText"/>
        <w:spacing w:before="120" w:after="120" w:line="360" w:lineRule="auto"/>
        <w:ind w:right="317"/>
        <w:jc w:val="both"/>
        <w:rPr>
          <w:ins w:id="1228" w:author="Héctor Bahamonde" w:date="2026-09-18T11:21:00Z" w16du:dateUtc="2026-09-18T09:21:00Z"/>
          <w:rFonts w:ascii="Arial" w:hAnsi="Arial" w:cs="Arial"/>
          <w:w w:val="105"/>
          <w:sz w:val="24"/>
          <w:szCs w:val="24"/>
        </w:rPr>
      </w:pPr>
      <w:r w:rsidRPr="008372F6">
        <w:rPr>
          <w:rFonts w:ascii="Arial" w:hAnsi="Arial" w:cs="Arial"/>
          <w:w w:val="105"/>
          <w:sz w:val="24"/>
          <w:szCs w:val="24"/>
        </w:rPr>
        <w:t xml:space="preserve">Langvatn, Silje A. and Cathrine Holst (2022). “Expert accountability: What does it mean, why is it </w:t>
      </w:r>
      <w:bookmarkStart w:id="1229" w:name="_bookmark69"/>
      <w:bookmarkEnd w:id="1229"/>
      <w:r w:rsidRPr="008372F6">
        <w:rPr>
          <w:rFonts w:ascii="Arial" w:hAnsi="Arial" w:cs="Arial"/>
          <w:w w:val="105"/>
          <w:sz w:val="24"/>
          <w:szCs w:val="24"/>
        </w:rPr>
        <w:t>challenging—and</w:t>
      </w:r>
      <w:r w:rsidRPr="008372F6">
        <w:rPr>
          <w:rFonts w:ascii="Arial" w:hAnsi="Arial" w:cs="Arial"/>
          <w:spacing w:val="-3"/>
          <w:w w:val="105"/>
          <w:sz w:val="24"/>
          <w:szCs w:val="24"/>
        </w:rPr>
        <w:t xml:space="preserve"> </w:t>
      </w:r>
      <w:r w:rsidRPr="008372F6">
        <w:rPr>
          <w:rFonts w:ascii="Arial" w:hAnsi="Arial" w:cs="Arial"/>
          <w:w w:val="105"/>
          <w:sz w:val="24"/>
          <w:szCs w:val="24"/>
        </w:rPr>
        <w:t>is</w:t>
      </w:r>
      <w:r w:rsidRPr="008372F6">
        <w:rPr>
          <w:rFonts w:ascii="Arial" w:hAnsi="Arial" w:cs="Arial"/>
          <w:spacing w:val="-3"/>
          <w:w w:val="105"/>
          <w:sz w:val="24"/>
          <w:szCs w:val="24"/>
        </w:rPr>
        <w:t xml:space="preserve"> </w:t>
      </w:r>
      <w:r w:rsidRPr="008372F6">
        <w:rPr>
          <w:rFonts w:ascii="Arial" w:hAnsi="Arial" w:cs="Arial"/>
          <w:w w:val="105"/>
          <w:sz w:val="24"/>
          <w:szCs w:val="24"/>
        </w:rPr>
        <w:t>it</w:t>
      </w:r>
      <w:r w:rsidRPr="008372F6">
        <w:rPr>
          <w:rFonts w:ascii="Arial" w:hAnsi="Arial" w:cs="Arial"/>
          <w:spacing w:val="-4"/>
          <w:w w:val="105"/>
          <w:sz w:val="24"/>
          <w:szCs w:val="24"/>
        </w:rPr>
        <w:t xml:space="preserve"> </w:t>
      </w:r>
      <w:r w:rsidRPr="008372F6">
        <w:rPr>
          <w:rFonts w:ascii="Arial" w:hAnsi="Arial" w:cs="Arial"/>
          <w:w w:val="105"/>
          <w:sz w:val="24"/>
          <w:szCs w:val="24"/>
        </w:rPr>
        <w:t>what</w:t>
      </w:r>
      <w:r w:rsidRPr="008372F6">
        <w:rPr>
          <w:rFonts w:ascii="Arial" w:hAnsi="Arial" w:cs="Arial"/>
          <w:spacing w:val="-4"/>
          <w:w w:val="105"/>
          <w:sz w:val="24"/>
          <w:szCs w:val="24"/>
        </w:rPr>
        <w:t xml:space="preserve"> </w:t>
      </w:r>
      <w:r w:rsidRPr="008372F6">
        <w:rPr>
          <w:rFonts w:ascii="Arial" w:hAnsi="Arial" w:cs="Arial"/>
          <w:w w:val="105"/>
          <w:sz w:val="24"/>
          <w:szCs w:val="24"/>
        </w:rPr>
        <w:t>we</w:t>
      </w:r>
      <w:r w:rsidRPr="008372F6">
        <w:rPr>
          <w:rFonts w:ascii="Arial" w:hAnsi="Arial" w:cs="Arial"/>
          <w:spacing w:val="-3"/>
          <w:w w:val="105"/>
          <w:sz w:val="24"/>
          <w:szCs w:val="24"/>
        </w:rPr>
        <w:t xml:space="preserve"> </w:t>
      </w:r>
      <w:r w:rsidRPr="008372F6">
        <w:rPr>
          <w:rFonts w:ascii="Arial" w:hAnsi="Arial" w:cs="Arial"/>
          <w:w w:val="105"/>
          <w:sz w:val="24"/>
          <w:szCs w:val="24"/>
        </w:rPr>
        <w:t>need?”</w:t>
      </w:r>
      <w:r w:rsidRPr="008372F6">
        <w:rPr>
          <w:rFonts w:ascii="Arial" w:hAnsi="Arial" w:cs="Arial"/>
          <w:spacing w:val="-3"/>
          <w:w w:val="105"/>
          <w:sz w:val="24"/>
          <w:szCs w:val="24"/>
        </w:rPr>
        <w:t xml:space="preserve"> </w:t>
      </w:r>
      <w:r w:rsidRPr="008372F6">
        <w:rPr>
          <w:rFonts w:ascii="Arial" w:hAnsi="Arial" w:cs="Arial"/>
          <w:w w:val="105"/>
          <w:sz w:val="24"/>
          <w:szCs w:val="24"/>
        </w:rPr>
        <w:t>In:</w:t>
      </w:r>
      <w:r w:rsidRPr="008372F6">
        <w:rPr>
          <w:rFonts w:ascii="Arial" w:hAnsi="Arial" w:cs="Arial"/>
          <w:spacing w:val="-3"/>
          <w:w w:val="105"/>
          <w:sz w:val="24"/>
          <w:szCs w:val="24"/>
        </w:rPr>
        <w:t xml:space="preserve"> </w:t>
      </w:r>
      <w:r w:rsidRPr="008372F6">
        <w:rPr>
          <w:rFonts w:ascii="Arial" w:hAnsi="Arial" w:cs="Arial"/>
          <w:i/>
          <w:w w:val="105"/>
          <w:sz w:val="24"/>
          <w:szCs w:val="24"/>
        </w:rPr>
        <w:t xml:space="preserve">European Journal of Risk Regulation </w:t>
      </w:r>
      <w:r w:rsidRPr="008372F6">
        <w:rPr>
          <w:rFonts w:ascii="Arial" w:hAnsi="Arial" w:cs="Arial"/>
          <w:w w:val="105"/>
          <w:sz w:val="24"/>
          <w:szCs w:val="24"/>
        </w:rPr>
        <w:t>13.4,</w:t>
      </w:r>
      <w:r w:rsidRPr="008372F6">
        <w:rPr>
          <w:rFonts w:ascii="Arial" w:hAnsi="Arial" w:cs="Arial"/>
          <w:spacing w:val="-3"/>
          <w:w w:val="105"/>
          <w:sz w:val="24"/>
          <w:szCs w:val="24"/>
        </w:rPr>
        <w:t xml:space="preserve"> </w:t>
      </w:r>
      <w:r w:rsidRPr="008372F6">
        <w:rPr>
          <w:rFonts w:ascii="Arial" w:hAnsi="Arial" w:cs="Arial"/>
          <w:w w:val="105"/>
          <w:sz w:val="24"/>
          <w:szCs w:val="24"/>
        </w:rPr>
        <w:t>pp.</w:t>
      </w:r>
      <w:r w:rsidRPr="008372F6">
        <w:rPr>
          <w:rFonts w:ascii="Arial" w:hAnsi="Arial" w:cs="Arial"/>
          <w:spacing w:val="-3"/>
          <w:w w:val="105"/>
          <w:sz w:val="24"/>
          <w:szCs w:val="24"/>
        </w:rPr>
        <w:t xml:space="preserve"> </w:t>
      </w:r>
      <w:r w:rsidRPr="008372F6">
        <w:rPr>
          <w:rFonts w:ascii="Arial" w:hAnsi="Arial" w:cs="Arial"/>
          <w:w w:val="105"/>
          <w:sz w:val="24"/>
          <w:szCs w:val="24"/>
        </w:rPr>
        <w:t xml:space="preserve">743–768. </w:t>
      </w:r>
    </w:p>
    <w:p w14:paraId="79B14501" w14:textId="0382E6D0" w:rsidR="005D491A" w:rsidRPr="008372F6" w:rsidDel="00643FFA" w:rsidRDefault="00000000" w:rsidP="00EA7791">
      <w:pPr>
        <w:pStyle w:val="BodyText"/>
        <w:spacing w:before="120" w:after="120" w:line="360" w:lineRule="auto"/>
        <w:ind w:right="317"/>
        <w:jc w:val="both"/>
        <w:rPr>
          <w:del w:id="1230" w:author="Héctor Bahamonde" w:date="2026-09-18T11:15:00Z" w16du:dateUtc="2026-09-18T09:15:00Z"/>
          <w:rFonts w:ascii="Arial" w:hAnsi="Arial" w:cs="Arial"/>
          <w:sz w:val="24"/>
          <w:szCs w:val="24"/>
        </w:rPr>
        <w:pPrChange w:id="1231" w:author="Héctor Bahamonde" w:date="2026-09-18T11:17:00Z" w16du:dateUtc="2026-09-18T09:17:00Z">
          <w:pPr>
            <w:pStyle w:val="BodyText"/>
            <w:spacing w:before="120" w:after="120" w:line="360" w:lineRule="auto"/>
            <w:ind w:right="317"/>
            <w:jc w:val="both"/>
          </w:pPr>
        </w:pPrChange>
      </w:pPr>
      <w:r w:rsidRPr="008372F6">
        <w:rPr>
          <w:rFonts w:ascii="Arial" w:hAnsi="Arial" w:cs="Arial"/>
          <w:w w:val="105"/>
          <w:sz w:val="24"/>
          <w:szCs w:val="24"/>
        </w:rPr>
        <w:t>Lindh, Arvid (Dec. 2015). “Public Opinion against Markets? Attitudes towards Market Distribution of</w:t>
      </w:r>
      <w:r w:rsidRPr="008372F6">
        <w:rPr>
          <w:rFonts w:ascii="Arial" w:hAnsi="Arial" w:cs="Arial"/>
          <w:spacing w:val="35"/>
          <w:w w:val="105"/>
          <w:sz w:val="24"/>
          <w:szCs w:val="24"/>
        </w:rPr>
        <w:t xml:space="preserve"> </w:t>
      </w:r>
      <w:r w:rsidRPr="008372F6">
        <w:rPr>
          <w:rFonts w:ascii="Arial" w:hAnsi="Arial" w:cs="Arial"/>
          <w:w w:val="105"/>
          <w:sz w:val="24"/>
          <w:szCs w:val="24"/>
        </w:rPr>
        <w:t>Social</w:t>
      </w:r>
      <w:r w:rsidRPr="008372F6">
        <w:rPr>
          <w:rFonts w:ascii="Arial" w:hAnsi="Arial" w:cs="Arial"/>
          <w:spacing w:val="35"/>
          <w:w w:val="105"/>
          <w:sz w:val="24"/>
          <w:szCs w:val="24"/>
        </w:rPr>
        <w:t xml:space="preserve"> </w:t>
      </w:r>
      <w:r w:rsidRPr="008372F6">
        <w:rPr>
          <w:rFonts w:ascii="Arial" w:hAnsi="Arial" w:cs="Arial"/>
          <w:w w:val="105"/>
          <w:sz w:val="24"/>
          <w:szCs w:val="24"/>
        </w:rPr>
        <w:t>Services—A</w:t>
      </w:r>
      <w:r w:rsidRPr="008372F6">
        <w:rPr>
          <w:rFonts w:ascii="Arial" w:hAnsi="Arial" w:cs="Arial"/>
          <w:spacing w:val="35"/>
          <w:w w:val="105"/>
          <w:sz w:val="24"/>
          <w:szCs w:val="24"/>
        </w:rPr>
        <w:t xml:space="preserve"> </w:t>
      </w:r>
      <w:r w:rsidRPr="008372F6">
        <w:rPr>
          <w:rFonts w:ascii="Arial" w:hAnsi="Arial" w:cs="Arial"/>
          <w:w w:val="105"/>
          <w:sz w:val="24"/>
          <w:szCs w:val="24"/>
        </w:rPr>
        <w:t>Comparison</w:t>
      </w:r>
      <w:r w:rsidRPr="008372F6">
        <w:rPr>
          <w:rFonts w:ascii="Arial" w:hAnsi="Arial" w:cs="Arial"/>
          <w:spacing w:val="35"/>
          <w:w w:val="105"/>
          <w:sz w:val="24"/>
          <w:szCs w:val="24"/>
        </w:rPr>
        <w:t xml:space="preserve"> </w:t>
      </w:r>
      <w:r w:rsidRPr="008372F6">
        <w:rPr>
          <w:rFonts w:ascii="Arial" w:hAnsi="Arial" w:cs="Arial"/>
          <w:w w:val="105"/>
          <w:sz w:val="24"/>
          <w:szCs w:val="24"/>
        </w:rPr>
        <w:t>of</w:t>
      </w:r>
      <w:r w:rsidRPr="008372F6">
        <w:rPr>
          <w:rFonts w:ascii="Arial" w:hAnsi="Arial" w:cs="Arial"/>
          <w:spacing w:val="35"/>
          <w:w w:val="105"/>
          <w:sz w:val="24"/>
          <w:szCs w:val="24"/>
        </w:rPr>
        <w:t xml:space="preserve"> </w:t>
      </w:r>
      <w:r w:rsidRPr="008372F6">
        <w:rPr>
          <w:rFonts w:ascii="Arial" w:hAnsi="Arial" w:cs="Arial"/>
          <w:w w:val="105"/>
          <w:sz w:val="24"/>
          <w:szCs w:val="24"/>
        </w:rPr>
        <w:t>17</w:t>
      </w:r>
      <w:r w:rsidRPr="008372F6">
        <w:rPr>
          <w:rFonts w:ascii="Arial" w:hAnsi="Arial" w:cs="Arial"/>
          <w:spacing w:val="35"/>
          <w:w w:val="105"/>
          <w:sz w:val="24"/>
          <w:szCs w:val="24"/>
        </w:rPr>
        <w:t xml:space="preserve"> </w:t>
      </w:r>
      <w:r w:rsidRPr="008372F6">
        <w:rPr>
          <w:rFonts w:ascii="Arial" w:hAnsi="Arial" w:cs="Arial"/>
          <w:w w:val="105"/>
          <w:sz w:val="24"/>
          <w:szCs w:val="24"/>
        </w:rPr>
        <w:t>Countries.”</w:t>
      </w:r>
      <w:r w:rsidRPr="008372F6">
        <w:rPr>
          <w:rFonts w:ascii="Arial" w:hAnsi="Arial" w:cs="Arial"/>
          <w:spacing w:val="35"/>
          <w:w w:val="105"/>
          <w:sz w:val="24"/>
          <w:szCs w:val="24"/>
        </w:rPr>
        <w:t xml:space="preserve"> </w:t>
      </w:r>
      <w:r w:rsidRPr="008372F6">
        <w:rPr>
          <w:rFonts w:ascii="Arial" w:hAnsi="Arial" w:cs="Arial"/>
          <w:w w:val="105"/>
          <w:sz w:val="24"/>
          <w:szCs w:val="24"/>
        </w:rPr>
        <w:t>In:</w:t>
      </w:r>
      <w:r w:rsidRPr="008372F6">
        <w:rPr>
          <w:rFonts w:ascii="Arial" w:hAnsi="Arial" w:cs="Arial"/>
          <w:spacing w:val="35"/>
          <w:w w:val="105"/>
          <w:sz w:val="24"/>
          <w:szCs w:val="24"/>
        </w:rPr>
        <w:t xml:space="preserve"> </w:t>
      </w:r>
      <w:r w:rsidRPr="008372F6">
        <w:rPr>
          <w:rFonts w:ascii="Arial" w:hAnsi="Arial" w:cs="Arial"/>
          <w:i/>
          <w:w w:val="105"/>
          <w:sz w:val="24"/>
          <w:szCs w:val="24"/>
        </w:rPr>
        <w:t>Social</w:t>
      </w:r>
      <w:r w:rsidRPr="008372F6">
        <w:rPr>
          <w:rFonts w:ascii="Arial" w:hAnsi="Arial" w:cs="Arial"/>
          <w:i/>
          <w:spacing w:val="40"/>
          <w:w w:val="105"/>
          <w:sz w:val="24"/>
          <w:szCs w:val="24"/>
        </w:rPr>
        <w:t xml:space="preserve"> </w:t>
      </w:r>
      <w:r w:rsidRPr="008372F6">
        <w:rPr>
          <w:rFonts w:ascii="Arial" w:hAnsi="Arial" w:cs="Arial"/>
          <w:i/>
          <w:w w:val="105"/>
          <w:sz w:val="24"/>
          <w:szCs w:val="24"/>
        </w:rPr>
        <w:t>Policy</w:t>
      </w:r>
      <w:r w:rsidRPr="008372F6">
        <w:rPr>
          <w:rFonts w:ascii="Arial" w:hAnsi="Arial" w:cs="Arial"/>
          <w:i/>
          <w:spacing w:val="40"/>
          <w:w w:val="105"/>
          <w:sz w:val="24"/>
          <w:szCs w:val="24"/>
        </w:rPr>
        <w:t xml:space="preserve"> </w:t>
      </w:r>
      <w:r w:rsidRPr="008372F6">
        <w:rPr>
          <w:rFonts w:ascii="Arial" w:hAnsi="Arial" w:cs="Arial"/>
          <w:i/>
          <w:w w:val="105"/>
          <w:sz w:val="24"/>
          <w:szCs w:val="24"/>
        </w:rPr>
        <w:t>&amp;</w:t>
      </w:r>
      <w:r w:rsidRPr="008372F6">
        <w:rPr>
          <w:rFonts w:ascii="Arial" w:hAnsi="Arial" w:cs="Arial"/>
          <w:i/>
          <w:spacing w:val="40"/>
          <w:w w:val="105"/>
          <w:sz w:val="24"/>
          <w:szCs w:val="24"/>
        </w:rPr>
        <w:t xml:space="preserve"> </w:t>
      </w:r>
      <w:r w:rsidRPr="008372F6">
        <w:rPr>
          <w:rFonts w:ascii="Arial" w:hAnsi="Arial" w:cs="Arial"/>
          <w:i/>
          <w:w w:val="105"/>
          <w:sz w:val="24"/>
          <w:szCs w:val="24"/>
        </w:rPr>
        <w:t>Administration</w:t>
      </w:r>
      <w:r w:rsidRPr="008372F6">
        <w:rPr>
          <w:rFonts w:ascii="Arial" w:hAnsi="Arial" w:cs="Arial"/>
          <w:i/>
          <w:spacing w:val="40"/>
          <w:w w:val="105"/>
          <w:sz w:val="24"/>
          <w:szCs w:val="24"/>
        </w:rPr>
        <w:t xml:space="preserve"> </w:t>
      </w:r>
      <w:r w:rsidRPr="008372F6">
        <w:rPr>
          <w:rFonts w:ascii="Arial" w:hAnsi="Arial" w:cs="Arial"/>
          <w:w w:val="105"/>
          <w:sz w:val="24"/>
          <w:szCs w:val="24"/>
        </w:rPr>
        <w:t>49.7,</w:t>
      </w:r>
      <w:ins w:id="1232" w:author="Héctor Bahamonde" w:date="2026-09-18T11:15:00Z" w16du:dateUtc="2026-09-18T09:15:00Z">
        <w:r w:rsidR="00643FFA">
          <w:rPr>
            <w:rFonts w:ascii="Arial" w:hAnsi="Arial" w:cs="Arial"/>
            <w:w w:val="105"/>
            <w:sz w:val="24"/>
            <w:szCs w:val="24"/>
          </w:rPr>
          <w:t xml:space="preserve"> </w:t>
        </w:r>
      </w:ins>
    </w:p>
    <w:p w14:paraId="20B1395E" w14:textId="77777777" w:rsidR="005D491A" w:rsidRPr="008372F6" w:rsidRDefault="00000000" w:rsidP="00EA7791">
      <w:pPr>
        <w:pStyle w:val="BodyText"/>
        <w:spacing w:before="120" w:after="120" w:line="360" w:lineRule="auto"/>
        <w:ind w:right="317"/>
        <w:jc w:val="both"/>
        <w:rPr>
          <w:rFonts w:ascii="Arial" w:hAnsi="Arial" w:cs="Arial"/>
          <w:sz w:val="24"/>
          <w:szCs w:val="24"/>
        </w:rPr>
        <w:pPrChange w:id="1233" w:author="Héctor Bahamonde" w:date="2026-09-18T11:17:00Z" w16du:dateUtc="2026-09-18T09:17:00Z">
          <w:pPr>
            <w:pStyle w:val="BodyText"/>
            <w:spacing w:before="120" w:after="120" w:line="360" w:lineRule="auto"/>
            <w:jc w:val="both"/>
          </w:pPr>
        </w:pPrChange>
      </w:pPr>
      <w:r w:rsidRPr="008372F6">
        <w:rPr>
          <w:rFonts w:ascii="Arial" w:hAnsi="Arial" w:cs="Arial"/>
          <w:sz w:val="24"/>
          <w:szCs w:val="24"/>
        </w:rPr>
        <w:t>pp.</w:t>
      </w:r>
      <w:r w:rsidRPr="008372F6">
        <w:rPr>
          <w:rFonts w:ascii="Arial" w:hAnsi="Arial" w:cs="Arial"/>
          <w:spacing w:val="34"/>
          <w:sz w:val="24"/>
          <w:szCs w:val="24"/>
        </w:rPr>
        <w:t xml:space="preserve"> </w:t>
      </w:r>
      <w:r w:rsidRPr="008372F6">
        <w:rPr>
          <w:rFonts w:ascii="Arial" w:hAnsi="Arial" w:cs="Arial"/>
          <w:sz w:val="24"/>
          <w:szCs w:val="24"/>
        </w:rPr>
        <w:t>887–</w:t>
      </w:r>
      <w:r w:rsidRPr="008372F6">
        <w:rPr>
          <w:rFonts w:ascii="Arial" w:hAnsi="Arial" w:cs="Arial"/>
          <w:spacing w:val="-4"/>
          <w:sz w:val="24"/>
          <w:szCs w:val="24"/>
        </w:rPr>
        <w:t>910.</w:t>
      </w:r>
    </w:p>
    <w:p w14:paraId="77CB07F7" w14:textId="77777777" w:rsidR="005D491A" w:rsidRPr="008372F6" w:rsidRDefault="00000000" w:rsidP="00EA7791">
      <w:pPr>
        <w:pStyle w:val="BodyText"/>
        <w:spacing w:before="120" w:after="120" w:line="360" w:lineRule="auto"/>
        <w:ind w:right="355"/>
        <w:jc w:val="both"/>
        <w:rPr>
          <w:rFonts w:ascii="Arial" w:hAnsi="Arial" w:cs="Arial"/>
          <w:sz w:val="24"/>
          <w:szCs w:val="24"/>
        </w:rPr>
        <w:pPrChange w:id="1234" w:author="Héctor Bahamonde" w:date="2026-09-18T11:17:00Z" w16du:dateUtc="2026-09-18T09:17:00Z">
          <w:pPr>
            <w:pStyle w:val="BodyText"/>
            <w:spacing w:before="120" w:after="120" w:line="360" w:lineRule="auto"/>
            <w:ind w:right="355" w:hanging="327"/>
            <w:jc w:val="both"/>
          </w:pPr>
        </w:pPrChange>
      </w:pPr>
      <w:bookmarkStart w:id="1235" w:name="_bookmark71"/>
      <w:bookmarkEnd w:id="1235"/>
      <w:r w:rsidRPr="008372F6">
        <w:rPr>
          <w:rFonts w:ascii="Arial" w:hAnsi="Arial" w:cs="Arial"/>
          <w:w w:val="105"/>
          <w:sz w:val="24"/>
          <w:szCs w:val="24"/>
        </w:rPr>
        <w:t>Loupas,</w:t>
      </w:r>
      <w:r w:rsidRPr="008372F6">
        <w:rPr>
          <w:rFonts w:ascii="Arial" w:hAnsi="Arial" w:cs="Arial"/>
          <w:spacing w:val="-1"/>
          <w:w w:val="105"/>
          <w:sz w:val="24"/>
          <w:szCs w:val="24"/>
        </w:rPr>
        <w:t xml:space="preserve"> </w:t>
      </w:r>
      <w:r w:rsidRPr="008372F6">
        <w:rPr>
          <w:rFonts w:ascii="Arial" w:hAnsi="Arial" w:cs="Arial"/>
          <w:w w:val="105"/>
          <w:sz w:val="24"/>
          <w:szCs w:val="24"/>
        </w:rPr>
        <w:t>M.</w:t>
      </w:r>
      <w:r w:rsidRPr="008372F6">
        <w:rPr>
          <w:rFonts w:ascii="Arial" w:hAnsi="Arial" w:cs="Arial"/>
          <w:spacing w:val="-1"/>
          <w:w w:val="105"/>
          <w:sz w:val="24"/>
          <w:szCs w:val="24"/>
        </w:rPr>
        <w:t xml:space="preserve"> </w:t>
      </w:r>
      <w:r w:rsidRPr="008372F6">
        <w:rPr>
          <w:rFonts w:ascii="Arial" w:hAnsi="Arial" w:cs="Arial"/>
          <w:w w:val="105"/>
          <w:sz w:val="24"/>
          <w:szCs w:val="24"/>
        </w:rPr>
        <w:t>A.,</w:t>
      </w:r>
      <w:r w:rsidRPr="008372F6">
        <w:rPr>
          <w:rFonts w:ascii="Arial" w:hAnsi="Arial" w:cs="Arial"/>
          <w:spacing w:val="-1"/>
          <w:w w:val="105"/>
          <w:sz w:val="24"/>
          <w:szCs w:val="24"/>
        </w:rPr>
        <w:t xml:space="preserve"> </w:t>
      </w:r>
      <w:r w:rsidRPr="008372F6">
        <w:rPr>
          <w:rFonts w:ascii="Arial" w:hAnsi="Arial" w:cs="Arial"/>
          <w:w w:val="105"/>
          <w:sz w:val="24"/>
          <w:szCs w:val="24"/>
        </w:rPr>
        <w:t>K.</w:t>
      </w:r>
      <w:r w:rsidRPr="008372F6">
        <w:rPr>
          <w:rFonts w:ascii="Arial" w:hAnsi="Arial" w:cs="Arial"/>
          <w:spacing w:val="-1"/>
          <w:w w:val="105"/>
          <w:sz w:val="24"/>
          <w:szCs w:val="24"/>
        </w:rPr>
        <w:t xml:space="preserve"> </w:t>
      </w:r>
      <w:r w:rsidRPr="008372F6">
        <w:rPr>
          <w:rFonts w:ascii="Arial" w:hAnsi="Arial" w:cs="Arial"/>
          <w:w w:val="105"/>
          <w:sz w:val="24"/>
          <w:szCs w:val="24"/>
        </w:rPr>
        <w:t>Athanasakis,</w:t>
      </w:r>
      <w:r w:rsidRPr="008372F6">
        <w:rPr>
          <w:rFonts w:ascii="Arial" w:hAnsi="Arial" w:cs="Arial"/>
          <w:spacing w:val="-1"/>
          <w:w w:val="105"/>
          <w:sz w:val="24"/>
          <w:szCs w:val="24"/>
        </w:rPr>
        <w:t xml:space="preserve"> </w:t>
      </w:r>
      <w:r w:rsidRPr="008372F6">
        <w:rPr>
          <w:rFonts w:ascii="Arial" w:hAnsi="Arial" w:cs="Arial"/>
          <w:w w:val="105"/>
          <w:sz w:val="24"/>
          <w:szCs w:val="24"/>
        </w:rPr>
        <w:t>and</w:t>
      </w:r>
      <w:r w:rsidRPr="008372F6">
        <w:rPr>
          <w:rFonts w:ascii="Arial" w:hAnsi="Arial" w:cs="Arial"/>
          <w:spacing w:val="-1"/>
          <w:w w:val="105"/>
          <w:sz w:val="24"/>
          <w:szCs w:val="24"/>
        </w:rPr>
        <w:t xml:space="preserve"> </w:t>
      </w:r>
      <w:r w:rsidRPr="008372F6">
        <w:rPr>
          <w:rFonts w:ascii="Arial" w:hAnsi="Arial" w:cs="Arial"/>
          <w:w w:val="105"/>
          <w:sz w:val="24"/>
          <w:szCs w:val="24"/>
        </w:rPr>
        <w:t>D.</w:t>
      </w:r>
      <w:r w:rsidRPr="008372F6">
        <w:rPr>
          <w:rFonts w:ascii="Arial" w:hAnsi="Arial" w:cs="Arial"/>
          <w:spacing w:val="-1"/>
          <w:w w:val="105"/>
          <w:sz w:val="24"/>
          <w:szCs w:val="24"/>
        </w:rPr>
        <w:t xml:space="preserve"> </w:t>
      </w:r>
      <w:r w:rsidRPr="008372F6">
        <w:rPr>
          <w:rFonts w:ascii="Arial" w:hAnsi="Arial" w:cs="Arial"/>
          <w:w w:val="105"/>
          <w:sz w:val="24"/>
          <w:szCs w:val="24"/>
        </w:rPr>
        <w:t>Zavras</w:t>
      </w:r>
      <w:r w:rsidRPr="008372F6">
        <w:rPr>
          <w:rFonts w:ascii="Arial" w:hAnsi="Arial" w:cs="Arial"/>
          <w:spacing w:val="-1"/>
          <w:w w:val="105"/>
          <w:sz w:val="24"/>
          <w:szCs w:val="24"/>
        </w:rPr>
        <w:t xml:space="preserve"> </w:t>
      </w:r>
      <w:r w:rsidRPr="008372F6">
        <w:rPr>
          <w:rFonts w:ascii="Arial" w:hAnsi="Arial" w:cs="Arial"/>
          <w:w w:val="105"/>
          <w:sz w:val="24"/>
          <w:szCs w:val="24"/>
        </w:rPr>
        <w:t>(2026).</w:t>
      </w:r>
      <w:r w:rsidRPr="008372F6">
        <w:rPr>
          <w:rFonts w:ascii="Arial" w:hAnsi="Arial" w:cs="Arial"/>
          <w:spacing w:val="-1"/>
          <w:w w:val="105"/>
          <w:sz w:val="24"/>
          <w:szCs w:val="24"/>
        </w:rPr>
        <w:t xml:space="preserve"> </w:t>
      </w:r>
      <w:r w:rsidRPr="008372F6">
        <w:rPr>
          <w:rFonts w:ascii="Arial" w:hAnsi="Arial" w:cs="Arial"/>
          <w:w w:val="105"/>
          <w:sz w:val="24"/>
          <w:szCs w:val="24"/>
        </w:rPr>
        <w:t>“Willingness</w:t>
      </w:r>
      <w:r w:rsidRPr="008372F6">
        <w:rPr>
          <w:rFonts w:ascii="Arial" w:hAnsi="Arial" w:cs="Arial"/>
          <w:spacing w:val="-1"/>
          <w:w w:val="105"/>
          <w:sz w:val="24"/>
          <w:szCs w:val="24"/>
        </w:rPr>
        <w:t xml:space="preserve"> </w:t>
      </w:r>
      <w:r w:rsidRPr="008372F6">
        <w:rPr>
          <w:rFonts w:ascii="Arial" w:hAnsi="Arial" w:cs="Arial"/>
          <w:w w:val="105"/>
          <w:sz w:val="24"/>
          <w:szCs w:val="24"/>
        </w:rPr>
        <w:t>to</w:t>
      </w:r>
      <w:r w:rsidRPr="008372F6">
        <w:rPr>
          <w:rFonts w:ascii="Arial" w:hAnsi="Arial" w:cs="Arial"/>
          <w:spacing w:val="-1"/>
          <w:w w:val="105"/>
          <w:sz w:val="24"/>
          <w:szCs w:val="24"/>
        </w:rPr>
        <w:t xml:space="preserve"> </w:t>
      </w:r>
      <w:r w:rsidRPr="008372F6">
        <w:rPr>
          <w:rFonts w:ascii="Arial" w:hAnsi="Arial" w:cs="Arial"/>
          <w:w w:val="105"/>
          <w:sz w:val="24"/>
          <w:szCs w:val="24"/>
        </w:rPr>
        <w:t>Pay</w:t>
      </w:r>
      <w:r w:rsidRPr="008372F6">
        <w:rPr>
          <w:rFonts w:ascii="Arial" w:hAnsi="Arial" w:cs="Arial"/>
          <w:spacing w:val="-1"/>
          <w:w w:val="105"/>
          <w:sz w:val="24"/>
          <w:szCs w:val="24"/>
        </w:rPr>
        <w:t xml:space="preserve"> </w:t>
      </w:r>
      <w:r w:rsidRPr="008372F6">
        <w:rPr>
          <w:rFonts w:ascii="Arial" w:hAnsi="Arial" w:cs="Arial"/>
          <w:w w:val="105"/>
          <w:sz w:val="24"/>
          <w:szCs w:val="24"/>
        </w:rPr>
        <w:t>per</w:t>
      </w:r>
      <w:r w:rsidRPr="008372F6">
        <w:rPr>
          <w:rFonts w:ascii="Arial" w:hAnsi="Arial" w:cs="Arial"/>
          <w:spacing w:val="-1"/>
          <w:w w:val="105"/>
          <w:sz w:val="24"/>
          <w:szCs w:val="24"/>
        </w:rPr>
        <w:t xml:space="preserve"> </w:t>
      </w:r>
      <w:r w:rsidRPr="008372F6">
        <w:rPr>
          <w:rFonts w:ascii="Arial" w:hAnsi="Arial" w:cs="Arial"/>
          <w:w w:val="105"/>
          <w:sz w:val="24"/>
          <w:szCs w:val="24"/>
        </w:rPr>
        <w:t>QALY:</w:t>
      </w:r>
      <w:r w:rsidRPr="008372F6">
        <w:rPr>
          <w:rFonts w:ascii="Arial" w:hAnsi="Arial" w:cs="Arial"/>
          <w:spacing w:val="-1"/>
          <w:w w:val="105"/>
          <w:sz w:val="24"/>
          <w:szCs w:val="24"/>
        </w:rPr>
        <w:t xml:space="preserve"> </w:t>
      </w:r>
      <w:r w:rsidRPr="008372F6">
        <w:rPr>
          <w:rFonts w:ascii="Arial" w:hAnsi="Arial" w:cs="Arial"/>
          <w:w w:val="105"/>
          <w:sz w:val="24"/>
          <w:szCs w:val="24"/>
        </w:rPr>
        <w:t>A</w:t>
      </w:r>
      <w:r w:rsidRPr="008372F6">
        <w:rPr>
          <w:rFonts w:ascii="Arial" w:hAnsi="Arial" w:cs="Arial"/>
          <w:spacing w:val="-1"/>
          <w:w w:val="105"/>
          <w:sz w:val="24"/>
          <w:szCs w:val="24"/>
        </w:rPr>
        <w:t xml:space="preserve"> </w:t>
      </w:r>
      <w:r w:rsidRPr="008372F6">
        <w:rPr>
          <w:rFonts w:ascii="Arial" w:hAnsi="Arial" w:cs="Arial"/>
          <w:w w:val="105"/>
          <w:sz w:val="24"/>
          <w:szCs w:val="24"/>
        </w:rPr>
        <w:t xml:space="preserve">Systematic Review of Demand-Side Valuations with a Focus on Age and Disease Severity.” In: </w:t>
      </w:r>
      <w:r w:rsidRPr="008372F6">
        <w:rPr>
          <w:rFonts w:ascii="Arial" w:hAnsi="Arial" w:cs="Arial"/>
          <w:i/>
          <w:w w:val="105"/>
          <w:sz w:val="24"/>
          <w:szCs w:val="24"/>
        </w:rPr>
        <w:t xml:space="preserve">Appl Health </w:t>
      </w:r>
      <w:bookmarkStart w:id="1236" w:name="_bookmark70"/>
      <w:bookmarkEnd w:id="1236"/>
      <w:r w:rsidRPr="008372F6">
        <w:rPr>
          <w:rFonts w:ascii="Arial" w:hAnsi="Arial" w:cs="Arial"/>
          <w:i/>
          <w:w w:val="105"/>
          <w:sz w:val="24"/>
          <w:szCs w:val="24"/>
        </w:rPr>
        <w:t xml:space="preserve">Econ Health Policy </w:t>
      </w:r>
      <w:r w:rsidRPr="008372F6">
        <w:rPr>
          <w:rFonts w:ascii="Arial" w:hAnsi="Arial" w:cs="Arial"/>
          <w:w w:val="105"/>
          <w:sz w:val="24"/>
          <w:szCs w:val="24"/>
        </w:rPr>
        <w:t>24, pp. 47–63.</w:t>
      </w:r>
    </w:p>
    <w:p w14:paraId="42FD8830" w14:textId="77777777" w:rsidR="005D491A" w:rsidRPr="008372F6" w:rsidRDefault="00000000" w:rsidP="00EA7791">
      <w:pPr>
        <w:pStyle w:val="BodyText"/>
        <w:spacing w:before="120" w:after="120" w:line="360" w:lineRule="auto"/>
        <w:ind w:right="356"/>
        <w:jc w:val="both"/>
        <w:rPr>
          <w:rFonts w:ascii="Arial" w:hAnsi="Arial" w:cs="Arial"/>
          <w:sz w:val="24"/>
          <w:szCs w:val="24"/>
        </w:rPr>
        <w:pPrChange w:id="1237" w:author="Héctor Bahamonde" w:date="2026-09-18T11:17:00Z" w16du:dateUtc="2026-09-18T09:17:00Z">
          <w:pPr>
            <w:pStyle w:val="BodyText"/>
            <w:spacing w:before="120" w:after="120" w:line="360" w:lineRule="auto"/>
            <w:ind w:right="356" w:hanging="339"/>
            <w:jc w:val="both"/>
          </w:pPr>
        </w:pPrChange>
      </w:pPr>
      <w:r w:rsidRPr="008372F6">
        <w:rPr>
          <w:rFonts w:ascii="Arial" w:hAnsi="Arial" w:cs="Arial"/>
          <w:w w:val="105"/>
          <w:sz w:val="24"/>
          <w:szCs w:val="24"/>
        </w:rPr>
        <w:t xml:space="preserve">MacLeod, T. E., A. H. Harris, and A. Mahal (2016). “Stated and revealed preferences for funding new high-cost cancer drugs: a critical review of the evidence from patients, the public and </w:t>
      </w:r>
      <w:bookmarkStart w:id="1238" w:name="_bookmark72"/>
      <w:bookmarkEnd w:id="1238"/>
      <w:r w:rsidRPr="008372F6">
        <w:rPr>
          <w:rFonts w:ascii="Arial" w:hAnsi="Arial" w:cs="Arial"/>
          <w:w w:val="105"/>
          <w:sz w:val="24"/>
          <w:szCs w:val="24"/>
        </w:rPr>
        <w:t xml:space="preserve">payers.” In: </w:t>
      </w:r>
      <w:r w:rsidRPr="008372F6">
        <w:rPr>
          <w:rFonts w:ascii="Arial" w:hAnsi="Arial" w:cs="Arial"/>
          <w:i/>
          <w:w w:val="105"/>
          <w:sz w:val="24"/>
          <w:szCs w:val="24"/>
        </w:rPr>
        <w:t xml:space="preserve">Patient-Patient-Centered Outcomes Res. </w:t>
      </w:r>
      <w:r w:rsidRPr="008372F6">
        <w:rPr>
          <w:rFonts w:ascii="Arial" w:hAnsi="Arial" w:cs="Arial"/>
          <w:w w:val="105"/>
          <w:sz w:val="24"/>
          <w:szCs w:val="24"/>
        </w:rPr>
        <w:t>9, pp. 201–222.</w:t>
      </w:r>
    </w:p>
    <w:p w14:paraId="135E8437" w14:textId="77777777" w:rsidR="005D491A" w:rsidRPr="008372F6" w:rsidRDefault="00000000" w:rsidP="00EA7791">
      <w:pPr>
        <w:spacing w:before="120" w:after="120" w:line="360" w:lineRule="auto"/>
        <w:ind w:right="359"/>
        <w:jc w:val="both"/>
        <w:rPr>
          <w:rFonts w:ascii="Arial" w:hAnsi="Arial" w:cs="Arial"/>
          <w:sz w:val="24"/>
          <w:szCs w:val="24"/>
        </w:rPr>
        <w:pPrChange w:id="1239" w:author="Héctor Bahamonde" w:date="2026-09-18T11:17:00Z" w16du:dateUtc="2026-09-18T09:17:00Z">
          <w:pPr>
            <w:spacing w:before="120" w:after="120" w:line="360" w:lineRule="auto"/>
            <w:ind w:right="359" w:hanging="339"/>
            <w:jc w:val="both"/>
          </w:pPr>
        </w:pPrChange>
      </w:pPr>
      <w:r w:rsidRPr="008372F6">
        <w:rPr>
          <w:rFonts w:ascii="Arial" w:hAnsi="Arial" w:cs="Arial"/>
          <w:w w:val="105"/>
          <w:sz w:val="24"/>
          <w:szCs w:val="24"/>
        </w:rPr>
        <w:t xml:space="preserve">Maguire, Allegra, Emil Persson, and Gustav Tinghög (Dec. 2023). “Opportunity cost neglect: a </w:t>
      </w:r>
      <w:bookmarkStart w:id="1240" w:name="_bookmark73"/>
      <w:bookmarkEnd w:id="1240"/>
      <w:r w:rsidRPr="008372F6">
        <w:rPr>
          <w:rFonts w:ascii="Arial" w:hAnsi="Arial" w:cs="Arial"/>
          <w:w w:val="105"/>
          <w:sz w:val="24"/>
          <w:szCs w:val="24"/>
        </w:rPr>
        <w:t xml:space="preserve">meta-analysis.” In: </w:t>
      </w:r>
      <w:r w:rsidRPr="008372F6">
        <w:rPr>
          <w:rFonts w:ascii="Arial" w:hAnsi="Arial" w:cs="Arial"/>
          <w:i/>
          <w:w w:val="105"/>
          <w:sz w:val="24"/>
          <w:szCs w:val="24"/>
        </w:rPr>
        <w:t xml:space="preserve">Journal of the Economic Science Association </w:t>
      </w:r>
      <w:r w:rsidRPr="008372F6">
        <w:rPr>
          <w:rFonts w:ascii="Arial" w:hAnsi="Arial" w:cs="Arial"/>
          <w:w w:val="105"/>
          <w:sz w:val="24"/>
          <w:szCs w:val="24"/>
        </w:rPr>
        <w:t>9.2, pp. 176–192.</w:t>
      </w:r>
    </w:p>
    <w:p w14:paraId="2C02DF3D" w14:textId="139450DD" w:rsidR="005D491A" w:rsidRPr="008372F6" w:rsidDel="001C0514" w:rsidRDefault="00000000" w:rsidP="00EA7791">
      <w:pPr>
        <w:pStyle w:val="BodyText"/>
        <w:spacing w:before="120" w:after="120" w:line="360" w:lineRule="auto"/>
        <w:jc w:val="both"/>
        <w:rPr>
          <w:del w:id="1241" w:author="Héctor Bahamonde" w:date="2026-09-18T11:21:00Z" w16du:dateUtc="2026-09-18T09:21:00Z"/>
          <w:rFonts w:ascii="Arial" w:hAnsi="Arial" w:cs="Arial"/>
          <w:sz w:val="24"/>
          <w:szCs w:val="24"/>
        </w:rPr>
      </w:pPr>
      <w:r w:rsidRPr="008372F6">
        <w:rPr>
          <w:rFonts w:ascii="Arial" w:hAnsi="Arial" w:cs="Arial"/>
          <w:w w:val="105"/>
          <w:sz w:val="24"/>
          <w:szCs w:val="24"/>
        </w:rPr>
        <w:t>Mahdiani,</w:t>
      </w:r>
      <w:r w:rsidRPr="008372F6">
        <w:rPr>
          <w:rFonts w:ascii="Arial" w:hAnsi="Arial" w:cs="Arial"/>
          <w:spacing w:val="-2"/>
          <w:w w:val="105"/>
          <w:sz w:val="24"/>
          <w:szCs w:val="24"/>
        </w:rPr>
        <w:t xml:space="preserve"> </w:t>
      </w:r>
      <w:r w:rsidRPr="008372F6">
        <w:rPr>
          <w:rFonts w:ascii="Arial" w:hAnsi="Arial" w:cs="Arial"/>
          <w:w w:val="105"/>
          <w:sz w:val="24"/>
          <w:szCs w:val="24"/>
        </w:rPr>
        <w:t>H.,</w:t>
      </w:r>
      <w:r w:rsidRPr="008372F6">
        <w:rPr>
          <w:rFonts w:ascii="Arial" w:hAnsi="Arial" w:cs="Arial"/>
          <w:spacing w:val="-2"/>
          <w:w w:val="105"/>
          <w:sz w:val="24"/>
          <w:szCs w:val="24"/>
        </w:rPr>
        <w:t xml:space="preserve"> </w:t>
      </w:r>
      <w:r w:rsidRPr="008372F6">
        <w:rPr>
          <w:rFonts w:ascii="Arial" w:hAnsi="Arial" w:cs="Arial"/>
          <w:w w:val="105"/>
          <w:sz w:val="24"/>
          <w:szCs w:val="24"/>
        </w:rPr>
        <w:t>N.</w:t>
      </w:r>
      <w:r w:rsidRPr="008372F6">
        <w:rPr>
          <w:rFonts w:ascii="Arial" w:hAnsi="Arial" w:cs="Arial"/>
          <w:spacing w:val="-2"/>
          <w:w w:val="105"/>
          <w:sz w:val="24"/>
          <w:szCs w:val="24"/>
        </w:rPr>
        <w:t xml:space="preserve"> </w:t>
      </w:r>
      <w:r w:rsidRPr="008372F6">
        <w:rPr>
          <w:rFonts w:ascii="Arial" w:hAnsi="Arial" w:cs="Arial"/>
          <w:w w:val="105"/>
          <w:sz w:val="24"/>
          <w:szCs w:val="24"/>
        </w:rPr>
        <w:t>Münch,</w:t>
      </w:r>
      <w:r w:rsidRPr="008372F6">
        <w:rPr>
          <w:rFonts w:ascii="Arial" w:hAnsi="Arial" w:cs="Arial"/>
          <w:spacing w:val="-3"/>
          <w:w w:val="105"/>
          <w:sz w:val="24"/>
          <w:szCs w:val="24"/>
        </w:rPr>
        <w:t xml:space="preserve"> </w:t>
      </w:r>
      <w:r w:rsidRPr="008372F6">
        <w:rPr>
          <w:rFonts w:ascii="Arial" w:hAnsi="Arial" w:cs="Arial"/>
          <w:w w:val="105"/>
          <w:sz w:val="24"/>
          <w:szCs w:val="24"/>
        </w:rPr>
        <w:t>and</w:t>
      </w:r>
      <w:r w:rsidRPr="008372F6">
        <w:rPr>
          <w:rFonts w:ascii="Arial" w:hAnsi="Arial" w:cs="Arial"/>
          <w:spacing w:val="-2"/>
          <w:w w:val="105"/>
          <w:sz w:val="24"/>
          <w:szCs w:val="24"/>
        </w:rPr>
        <w:t xml:space="preserve"> </w:t>
      </w:r>
      <w:r w:rsidRPr="008372F6">
        <w:rPr>
          <w:rFonts w:ascii="Arial" w:hAnsi="Arial" w:cs="Arial"/>
          <w:w w:val="105"/>
          <w:sz w:val="24"/>
          <w:szCs w:val="24"/>
        </w:rPr>
        <w:t>N.</w:t>
      </w:r>
      <w:r w:rsidRPr="008372F6">
        <w:rPr>
          <w:rFonts w:ascii="Arial" w:hAnsi="Arial" w:cs="Arial"/>
          <w:spacing w:val="-3"/>
          <w:w w:val="105"/>
          <w:sz w:val="24"/>
          <w:szCs w:val="24"/>
        </w:rPr>
        <w:t xml:space="preserve"> </w:t>
      </w:r>
      <w:r w:rsidRPr="008372F6">
        <w:rPr>
          <w:rFonts w:ascii="Arial" w:hAnsi="Arial" w:cs="Arial"/>
          <w:w w:val="105"/>
          <w:sz w:val="24"/>
          <w:szCs w:val="24"/>
        </w:rPr>
        <w:t>W.</w:t>
      </w:r>
      <w:r w:rsidRPr="008372F6">
        <w:rPr>
          <w:rFonts w:ascii="Arial" w:hAnsi="Arial" w:cs="Arial"/>
          <w:spacing w:val="-2"/>
          <w:w w:val="105"/>
          <w:sz w:val="24"/>
          <w:szCs w:val="24"/>
        </w:rPr>
        <w:t xml:space="preserve"> </w:t>
      </w:r>
      <w:r w:rsidRPr="008372F6">
        <w:rPr>
          <w:rFonts w:ascii="Arial" w:hAnsi="Arial" w:cs="Arial"/>
          <w:w w:val="105"/>
          <w:sz w:val="24"/>
          <w:szCs w:val="24"/>
        </w:rPr>
        <w:t>Paul</w:t>
      </w:r>
      <w:r w:rsidRPr="008372F6">
        <w:rPr>
          <w:rFonts w:ascii="Arial" w:hAnsi="Arial" w:cs="Arial"/>
          <w:spacing w:val="-2"/>
          <w:w w:val="105"/>
          <w:sz w:val="24"/>
          <w:szCs w:val="24"/>
        </w:rPr>
        <w:t xml:space="preserve"> </w:t>
      </w:r>
      <w:r w:rsidRPr="008372F6">
        <w:rPr>
          <w:rFonts w:ascii="Arial" w:hAnsi="Arial" w:cs="Arial"/>
          <w:w w:val="105"/>
          <w:sz w:val="24"/>
          <w:szCs w:val="24"/>
        </w:rPr>
        <w:t>(2024).</w:t>
      </w:r>
      <w:r w:rsidRPr="008372F6">
        <w:rPr>
          <w:rFonts w:ascii="Arial" w:hAnsi="Arial" w:cs="Arial"/>
          <w:spacing w:val="-2"/>
          <w:w w:val="105"/>
          <w:sz w:val="24"/>
          <w:szCs w:val="24"/>
        </w:rPr>
        <w:t xml:space="preserve"> </w:t>
      </w:r>
      <w:r w:rsidRPr="008372F6">
        <w:rPr>
          <w:rFonts w:ascii="Arial" w:hAnsi="Arial" w:cs="Arial"/>
          <w:w w:val="105"/>
          <w:sz w:val="24"/>
          <w:szCs w:val="24"/>
        </w:rPr>
        <w:t>“A</w:t>
      </w:r>
      <w:r w:rsidRPr="008372F6">
        <w:rPr>
          <w:rFonts w:ascii="Arial" w:hAnsi="Arial" w:cs="Arial"/>
          <w:spacing w:val="-1"/>
          <w:w w:val="105"/>
          <w:sz w:val="24"/>
          <w:szCs w:val="24"/>
        </w:rPr>
        <w:t xml:space="preserve"> </w:t>
      </w:r>
      <w:r w:rsidRPr="008372F6">
        <w:rPr>
          <w:rFonts w:ascii="Arial" w:hAnsi="Arial" w:cs="Arial"/>
          <w:w w:val="105"/>
          <w:sz w:val="24"/>
          <w:szCs w:val="24"/>
        </w:rPr>
        <w:t>QALY</w:t>
      </w:r>
      <w:r w:rsidRPr="008372F6">
        <w:rPr>
          <w:rFonts w:ascii="Arial" w:hAnsi="Arial" w:cs="Arial"/>
          <w:spacing w:val="-2"/>
          <w:w w:val="105"/>
          <w:sz w:val="24"/>
          <w:szCs w:val="24"/>
        </w:rPr>
        <w:t xml:space="preserve"> </w:t>
      </w:r>
      <w:r w:rsidRPr="008372F6">
        <w:rPr>
          <w:rFonts w:ascii="Arial" w:hAnsi="Arial" w:cs="Arial"/>
          <w:w w:val="105"/>
          <w:sz w:val="24"/>
          <w:szCs w:val="24"/>
        </w:rPr>
        <w:t>is</w:t>
      </w:r>
      <w:r w:rsidRPr="008372F6">
        <w:rPr>
          <w:rFonts w:ascii="Arial" w:hAnsi="Arial" w:cs="Arial"/>
          <w:spacing w:val="-2"/>
          <w:w w:val="105"/>
          <w:sz w:val="24"/>
          <w:szCs w:val="24"/>
        </w:rPr>
        <w:t xml:space="preserve"> </w:t>
      </w:r>
      <w:r w:rsidRPr="008372F6">
        <w:rPr>
          <w:rFonts w:ascii="Arial" w:hAnsi="Arial" w:cs="Arial"/>
          <w:w w:val="105"/>
          <w:sz w:val="24"/>
          <w:szCs w:val="24"/>
        </w:rPr>
        <w:t>[still]</w:t>
      </w:r>
      <w:r w:rsidRPr="008372F6">
        <w:rPr>
          <w:rFonts w:ascii="Arial" w:hAnsi="Arial" w:cs="Arial"/>
          <w:spacing w:val="-3"/>
          <w:w w:val="105"/>
          <w:sz w:val="24"/>
          <w:szCs w:val="24"/>
        </w:rPr>
        <w:t xml:space="preserve"> </w:t>
      </w:r>
      <w:r w:rsidRPr="008372F6">
        <w:rPr>
          <w:rFonts w:ascii="Arial" w:hAnsi="Arial" w:cs="Arial"/>
          <w:w w:val="105"/>
          <w:sz w:val="24"/>
          <w:szCs w:val="24"/>
        </w:rPr>
        <w:t>a</w:t>
      </w:r>
      <w:r w:rsidRPr="008372F6">
        <w:rPr>
          <w:rFonts w:ascii="Arial" w:hAnsi="Arial" w:cs="Arial"/>
          <w:spacing w:val="-2"/>
          <w:w w:val="105"/>
          <w:sz w:val="24"/>
          <w:szCs w:val="24"/>
        </w:rPr>
        <w:t xml:space="preserve"> </w:t>
      </w:r>
      <w:r w:rsidRPr="008372F6">
        <w:rPr>
          <w:rFonts w:ascii="Arial" w:hAnsi="Arial" w:cs="Arial"/>
          <w:w w:val="105"/>
          <w:sz w:val="24"/>
          <w:szCs w:val="24"/>
        </w:rPr>
        <w:t>QALY</w:t>
      </w:r>
      <w:r w:rsidRPr="008372F6">
        <w:rPr>
          <w:rFonts w:ascii="Arial" w:hAnsi="Arial" w:cs="Arial"/>
          <w:spacing w:val="-1"/>
          <w:w w:val="105"/>
          <w:sz w:val="24"/>
          <w:szCs w:val="24"/>
        </w:rPr>
        <w:t xml:space="preserve"> </w:t>
      </w:r>
      <w:r w:rsidRPr="008372F6">
        <w:rPr>
          <w:rFonts w:ascii="Arial" w:hAnsi="Arial" w:cs="Arial"/>
          <w:w w:val="105"/>
          <w:sz w:val="24"/>
          <w:szCs w:val="24"/>
        </w:rPr>
        <w:t>is</w:t>
      </w:r>
      <w:r w:rsidRPr="008372F6">
        <w:rPr>
          <w:rFonts w:ascii="Arial" w:hAnsi="Arial" w:cs="Arial"/>
          <w:spacing w:val="-2"/>
          <w:w w:val="105"/>
          <w:sz w:val="24"/>
          <w:szCs w:val="24"/>
        </w:rPr>
        <w:t xml:space="preserve"> </w:t>
      </w:r>
      <w:r w:rsidRPr="008372F6">
        <w:rPr>
          <w:rFonts w:ascii="Arial" w:hAnsi="Arial" w:cs="Arial"/>
          <w:w w:val="105"/>
          <w:sz w:val="24"/>
          <w:szCs w:val="24"/>
        </w:rPr>
        <w:t>[still]</w:t>
      </w:r>
      <w:r w:rsidRPr="008372F6">
        <w:rPr>
          <w:rFonts w:ascii="Arial" w:hAnsi="Arial" w:cs="Arial"/>
          <w:spacing w:val="-2"/>
          <w:w w:val="105"/>
          <w:sz w:val="24"/>
          <w:szCs w:val="24"/>
        </w:rPr>
        <w:t xml:space="preserve"> </w:t>
      </w:r>
      <w:r w:rsidRPr="008372F6">
        <w:rPr>
          <w:rFonts w:ascii="Arial" w:hAnsi="Arial" w:cs="Arial"/>
          <w:w w:val="105"/>
          <w:sz w:val="24"/>
          <w:szCs w:val="24"/>
        </w:rPr>
        <w:t>a</w:t>
      </w:r>
      <w:r w:rsidRPr="008372F6">
        <w:rPr>
          <w:rFonts w:ascii="Arial" w:hAnsi="Arial" w:cs="Arial"/>
          <w:spacing w:val="-2"/>
          <w:w w:val="105"/>
          <w:sz w:val="24"/>
          <w:szCs w:val="24"/>
        </w:rPr>
        <w:t xml:space="preserve"> </w:t>
      </w:r>
      <w:r w:rsidRPr="008372F6">
        <w:rPr>
          <w:rFonts w:ascii="Arial" w:hAnsi="Arial" w:cs="Arial"/>
          <w:w w:val="105"/>
          <w:sz w:val="24"/>
          <w:szCs w:val="24"/>
        </w:rPr>
        <w:t>QALY?”</w:t>
      </w:r>
      <w:r w:rsidRPr="008372F6">
        <w:rPr>
          <w:rFonts w:ascii="Arial" w:hAnsi="Arial" w:cs="Arial"/>
          <w:spacing w:val="-2"/>
          <w:w w:val="105"/>
          <w:sz w:val="24"/>
          <w:szCs w:val="24"/>
        </w:rPr>
        <w:t xml:space="preserve"> </w:t>
      </w:r>
      <w:r w:rsidRPr="008372F6">
        <w:rPr>
          <w:rFonts w:ascii="Arial" w:hAnsi="Arial" w:cs="Arial"/>
          <w:spacing w:val="-5"/>
          <w:w w:val="105"/>
          <w:sz w:val="24"/>
          <w:szCs w:val="24"/>
        </w:rPr>
        <w:t>In:</w:t>
      </w:r>
      <w:ins w:id="1242" w:author="Héctor Bahamonde" w:date="2026-09-18T11:21:00Z" w16du:dateUtc="2026-09-18T09:21:00Z">
        <w:r w:rsidR="001C0514">
          <w:rPr>
            <w:rFonts w:ascii="Arial" w:hAnsi="Arial" w:cs="Arial"/>
            <w:spacing w:val="-5"/>
            <w:w w:val="105"/>
            <w:sz w:val="24"/>
            <w:szCs w:val="24"/>
          </w:rPr>
          <w:t xml:space="preserve"> </w:t>
        </w:r>
      </w:ins>
    </w:p>
    <w:p w14:paraId="053AF5EA" w14:textId="77777777" w:rsidR="005D491A" w:rsidRPr="008372F6" w:rsidRDefault="00000000" w:rsidP="001C0514">
      <w:pPr>
        <w:pStyle w:val="BodyText"/>
        <w:spacing w:before="120" w:after="120" w:line="360" w:lineRule="auto"/>
        <w:jc w:val="both"/>
        <w:rPr>
          <w:rFonts w:ascii="Arial" w:hAnsi="Arial" w:cs="Arial"/>
          <w:sz w:val="24"/>
          <w:szCs w:val="24"/>
        </w:rPr>
        <w:pPrChange w:id="1243" w:author="Héctor Bahamonde" w:date="2026-09-18T11:21:00Z" w16du:dateUtc="2026-09-18T09:21:00Z">
          <w:pPr>
            <w:spacing w:before="120" w:after="120" w:line="360" w:lineRule="auto"/>
            <w:jc w:val="both"/>
          </w:pPr>
        </w:pPrChange>
      </w:pPr>
      <w:bookmarkStart w:id="1244" w:name="_bookmark74"/>
      <w:bookmarkEnd w:id="1244"/>
      <w:r w:rsidRPr="008372F6">
        <w:rPr>
          <w:rFonts w:ascii="Arial" w:hAnsi="Arial" w:cs="Arial"/>
          <w:i/>
          <w:w w:val="105"/>
          <w:sz w:val="24"/>
          <w:szCs w:val="24"/>
        </w:rPr>
        <w:t>BMC</w:t>
      </w:r>
      <w:r w:rsidRPr="008372F6">
        <w:rPr>
          <w:rFonts w:ascii="Arial" w:hAnsi="Arial" w:cs="Arial"/>
          <w:i/>
          <w:spacing w:val="19"/>
          <w:w w:val="105"/>
          <w:sz w:val="24"/>
          <w:szCs w:val="24"/>
        </w:rPr>
        <w:t xml:space="preserve"> </w:t>
      </w:r>
      <w:r w:rsidRPr="008372F6">
        <w:rPr>
          <w:rFonts w:ascii="Arial" w:hAnsi="Arial" w:cs="Arial"/>
          <w:i/>
          <w:w w:val="105"/>
          <w:sz w:val="24"/>
          <w:szCs w:val="24"/>
        </w:rPr>
        <w:t>Med</w:t>
      </w:r>
      <w:r w:rsidRPr="008372F6">
        <w:rPr>
          <w:rFonts w:ascii="Arial" w:hAnsi="Arial" w:cs="Arial"/>
          <w:i/>
          <w:spacing w:val="19"/>
          <w:w w:val="105"/>
          <w:sz w:val="24"/>
          <w:szCs w:val="24"/>
        </w:rPr>
        <w:t xml:space="preserve"> </w:t>
      </w:r>
      <w:r w:rsidRPr="008372F6">
        <w:rPr>
          <w:rFonts w:ascii="Arial" w:hAnsi="Arial" w:cs="Arial"/>
          <w:i/>
          <w:w w:val="105"/>
          <w:sz w:val="24"/>
          <w:szCs w:val="24"/>
        </w:rPr>
        <w:t>Ethics</w:t>
      </w:r>
      <w:r w:rsidRPr="008372F6">
        <w:rPr>
          <w:rFonts w:ascii="Arial" w:hAnsi="Arial" w:cs="Arial"/>
          <w:i/>
          <w:spacing w:val="21"/>
          <w:w w:val="105"/>
          <w:sz w:val="24"/>
          <w:szCs w:val="24"/>
        </w:rPr>
        <w:t xml:space="preserve"> </w:t>
      </w:r>
      <w:r w:rsidRPr="008372F6">
        <w:rPr>
          <w:rFonts w:ascii="Arial" w:hAnsi="Arial" w:cs="Arial"/>
          <w:w w:val="105"/>
          <w:sz w:val="24"/>
          <w:szCs w:val="24"/>
        </w:rPr>
        <w:t>25,</w:t>
      </w:r>
      <w:r w:rsidRPr="008372F6">
        <w:rPr>
          <w:rFonts w:ascii="Arial" w:hAnsi="Arial" w:cs="Arial"/>
          <w:spacing w:val="14"/>
          <w:w w:val="105"/>
          <w:sz w:val="24"/>
          <w:szCs w:val="24"/>
        </w:rPr>
        <w:t xml:space="preserve"> </w:t>
      </w:r>
      <w:r w:rsidRPr="008372F6">
        <w:rPr>
          <w:rFonts w:ascii="Arial" w:hAnsi="Arial" w:cs="Arial"/>
          <w:w w:val="105"/>
          <w:sz w:val="24"/>
          <w:szCs w:val="24"/>
        </w:rPr>
        <w:t>p.</w:t>
      </w:r>
      <w:r w:rsidRPr="008372F6">
        <w:rPr>
          <w:rFonts w:ascii="Arial" w:hAnsi="Arial" w:cs="Arial"/>
          <w:spacing w:val="13"/>
          <w:w w:val="105"/>
          <w:sz w:val="24"/>
          <w:szCs w:val="24"/>
        </w:rPr>
        <w:t xml:space="preserve"> </w:t>
      </w:r>
      <w:r w:rsidRPr="008372F6">
        <w:rPr>
          <w:rFonts w:ascii="Arial" w:hAnsi="Arial" w:cs="Arial"/>
          <w:spacing w:val="-5"/>
          <w:w w:val="105"/>
          <w:sz w:val="24"/>
          <w:szCs w:val="24"/>
        </w:rPr>
        <w:t>35.</w:t>
      </w:r>
    </w:p>
    <w:p w14:paraId="41F8C1D0" w14:textId="59B2CAC2" w:rsidR="005D491A" w:rsidRPr="008372F6" w:rsidDel="00A74FD2" w:rsidRDefault="00000000" w:rsidP="00EA7791">
      <w:pPr>
        <w:pStyle w:val="BodyText"/>
        <w:spacing w:before="120" w:after="120" w:line="360" w:lineRule="auto"/>
        <w:jc w:val="both"/>
        <w:rPr>
          <w:del w:id="1245" w:author="Héctor Bahamonde" w:date="2026-09-19T11:43:00Z" w16du:dateUtc="2026-09-19T09:43:00Z"/>
          <w:rFonts w:ascii="Arial" w:hAnsi="Arial" w:cs="Arial"/>
          <w:sz w:val="24"/>
          <w:szCs w:val="24"/>
        </w:rPr>
        <w:pPrChange w:id="1246" w:author="Héctor Bahamonde" w:date="2026-09-18T11:17:00Z" w16du:dateUtc="2026-09-18T09:17:00Z">
          <w:pPr>
            <w:pStyle w:val="BodyText"/>
            <w:spacing w:before="120" w:after="120" w:line="360" w:lineRule="auto"/>
            <w:ind w:hanging="339"/>
            <w:jc w:val="both"/>
          </w:pPr>
        </w:pPrChange>
      </w:pPr>
      <w:del w:id="1247" w:author="Héctor Bahamonde" w:date="2026-09-19T11:43:00Z" w16du:dateUtc="2026-09-19T09:43:00Z">
        <w:r w:rsidRPr="008372F6" w:rsidDel="00A74FD2">
          <w:rPr>
            <w:rFonts w:ascii="Arial" w:hAnsi="Arial" w:cs="Arial"/>
            <w:w w:val="110"/>
            <w:sz w:val="24"/>
            <w:szCs w:val="24"/>
          </w:rPr>
          <w:delText xml:space="preserve">Manafò, E. et al. (2018). “Patient and public engagement in priority setting: a systematic rapid </w:delText>
        </w:r>
        <w:bookmarkStart w:id="1248" w:name="_bookmark75"/>
        <w:bookmarkEnd w:id="1248"/>
        <w:r w:rsidRPr="008372F6" w:rsidDel="00A74FD2">
          <w:rPr>
            <w:rFonts w:ascii="Arial" w:hAnsi="Arial" w:cs="Arial"/>
            <w:w w:val="110"/>
            <w:sz w:val="24"/>
            <w:szCs w:val="24"/>
          </w:rPr>
          <w:delText>review</w:delText>
        </w:r>
        <w:r w:rsidRPr="008372F6" w:rsidDel="00A74FD2">
          <w:rPr>
            <w:rFonts w:ascii="Arial" w:hAnsi="Arial" w:cs="Arial"/>
            <w:spacing w:val="-1"/>
            <w:w w:val="110"/>
            <w:sz w:val="24"/>
            <w:szCs w:val="24"/>
          </w:rPr>
          <w:delText xml:space="preserve"> </w:delText>
        </w:r>
        <w:r w:rsidRPr="008372F6" w:rsidDel="00A74FD2">
          <w:rPr>
            <w:rFonts w:ascii="Arial" w:hAnsi="Arial" w:cs="Arial"/>
            <w:w w:val="110"/>
            <w:sz w:val="24"/>
            <w:szCs w:val="24"/>
          </w:rPr>
          <w:delText>of</w:delText>
        </w:r>
        <w:r w:rsidRPr="008372F6" w:rsidDel="00A74FD2">
          <w:rPr>
            <w:rFonts w:ascii="Arial" w:hAnsi="Arial" w:cs="Arial"/>
            <w:spacing w:val="-1"/>
            <w:w w:val="110"/>
            <w:sz w:val="24"/>
            <w:szCs w:val="24"/>
          </w:rPr>
          <w:delText xml:space="preserve"> </w:delText>
        </w:r>
        <w:r w:rsidRPr="008372F6" w:rsidDel="00A74FD2">
          <w:rPr>
            <w:rFonts w:ascii="Arial" w:hAnsi="Arial" w:cs="Arial"/>
            <w:w w:val="110"/>
            <w:sz w:val="24"/>
            <w:szCs w:val="24"/>
          </w:rPr>
          <w:delText>the</w:delText>
        </w:r>
        <w:r w:rsidRPr="008372F6" w:rsidDel="00A74FD2">
          <w:rPr>
            <w:rFonts w:ascii="Arial" w:hAnsi="Arial" w:cs="Arial"/>
            <w:spacing w:val="-1"/>
            <w:w w:val="110"/>
            <w:sz w:val="24"/>
            <w:szCs w:val="24"/>
          </w:rPr>
          <w:delText xml:space="preserve"> </w:delText>
        </w:r>
        <w:r w:rsidRPr="008372F6" w:rsidDel="00A74FD2">
          <w:rPr>
            <w:rFonts w:ascii="Arial" w:hAnsi="Arial" w:cs="Arial"/>
            <w:w w:val="110"/>
            <w:sz w:val="24"/>
            <w:szCs w:val="24"/>
          </w:rPr>
          <w:delText>literature.”</w:delText>
        </w:r>
        <w:r w:rsidRPr="008372F6" w:rsidDel="00A74FD2">
          <w:rPr>
            <w:rFonts w:ascii="Arial" w:hAnsi="Arial" w:cs="Arial"/>
            <w:spacing w:val="-1"/>
            <w:w w:val="110"/>
            <w:sz w:val="24"/>
            <w:szCs w:val="24"/>
          </w:rPr>
          <w:delText xml:space="preserve"> </w:delText>
        </w:r>
        <w:r w:rsidRPr="008372F6" w:rsidDel="00A74FD2">
          <w:rPr>
            <w:rFonts w:ascii="Arial" w:hAnsi="Arial" w:cs="Arial"/>
            <w:w w:val="110"/>
            <w:sz w:val="24"/>
            <w:szCs w:val="24"/>
          </w:rPr>
          <w:delText>In:</w:delText>
        </w:r>
        <w:r w:rsidRPr="008372F6" w:rsidDel="00A74FD2">
          <w:rPr>
            <w:rFonts w:ascii="Arial" w:hAnsi="Arial" w:cs="Arial"/>
            <w:spacing w:val="-1"/>
            <w:w w:val="110"/>
            <w:sz w:val="24"/>
            <w:szCs w:val="24"/>
          </w:rPr>
          <w:delText xml:space="preserve"> </w:delText>
        </w:r>
        <w:r w:rsidRPr="008372F6" w:rsidDel="00A74FD2">
          <w:rPr>
            <w:rFonts w:ascii="Arial" w:hAnsi="Arial" w:cs="Arial"/>
            <w:i/>
            <w:w w:val="110"/>
            <w:sz w:val="24"/>
            <w:szCs w:val="24"/>
          </w:rPr>
          <w:delText xml:space="preserve">PLOS ONE </w:delText>
        </w:r>
        <w:r w:rsidRPr="008372F6" w:rsidDel="00A74FD2">
          <w:rPr>
            <w:rFonts w:ascii="Arial" w:hAnsi="Arial" w:cs="Arial"/>
            <w:w w:val="110"/>
            <w:sz w:val="24"/>
            <w:szCs w:val="24"/>
          </w:rPr>
          <w:delText>13.3,</w:delText>
        </w:r>
        <w:r w:rsidRPr="008372F6" w:rsidDel="00A74FD2">
          <w:rPr>
            <w:rFonts w:ascii="Arial" w:hAnsi="Arial" w:cs="Arial"/>
            <w:spacing w:val="-1"/>
            <w:w w:val="110"/>
            <w:sz w:val="24"/>
            <w:szCs w:val="24"/>
          </w:rPr>
          <w:delText xml:space="preserve"> </w:delText>
        </w:r>
        <w:r w:rsidRPr="008372F6" w:rsidDel="00A74FD2">
          <w:rPr>
            <w:rFonts w:ascii="Arial" w:hAnsi="Arial" w:cs="Arial"/>
            <w:w w:val="110"/>
            <w:sz w:val="24"/>
            <w:szCs w:val="24"/>
          </w:rPr>
          <w:delText>e0193579.</w:delText>
        </w:r>
      </w:del>
    </w:p>
    <w:p w14:paraId="7F301E0D" w14:textId="77777777" w:rsidR="005D491A" w:rsidRPr="008372F6" w:rsidRDefault="00000000" w:rsidP="00EA7791">
      <w:pPr>
        <w:spacing w:before="120" w:after="120" w:line="360" w:lineRule="auto"/>
        <w:jc w:val="both"/>
        <w:rPr>
          <w:rFonts w:ascii="Arial" w:hAnsi="Arial" w:cs="Arial"/>
          <w:sz w:val="24"/>
          <w:szCs w:val="24"/>
        </w:rPr>
        <w:pPrChange w:id="1249" w:author="Héctor Bahamonde" w:date="2026-09-18T11:17:00Z" w16du:dateUtc="2026-09-18T09:17:00Z">
          <w:pPr>
            <w:spacing w:before="120" w:after="120" w:line="360" w:lineRule="auto"/>
            <w:ind w:hanging="339"/>
            <w:jc w:val="both"/>
          </w:pPr>
        </w:pPrChange>
      </w:pPr>
      <w:r w:rsidRPr="008372F6">
        <w:rPr>
          <w:rFonts w:ascii="Arial" w:hAnsi="Arial" w:cs="Arial"/>
          <w:w w:val="105"/>
          <w:sz w:val="24"/>
          <w:szCs w:val="24"/>
        </w:rPr>
        <w:t>McKie,</w:t>
      </w:r>
      <w:r w:rsidRPr="008372F6">
        <w:rPr>
          <w:rFonts w:ascii="Arial" w:hAnsi="Arial" w:cs="Arial"/>
          <w:spacing w:val="-2"/>
          <w:w w:val="105"/>
          <w:sz w:val="24"/>
          <w:szCs w:val="24"/>
        </w:rPr>
        <w:t xml:space="preserve"> </w:t>
      </w:r>
      <w:r w:rsidRPr="008372F6">
        <w:rPr>
          <w:rFonts w:ascii="Arial" w:hAnsi="Arial" w:cs="Arial"/>
          <w:w w:val="105"/>
          <w:sz w:val="24"/>
          <w:szCs w:val="24"/>
        </w:rPr>
        <w:t>John</w:t>
      </w:r>
      <w:r w:rsidRPr="008372F6">
        <w:rPr>
          <w:rFonts w:ascii="Arial" w:hAnsi="Arial" w:cs="Arial"/>
          <w:spacing w:val="-2"/>
          <w:w w:val="105"/>
          <w:sz w:val="24"/>
          <w:szCs w:val="24"/>
        </w:rPr>
        <w:t xml:space="preserve"> </w:t>
      </w:r>
      <w:r w:rsidRPr="008372F6">
        <w:rPr>
          <w:rFonts w:ascii="Arial" w:hAnsi="Arial" w:cs="Arial"/>
          <w:w w:val="105"/>
          <w:sz w:val="24"/>
          <w:szCs w:val="24"/>
        </w:rPr>
        <w:t>and</w:t>
      </w:r>
      <w:r w:rsidRPr="008372F6">
        <w:rPr>
          <w:rFonts w:ascii="Arial" w:hAnsi="Arial" w:cs="Arial"/>
          <w:spacing w:val="-2"/>
          <w:w w:val="105"/>
          <w:sz w:val="24"/>
          <w:szCs w:val="24"/>
        </w:rPr>
        <w:t xml:space="preserve"> </w:t>
      </w:r>
      <w:r w:rsidRPr="008372F6">
        <w:rPr>
          <w:rFonts w:ascii="Arial" w:hAnsi="Arial" w:cs="Arial"/>
          <w:w w:val="105"/>
          <w:sz w:val="24"/>
          <w:szCs w:val="24"/>
        </w:rPr>
        <w:t>Jeff</w:t>
      </w:r>
      <w:r w:rsidRPr="008372F6">
        <w:rPr>
          <w:rFonts w:ascii="Arial" w:hAnsi="Arial" w:cs="Arial"/>
          <w:spacing w:val="-2"/>
          <w:w w:val="105"/>
          <w:sz w:val="24"/>
          <w:szCs w:val="24"/>
        </w:rPr>
        <w:t xml:space="preserve"> </w:t>
      </w:r>
      <w:r w:rsidRPr="008372F6">
        <w:rPr>
          <w:rFonts w:ascii="Arial" w:hAnsi="Arial" w:cs="Arial"/>
          <w:w w:val="105"/>
          <w:sz w:val="24"/>
          <w:szCs w:val="24"/>
        </w:rPr>
        <w:t>Richardson</w:t>
      </w:r>
      <w:r w:rsidRPr="008372F6">
        <w:rPr>
          <w:rFonts w:ascii="Arial" w:hAnsi="Arial" w:cs="Arial"/>
          <w:spacing w:val="-2"/>
          <w:w w:val="105"/>
          <w:sz w:val="24"/>
          <w:szCs w:val="24"/>
        </w:rPr>
        <w:t xml:space="preserve"> </w:t>
      </w:r>
      <w:r w:rsidRPr="008372F6">
        <w:rPr>
          <w:rFonts w:ascii="Arial" w:hAnsi="Arial" w:cs="Arial"/>
          <w:w w:val="105"/>
          <w:sz w:val="24"/>
          <w:szCs w:val="24"/>
        </w:rPr>
        <w:t>(June</w:t>
      </w:r>
      <w:r w:rsidRPr="008372F6">
        <w:rPr>
          <w:rFonts w:ascii="Arial" w:hAnsi="Arial" w:cs="Arial"/>
          <w:spacing w:val="-2"/>
          <w:w w:val="105"/>
          <w:sz w:val="24"/>
          <w:szCs w:val="24"/>
        </w:rPr>
        <w:t xml:space="preserve"> </w:t>
      </w:r>
      <w:r w:rsidRPr="008372F6">
        <w:rPr>
          <w:rFonts w:ascii="Arial" w:hAnsi="Arial" w:cs="Arial"/>
          <w:w w:val="105"/>
          <w:sz w:val="24"/>
          <w:szCs w:val="24"/>
        </w:rPr>
        <w:t>2003).</w:t>
      </w:r>
      <w:r w:rsidRPr="008372F6">
        <w:rPr>
          <w:rFonts w:ascii="Arial" w:hAnsi="Arial" w:cs="Arial"/>
          <w:spacing w:val="-2"/>
          <w:w w:val="105"/>
          <w:sz w:val="24"/>
          <w:szCs w:val="24"/>
        </w:rPr>
        <w:t xml:space="preserve"> </w:t>
      </w:r>
      <w:r w:rsidRPr="008372F6">
        <w:rPr>
          <w:rFonts w:ascii="Arial" w:hAnsi="Arial" w:cs="Arial"/>
          <w:w w:val="105"/>
          <w:sz w:val="24"/>
          <w:szCs w:val="24"/>
        </w:rPr>
        <w:t>“The</w:t>
      </w:r>
      <w:r w:rsidRPr="008372F6">
        <w:rPr>
          <w:rFonts w:ascii="Arial" w:hAnsi="Arial" w:cs="Arial"/>
          <w:spacing w:val="-2"/>
          <w:w w:val="105"/>
          <w:sz w:val="24"/>
          <w:szCs w:val="24"/>
        </w:rPr>
        <w:t xml:space="preserve"> </w:t>
      </w:r>
      <w:r w:rsidRPr="008372F6">
        <w:rPr>
          <w:rFonts w:ascii="Arial" w:hAnsi="Arial" w:cs="Arial"/>
          <w:w w:val="105"/>
          <w:sz w:val="24"/>
          <w:szCs w:val="24"/>
        </w:rPr>
        <w:t>Rule</w:t>
      </w:r>
      <w:r w:rsidRPr="008372F6">
        <w:rPr>
          <w:rFonts w:ascii="Arial" w:hAnsi="Arial" w:cs="Arial"/>
          <w:spacing w:val="-2"/>
          <w:w w:val="105"/>
          <w:sz w:val="24"/>
          <w:szCs w:val="24"/>
        </w:rPr>
        <w:t xml:space="preserve"> </w:t>
      </w:r>
      <w:r w:rsidRPr="008372F6">
        <w:rPr>
          <w:rFonts w:ascii="Arial" w:hAnsi="Arial" w:cs="Arial"/>
          <w:w w:val="105"/>
          <w:sz w:val="24"/>
          <w:szCs w:val="24"/>
        </w:rPr>
        <w:t>of</w:t>
      </w:r>
      <w:r w:rsidRPr="008372F6">
        <w:rPr>
          <w:rFonts w:ascii="Arial" w:hAnsi="Arial" w:cs="Arial"/>
          <w:spacing w:val="-2"/>
          <w:w w:val="105"/>
          <w:sz w:val="24"/>
          <w:szCs w:val="24"/>
        </w:rPr>
        <w:t xml:space="preserve"> </w:t>
      </w:r>
      <w:r w:rsidRPr="008372F6">
        <w:rPr>
          <w:rFonts w:ascii="Arial" w:hAnsi="Arial" w:cs="Arial"/>
          <w:w w:val="105"/>
          <w:sz w:val="24"/>
          <w:szCs w:val="24"/>
        </w:rPr>
        <w:t>Rescue.”</w:t>
      </w:r>
      <w:r w:rsidRPr="008372F6">
        <w:rPr>
          <w:rFonts w:ascii="Arial" w:hAnsi="Arial" w:cs="Arial"/>
          <w:spacing w:val="-2"/>
          <w:w w:val="105"/>
          <w:sz w:val="24"/>
          <w:szCs w:val="24"/>
        </w:rPr>
        <w:t xml:space="preserve"> </w:t>
      </w:r>
      <w:r w:rsidRPr="008372F6">
        <w:rPr>
          <w:rFonts w:ascii="Arial" w:hAnsi="Arial" w:cs="Arial"/>
          <w:w w:val="105"/>
          <w:sz w:val="24"/>
          <w:szCs w:val="24"/>
        </w:rPr>
        <w:t>In:</w:t>
      </w:r>
      <w:r w:rsidRPr="008372F6">
        <w:rPr>
          <w:rFonts w:ascii="Arial" w:hAnsi="Arial" w:cs="Arial"/>
          <w:spacing w:val="-2"/>
          <w:w w:val="105"/>
          <w:sz w:val="24"/>
          <w:szCs w:val="24"/>
        </w:rPr>
        <w:t xml:space="preserve"> </w:t>
      </w:r>
      <w:r w:rsidRPr="008372F6">
        <w:rPr>
          <w:rFonts w:ascii="Arial" w:hAnsi="Arial" w:cs="Arial"/>
          <w:i/>
          <w:w w:val="105"/>
          <w:sz w:val="24"/>
          <w:szCs w:val="24"/>
        </w:rPr>
        <w:t xml:space="preserve">Social Science &amp; </w:t>
      </w:r>
      <w:r w:rsidRPr="008372F6">
        <w:rPr>
          <w:rFonts w:ascii="Arial" w:hAnsi="Arial" w:cs="Arial"/>
          <w:i/>
          <w:w w:val="105"/>
          <w:sz w:val="24"/>
          <w:szCs w:val="24"/>
        </w:rPr>
        <w:lastRenderedPageBreak/>
        <w:t xml:space="preserve">Medicine </w:t>
      </w:r>
      <w:bookmarkStart w:id="1250" w:name="_bookmark76"/>
      <w:bookmarkEnd w:id="1250"/>
      <w:r w:rsidRPr="008372F6">
        <w:rPr>
          <w:rFonts w:ascii="Arial" w:hAnsi="Arial" w:cs="Arial"/>
          <w:w w:val="105"/>
          <w:sz w:val="24"/>
          <w:szCs w:val="24"/>
        </w:rPr>
        <w:t>56.12, pp. 2407–2419.</w:t>
      </w:r>
    </w:p>
    <w:p w14:paraId="73FDE296" w14:textId="25132917" w:rsidR="005D491A" w:rsidRPr="008372F6" w:rsidDel="003E540B" w:rsidRDefault="00000000" w:rsidP="00EA7791">
      <w:pPr>
        <w:pStyle w:val="BodyText"/>
        <w:spacing w:before="120" w:after="120" w:line="360" w:lineRule="auto"/>
        <w:jc w:val="both"/>
        <w:rPr>
          <w:del w:id="1251" w:author="Héctor Bahamonde" w:date="2026-09-18T11:21:00Z" w16du:dateUtc="2026-09-18T09:21:00Z"/>
          <w:rFonts w:ascii="Arial" w:hAnsi="Arial" w:cs="Arial"/>
          <w:sz w:val="24"/>
          <w:szCs w:val="24"/>
        </w:rPr>
      </w:pPr>
      <w:del w:id="1252" w:author="Héctor Bahamonde" w:date="2026-09-19T11:43:00Z" w16du:dateUtc="2026-09-19T09:43:00Z">
        <w:r w:rsidRPr="008372F6" w:rsidDel="00D16498">
          <w:rPr>
            <w:rFonts w:ascii="Arial" w:hAnsi="Arial" w:cs="Arial"/>
            <w:w w:val="110"/>
            <w:sz w:val="24"/>
            <w:szCs w:val="24"/>
          </w:rPr>
          <w:delText>Mitton,</w:delText>
        </w:r>
        <w:r w:rsidRPr="008372F6" w:rsidDel="00D16498">
          <w:rPr>
            <w:rFonts w:ascii="Arial" w:hAnsi="Arial" w:cs="Arial"/>
            <w:spacing w:val="-13"/>
            <w:w w:val="110"/>
            <w:sz w:val="24"/>
            <w:szCs w:val="24"/>
          </w:rPr>
          <w:delText xml:space="preserve"> </w:delText>
        </w:r>
        <w:r w:rsidRPr="008372F6" w:rsidDel="00D16498">
          <w:rPr>
            <w:rFonts w:ascii="Arial" w:hAnsi="Arial" w:cs="Arial"/>
            <w:w w:val="110"/>
            <w:sz w:val="24"/>
            <w:szCs w:val="24"/>
          </w:rPr>
          <w:delText>C.</w:delText>
        </w:r>
        <w:r w:rsidRPr="008372F6" w:rsidDel="00D16498">
          <w:rPr>
            <w:rFonts w:ascii="Arial" w:hAnsi="Arial" w:cs="Arial"/>
            <w:spacing w:val="-13"/>
            <w:w w:val="110"/>
            <w:sz w:val="24"/>
            <w:szCs w:val="24"/>
          </w:rPr>
          <w:delText xml:space="preserve"> </w:delText>
        </w:r>
        <w:r w:rsidRPr="008372F6" w:rsidDel="00D16498">
          <w:rPr>
            <w:rFonts w:ascii="Arial" w:hAnsi="Arial" w:cs="Arial"/>
            <w:w w:val="110"/>
            <w:sz w:val="24"/>
            <w:szCs w:val="24"/>
          </w:rPr>
          <w:delText>et</w:delText>
        </w:r>
        <w:r w:rsidRPr="008372F6" w:rsidDel="00D16498">
          <w:rPr>
            <w:rFonts w:ascii="Arial" w:hAnsi="Arial" w:cs="Arial"/>
            <w:spacing w:val="-12"/>
            <w:w w:val="110"/>
            <w:sz w:val="24"/>
            <w:szCs w:val="24"/>
          </w:rPr>
          <w:delText xml:space="preserve"> </w:delText>
        </w:r>
        <w:r w:rsidRPr="008372F6" w:rsidDel="00D16498">
          <w:rPr>
            <w:rFonts w:ascii="Arial" w:hAnsi="Arial" w:cs="Arial"/>
            <w:w w:val="110"/>
            <w:sz w:val="24"/>
            <w:szCs w:val="24"/>
          </w:rPr>
          <w:delText>al.</w:delText>
        </w:r>
        <w:r w:rsidRPr="008372F6" w:rsidDel="00D16498">
          <w:rPr>
            <w:rFonts w:ascii="Arial" w:hAnsi="Arial" w:cs="Arial"/>
            <w:spacing w:val="-13"/>
            <w:w w:val="110"/>
            <w:sz w:val="24"/>
            <w:szCs w:val="24"/>
          </w:rPr>
          <w:delText xml:space="preserve"> </w:delText>
        </w:r>
        <w:r w:rsidRPr="008372F6" w:rsidDel="00D16498">
          <w:rPr>
            <w:rFonts w:ascii="Arial" w:hAnsi="Arial" w:cs="Arial"/>
            <w:w w:val="110"/>
            <w:sz w:val="24"/>
            <w:szCs w:val="24"/>
          </w:rPr>
          <w:delText>(2009).</w:delText>
        </w:r>
        <w:r w:rsidRPr="008372F6" w:rsidDel="00D16498">
          <w:rPr>
            <w:rFonts w:ascii="Arial" w:hAnsi="Arial" w:cs="Arial"/>
            <w:spacing w:val="-12"/>
            <w:w w:val="110"/>
            <w:sz w:val="24"/>
            <w:szCs w:val="24"/>
          </w:rPr>
          <w:delText xml:space="preserve"> </w:delText>
        </w:r>
        <w:r w:rsidRPr="008372F6" w:rsidDel="00D16498">
          <w:rPr>
            <w:rFonts w:ascii="Arial" w:hAnsi="Arial" w:cs="Arial"/>
            <w:w w:val="110"/>
            <w:sz w:val="24"/>
            <w:szCs w:val="24"/>
          </w:rPr>
          <w:delText>“Public</w:delText>
        </w:r>
        <w:r w:rsidRPr="008372F6" w:rsidDel="00D16498">
          <w:rPr>
            <w:rFonts w:ascii="Arial" w:hAnsi="Arial" w:cs="Arial"/>
            <w:spacing w:val="-13"/>
            <w:w w:val="110"/>
            <w:sz w:val="24"/>
            <w:szCs w:val="24"/>
          </w:rPr>
          <w:delText xml:space="preserve"> </w:delText>
        </w:r>
        <w:r w:rsidRPr="008372F6" w:rsidDel="00D16498">
          <w:rPr>
            <w:rFonts w:ascii="Arial" w:hAnsi="Arial" w:cs="Arial"/>
            <w:w w:val="110"/>
            <w:sz w:val="24"/>
            <w:szCs w:val="24"/>
          </w:rPr>
          <w:delText>participation</w:delText>
        </w:r>
        <w:r w:rsidRPr="008372F6" w:rsidDel="00D16498">
          <w:rPr>
            <w:rFonts w:ascii="Arial" w:hAnsi="Arial" w:cs="Arial"/>
            <w:spacing w:val="-12"/>
            <w:w w:val="110"/>
            <w:sz w:val="24"/>
            <w:szCs w:val="24"/>
          </w:rPr>
          <w:delText xml:space="preserve"> </w:delText>
        </w:r>
        <w:r w:rsidRPr="008372F6" w:rsidDel="00D16498">
          <w:rPr>
            <w:rFonts w:ascii="Arial" w:hAnsi="Arial" w:cs="Arial"/>
            <w:w w:val="110"/>
            <w:sz w:val="24"/>
            <w:szCs w:val="24"/>
          </w:rPr>
          <w:delText>in</w:delText>
        </w:r>
        <w:r w:rsidRPr="008372F6" w:rsidDel="00D16498">
          <w:rPr>
            <w:rFonts w:ascii="Arial" w:hAnsi="Arial" w:cs="Arial"/>
            <w:spacing w:val="-13"/>
            <w:w w:val="110"/>
            <w:sz w:val="24"/>
            <w:szCs w:val="24"/>
          </w:rPr>
          <w:delText xml:space="preserve"> </w:delText>
        </w:r>
        <w:r w:rsidRPr="008372F6" w:rsidDel="00D16498">
          <w:rPr>
            <w:rFonts w:ascii="Arial" w:hAnsi="Arial" w:cs="Arial"/>
            <w:w w:val="110"/>
            <w:sz w:val="24"/>
            <w:szCs w:val="24"/>
          </w:rPr>
          <w:delText>health</w:delText>
        </w:r>
        <w:r w:rsidRPr="008372F6" w:rsidDel="00D16498">
          <w:rPr>
            <w:rFonts w:ascii="Arial" w:hAnsi="Arial" w:cs="Arial"/>
            <w:spacing w:val="-13"/>
            <w:w w:val="110"/>
            <w:sz w:val="24"/>
            <w:szCs w:val="24"/>
          </w:rPr>
          <w:delText xml:space="preserve"> </w:delText>
        </w:r>
        <w:r w:rsidRPr="008372F6" w:rsidDel="00D16498">
          <w:rPr>
            <w:rFonts w:ascii="Arial" w:hAnsi="Arial" w:cs="Arial"/>
            <w:w w:val="110"/>
            <w:sz w:val="24"/>
            <w:szCs w:val="24"/>
          </w:rPr>
          <w:delText>care</w:delText>
        </w:r>
        <w:r w:rsidRPr="008372F6" w:rsidDel="00D16498">
          <w:rPr>
            <w:rFonts w:ascii="Arial" w:hAnsi="Arial" w:cs="Arial"/>
            <w:spacing w:val="-12"/>
            <w:w w:val="110"/>
            <w:sz w:val="24"/>
            <w:szCs w:val="24"/>
          </w:rPr>
          <w:delText xml:space="preserve"> </w:delText>
        </w:r>
        <w:r w:rsidRPr="008372F6" w:rsidDel="00D16498">
          <w:rPr>
            <w:rFonts w:ascii="Arial" w:hAnsi="Arial" w:cs="Arial"/>
            <w:w w:val="110"/>
            <w:sz w:val="24"/>
            <w:szCs w:val="24"/>
          </w:rPr>
          <w:delText>priority</w:delText>
        </w:r>
        <w:r w:rsidRPr="008372F6" w:rsidDel="00D16498">
          <w:rPr>
            <w:rFonts w:ascii="Arial" w:hAnsi="Arial" w:cs="Arial"/>
            <w:spacing w:val="-13"/>
            <w:w w:val="110"/>
            <w:sz w:val="24"/>
            <w:szCs w:val="24"/>
          </w:rPr>
          <w:delText xml:space="preserve"> </w:delText>
        </w:r>
        <w:r w:rsidRPr="008372F6" w:rsidDel="00D16498">
          <w:rPr>
            <w:rFonts w:ascii="Arial" w:hAnsi="Arial" w:cs="Arial"/>
            <w:w w:val="110"/>
            <w:sz w:val="24"/>
            <w:szCs w:val="24"/>
          </w:rPr>
          <w:delText>setting:</w:delText>
        </w:r>
        <w:r w:rsidRPr="008372F6" w:rsidDel="00D16498">
          <w:rPr>
            <w:rFonts w:ascii="Arial" w:hAnsi="Arial" w:cs="Arial"/>
            <w:spacing w:val="-12"/>
            <w:w w:val="110"/>
            <w:sz w:val="24"/>
            <w:szCs w:val="24"/>
          </w:rPr>
          <w:delText xml:space="preserve"> </w:delText>
        </w:r>
        <w:r w:rsidRPr="008372F6" w:rsidDel="00D16498">
          <w:rPr>
            <w:rFonts w:ascii="Arial" w:hAnsi="Arial" w:cs="Arial"/>
            <w:w w:val="110"/>
            <w:sz w:val="24"/>
            <w:szCs w:val="24"/>
          </w:rPr>
          <w:delText>a</w:delText>
        </w:r>
        <w:r w:rsidRPr="008372F6" w:rsidDel="00D16498">
          <w:rPr>
            <w:rFonts w:ascii="Arial" w:hAnsi="Arial" w:cs="Arial"/>
            <w:spacing w:val="-13"/>
            <w:w w:val="110"/>
            <w:sz w:val="24"/>
            <w:szCs w:val="24"/>
          </w:rPr>
          <w:delText xml:space="preserve"> </w:delText>
        </w:r>
        <w:r w:rsidRPr="008372F6" w:rsidDel="00D16498">
          <w:rPr>
            <w:rFonts w:ascii="Arial" w:hAnsi="Arial" w:cs="Arial"/>
            <w:w w:val="110"/>
            <w:sz w:val="24"/>
            <w:szCs w:val="24"/>
          </w:rPr>
          <w:delText>scoping</w:delText>
        </w:r>
        <w:r w:rsidRPr="008372F6" w:rsidDel="00D16498">
          <w:rPr>
            <w:rFonts w:ascii="Arial" w:hAnsi="Arial" w:cs="Arial"/>
            <w:spacing w:val="-12"/>
            <w:w w:val="110"/>
            <w:sz w:val="24"/>
            <w:szCs w:val="24"/>
          </w:rPr>
          <w:delText xml:space="preserve"> </w:delText>
        </w:r>
        <w:r w:rsidRPr="008372F6" w:rsidDel="00D16498">
          <w:rPr>
            <w:rFonts w:ascii="Arial" w:hAnsi="Arial" w:cs="Arial"/>
            <w:w w:val="110"/>
            <w:sz w:val="24"/>
            <w:szCs w:val="24"/>
          </w:rPr>
          <w:delText>review.”</w:delText>
        </w:r>
        <w:r w:rsidRPr="008372F6" w:rsidDel="00D16498">
          <w:rPr>
            <w:rFonts w:ascii="Arial" w:hAnsi="Arial" w:cs="Arial"/>
            <w:spacing w:val="-13"/>
            <w:w w:val="110"/>
            <w:sz w:val="24"/>
            <w:szCs w:val="24"/>
          </w:rPr>
          <w:delText xml:space="preserve"> </w:delText>
        </w:r>
        <w:r w:rsidRPr="008372F6" w:rsidDel="00D16498">
          <w:rPr>
            <w:rFonts w:ascii="Arial" w:hAnsi="Arial" w:cs="Arial"/>
            <w:spacing w:val="-5"/>
            <w:w w:val="110"/>
            <w:sz w:val="24"/>
            <w:szCs w:val="24"/>
          </w:rPr>
          <w:delText>In:</w:delText>
        </w:r>
      </w:del>
    </w:p>
    <w:p w14:paraId="6DEA9D16" w14:textId="2EBF3EEC" w:rsidR="005D491A" w:rsidRPr="008372F6" w:rsidDel="00D16498" w:rsidRDefault="00000000" w:rsidP="003E540B">
      <w:pPr>
        <w:pStyle w:val="BodyText"/>
        <w:spacing w:before="120" w:after="120" w:line="360" w:lineRule="auto"/>
        <w:jc w:val="both"/>
        <w:rPr>
          <w:del w:id="1253" w:author="Héctor Bahamonde" w:date="2026-09-19T11:43:00Z" w16du:dateUtc="2026-09-19T09:43:00Z"/>
          <w:rFonts w:ascii="Arial" w:hAnsi="Arial" w:cs="Arial"/>
          <w:sz w:val="24"/>
          <w:szCs w:val="24"/>
        </w:rPr>
        <w:pPrChange w:id="1254" w:author="Héctor Bahamonde" w:date="2026-09-18T11:21:00Z" w16du:dateUtc="2026-09-18T09:21:00Z">
          <w:pPr>
            <w:spacing w:before="120" w:after="120" w:line="360" w:lineRule="auto"/>
            <w:jc w:val="both"/>
          </w:pPr>
        </w:pPrChange>
      </w:pPr>
      <w:bookmarkStart w:id="1255" w:name="_bookmark77"/>
      <w:bookmarkEnd w:id="1255"/>
      <w:del w:id="1256" w:author="Héctor Bahamonde" w:date="2026-09-19T11:43:00Z" w16du:dateUtc="2026-09-19T09:43:00Z">
        <w:r w:rsidRPr="008372F6" w:rsidDel="00D16498">
          <w:rPr>
            <w:rFonts w:ascii="Arial" w:hAnsi="Arial" w:cs="Arial"/>
            <w:i/>
            <w:sz w:val="24"/>
            <w:szCs w:val="24"/>
          </w:rPr>
          <w:delText>Health</w:delText>
        </w:r>
        <w:r w:rsidRPr="008372F6" w:rsidDel="00D16498">
          <w:rPr>
            <w:rFonts w:ascii="Arial" w:hAnsi="Arial" w:cs="Arial"/>
            <w:i/>
            <w:spacing w:val="31"/>
            <w:sz w:val="24"/>
            <w:szCs w:val="24"/>
          </w:rPr>
          <w:delText xml:space="preserve"> </w:delText>
        </w:r>
        <w:r w:rsidRPr="008372F6" w:rsidDel="00D16498">
          <w:rPr>
            <w:rFonts w:ascii="Arial" w:hAnsi="Arial" w:cs="Arial"/>
            <w:i/>
            <w:sz w:val="24"/>
            <w:szCs w:val="24"/>
          </w:rPr>
          <w:delText>Policy</w:delText>
        </w:r>
        <w:r w:rsidRPr="008372F6" w:rsidDel="00D16498">
          <w:rPr>
            <w:rFonts w:ascii="Arial" w:hAnsi="Arial" w:cs="Arial"/>
            <w:i/>
            <w:spacing w:val="40"/>
            <w:sz w:val="24"/>
            <w:szCs w:val="24"/>
          </w:rPr>
          <w:delText xml:space="preserve"> </w:delText>
        </w:r>
        <w:r w:rsidRPr="008372F6" w:rsidDel="00D16498">
          <w:rPr>
            <w:rFonts w:ascii="Arial" w:hAnsi="Arial" w:cs="Arial"/>
            <w:sz w:val="24"/>
            <w:szCs w:val="24"/>
          </w:rPr>
          <w:delText>91.3,</w:delText>
        </w:r>
        <w:r w:rsidRPr="008372F6" w:rsidDel="00D16498">
          <w:rPr>
            <w:rFonts w:ascii="Arial" w:hAnsi="Arial" w:cs="Arial"/>
            <w:spacing w:val="25"/>
            <w:sz w:val="24"/>
            <w:szCs w:val="24"/>
          </w:rPr>
          <w:delText xml:space="preserve"> </w:delText>
        </w:r>
        <w:r w:rsidRPr="008372F6" w:rsidDel="00D16498">
          <w:rPr>
            <w:rFonts w:ascii="Arial" w:hAnsi="Arial" w:cs="Arial"/>
            <w:sz w:val="24"/>
            <w:szCs w:val="24"/>
          </w:rPr>
          <w:delText>pp.</w:delText>
        </w:r>
        <w:r w:rsidRPr="008372F6" w:rsidDel="00D16498">
          <w:rPr>
            <w:rFonts w:ascii="Arial" w:hAnsi="Arial" w:cs="Arial"/>
            <w:spacing w:val="25"/>
            <w:sz w:val="24"/>
            <w:szCs w:val="24"/>
          </w:rPr>
          <w:delText xml:space="preserve"> </w:delText>
        </w:r>
        <w:r w:rsidRPr="008372F6" w:rsidDel="00D16498">
          <w:rPr>
            <w:rFonts w:ascii="Arial" w:hAnsi="Arial" w:cs="Arial"/>
            <w:sz w:val="24"/>
            <w:szCs w:val="24"/>
          </w:rPr>
          <w:delText>219–</w:delText>
        </w:r>
        <w:r w:rsidRPr="008372F6" w:rsidDel="00D16498">
          <w:rPr>
            <w:rFonts w:ascii="Arial" w:hAnsi="Arial" w:cs="Arial"/>
            <w:spacing w:val="-4"/>
            <w:sz w:val="24"/>
            <w:szCs w:val="24"/>
          </w:rPr>
          <w:delText>228.</w:delText>
        </w:r>
      </w:del>
    </w:p>
    <w:p w14:paraId="5C9933ED" w14:textId="77777777" w:rsidR="005D491A" w:rsidRPr="008372F6" w:rsidRDefault="00000000" w:rsidP="00EA7791">
      <w:pPr>
        <w:spacing w:before="120" w:after="120" w:line="360" w:lineRule="auto"/>
        <w:ind w:right="359"/>
        <w:jc w:val="both"/>
        <w:rPr>
          <w:rFonts w:ascii="Arial" w:hAnsi="Arial" w:cs="Arial"/>
          <w:sz w:val="24"/>
          <w:szCs w:val="24"/>
        </w:rPr>
        <w:pPrChange w:id="1257" w:author="Héctor Bahamonde" w:date="2026-09-18T11:17:00Z" w16du:dateUtc="2026-09-18T09:17:00Z">
          <w:pPr>
            <w:spacing w:before="120" w:after="120" w:line="360" w:lineRule="auto"/>
            <w:ind w:right="359" w:hanging="339"/>
            <w:jc w:val="both"/>
          </w:pPr>
        </w:pPrChange>
      </w:pPr>
      <w:r w:rsidRPr="008372F6">
        <w:rPr>
          <w:rFonts w:ascii="Arial" w:hAnsi="Arial" w:cs="Arial"/>
          <w:w w:val="110"/>
          <w:sz w:val="24"/>
          <w:szCs w:val="24"/>
        </w:rPr>
        <w:t xml:space="preserve">Mor, J. et al. (2024). “Pharmaceutical industry promotional activities on social media: a scoping </w:t>
      </w:r>
      <w:bookmarkStart w:id="1258" w:name="_bookmark78"/>
      <w:bookmarkEnd w:id="1258"/>
      <w:r w:rsidRPr="008372F6">
        <w:rPr>
          <w:rFonts w:ascii="Arial" w:hAnsi="Arial" w:cs="Arial"/>
          <w:spacing w:val="-2"/>
          <w:w w:val="110"/>
          <w:sz w:val="24"/>
          <w:szCs w:val="24"/>
        </w:rPr>
        <w:t>review.”</w:t>
      </w:r>
      <w:r w:rsidRPr="008372F6">
        <w:rPr>
          <w:rFonts w:ascii="Arial" w:hAnsi="Arial" w:cs="Arial"/>
          <w:spacing w:val="-11"/>
          <w:w w:val="110"/>
          <w:sz w:val="24"/>
          <w:szCs w:val="24"/>
        </w:rPr>
        <w:t xml:space="preserve"> </w:t>
      </w:r>
      <w:r w:rsidRPr="008372F6">
        <w:rPr>
          <w:rFonts w:ascii="Arial" w:hAnsi="Arial" w:cs="Arial"/>
          <w:spacing w:val="-2"/>
          <w:w w:val="110"/>
          <w:sz w:val="24"/>
          <w:szCs w:val="24"/>
        </w:rPr>
        <w:t>In:</w:t>
      </w:r>
      <w:r w:rsidRPr="008372F6">
        <w:rPr>
          <w:rFonts w:ascii="Arial" w:hAnsi="Arial" w:cs="Arial"/>
          <w:spacing w:val="-11"/>
          <w:w w:val="110"/>
          <w:sz w:val="24"/>
          <w:szCs w:val="24"/>
        </w:rPr>
        <w:t xml:space="preserve"> </w:t>
      </w:r>
      <w:r w:rsidRPr="008372F6">
        <w:rPr>
          <w:rFonts w:ascii="Arial" w:hAnsi="Arial" w:cs="Arial"/>
          <w:i/>
          <w:spacing w:val="-2"/>
          <w:w w:val="110"/>
          <w:sz w:val="24"/>
          <w:szCs w:val="24"/>
        </w:rPr>
        <w:t>Journal</w:t>
      </w:r>
      <w:r w:rsidRPr="008372F6">
        <w:rPr>
          <w:rFonts w:ascii="Arial" w:hAnsi="Arial" w:cs="Arial"/>
          <w:i/>
          <w:spacing w:val="-7"/>
          <w:w w:val="110"/>
          <w:sz w:val="24"/>
          <w:szCs w:val="24"/>
        </w:rPr>
        <w:t xml:space="preserve"> </w:t>
      </w:r>
      <w:r w:rsidRPr="008372F6">
        <w:rPr>
          <w:rFonts w:ascii="Arial" w:hAnsi="Arial" w:cs="Arial"/>
          <w:i/>
          <w:spacing w:val="-2"/>
          <w:w w:val="110"/>
          <w:sz w:val="24"/>
          <w:szCs w:val="24"/>
        </w:rPr>
        <w:t>of</w:t>
      </w:r>
      <w:r w:rsidRPr="008372F6">
        <w:rPr>
          <w:rFonts w:ascii="Arial" w:hAnsi="Arial" w:cs="Arial"/>
          <w:i/>
          <w:spacing w:val="-7"/>
          <w:w w:val="110"/>
          <w:sz w:val="24"/>
          <w:szCs w:val="24"/>
        </w:rPr>
        <w:t xml:space="preserve"> </w:t>
      </w:r>
      <w:r w:rsidRPr="008372F6">
        <w:rPr>
          <w:rFonts w:ascii="Arial" w:hAnsi="Arial" w:cs="Arial"/>
          <w:i/>
          <w:spacing w:val="-2"/>
          <w:w w:val="110"/>
          <w:sz w:val="24"/>
          <w:szCs w:val="24"/>
        </w:rPr>
        <w:t>Pharmaceutical</w:t>
      </w:r>
      <w:r w:rsidRPr="008372F6">
        <w:rPr>
          <w:rFonts w:ascii="Arial" w:hAnsi="Arial" w:cs="Arial"/>
          <w:i/>
          <w:spacing w:val="-7"/>
          <w:w w:val="110"/>
          <w:sz w:val="24"/>
          <w:szCs w:val="24"/>
        </w:rPr>
        <w:t xml:space="preserve"> </w:t>
      </w:r>
      <w:r w:rsidRPr="008372F6">
        <w:rPr>
          <w:rFonts w:ascii="Arial" w:hAnsi="Arial" w:cs="Arial"/>
          <w:i/>
          <w:spacing w:val="-2"/>
          <w:w w:val="110"/>
          <w:sz w:val="24"/>
          <w:szCs w:val="24"/>
        </w:rPr>
        <w:t>Health</w:t>
      </w:r>
      <w:r w:rsidRPr="008372F6">
        <w:rPr>
          <w:rFonts w:ascii="Arial" w:hAnsi="Arial" w:cs="Arial"/>
          <w:i/>
          <w:spacing w:val="-7"/>
          <w:w w:val="110"/>
          <w:sz w:val="24"/>
          <w:szCs w:val="24"/>
        </w:rPr>
        <w:t xml:space="preserve"> </w:t>
      </w:r>
      <w:r w:rsidRPr="008372F6">
        <w:rPr>
          <w:rFonts w:ascii="Arial" w:hAnsi="Arial" w:cs="Arial"/>
          <w:i/>
          <w:spacing w:val="-2"/>
          <w:w w:val="110"/>
          <w:sz w:val="24"/>
          <w:szCs w:val="24"/>
        </w:rPr>
        <w:t>Services</w:t>
      </w:r>
      <w:r w:rsidRPr="008372F6">
        <w:rPr>
          <w:rFonts w:ascii="Arial" w:hAnsi="Arial" w:cs="Arial"/>
          <w:i/>
          <w:spacing w:val="-7"/>
          <w:w w:val="110"/>
          <w:sz w:val="24"/>
          <w:szCs w:val="24"/>
        </w:rPr>
        <w:t xml:space="preserve"> </w:t>
      </w:r>
      <w:r w:rsidRPr="008372F6">
        <w:rPr>
          <w:rFonts w:ascii="Arial" w:hAnsi="Arial" w:cs="Arial"/>
          <w:i/>
          <w:spacing w:val="-2"/>
          <w:w w:val="110"/>
          <w:sz w:val="24"/>
          <w:szCs w:val="24"/>
        </w:rPr>
        <w:t>Research</w:t>
      </w:r>
      <w:r w:rsidRPr="008372F6">
        <w:rPr>
          <w:rFonts w:ascii="Arial" w:hAnsi="Arial" w:cs="Arial"/>
          <w:i/>
          <w:spacing w:val="-3"/>
          <w:w w:val="110"/>
          <w:sz w:val="24"/>
          <w:szCs w:val="24"/>
        </w:rPr>
        <w:t xml:space="preserve"> </w:t>
      </w:r>
      <w:r w:rsidRPr="008372F6">
        <w:rPr>
          <w:rFonts w:ascii="Arial" w:hAnsi="Arial" w:cs="Arial"/>
          <w:spacing w:val="-2"/>
          <w:w w:val="110"/>
          <w:sz w:val="24"/>
          <w:szCs w:val="24"/>
        </w:rPr>
        <w:t>15.4,</w:t>
      </w:r>
      <w:r w:rsidRPr="008372F6">
        <w:rPr>
          <w:rFonts w:ascii="Arial" w:hAnsi="Arial" w:cs="Arial"/>
          <w:spacing w:val="-11"/>
          <w:w w:val="110"/>
          <w:sz w:val="24"/>
          <w:szCs w:val="24"/>
        </w:rPr>
        <w:t xml:space="preserve"> </w:t>
      </w:r>
      <w:r w:rsidRPr="008372F6">
        <w:rPr>
          <w:rFonts w:ascii="Arial" w:hAnsi="Arial" w:cs="Arial"/>
          <w:spacing w:val="-2"/>
          <w:w w:val="110"/>
          <w:sz w:val="24"/>
          <w:szCs w:val="24"/>
        </w:rPr>
        <w:t>rmae022.</w:t>
      </w:r>
    </w:p>
    <w:p w14:paraId="7C69EA54" w14:textId="77777777" w:rsidR="005D491A" w:rsidRPr="008372F6" w:rsidRDefault="00000000" w:rsidP="00EA7791">
      <w:pPr>
        <w:pStyle w:val="BodyText"/>
        <w:spacing w:before="120" w:after="120" w:line="360" w:lineRule="auto"/>
        <w:ind w:right="327"/>
        <w:jc w:val="both"/>
        <w:rPr>
          <w:rFonts w:ascii="Arial" w:hAnsi="Arial" w:cs="Arial"/>
          <w:sz w:val="24"/>
          <w:szCs w:val="24"/>
        </w:rPr>
        <w:pPrChange w:id="1259" w:author="Héctor Bahamonde" w:date="2026-09-18T11:17:00Z" w16du:dateUtc="2026-09-18T09:17:00Z">
          <w:pPr>
            <w:pStyle w:val="BodyText"/>
            <w:spacing w:before="120" w:after="120" w:line="360" w:lineRule="auto"/>
            <w:ind w:right="327" w:hanging="327"/>
            <w:jc w:val="both"/>
          </w:pPr>
        </w:pPrChange>
      </w:pPr>
      <w:r w:rsidRPr="008372F6">
        <w:rPr>
          <w:rFonts w:ascii="Arial" w:hAnsi="Arial" w:cs="Arial"/>
          <w:w w:val="105"/>
          <w:sz w:val="24"/>
          <w:szCs w:val="24"/>
        </w:rPr>
        <w:t>Morrell,</w:t>
      </w:r>
      <w:r w:rsidRPr="008372F6">
        <w:rPr>
          <w:rFonts w:ascii="Arial" w:hAnsi="Arial" w:cs="Arial"/>
          <w:spacing w:val="40"/>
          <w:w w:val="105"/>
          <w:sz w:val="24"/>
          <w:szCs w:val="24"/>
        </w:rPr>
        <w:t xml:space="preserve"> </w:t>
      </w:r>
      <w:r w:rsidRPr="008372F6">
        <w:rPr>
          <w:rFonts w:ascii="Arial" w:hAnsi="Arial" w:cs="Arial"/>
          <w:w w:val="105"/>
          <w:sz w:val="24"/>
          <w:szCs w:val="24"/>
        </w:rPr>
        <w:t>L.,</w:t>
      </w:r>
      <w:r w:rsidRPr="008372F6">
        <w:rPr>
          <w:rFonts w:ascii="Arial" w:hAnsi="Arial" w:cs="Arial"/>
          <w:spacing w:val="40"/>
          <w:w w:val="105"/>
          <w:sz w:val="24"/>
          <w:szCs w:val="24"/>
        </w:rPr>
        <w:t xml:space="preserve"> </w:t>
      </w:r>
      <w:r w:rsidRPr="008372F6">
        <w:rPr>
          <w:rFonts w:ascii="Arial" w:hAnsi="Arial" w:cs="Arial"/>
          <w:w w:val="105"/>
          <w:sz w:val="24"/>
          <w:szCs w:val="24"/>
        </w:rPr>
        <w:t>S.</w:t>
      </w:r>
      <w:r w:rsidRPr="008372F6">
        <w:rPr>
          <w:rFonts w:ascii="Arial" w:hAnsi="Arial" w:cs="Arial"/>
          <w:spacing w:val="40"/>
          <w:w w:val="105"/>
          <w:sz w:val="24"/>
          <w:szCs w:val="24"/>
        </w:rPr>
        <w:t xml:space="preserve"> </w:t>
      </w:r>
      <w:r w:rsidRPr="008372F6">
        <w:rPr>
          <w:rFonts w:ascii="Arial" w:hAnsi="Arial" w:cs="Arial"/>
          <w:w w:val="105"/>
          <w:sz w:val="24"/>
          <w:szCs w:val="24"/>
        </w:rPr>
        <w:t>Wordsworth,</w:t>
      </w:r>
      <w:r w:rsidRPr="008372F6">
        <w:rPr>
          <w:rFonts w:ascii="Arial" w:hAnsi="Arial" w:cs="Arial"/>
          <w:spacing w:val="40"/>
          <w:w w:val="105"/>
          <w:sz w:val="24"/>
          <w:szCs w:val="24"/>
        </w:rPr>
        <w:t xml:space="preserve"> </w:t>
      </w:r>
      <w:r w:rsidRPr="008372F6">
        <w:rPr>
          <w:rFonts w:ascii="Arial" w:hAnsi="Arial" w:cs="Arial"/>
          <w:w w:val="105"/>
          <w:sz w:val="24"/>
          <w:szCs w:val="24"/>
        </w:rPr>
        <w:t>S.</w:t>
      </w:r>
      <w:r w:rsidRPr="008372F6">
        <w:rPr>
          <w:rFonts w:ascii="Arial" w:hAnsi="Arial" w:cs="Arial"/>
          <w:spacing w:val="40"/>
          <w:w w:val="105"/>
          <w:sz w:val="24"/>
          <w:szCs w:val="24"/>
        </w:rPr>
        <w:t xml:space="preserve"> </w:t>
      </w:r>
      <w:r w:rsidRPr="008372F6">
        <w:rPr>
          <w:rFonts w:ascii="Arial" w:hAnsi="Arial" w:cs="Arial"/>
          <w:w w:val="105"/>
          <w:sz w:val="24"/>
          <w:szCs w:val="24"/>
        </w:rPr>
        <w:t>Rees,</w:t>
      </w:r>
      <w:r w:rsidRPr="008372F6">
        <w:rPr>
          <w:rFonts w:ascii="Arial" w:hAnsi="Arial" w:cs="Arial"/>
          <w:spacing w:val="40"/>
          <w:w w:val="105"/>
          <w:sz w:val="24"/>
          <w:szCs w:val="24"/>
        </w:rPr>
        <w:t xml:space="preserve"> </w:t>
      </w:r>
      <w:r w:rsidRPr="008372F6">
        <w:rPr>
          <w:rFonts w:ascii="Arial" w:hAnsi="Arial" w:cs="Arial"/>
          <w:w w:val="105"/>
          <w:sz w:val="24"/>
          <w:szCs w:val="24"/>
        </w:rPr>
        <w:t>et</w:t>
      </w:r>
      <w:r w:rsidRPr="008372F6">
        <w:rPr>
          <w:rFonts w:ascii="Arial" w:hAnsi="Arial" w:cs="Arial"/>
          <w:spacing w:val="40"/>
          <w:w w:val="105"/>
          <w:sz w:val="24"/>
          <w:szCs w:val="24"/>
        </w:rPr>
        <w:t xml:space="preserve"> </w:t>
      </w:r>
      <w:r w:rsidRPr="008372F6">
        <w:rPr>
          <w:rFonts w:ascii="Arial" w:hAnsi="Arial" w:cs="Arial"/>
          <w:w w:val="105"/>
          <w:sz w:val="24"/>
          <w:szCs w:val="24"/>
        </w:rPr>
        <w:t>al.</w:t>
      </w:r>
      <w:r w:rsidRPr="008372F6">
        <w:rPr>
          <w:rFonts w:ascii="Arial" w:hAnsi="Arial" w:cs="Arial"/>
          <w:spacing w:val="40"/>
          <w:w w:val="105"/>
          <w:sz w:val="24"/>
          <w:szCs w:val="24"/>
        </w:rPr>
        <w:t xml:space="preserve"> </w:t>
      </w:r>
      <w:r w:rsidRPr="008372F6">
        <w:rPr>
          <w:rFonts w:ascii="Arial" w:hAnsi="Arial" w:cs="Arial"/>
          <w:w w:val="105"/>
          <w:sz w:val="24"/>
          <w:szCs w:val="24"/>
        </w:rPr>
        <w:t>(2017).</w:t>
      </w:r>
      <w:r w:rsidRPr="008372F6">
        <w:rPr>
          <w:rFonts w:ascii="Arial" w:hAnsi="Arial" w:cs="Arial"/>
          <w:spacing w:val="40"/>
          <w:w w:val="105"/>
          <w:sz w:val="24"/>
          <w:szCs w:val="24"/>
        </w:rPr>
        <w:t xml:space="preserve"> </w:t>
      </w:r>
      <w:r w:rsidRPr="008372F6">
        <w:rPr>
          <w:rFonts w:ascii="Arial" w:hAnsi="Arial" w:cs="Arial"/>
          <w:w w:val="105"/>
          <w:sz w:val="24"/>
          <w:szCs w:val="24"/>
        </w:rPr>
        <w:t>“Does</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Public</w:t>
      </w:r>
      <w:r w:rsidRPr="008372F6">
        <w:rPr>
          <w:rFonts w:ascii="Arial" w:hAnsi="Arial" w:cs="Arial"/>
          <w:spacing w:val="40"/>
          <w:w w:val="105"/>
          <w:sz w:val="24"/>
          <w:szCs w:val="24"/>
        </w:rPr>
        <w:t xml:space="preserve"> </w:t>
      </w:r>
      <w:r w:rsidRPr="008372F6">
        <w:rPr>
          <w:rFonts w:ascii="Arial" w:hAnsi="Arial" w:cs="Arial"/>
          <w:w w:val="105"/>
          <w:sz w:val="24"/>
          <w:szCs w:val="24"/>
        </w:rPr>
        <w:t>Prefer</w:t>
      </w:r>
      <w:r w:rsidRPr="008372F6">
        <w:rPr>
          <w:rFonts w:ascii="Arial" w:hAnsi="Arial" w:cs="Arial"/>
          <w:spacing w:val="40"/>
          <w:w w:val="105"/>
          <w:sz w:val="24"/>
          <w:szCs w:val="24"/>
        </w:rPr>
        <w:t xml:space="preserve"> </w:t>
      </w:r>
      <w:r w:rsidRPr="008372F6">
        <w:rPr>
          <w:rFonts w:ascii="Arial" w:hAnsi="Arial" w:cs="Arial"/>
          <w:w w:val="105"/>
          <w:sz w:val="24"/>
          <w:szCs w:val="24"/>
        </w:rPr>
        <w:t>Health</w:t>
      </w:r>
      <w:r w:rsidRPr="008372F6">
        <w:rPr>
          <w:rFonts w:ascii="Arial" w:hAnsi="Arial" w:cs="Arial"/>
          <w:spacing w:val="40"/>
          <w:w w:val="105"/>
          <w:sz w:val="24"/>
          <w:szCs w:val="24"/>
        </w:rPr>
        <w:t xml:space="preserve"> </w:t>
      </w:r>
      <w:r w:rsidRPr="008372F6">
        <w:rPr>
          <w:rFonts w:ascii="Arial" w:hAnsi="Arial" w:cs="Arial"/>
          <w:w w:val="105"/>
          <w:sz w:val="24"/>
          <w:szCs w:val="24"/>
        </w:rPr>
        <w:t>Gain</w:t>
      </w:r>
      <w:r w:rsidRPr="008372F6">
        <w:rPr>
          <w:rFonts w:ascii="Arial" w:hAnsi="Arial" w:cs="Arial"/>
          <w:spacing w:val="40"/>
          <w:w w:val="105"/>
          <w:sz w:val="24"/>
          <w:szCs w:val="24"/>
        </w:rPr>
        <w:t xml:space="preserve"> </w:t>
      </w:r>
      <w:r w:rsidRPr="008372F6">
        <w:rPr>
          <w:rFonts w:ascii="Arial" w:hAnsi="Arial" w:cs="Arial"/>
          <w:w w:val="105"/>
          <w:sz w:val="24"/>
          <w:szCs w:val="24"/>
        </w:rPr>
        <w:t xml:space="preserve">for Cancer Patients? A Systematic Review of Public Views on Cancer and its Characteristics.” In: </w:t>
      </w:r>
      <w:bookmarkStart w:id="1260" w:name="_bookmark79"/>
      <w:bookmarkEnd w:id="1260"/>
      <w:r w:rsidRPr="008372F6">
        <w:rPr>
          <w:rFonts w:ascii="Arial" w:hAnsi="Arial" w:cs="Arial"/>
          <w:i/>
          <w:w w:val="105"/>
          <w:sz w:val="24"/>
          <w:szCs w:val="24"/>
        </w:rPr>
        <w:t xml:space="preserve">PharmacoEconomics </w:t>
      </w:r>
      <w:r w:rsidRPr="008372F6">
        <w:rPr>
          <w:rFonts w:ascii="Arial" w:hAnsi="Arial" w:cs="Arial"/>
          <w:w w:val="105"/>
          <w:sz w:val="24"/>
          <w:szCs w:val="24"/>
        </w:rPr>
        <w:t>35, pp. 793–804.</w:t>
      </w:r>
    </w:p>
    <w:p w14:paraId="064F938D" w14:textId="77777777" w:rsidR="005D491A" w:rsidRPr="008372F6" w:rsidRDefault="00000000" w:rsidP="00EA7791">
      <w:pPr>
        <w:pStyle w:val="BodyText"/>
        <w:spacing w:before="120" w:after="120" w:line="360" w:lineRule="auto"/>
        <w:ind w:right="357"/>
        <w:jc w:val="both"/>
        <w:rPr>
          <w:rFonts w:ascii="Arial" w:hAnsi="Arial" w:cs="Arial"/>
          <w:sz w:val="24"/>
          <w:szCs w:val="24"/>
        </w:rPr>
        <w:pPrChange w:id="1261" w:author="Héctor Bahamonde" w:date="2026-09-18T11:17:00Z" w16du:dateUtc="2026-09-18T09:17:00Z">
          <w:pPr>
            <w:pStyle w:val="BodyText"/>
            <w:spacing w:before="120" w:after="120" w:line="360" w:lineRule="auto"/>
            <w:ind w:right="357" w:hanging="328"/>
            <w:jc w:val="both"/>
          </w:pPr>
        </w:pPrChange>
      </w:pPr>
      <w:r w:rsidRPr="008372F6">
        <w:rPr>
          <w:rFonts w:ascii="Arial" w:hAnsi="Arial" w:cs="Arial"/>
          <w:w w:val="105"/>
          <w:sz w:val="24"/>
          <w:szCs w:val="24"/>
        </w:rPr>
        <w:t xml:space="preserve">Mulinari, S. et al. (2020). “Five years of pharmaceutical industry funding of patient organisations in Sweden: Cross-sectional study of companies, patient organisations and drugs.” In: </w:t>
      </w:r>
      <w:r w:rsidRPr="008372F6">
        <w:rPr>
          <w:rFonts w:ascii="Arial" w:hAnsi="Arial" w:cs="Arial"/>
          <w:i/>
          <w:w w:val="105"/>
          <w:sz w:val="24"/>
          <w:szCs w:val="24"/>
        </w:rPr>
        <w:t xml:space="preserve">PLOS ONE </w:t>
      </w:r>
      <w:bookmarkStart w:id="1262" w:name="_bookmark80"/>
      <w:bookmarkEnd w:id="1262"/>
      <w:r w:rsidRPr="008372F6">
        <w:rPr>
          <w:rFonts w:ascii="Arial" w:hAnsi="Arial" w:cs="Arial"/>
          <w:w w:val="105"/>
          <w:sz w:val="24"/>
          <w:szCs w:val="24"/>
        </w:rPr>
        <w:t>15.6, e0235021.</w:t>
      </w:r>
    </w:p>
    <w:p w14:paraId="35DC4571" w14:textId="77777777" w:rsidR="005D491A" w:rsidRPr="008372F6" w:rsidRDefault="00000000" w:rsidP="00EA7791">
      <w:pPr>
        <w:spacing w:before="120" w:after="120" w:line="360" w:lineRule="auto"/>
        <w:ind w:right="358"/>
        <w:jc w:val="both"/>
        <w:rPr>
          <w:rFonts w:ascii="Arial" w:hAnsi="Arial" w:cs="Arial"/>
          <w:sz w:val="24"/>
          <w:szCs w:val="24"/>
        </w:rPr>
        <w:pPrChange w:id="1263" w:author="Héctor Bahamonde" w:date="2026-09-18T11:17:00Z" w16du:dateUtc="2026-09-18T09:17:00Z">
          <w:pPr>
            <w:spacing w:before="120" w:after="120" w:line="360" w:lineRule="auto"/>
            <w:ind w:right="358" w:hanging="322"/>
            <w:jc w:val="both"/>
          </w:pPr>
        </w:pPrChange>
      </w:pPr>
      <w:r w:rsidRPr="008372F6">
        <w:rPr>
          <w:rFonts w:ascii="Arial" w:hAnsi="Arial" w:cs="Arial"/>
          <w:w w:val="105"/>
          <w:sz w:val="24"/>
          <w:szCs w:val="24"/>
        </w:rPr>
        <w:t>O’Donnell,</w:t>
      </w:r>
      <w:r w:rsidRPr="008372F6">
        <w:rPr>
          <w:rFonts w:ascii="Arial" w:hAnsi="Arial" w:cs="Arial"/>
          <w:spacing w:val="-12"/>
          <w:w w:val="105"/>
          <w:sz w:val="24"/>
          <w:szCs w:val="24"/>
        </w:rPr>
        <w:t xml:space="preserve"> </w:t>
      </w:r>
      <w:r w:rsidRPr="008372F6">
        <w:rPr>
          <w:rFonts w:ascii="Arial" w:hAnsi="Arial" w:cs="Arial"/>
          <w:w w:val="105"/>
          <w:sz w:val="24"/>
          <w:szCs w:val="24"/>
        </w:rPr>
        <w:t>Owen</w:t>
      </w:r>
      <w:r w:rsidRPr="008372F6">
        <w:rPr>
          <w:rFonts w:ascii="Arial" w:hAnsi="Arial" w:cs="Arial"/>
          <w:spacing w:val="-12"/>
          <w:w w:val="105"/>
          <w:sz w:val="24"/>
          <w:szCs w:val="24"/>
        </w:rPr>
        <w:t xml:space="preserve"> </w:t>
      </w:r>
      <w:r w:rsidRPr="008372F6">
        <w:rPr>
          <w:rFonts w:ascii="Arial" w:hAnsi="Arial" w:cs="Arial"/>
          <w:w w:val="105"/>
          <w:sz w:val="24"/>
          <w:szCs w:val="24"/>
        </w:rPr>
        <w:t>Andrew</w:t>
      </w:r>
      <w:r w:rsidRPr="008372F6">
        <w:rPr>
          <w:rFonts w:ascii="Arial" w:hAnsi="Arial" w:cs="Arial"/>
          <w:spacing w:val="-12"/>
          <w:w w:val="105"/>
          <w:sz w:val="24"/>
          <w:szCs w:val="24"/>
        </w:rPr>
        <w:t xml:space="preserve"> </w:t>
      </w:r>
      <w:r w:rsidRPr="008372F6">
        <w:rPr>
          <w:rFonts w:ascii="Arial" w:hAnsi="Arial" w:cs="Arial"/>
          <w:w w:val="105"/>
          <w:sz w:val="24"/>
          <w:szCs w:val="24"/>
        </w:rPr>
        <w:t>et</w:t>
      </w:r>
      <w:r w:rsidRPr="008372F6">
        <w:rPr>
          <w:rFonts w:ascii="Arial" w:hAnsi="Arial" w:cs="Arial"/>
          <w:spacing w:val="-12"/>
          <w:w w:val="105"/>
          <w:sz w:val="24"/>
          <w:szCs w:val="24"/>
        </w:rPr>
        <w:t xml:space="preserve"> </w:t>
      </w:r>
      <w:r w:rsidRPr="008372F6">
        <w:rPr>
          <w:rFonts w:ascii="Arial" w:hAnsi="Arial" w:cs="Arial"/>
          <w:w w:val="105"/>
          <w:sz w:val="24"/>
          <w:szCs w:val="24"/>
        </w:rPr>
        <w:t>al.</w:t>
      </w:r>
      <w:r w:rsidRPr="008372F6">
        <w:rPr>
          <w:rFonts w:ascii="Arial" w:hAnsi="Arial" w:cs="Arial"/>
          <w:spacing w:val="-12"/>
          <w:w w:val="105"/>
          <w:sz w:val="24"/>
          <w:szCs w:val="24"/>
        </w:rPr>
        <w:t xml:space="preserve"> </w:t>
      </w:r>
      <w:r w:rsidRPr="008372F6">
        <w:rPr>
          <w:rFonts w:ascii="Arial" w:hAnsi="Arial" w:cs="Arial"/>
          <w:w w:val="105"/>
          <w:sz w:val="24"/>
          <w:szCs w:val="24"/>
        </w:rPr>
        <w:t>(2008).</w:t>
      </w:r>
      <w:r w:rsidRPr="008372F6">
        <w:rPr>
          <w:rFonts w:ascii="Arial" w:hAnsi="Arial" w:cs="Arial"/>
          <w:spacing w:val="-12"/>
          <w:w w:val="105"/>
          <w:sz w:val="24"/>
          <w:szCs w:val="24"/>
        </w:rPr>
        <w:t xml:space="preserve"> </w:t>
      </w:r>
      <w:r w:rsidRPr="008372F6">
        <w:rPr>
          <w:rFonts w:ascii="Arial" w:hAnsi="Arial" w:cs="Arial"/>
          <w:i/>
          <w:w w:val="105"/>
          <w:sz w:val="24"/>
          <w:szCs w:val="24"/>
        </w:rPr>
        <w:t>Analyzing</w:t>
      </w:r>
      <w:r w:rsidRPr="008372F6">
        <w:rPr>
          <w:rFonts w:ascii="Arial" w:hAnsi="Arial" w:cs="Arial"/>
          <w:i/>
          <w:spacing w:val="-8"/>
          <w:w w:val="105"/>
          <w:sz w:val="24"/>
          <w:szCs w:val="24"/>
        </w:rPr>
        <w:t xml:space="preserve"> </w:t>
      </w:r>
      <w:r w:rsidRPr="008372F6">
        <w:rPr>
          <w:rFonts w:ascii="Arial" w:hAnsi="Arial" w:cs="Arial"/>
          <w:i/>
          <w:w w:val="105"/>
          <w:sz w:val="24"/>
          <w:szCs w:val="24"/>
        </w:rPr>
        <w:t>health</w:t>
      </w:r>
      <w:r w:rsidRPr="008372F6">
        <w:rPr>
          <w:rFonts w:ascii="Arial" w:hAnsi="Arial" w:cs="Arial"/>
          <w:i/>
          <w:spacing w:val="-8"/>
          <w:w w:val="105"/>
          <w:sz w:val="24"/>
          <w:szCs w:val="24"/>
        </w:rPr>
        <w:t xml:space="preserve"> </w:t>
      </w:r>
      <w:r w:rsidRPr="008372F6">
        <w:rPr>
          <w:rFonts w:ascii="Arial" w:hAnsi="Arial" w:cs="Arial"/>
          <w:i/>
          <w:w w:val="105"/>
          <w:sz w:val="24"/>
          <w:szCs w:val="24"/>
        </w:rPr>
        <w:t>equity</w:t>
      </w:r>
      <w:r w:rsidRPr="008372F6">
        <w:rPr>
          <w:rFonts w:ascii="Arial" w:hAnsi="Arial" w:cs="Arial"/>
          <w:i/>
          <w:spacing w:val="-8"/>
          <w:w w:val="105"/>
          <w:sz w:val="24"/>
          <w:szCs w:val="24"/>
        </w:rPr>
        <w:t xml:space="preserve"> </w:t>
      </w:r>
      <w:r w:rsidRPr="008372F6">
        <w:rPr>
          <w:rFonts w:ascii="Arial" w:hAnsi="Arial" w:cs="Arial"/>
          <w:i/>
          <w:w w:val="105"/>
          <w:sz w:val="24"/>
          <w:szCs w:val="24"/>
        </w:rPr>
        <w:t>using</w:t>
      </w:r>
      <w:r w:rsidRPr="008372F6">
        <w:rPr>
          <w:rFonts w:ascii="Arial" w:hAnsi="Arial" w:cs="Arial"/>
          <w:i/>
          <w:spacing w:val="-8"/>
          <w:w w:val="105"/>
          <w:sz w:val="24"/>
          <w:szCs w:val="24"/>
        </w:rPr>
        <w:t xml:space="preserve"> </w:t>
      </w:r>
      <w:r w:rsidRPr="008372F6">
        <w:rPr>
          <w:rFonts w:ascii="Arial" w:hAnsi="Arial" w:cs="Arial"/>
          <w:i/>
          <w:w w:val="105"/>
          <w:sz w:val="24"/>
          <w:szCs w:val="24"/>
        </w:rPr>
        <w:t>household</w:t>
      </w:r>
      <w:r w:rsidRPr="008372F6">
        <w:rPr>
          <w:rFonts w:ascii="Arial" w:hAnsi="Arial" w:cs="Arial"/>
          <w:i/>
          <w:spacing w:val="-8"/>
          <w:w w:val="105"/>
          <w:sz w:val="24"/>
          <w:szCs w:val="24"/>
        </w:rPr>
        <w:t xml:space="preserve"> </w:t>
      </w:r>
      <w:r w:rsidRPr="008372F6">
        <w:rPr>
          <w:rFonts w:ascii="Arial" w:hAnsi="Arial" w:cs="Arial"/>
          <w:i/>
          <w:w w:val="105"/>
          <w:sz w:val="24"/>
          <w:szCs w:val="24"/>
        </w:rPr>
        <w:t>survey</w:t>
      </w:r>
      <w:r w:rsidRPr="008372F6">
        <w:rPr>
          <w:rFonts w:ascii="Arial" w:hAnsi="Arial" w:cs="Arial"/>
          <w:i/>
          <w:spacing w:val="-8"/>
          <w:w w:val="105"/>
          <w:sz w:val="24"/>
          <w:szCs w:val="24"/>
        </w:rPr>
        <w:t xml:space="preserve"> </w:t>
      </w:r>
      <w:r w:rsidRPr="008372F6">
        <w:rPr>
          <w:rFonts w:ascii="Arial" w:hAnsi="Arial" w:cs="Arial"/>
          <w:i/>
          <w:w w:val="105"/>
          <w:sz w:val="24"/>
          <w:szCs w:val="24"/>
        </w:rPr>
        <w:t>data:</w:t>
      </w:r>
      <w:r w:rsidRPr="008372F6">
        <w:rPr>
          <w:rFonts w:ascii="Arial" w:hAnsi="Arial" w:cs="Arial"/>
          <w:i/>
          <w:spacing w:val="-8"/>
          <w:w w:val="105"/>
          <w:sz w:val="24"/>
          <w:szCs w:val="24"/>
        </w:rPr>
        <w:t xml:space="preserve"> </w:t>
      </w:r>
      <w:r w:rsidRPr="008372F6">
        <w:rPr>
          <w:rFonts w:ascii="Arial" w:hAnsi="Arial" w:cs="Arial"/>
          <w:i/>
          <w:w w:val="105"/>
          <w:sz w:val="24"/>
          <w:szCs w:val="24"/>
        </w:rPr>
        <w:t>a</w:t>
      </w:r>
      <w:r w:rsidRPr="008372F6">
        <w:rPr>
          <w:rFonts w:ascii="Arial" w:hAnsi="Arial" w:cs="Arial"/>
          <w:i/>
          <w:spacing w:val="-8"/>
          <w:w w:val="105"/>
          <w:sz w:val="24"/>
          <w:szCs w:val="24"/>
        </w:rPr>
        <w:t xml:space="preserve"> </w:t>
      </w:r>
      <w:r w:rsidRPr="008372F6">
        <w:rPr>
          <w:rFonts w:ascii="Arial" w:hAnsi="Arial" w:cs="Arial"/>
          <w:i/>
          <w:w w:val="105"/>
          <w:sz w:val="24"/>
          <w:szCs w:val="24"/>
        </w:rPr>
        <w:t xml:space="preserve">guide </w:t>
      </w:r>
      <w:bookmarkStart w:id="1264" w:name="_bookmark81"/>
      <w:bookmarkEnd w:id="1264"/>
      <w:r w:rsidRPr="008372F6">
        <w:rPr>
          <w:rFonts w:ascii="Arial" w:hAnsi="Arial" w:cs="Arial"/>
          <w:i/>
          <w:w w:val="105"/>
          <w:sz w:val="24"/>
          <w:szCs w:val="24"/>
        </w:rPr>
        <w:t>to</w:t>
      </w:r>
      <w:r w:rsidRPr="008372F6">
        <w:rPr>
          <w:rFonts w:ascii="Arial" w:hAnsi="Arial" w:cs="Arial"/>
          <w:i/>
          <w:spacing w:val="40"/>
          <w:w w:val="105"/>
          <w:sz w:val="24"/>
          <w:szCs w:val="24"/>
        </w:rPr>
        <w:t xml:space="preserve"> </w:t>
      </w:r>
      <w:r w:rsidRPr="008372F6">
        <w:rPr>
          <w:rFonts w:ascii="Arial" w:hAnsi="Arial" w:cs="Arial"/>
          <w:i/>
          <w:w w:val="105"/>
          <w:sz w:val="24"/>
          <w:szCs w:val="24"/>
        </w:rPr>
        <w:t>techniques</w:t>
      </w:r>
      <w:r w:rsidRPr="008372F6">
        <w:rPr>
          <w:rFonts w:ascii="Arial" w:hAnsi="Arial" w:cs="Arial"/>
          <w:i/>
          <w:spacing w:val="40"/>
          <w:w w:val="105"/>
          <w:sz w:val="24"/>
          <w:szCs w:val="24"/>
        </w:rPr>
        <w:t xml:space="preserve"> </w:t>
      </w:r>
      <w:r w:rsidRPr="008372F6">
        <w:rPr>
          <w:rFonts w:ascii="Arial" w:hAnsi="Arial" w:cs="Arial"/>
          <w:i/>
          <w:w w:val="105"/>
          <w:sz w:val="24"/>
          <w:szCs w:val="24"/>
        </w:rPr>
        <w:t>and</w:t>
      </w:r>
      <w:r w:rsidRPr="008372F6">
        <w:rPr>
          <w:rFonts w:ascii="Arial" w:hAnsi="Arial" w:cs="Arial"/>
          <w:i/>
          <w:spacing w:val="40"/>
          <w:w w:val="105"/>
          <w:sz w:val="24"/>
          <w:szCs w:val="24"/>
        </w:rPr>
        <w:t xml:space="preserve"> </w:t>
      </w:r>
      <w:r w:rsidRPr="008372F6">
        <w:rPr>
          <w:rFonts w:ascii="Arial" w:hAnsi="Arial" w:cs="Arial"/>
          <w:i/>
          <w:w w:val="105"/>
          <w:sz w:val="24"/>
          <w:szCs w:val="24"/>
        </w:rPr>
        <w:t>their</w:t>
      </w:r>
      <w:r w:rsidRPr="008372F6">
        <w:rPr>
          <w:rFonts w:ascii="Arial" w:hAnsi="Arial" w:cs="Arial"/>
          <w:i/>
          <w:spacing w:val="40"/>
          <w:w w:val="105"/>
          <w:sz w:val="24"/>
          <w:szCs w:val="24"/>
        </w:rPr>
        <w:t xml:space="preserve"> </w:t>
      </w:r>
      <w:r w:rsidRPr="008372F6">
        <w:rPr>
          <w:rFonts w:ascii="Arial" w:hAnsi="Arial" w:cs="Arial"/>
          <w:i/>
          <w:w w:val="105"/>
          <w:sz w:val="24"/>
          <w:szCs w:val="24"/>
        </w:rPr>
        <w:t>implementation</w:t>
      </w:r>
      <w:r w:rsidRPr="008372F6">
        <w:rPr>
          <w:rFonts w:ascii="Arial" w:hAnsi="Arial" w:cs="Arial"/>
          <w:w w:val="105"/>
          <w:sz w:val="24"/>
          <w:szCs w:val="24"/>
        </w:rPr>
        <w:t>. Washington, DC: World Bank Group.</w:t>
      </w:r>
    </w:p>
    <w:p w14:paraId="52984ABF" w14:textId="77777777" w:rsidR="00D43841" w:rsidRDefault="00000000" w:rsidP="00EA7791">
      <w:pPr>
        <w:pStyle w:val="BodyText"/>
        <w:spacing w:before="120" w:after="120" w:line="360" w:lineRule="auto"/>
        <w:ind w:right="207"/>
        <w:jc w:val="both"/>
        <w:rPr>
          <w:ins w:id="1265" w:author="Héctor Bahamonde" w:date="2026-09-19T11:47:00Z" w16du:dateUtc="2026-09-19T09:47:00Z"/>
          <w:rFonts w:ascii="Arial" w:hAnsi="Arial" w:cs="Arial"/>
          <w:w w:val="105"/>
          <w:sz w:val="24"/>
          <w:szCs w:val="24"/>
        </w:rPr>
      </w:pPr>
      <w:bookmarkStart w:id="1266" w:name="_bookmark82"/>
      <w:bookmarkEnd w:id="1266"/>
      <w:r w:rsidRPr="008372F6">
        <w:rPr>
          <w:rFonts w:ascii="Arial" w:hAnsi="Arial" w:cs="Arial"/>
          <w:w w:val="105"/>
          <w:sz w:val="24"/>
          <w:szCs w:val="24"/>
        </w:rPr>
        <w:t>Oliver,</w:t>
      </w:r>
      <w:r w:rsidRPr="008372F6">
        <w:rPr>
          <w:rFonts w:ascii="Arial" w:hAnsi="Arial" w:cs="Arial"/>
          <w:spacing w:val="-5"/>
          <w:w w:val="105"/>
          <w:sz w:val="24"/>
          <w:szCs w:val="24"/>
        </w:rPr>
        <w:t xml:space="preserve"> </w:t>
      </w:r>
      <w:r w:rsidRPr="008372F6">
        <w:rPr>
          <w:rFonts w:ascii="Arial" w:hAnsi="Arial" w:cs="Arial"/>
          <w:w w:val="105"/>
          <w:sz w:val="24"/>
          <w:szCs w:val="24"/>
        </w:rPr>
        <w:t>A.</w:t>
      </w:r>
      <w:r w:rsidRPr="008372F6">
        <w:rPr>
          <w:rFonts w:ascii="Arial" w:hAnsi="Arial" w:cs="Arial"/>
          <w:spacing w:val="-5"/>
          <w:w w:val="105"/>
          <w:sz w:val="24"/>
          <w:szCs w:val="24"/>
        </w:rPr>
        <w:t xml:space="preserve"> </w:t>
      </w:r>
      <w:r w:rsidRPr="008372F6">
        <w:rPr>
          <w:rFonts w:ascii="Arial" w:hAnsi="Arial" w:cs="Arial"/>
          <w:w w:val="105"/>
          <w:sz w:val="24"/>
          <w:szCs w:val="24"/>
        </w:rPr>
        <w:t>(2009).</w:t>
      </w:r>
      <w:r w:rsidRPr="008372F6">
        <w:rPr>
          <w:rFonts w:ascii="Arial" w:hAnsi="Arial" w:cs="Arial"/>
          <w:spacing w:val="-5"/>
          <w:w w:val="105"/>
          <w:sz w:val="24"/>
          <w:szCs w:val="24"/>
        </w:rPr>
        <w:t xml:space="preserve"> </w:t>
      </w:r>
      <w:r w:rsidRPr="008372F6">
        <w:rPr>
          <w:rFonts w:ascii="Arial" w:hAnsi="Arial" w:cs="Arial"/>
          <w:w w:val="105"/>
          <w:sz w:val="24"/>
          <w:szCs w:val="24"/>
        </w:rPr>
        <w:t>“A</w:t>
      </w:r>
      <w:r w:rsidRPr="008372F6">
        <w:rPr>
          <w:rFonts w:ascii="Arial" w:hAnsi="Arial" w:cs="Arial"/>
          <w:spacing w:val="-5"/>
          <w:w w:val="105"/>
          <w:sz w:val="24"/>
          <w:szCs w:val="24"/>
        </w:rPr>
        <w:t xml:space="preserve"> </w:t>
      </w:r>
      <w:r w:rsidRPr="008372F6">
        <w:rPr>
          <w:rFonts w:ascii="Arial" w:hAnsi="Arial" w:cs="Arial"/>
          <w:w w:val="105"/>
          <w:sz w:val="24"/>
          <w:szCs w:val="24"/>
        </w:rPr>
        <w:t>Fair</w:t>
      </w:r>
      <w:r w:rsidRPr="008372F6">
        <w:rPr>
          <w:rFonts w:ascii="Arial" w:hAnsi="Arial" w:cs="Arial"/>
          <w:spacing w:val="-5"/>
          <w:w w:val="105"/>
          <w:sz w:val="24"/>
          <w:szCs w:val="24"/>
        </w:rPr>
        <w:t xml:space="preserve"> </w:t>
      </w:r>
      <w:r w:rsidRPr="008372F6">
        <w:rPr>
          <w:rFonts w:ascii="Arial" w:hAnsi="Arial" w:cs="Arial"/>
          <w:w w:val="105"/>
          <w:sz w:val="24"/>
          <w:szCs w:val="24"/>
        </w:rPr>
        <w:t>Test</w:t>
      </w:r>
      <w:r w:rsidRPr="008372F6">
        <w:rPr>
          <w:rFonts w:ascii="Arial" w:hAnsi="Arial" w:cs="Arial"/>
          <w:spacing w:val="-5"/>
          <w:w w:val="105"/>
          <w:sz w:val="24"/>
          <w:szCs w:val="24"/>
        </w:rPr>
        <w:t xml:space="preserve"> </w:t>
      </w:r>
      <w:r w:rsidRPr="008372F6">
        <w:rPr>
          <w:rFonts w:ascii="Arial" w:hAnsi="Arial" w:cs="Arial"/>
          <w:w w:val="105"/>
          <w:sz w:val="24"/>
          <w:szCs w:val="24"/>
        </w:rPr>
        <w:t>of</w:t>
      </w:r>
      <w:r w:rsidRPr="008372F6">
        <w:rPr>
          <w:rFonts w:ascii="Arial" w:hAnsi="Arial" w:cs="Arial"/>
          <w:spacing w:val="-5"/>
          <w:w w:val="105"/>
          <w:sz w:val="24"/>
          <w:szCs w:val="24"/>
        </w:rPr>
        <w:t xml:space="preserve"> </w:t>
      </w:r>
      <w:r w:rsidRPr="008372F6">
        <w:rPr>
          <w:rFonts w:ascii="Arial" w:hAnsi="Arial" w:cs="Arial"/>
          <w:w w:val="105"/>
          <w:sz w:val="24"/>
          <w:szCs w:val="24"/>
        </w:rPr>
        <w:t>the</w:t>
      </w:r>
      <w:r w:rsidRPr="008372F6">
        <w:rPr>
          <w:rFonts w:ascii="Arial" w:hAnsi="Arial" w:cs="Arial"/>
          <w:spacing w:val="-4"/>
          <w:w w:val="105"/>
          <w:sz w:val="24"/>
          <w:szCs w:val="24"/>
        </w:rPr>
        <w:t xml:space="preserve"> </w:t>
      </w:r>
      <w:r w:rsidRPr="008372F6">
        <w:rPr>
          <w:rFonts w:ascii="Arial" w:hAnsi="Arial" w:cs="Arial"/>
          <w:w w:val="105"/>
          <w:sz w:val="24"/>
          <w:szCs w:val="24"/>
        </w:rPr>
        <w:t>Fair</w:t>
      </w:r>
      <w:r w:rsidRPr="008372F6">
        <w:rPr>
          <w:rFonts w:ascii="Arial" w:hAnsi="Arial" w:cs="Arial"/>
          <w:spacing w:val="-5"/>
          <w:w w:val="105"/>
          <w:sz w:val="24"/>
          <w:szCs w:val="24"/>
        </w:rPr>
        <w:t xml:space="preserve"> </w:t>
      </w:r>
      <w:r w:rsidRPr="008372F6">
        <w:rPr>
          <w:rFonts w:ascii="Arial" w:hAnsi="Arial" w:cs="Arial"/>
          <w:w w:val="105"/>
          <w:sz w:val="24"/>
          <w:szCs w:val="24"/>
        </w:rPr>
        <w:t>Innings?”</w:t>
      </w:r>
      <w:r w:rsidRPr="008372F6">
        <w:rPr>
          <w:rFonts w:ascii="Arial" w:hAnsi="Arial" w:cs="Arial"/>
          <w:spacing w:val="-5"/>
          <w:w w:val="105"/>
          <w:sz w:val="24"/>
          <w:szCs w:val="24"/>
        </w:rPr>
        <w:t xml:space="preserve"> </w:t>
      </w:r>
      <w:r w:rsidRPr="008372F6">
        <w:rPr>
          <w:rFonts w:ascii="Arial" w:hAnsi="Arial" w:cs="Arial"/>
          <w:w w:val="105"/>
          <w:sz w:val="24"/>
          <w:szCs w:val="24"/>
        </w:rPr>
        <w:t>In:</w:t>
      </w:r>
      <w:r w:rsidRPr="008372F6">
        <w:rPr>
          <w:rFonts w:ascii="Arial" w:hAnsi="Arial" w:cs="Arial"/>
          <w:spacing w:val="-5"/>
          <w:w w:val="105"/>
          <w:sz w:val="24"/>
          <w:szCs w:val="24"/>
        </w:rPr>
        <w:t xml:space="preserve"> </w:t>
      </w:r>
      <w:r w:rsidRPr="008372F6">
        <w:rPr>
          <w:rFonts w:ascii="Arial" w:hAnsi="Arial" w:cs="Arial"/>
          <w:i/>
          <w:w w:val="105"/>
          <w:sz w:val="24"/>
          <w:szCs w:val="24"/>
        </w:rPr>
        <w:t xml:space="preserve">Medical Decision Making </w:t>
      </w:r>
      <w:r w:rsidRPr="008372F6">
        <w:rPr>
          <w:rFonts w:ascii="Arial" w:hAnsi="Arial" w:cs="Arial"/>
          <w:w w:val="105"/>
          <w:sz w:val="24"/>
          <w:szCs w:val="24"/>
        </w:rPr>
        <w:t>29.4,</w:t>
      </w:r>
      <w:r w:rsidRPr="008372F6">
        <w:rPr>
          <w:rFonts w:ascii="Arial" w:hAnsi="Arial" w:cs="Arial"/>
          <w:spacing w:val="-5"/>
          <w:w w:val="105"/>
          <w:sz w:val="24"/>
          <w:szCs w:val="24"/>
        </w:rPr>
        <w:t xml:space="preserve"> </w:t>
      </w:r>
      <w:r w:rsidRPr="008372F6">
        <w:rPr>
          <w:rFonts w:ascii="Arial" w:hAnsi="Arial" w:cs="Arial"/>
          <w:w w:val="105"/>
          <w:sz w:val="24"/>
          <w:szCs w:val="24"/>
        </w:rPr>
        <w:t>pp.</w:t>
      </w:r>
      <w:r w:rsidRPr="008372F6">
        <w:rPr>
          <w:rFonts w:ascii="Arial" w:hAnsi="Arial" w:cs="Arial"/>
          <w:spacing w:val="-5"/>
          <w:w w:val="105"/>
          <w:sz w:val="24"/>
          <w:szCs w:val="24"/>
        </w:rPr>
        <w:t xml:space="preserve"> </w:t>
      </w:r>
      <w:r w:rsidRPr="008372F6">
        <w:rPr>
          <w:rFonts w:ascii="Arial" w:hAnsi="Arial" w:cs="Arial"/>
          <w:w w:val="105"/>
          <w:sz w:val="24"/>
          <w:szCs w:val="24"/>
        </w:rPr>
        <w:t xml:space="preserve">491–499. </w:t>
      </w:r>
    </w:p>
    <w:p w14:paraId="5E60C2E3" w14:textId="665128D4" w:rsidR="005D491A" w:rsidRPr="008372F6" w:rsidRDefault="00000000" w:rsidP="00EA7791">
      <w:pPr>
        <w:pStyle w:val="BodyText"/>
        <w:spacing w:before="120" w:after="120" w:line="360" w:lineRule="auto"/>
        <w:ind w:right="207"/>
        <w:jc w:val="both"/>
        <w:rPr>
          <w:rFonts w:ascii="Arial" w:hAnsi="Arial" w:cs="Arial"/>
          <w:sz w:val="24"/>
          <w:szCs w:val="24"/>
        </w:rPr>
      </w:pPr>
      <w:r w:rsidRPr="008372F6">
        <w:rPr>
          <w:rFonts w:ascii="Arial" w:hAnsi="Arial" w:cs="Arial"/>
          <w:w w:val="105"/>
          <w:sz w:val="24"/>
          <w:szCs w:val="24"/>
        </w:rPr>
        <w:t>Olofsson, S., U. G. Gerdtham, L. Hultkrantz, et al. (2018). “Measuring the end-of-life premium in</w:t>
      </w:r>
      <w:r w:rsidRPr="008372F6">
        <w:rPr>
          <w:rFonts w:ascii="Arial" w:hAnsi="Arial" w:cs="Arial"/>
          <w:spacing w:val="40"/>
          <w:w w:val="105"/>
          <w:sz w:val="24"/>
          <w:szCs w:val="24"/>
        </w:rPr>
        <w:t xml:space="preserve"> </w:t>
      </w:r>
      <w:bookmarkStart w:id="1267" w:name="_bookmark83"/>
      <w:bookmarkEnd w:id="1267"/>
      <w:r w:rsidRPr="008372F6">
        <w:rPr>
          <w:rFonts w:ascii="Arial" w:hAnsi="Arial" w:cs="Arial"/>
          <w:w w:val="105"/>
          <w:sz w:val="24"/>
          <w:szCs w:val="24"/>
        </w:rPr>
        <w:t xml:space="preserve">cancer using individual ex ante willingness to pay.” In: </w:t>
      </w:r>
      <w:r w:rsidRPr="008372F6">
        <w:rPr>
          <w:rFonts w:ascii="Arial" w:hAnsi="Arial" w:cs="Arial"/>
          <w:i/>
          <w:w w:val="105"/>
          <w:sz w:val="24"/>
          <w:szCs w:val="24"/>
        </w:rPr>
        <w:t>Eur J</w:t>
      </w:r>
      <w:r w:rsidRPr="008372F6">
        <w:rPr>
          <w:rFonts w:ascii="Arial" w:hAnsi="Arial" w:cs="Arial"/>
          <w:i/>
          <w:spacing w:val="25"/>
          <w:w w:val="105"/>
          <w:sz w:val="24"/>
          <w:szCs w:val="24"/>
        </w:rPr>
        <w:t xml:space="preserve"> </w:t>
      </w:r>
      <w:r w:rsidRPr="008372F6">
        <w:rPr>
          <w:rFonts w:ascii="Arial" w:hAnsi="Arial" w:cs="Arial"/>
          <w:i/>
          <w:w w:val="105"/>
          <w:sz w:val="24"/>
          <w:szCs w:val="24"/>
        </w:rPr>
        <w:t>Health</w:t>
      </w:r>
      <w:r w:rsidRPr="008372F6">
        <w:rPr>
          <w:rFonts w:ascii="Arial" w:hAnsi="Arial" w:cs="Arial"/>
          <w:i/>
          <w:spacing w:val="25"/>
          <w:w w:val="105"/>
          <w:sz w:val="24"/>
          <w:szCs w:val="24"/>
        </w:rPr>
        <w:t xml:space="preserve"> </w:t>
      </w:r>
      <w:r w:rsidRPr="008372F6">
        <w:rPr>
          <w:rFonts w:ascii="Arial" w:hAnsi="Arial" w:cs="Arial"/>
          <w:i/>
          <w:w w:val="105"/>
          <w:sz w:val="24"/>
          <w:szCs w:val="24"/>
        </w:rPr>
        <w:t>Econ</w:t>
      </w:r>
      <w:r w:rsidRPr="008372F6">
        <w:rPr>
          <w:rFonts w:ascii="Arial" w:hAnsi="Arial" w:cs="Arial"/>
          <w:i/>
          <w:spacing w:val="32"/>
          <w:w w:val="105"/>
          <w:sz w:val="24"/>
          <w:szCs w:val="24"/>
        </w:rPr>
        <w:t xml:space="preserve"> </w:t>
      </w:r>
      <w:r w:rsidRPr="008372F6">
        <w:rPr>
          <w:rFonts w:ascii="Arial" w:hAnsi="Arial" w:cs="Arial"/>
          <w:w w:val="105"/>
          <w:sz w:val="24"/>
          <w:szCs w:val="24"/>
        </w:rPr>
        <w:t>19, pp. 807–820.</w:t>
      </w:r>
    </w:p>
    <w:p w14:paraId="41215934" w14:textId="2D01EE79" w:rsidR="005D491A" w:rsidRPr="008372F6" w:rsidDel="00225C44" w:rsidRDefault="00000000" w:rsidP="00EA7791">
      <w:pPr>
        <w:spacing w:before="120" w:after="120" w:line="360" w:lineRule="auto"/>
        <w:ind w:right="354"/>
        <w:jc w:val="both"/>
        <w:rPr>
          <w:del w:id="1268" w:author="Héctor Bahamonde" w:date="2026-09-19T11:44:00Z" w16du:dateUtc="2026-09-19T09:44:00Z"/>
          <w:rFonts w:ascii="Arial" w:hAnsi="Arial" w:cs="Arial"/>
          <w:sz w:val="24"/>
          <w:szCs w:val="24"/>
        </w:rPr>
        <w:pPrChange w:id="1269" w:author="Héctor Bahamonde" w:date="2026-09-18T11:17:00Z" w16du:dateUtc="2026-09-18T09:17:00Z">
          <w:pPr>
            <w:spacing w:before="120" w:after="120" w:line="360" w:lineRule="auto"/>
            <w:ind w:right="354" w:hanging="327"/>
            <w:jc w:val="both"/>
          </w:pPr>
        </w:pPrChange>
      </w:pPr>
      <w:del w:id="1270" w:author="Héctor Bahamonde" w:date="2026-09-19T11:44:00Z" w16du:dateUtc="2026-09-19T09:44:00Z">
        <w:r w:rsidRPr="008372F6" w:rsidDel="00225C44">
          <w:rPr>
            <w:rFonts w:ascii="Arial" w:hAnsi="Arial" w:cs="Arial"/>
            <w:w w:val="105"/>
            <w:sz w:val="24"/>
            <w:szCs w:val="24"/>
          </w:rPr>
          <w:delText xml:space="preserve">Oortwijn, W., M. Jansen, and R. Baltussen (2021). “Evidence-Informed Deliberative Processes for Health Benefit Package Design—Part II: A Practical Guide.” In: </w:delText>
        </w:r>
        <w:r w:rsidRPr="008372F6" w:rsidDel="00225C44">
          <w:rPr>
            <w:rFonts w:ascii="Arial" w:hAnsi="Arial" w:cs="Arial"/>
            <w:i/>
            <w:w w:val="105"/>
            <w:sz w:val="24"/>
            <w:szCs w:val="24"/>
          </w:rPr>
          <w:delText xml:space="preserve">International Journal of Health </w:delText>
        </w:r>
        <w:bookmarkStart w:id="1271" w:name="_bookmark84"/>
        <w:bookmarkEnd w:id="1271"/>
        <w:r w:rsidRPr="008372F6" w:rsidDel="00225C44">
          <w:rPr>
            <w:rFonts w:ascii="Arial" w:hAnsi="Arial" w:cs="Arial"/>
            <w:i/>
            <w:w w:val="105"/>
            <w:sz w:val="24"/>
            <w:szCs w:val="24"/>
          </w:rPr>
          <w:delText xml:space="preserve">Policy and Management </w:delText>
        </w:r>
        <w:r w:rsidRPr="008372F6" w:rsidDel="00225C44">
          <w:rPr>
            <w:rFonts w:ascii="Arial" w:hAnsi="Arial" w:cs="Arial"/>
            <w:w w:val="105"/>
            <w:sz w:val="24"/>
            <w:szCs w:val="24"/>
          </w:rPr>
          <w:delText>11.10, pp. 2327–2336.</w:delText>
        </w:r>
      </w:del>
    </w:p>
    <w:p w14:paraId="3767F875" w14:textId="3F3819A5" w:rsidR="005D491A" w:rsidRPr="008372F6" w:rsidDel="00C73EB1" w:rsidRDefault="00000000" w:rsidP="00EA7791">
      <w:pPr>
        <w:pStyle w:val="BodyText"/>
        <w:spacing w:before="120" w:after="120" w:line="360" w:lineRule="auto"/>
        <w:ind w:right="359"/>
        <w:jc w:val="both"/>
        <w:rPr>
          <w:del w:id="1272" w:author="Héctor Bahamonde" w:date="2026-09-19T11:44:00Z" w16du:dateUtc="2026-09-19T09:44:00Z"/>
          <w:rFonts w:ascii="Arial" w:hAnsi="Arial" w:cs="Arial"/>
          <w:sz w:val="24"/>
          <w:szCs w:val="24"/>
        </w:rPr>
        <w:pPrChange w:id="1273" w:author="Héctor Bahamonde" w:date="2026-09-18T11:17:00Z" w16du:dateUtc="2026-09-18T09:17:00Z">
          <w:pPr>
            <w:pStyle w:val="BodyText"/>
            <w:spacing w:before="120" w:after="120" w:line="360" w:lineRule="auto"/>
            <w:ind w:right="359" w:hanging="339"/>
            <w:jc w:val="both"/>
          </w:pPr>
        </w:pPrChange>
      </w:pPr>
      <w:del w:id="1274" w:author="Héctor Bahamonde" w:date="2026-09-19T11:44:00Z" w16du:dateUtc="2026-09-19T09:44:00Z">
        <w:r w:rsidRPr="008372F6" w:rsidDel="00C73EB1">
          <w:rPr>
            <w:rFonts w:ascii="Arial" w:hAnsi="Arial" w:cs="Arial"/>
            <w:w w:val="105"/>
            <w:sz w:val="24"/>
            <w:szCs w:val="24"/>
          </w:rPr>
          <w:delText>Parker,</w:delText>
        </w:r>
        <w:r w:rsidRPr="008372F6" w:rsidDel="00C73EB1">
          <w:rPr>
            <w:rFonts w:ascii="Arial" w:hAnsi="Arial" w:cs="Arial"/>
            <w:spacing w:val="-1"/>
            <w:w w:val="105"/>
            <w:sz w:val="24"/>
            <w:szCs w:val="24"/>
          </w:rPr>
          <w:delText xml:space="preserve"> </w:delText>
        </w:r>
        <w:r w:rsidRPr="008372F6" w:rsidDel="00C73EB1">
          <w:rPr>
            <w:rFonts w:ascii="Arial" w:hAnsi="Arial" w:cs="Arial"/>
            <w:w w:val="105"/>
            <w:sz w:val="24"/>
            <w:szCs w:val="24"/>
          </w:rPr>
          <w:delText>Lisa</w:delText>
        </w:r>
        <w:r w:rsidRPr="008372F6" w:rsidDel="00C73EB1">
          <w:rPr>
            <w:rFonts w:ascii="Arial" w:hAnsi="Arial" w:cs="Arial"/>
            <w:spacing w:val="-1"/>
            <w:w w:val="105"/>
            <w:sz w:val="24"/>
            <w:szCs w:val="24"/>
          </w:rPr>
          <w:delText xml:space="preserve"> </w:delText>
        </w:r>
        <w:r w:rsidRPr="008372F6" w:rsidDel="00C73EB1">
          <w:rPr>
            <w:rFonts w:ascii="Arial" w:hAnsi="Arial" w:cs="Arial"/>
            <w:w w:val="105"/>
            <w:sz w:val="24"/>
            <w:szCs w:val="24"/>
          </w:rPr>
          <w:delText>et</w:delText>
        </w:r>
        <w:r w:rsidRPr="008372F6" w:rsidDel="00C73EB1">
          <w:rPr>
            <w:rFonts w:ascii="Arial" w:hAnsi="Arial" w:cs="Arial"/>
            <w:spacing w:val="-1"/>
            <w:w w:val="105"/>
            <w:sz w:val="24"/>
            <w:szCs w:val="24"/>
          </w:rPr>
          <w:delText xml:space="preserve"> </w:delText>
        </w:r>
        <w:r w:rsidRPr="008372F6" w:rsidDel="00C73EB1">
          <w:rPr>
            <w:rFonts w:ascii="Arial" w:hAnsi="Arial" w:cs="Arial"/>
            <w:w w:val="105"/>
            <w:sz w:val="24"/>
            <w:szCs w:val="24"/>
          </w:rPr>
          <w:delText>al.</w:delText>
        </w:r>
        <w:r w:rsidRPr="008372F6" w:rsidDel="00C73EB1">
          <w:rPr>
            <w:rFonts w:ascii="Arial" w:hAnsi="Arial" w:cs="Arial"/>
            <w:spacing w:val="-1"/>
            <w:w w:val="105"/>
            <w:sz w:val="24"/>
            <w:szCs w:val="24"/>
          </w:rPr>
          <w:delText xml:space="preserve"> </w:delText>
        </w:r>
        <w:r w:rsidRPr="008372F6" w:rsidDel="00C73EB1">
          <w:rPr>
            <w:rFonts w:ascii="Arial" w:hAnsi="Arial" w:cs="Arial"/>
            <w:w w:val="105"/>
            <w:sz w:val="24"/>
            <w:szCs w:val="24"/>
          </w:rPr>
          <w:delText>(2019).</w:delText>
        </w:r>
        <w:r w:rsidRPr="008372F6" w:rsidDel="00C73EB1">
          <w:rPr>
            <w:rFonts w:ascii="Arial" w:hAnsi="Arial" w:cs="Arial"/>
            <w:spacing w:val="-1"/>
            <w:w w:val="105"/>
            <w:sz w:val="24"/>
            <w:szCs w:val="24"/>
          </w:rPr>
          <w:delText xml:space="preserve"> </w:delText>
        </w:r>
        <w:r w:rsidRPr="008372F6" w:rsidDel="00C73EB1">
          <w:rPr>
            <w:rFonts w:ascii="Arial" w:hAnsi="Arial" w:cs="Arial"/>
            <w:w w:val="105"/>
            <w:sz w:val="24"/>
            <w:szCs w:val="24"/>
          </w:rPr>
          <w:delText>“Asset</w:delText>
        </w:r>
        <w:r w:rsidRPr="008372F6" w:rsidDel="00C73EB1">
          <w:rPr>
            <w:rFonts w:ascii="Arial" w:hAnsi="Arial" w:cs="Arial"/>
            <w:spacing w:val="-1"/>
            <w:w w:val="105"/>
            <w:sz w:val="24"/>
            <w:szCs w:val="24"/>
          </w:rPr>
          <w:delText xml:space="preserve"> </w:delText>
        </w:r>
        <w:r w:rsidRPr="008372F6" w:rsidDel="00C73EB1">
          <w:rPr>
            <w:rFonts w:ascii="Arial" w:hAnsi="Arial" w:cs="Arial"/>
            <w:w w:val="105"/>
            <w:sz w:val="24"/>
            <w:szCs w:val="24"/>
          </w:rPr>
          <w:delText>exchange—interactions</w:delText>
        </w:r>
        <w:r w:rsidRPr="008372F6" w:rsidDel="00C73EB1">
          <w:rPr>
            <w:rFonts w:ascii="Arial" w:hAnsi="Arial" w:cs="Arial"/>
            <w:spacing w:val="-1"/>
            <w:w w:val="105"/>
            <w:sz w:val="24"/>
            <w:szCs w:val="24"/>
          </w:rPr>
          <w:delText xml:space="preserve"> </w:delText>
        </w:r>
        <w:r w:rsidRPr="008372F6" w:rsidDel="00C73EB1">
          <w:rPr>
            <w:rFonts w:ascii="Arial" w:hAnsi="Arial" w:cs="Arial"/>
            <w:w w:val="105"/>
            <w:sz w:val="24"/>
            <w:szCs w:val="24"/>
          </w:rPr>
          <w:delText>between</w:delText>
        </w:r>
        <w:r w:rsidRPr="008372F6" w:rsidDel="00C73EB1">
          <w:rPr>
            <w:rFonts w:ascii="Arial" w:hAnsi="Arial" w:cs="Arial"/>
            <w:spacing w:val="-1"/>
            <w:w w:val="105"/>
            <w:sz w:val="24"/>
            <w:szCs w:val="24"/>
          </w:rPr>
          <w:delText xml:space="preserve"> </w:delText>
        </w:r>
        <w:r w:rsidRPr="008372F6" w:rsidDel="00C73EB1">
          <w:rPr>
            <w:rFonts w:ascii="Arial" w:hAnsi="Arial" w:cs="Arial"/>
            <w:w w:val="105"/>
            <w:sz w:val="24"/>
            <w:szCs w:val="24"/>
          </w:rPr>
          <w:delText>patient</w:delText>
        </w:r>
        <w:r w:rsidRPr="008372F6" w:rsidDel="00C73EB1">
          <w:rPr>
            <w:rFonts w:ascii="Arial" w:hAnsi="Arial" w:cs="Arial"/>
            <w:spacing w:val="-1"/>
            <w:w w:val="105"/>
            <w:sz w:val="24"/>
            <w:szCs w:val="24"/>
          </w:rPr>
          <w:delText xml:space="preserve"> </w:delText>
        </w:r>
        <w:r w:rsidRPr="008372F6" w:rsidDel="00C73EB1">
          <w:rPr>
            <w:rFonts w:ascii="Arial" w:hAnsi="Arial" w:cs="Arial"/>
            <w:w w:val="105"/>
            <w:sz w:val="24"/>
            <w:szCs w:val="24"/>
          </w:rPr>
          <w:delText>groups</w:delText>
        </w:r>
        <w:r w:rsidRPr="008372F6" w:rsidDel="00C73EB1">
          <w:rPr>
            <w:rFonts w:ascii="Arial" w:hAnsi="Arial" w:cs="Arial"/>
            <w:spacing w:val="-1"/>
            <w:w w:val="105"/>
            <w:sz w:val="24"/>
            <w:szCs w:val="24"/>
          </w:rPr>
          <w:delText xml:space="preserve"> </w:delText>
        </w:r>
        <w:r w:rsidRPr="008372F6" w:rsidDel="00C73EB1">
          <w:rPr>
            <w:rFonts w:ascii="Arial" w:hAnsi="Arial" w:cs="Arial"/>
            <w:w w:val="105"/>
            <w:sz w:val="24"/>
            <w:szCs w:val="24"/>
          </w:rPr>
          <w:delText>and</w:delText>
        </w:r>
        <w:r w:rsidRPr="008372F6" w:rsidDel="00C73EB1">
          <w:rPr>
            <w:rFonts w:ascii="Arial" w:hAnsi="Arial" w:cs="Arial"/>
            <w:spacing w:val="-1"/>
            <w:w w:val="105"/>
            <w:sz w:val="24"/>
            <w:szCs w:val="24"/>
          </w:rPr>
          <w:delText xml:space="preserve"> </w:delText>
        </w:r>
        <w:r w:rsidRPr="008372F6" w:rsidDel="00C73EB1">
          <w:rPr>
            <w:rFonts w:ascii="Arial" w:hAnsi="Arial" w:cs="Arial"/>
            <w:w w:val="105"/>
            <w:sz w:val="24"/>
            <w:szCs w:val="24"/>
          </w:rPr>
          <w:delText xml:space="preserve">pharmaceutical </w:delText>
        </w:r>
        <w:bookmarkStart w:id="1275" w:name="_bookmark85"/>
        <w:bookmarkEnd w:id="1275"/>
        <w:r w:rsidRPr="008372F6" w:rsidDel="00C73EB1">
          <w:rPr>
            <w:rFonts w:ascii="Arial" w:hAnsi="Arial" w:cs="Arial"/>
            <w:w w:val="105"/>
            <w:sz w:val="24"/>
            <w:szCs w:val="24"/>
          </w:rPr>
          <w:delText xml:space="preserve">industry: Australian qualitative study.” In: </w:delText>
        </w:r>
        <w:r w:rsidRPr="008372F6" w:rsidDel="00C73EB1">
          <w:rPr>
            <w:rFonts w:ascii="Arial" w:hAnsi="Arial" w:cs="Arial"/>
            <w:i/>
            <w:w w:val="105"/>
            <w:sz w:val="24"/>
            <w:szCs w:val="24"/>
          </w:rPr>
          <w:delText>BMJ</w:delText>
        </w:r>
        <w:r w:rsidRPr="008372F6" w:rsidDel="00C73EB1">
          <w:rPr>
            <w:rFonts w:ascii="Arial" w:hAnsi="Arial" w:cs="Arial"/>
            <w:i/>
            <w:spacing w:val="40"/>
            <w:w w:val="105"/>
            <w:sz w:val="24"/>
            <w:szCs w:val="24"/>
          </w:rPr>
          <w:delText xml:space="preserve"> </w:delText>
        </w:r>
        <w:r w:rsidRPr="008372F6" w:rsidDel="00C73EB1">
          <w:rPr>
            <w:rFonts w:ascii="Arial" w:hAnsi="Arial" w:cs="Arial"/>
            <w:w w:val="105"/>
            <w:sz w:val="24"/>
            <w:szCs w:val="24"/>
          </w:rPr>
          <w:delText>367, p. l6694.</w:delText>
        </w:r>
      </w:del>
    </w:p>
    <w:p w14:paraId="2AB36ECE" w14:textId="77777777" w:rsidR="005D491A" w:rsidRPr="008372F6" w:rsidRDefault="00000000" w:rsidP="00EA7791">
      <w:pPr>
        <w:pStyle w:val="BodyText"/>
        <w:spacing w:before="120" w:after="120" w:line="360" w:lineRule="auto"/>
        <w:ind w:right="348"/>
        <w:jc w:val="both"/>
        <w:rPr>
          <w:rFonts w:ascii="Arial" w:hAnsi="Arial" w:cs="Arial"/>
          <w:sz w:val="24"/>
          <w:szCs w:val="24"/>
        </w:rPr>
        <w:pPrChange w:id="1276" w:author="Héctor Bahamonde" w:date="2026-09-18T11:17:00Z" w16du:dateUtc="2026-09-18T09:17:00Z">
          <w:pPr>
            <w:pStyle w:val="BodyText"/>
            <w:spacing w:before="120" w:after="120" w:line="360" w:lineRule="auto"/>
            <w:ind w:right="348" w:hanging="339"/>
            <w:jc w:val="both"/>
          </w:pPr>
        </w:pPrChange>
      </w:pPr>
      <w:r w:rsidRPr="008372F6">
        <w:rPr>
          <w:rFonts w:ascii="Arial" w:hAnsi="Arial" w:cs="Arial"/>
          <w:w w:val="110"/>
          <w:sz w:val="24"/>
          <w:szCs w:val="24"/>
        </w:rPr>
        <w:t xml:space="preserve">Pinho, M. and E. Dias Costa (2020). “Can mass media be an obstacle to rationing decisions? A </w:t>
      </w:r>
      <w:bookmarkStart w:id="1277" w:name="_bookmark86"/>
      <w:bookmarkEnd w:id="1277"/>
      <w:r w:rsidRPr="008372F6">
        <w:rPr>
          <w:rFonts w:ascii="Arial" w:hAnsi="Arial" w:cs="Arial"/>
          <w:w w:val="110"/>
          <w:sz w:val="24"/>
          <w:szCs w:val="24"/>
        </w:rPr>
        <w:t xml:space="preserve">case report from Portugal.” In: </w:t>
      </w:r>
      <w:r w:rsidRPr="008372F6">
        <w:rPr>
          <w:rFonts w:ascii="Arial" w:hAnsi="Arial" w:cs="Arial"/>
          <w:i/>
          <w:w w:val="110"/>
          <w:sz w:val="24"/>
          <w:szCs w:val="24"/>
        </w:rPr>
        <w:t xml:space="preserve">Int J Health Gov. </w:t>
      </w:r>
      <w:r w:rsidRPr="008372F6">
        <w:rPr>
          <w:rFonts w:ascii="Arial" w:hAnsi="Arial" w:cs="Arial"/>
          <w:w w:val="110"/>
          <w:sz w:val="24"/>
          <w:szCs w:val="24"/>
        </w:rPr>
        <w:t>25.1, pp. 3–11.</w:t>
      </w:r>
    </w:p>
    <w:p w14:paraId="40AEA78F" w14:textId="4B8B0167" w:rsidR="005D491A" w:rsidRPr="008372F6" w:rsidDel="00D709B3" w:rsidRDefault="00000000" w:rsidP="00EA7791">
      <w:pPr>
        <w:pStyle w:val="BodyText"/>
        <w:spacing w:before="120" w:after="120" w:line="360" w:lineRule="auto"/>
        <w:ind w:right="316"/>
        <w:jc w:val="both"/>
        <w:rPr>
          <w:del w:id="1278" w:author="Héctor Bahamonde" w:date="2026-09-19T11:44:00Z" w16du:dateUtc="2026-09-19T09:44:00Z"/>
          <w:rFonts w:ascii="Arial" w:hAnsi="Arial" w:cs="Arial"/>
          <w:sz w:val="24"/>
          <w:szCs w:val="24"/>
        </w:rPr>
      </w:pPr>
      <w:del w:id="1279" w:author="Héctor Bahamonde" w:date="2026-09-19T11:44:00Z" w16du:dateUtc="2026-09-19T09:44:00Z">
        <w:r w:rsidRPr="008372F6" w:rsidDel="00D709B3">
          <w:rPr>
            <w:rFonts w:ascii="Arial" w:hAnsi="Arial" w:cs="Arial"/>
            <w:w w:val="105"/>
            <w:sz w:val="24"/>
            <w:szCs w:val="24"/>
            <w:lang w:val="fi-FI"/>
            <w:rPrChange w:id="1280" w:author="Microsoft Office User" w:date="2026-09-13T19:46:00Z">
              <w:rPr>
                <w:w w:val="105"/>
              </w:rPr>
            </w:rPrChange>
          </w:rPr>
          <w:delText>Razavi,</w:delText>
        </w:r>
        <w:r w:rsidRPr="008372F6" w:rsidDel="00D709B3">
          <w:rPr>
            <w:rFonts w:ascii="Arial" w:hAnsi="Arial" w:cs="Arial"/>
            <w:spacing w:val="-2"/>
            <w:w w:val="105"/>
            <w:sz w:val="24"/>
            <w:szCs w:val="24"/>
            <w:lang w:val="fi-FI"/>
            <w:rPrChange w:id="1281" w:author="Microsoft Office User" w:date="2026-09-13T19:46:00Z">
              <w:rPr>
                <w:spacing w:val="-2"/>
                <w:w w:val="105"/>
              </w:rPr>
            </w:rPrChange>
          </w:rPr>
          <w:delText xml:space="preserve"> </w:delText>
        </w:r>
        <w:r w:rsidRPr="008372F6" w:rsidDel="00D709B3">
          <w:rPr>
            <w:rFonts w:ascii="Arial" w:hAnsi="Arial" w:cs="Arial"/>
            <w:w w:val="105"/>
            <w:sz w:val="24"/>
            <w:szCs w:val="24"/>
            <w:lang w:val="fi-FI"/>
            <w:rPrChange w:id="1282" w:author="Microsoft Office User" w:date="2026-09-13T19:46:00Z">
              <w:rPr>
                <w:w w:val="105"/>
              </w:rPr>
            </w:rPrChange>
          </w:rPr>
          <w:delText>S.</w:delText>
        </w:r>
        <w:r w:rsidRPr="008372F6" w:rsidDel="00D709B3">
          <w:rPr>
            <w:rFonts w:ascii="Arial" w:hAnsi="Arial" w:cs="Arial"/>
            <w:spacing w:val="-2"/>
            <w:w w:val="105"/>
            <w:sz w:val="24"/>
            <w:szCs w:val="24"/>
            <w:lang w:val="fi-FI"/>
            <w:rPrChange w:id="1283" w:author="Microsoft Office User" w:date="2026-09-13T19:46:00Z">
              <w:rPr>
                <w:spacing w:val="-2"/>
                <w:w w:val="105"/>
              </w:rPr>
            </w:rPrChange>
          </w:rPr>
          <w:delText xml:space="preserve"> </w:delText>
        </w:r>
        <w:r w:rsidRPr="008372F6" w:rsidDel="00D709B3">
          <w:rPr>
            <w:rFonts w:ascii="Arial" w:hAnsi="Arial" w:cs="Arial"/>
            <w:w w:val="105"/>
            <w:sz w:val="24"/>
            <w:szCs w:val="24"/>
            <w:lang w:val="fi-FI"/>
            <w:rPrChange w:id="1284" w:author="Microsoft Office User" w:date="2026-09-13T19:46:00Z">
              <w:rPr>
                <w:w w:val="105"/>
              </w:rPr>
            </w:rPrChange>
          </w:rPr>
          <w:delText>D.</w:delText>
        </w:r>
        <w:r w:rsidRPr="008372F6" w:rsidDel="00D709B3">
          <w:rPr>
            <w:rFonts w:ascii="Arial" w:hAnsi="Arial" w:cs="Arial"/>
            <w:spacing w:val="-2"/>
            <w:w w:val="105"/>
            <w:sz w:val="24"/>
            <w:szCs w:val="24"/>
            <w:lang w:val="fi-FI"/>
            <w:rPrChange w:id="1285" w:author="Microsoft Office User" w:date="2026-09-13T19:46:00Z">
              <w:rPr>
                <w:spacing w:val="-2"/>
                <w:w w:val="105"/>
              </w:rPr>
            </w:rPrChange>
          </w:rPr>
          <w:delText xml:space="preserve"> </w:delText>
        </w:r>
        <w:r w:rsidRPr="008372F6" w:rsidDel="00D709B3">
          <w:rPr>
            <w:rFonts w:ascii="Arial" w:hAnsi="Arial" w:cs="Arial"/>
            <w:w w:val="105"/>
            <w:sz w:val="24"/>
            <w:szCs w:val="24"/>
            <w:lang w:val="fi-FI"/>
            <w:rPrChange w:id="1286" w:author="Microsoft Office User" w:date="2026-09-13T19:46:00Z">
              <w:rPr>
                <w:w w:val="105"/>
              </w:rPr>
            </w:rPrChange>
          </w:rPr>
          <w:delText>et</w:delText>
        </w:r>
        <w:r w:rsidRPr="008372F6" w:rsidDel="00D709B3">
          <w:rPr>
            <w:rFonts w:ascii="Arial" w:hAnsi="Arial" w:cs="Arial"/>
            <w:spacing w:val="-2"/>
            <w:w w:val="105"/>
            <w:sz w:val="24"/>
            <w:szCs w:val="24"/>
            <w:lang w:val="fi-FI"/>
            <w:rPrChange w:id="1287" w:author="Microsoft Office User" w:date="2026-09-13T19:46:00Z">
              <w:rPr>
                <w:spacing w:val="-2"/>
                <w:w w:val="105"/>
              </w:rPr>
            </w:rPrChange>
          </w:rPr>
          <w:delText xml:space="preserve"> </w:delText>
        </w:r>
        <w:r w:rsidRPr="008372F6" w:rsidDel="00D709B3">
          <w:rPr>
            <w:rFonts w:ascii="Arial" w:hAnsi="Arial" w:cs="Arial"/>
            <w:w w:val="105"/>
            <w:sz w:val="24"/>
            <w:szCs w:val="24"/>
            <w:lang w:val="fi-FI"/>
            <w:rPrChange w:id="1288" w:author="Microsoft Office User" w:date="2026-09-13T19:46:00Z">
              <w:rPr>
                <w:w w:val="105"/>
              </w:rPr>
            </w:rPrChange>
          </w:rPr>
          <w:delText>al.</w:delText>
        </w:r>
        <w:r w:rsidRPr="008372F6" w:rsidDel="00D709B3">
          <w:rPr>
            <w:rFonts w:ascii="Arial" w:hAnsi="Arial" w:cs="Arial"/>
            <w:spacing w:val="-2"/>
            <w:w w:val="105"/>
            <w:sz w:val="24"/>
            <w:szCs w:val="24"/>
            <w:lang w:val="fi-FI"/>
            <w:rPrChange w:id="1289" w:author="Microsoft Office User" w:date="2026-09-13T19:46:00Z">
              <w:rPr>
                <w:spacing w:val="-2"/>
                <w:w w:val="105"/>
              </w:rPr>
            </w:rPrChange>
          </w:rPr>
          <w:delText xml:space="preserve"> </w:delText>
        </w:r>
        <w:r w:rsidRPr="008372F6" w:rsidDel="00D709B3">
          <w:rPr>
            <w:rFonts w:ascii="Arial" w:hAnsi="Arial" w:cs="Arial"/>
            <w:w w:val="105"/>
            <w:sz w:val="24"/>
            <w:szCs w:val="24"/>
          </w:rPr>
          <w:delText>(2020).</w:delText>
        </w:r>
        <w:r w:rsidRPr="008372F6" w:rsidDel="00D709B3">
          <w:rPr>
            <w:rFonts w:ascii="Arial" w:hAnsi="Arial" w:cs="Arial"/>
            <w:spacing w:val="-2"/>
            <w:w w:val="105"/>
            <w:sz w:val="24"/>
            <w:szCs w:val="24"/>
          </w:rPr>
          <w:delText xml:space="preserve"> </w:delText>
        </w:r>
        <w:r w:rsidRPr="008372F6" w:rsidDel="00D709B3">
          <w:rPr>
            <w:rFonts w:ascii="Arial" w:hAnsi="Arial" w:cs="Arial"/>
            <w:w w:val="105"/>
            <w:sz w:val="24"/>
            <w:szCs w:val="24"/>
          </w:rPr>
          <w:delText>“Applying</w:delText>
        </w:r>
        <w:r w:rsidRPr="008372F6" w:rsidDel="00D709B3">
          <w:rPr>
            <w:rFonts w:ascii="Arial" w:hAnsi="Arial" w:cs="Arial"/>
            <w:spacing w:val="-1"/>
            <w:w w:val="105"/>
            <w:sz w:val="24"/>
            <w:szCs w:val="24"/>
          </w:rPr>
          <w:delText xml:space="preserve"> </w:delText>
        </w:r>
        <w:r w:rsidRPr="008372F6" w:rsidDel="00D709B3">
          <w:rPr>
            <w:rFonts w:ascii="Arial" w:hAnsi="Arial" w:cs="Arial"/>
            <w:w w:val="105"/>
            <w:sz w:val="24"/>
            <w:szCs w:val="24"/>
          </w:rPr>
          <w:delText>priority-setting</w:delText>
        </w:r>
        <w:r w:rsidRPr="008372F6" w:rsidDel="00D709B3">
          <w:rPr>
            <w:rFonts w:ascii="Arial" w:hAnsi="Arial" w:cs="Arial"/>
            <w:spacing w:val="-1"/>
            <w:w w:val="105"/>
            <w:sz w:val="24"/>
            <w:szCs w:val="24"/>
          </w:rPr>
          <w:delText xml:space="preserve"> </w:delText>
        </w:r>
        <w:r w:rsidRPr="008372F6" w:rsidDel="00D709B3">
          <w:rPr>
            <w:rFonts w:ascii="Arial" w:hAnsi="Arial" w:cs="Arial"/>
            <w:w w:val="105"/>
            <w:sz w:val="24"/>
            <w:szCs w:val="24"/>
          </w:rPr>
          <w:delText>frameworks:</w:delText>
        </w:r>
        <w:r w:rsidRPr="008372F6" w:rsidDel="00D709B3">
          <w:rPr>
            <w:rFonts w:ascii="Arial" w:hAnsi="Arial" w:cs="Arial"/>
            <w:spacing w:val="-2"/>
            <w:w w:val="105"/>
            <w:sz w:val="24"/>
            <w:szCs w:val="24"/>
          </w:rPr>
          <w:delText xml:space="preserve"> </w:delText>
        </w:r>
        <w:r w:rsidRPr="008372F6" w:rsidDel="00D709B3">
          <w:rPr>
            <w:rFonts w:ascii="Arial" w:hAnsi="Arial" w:cs="Arial"/>
            <w:w w:val="105"/>
            <w:sz w:val="24"/>
            <w:szCs w:val="24"/>
          </w:rPr>
          <w:delText>A</w:delText>
        </w:r>
        <w:r w:rsidRPr="008372F6" w:rsidDel="00D709B3">
          <w:rPr>
            <w:rFonts w:ascii="Arial" w:hAnsi="Arial" w:cs="Arial"/>
            <w:spacing w:val="-2"/>
            <w:w w:val="105"/>
            <w:sz w:val="24"/>
            <w:szCs w:val="24"/>
          </w:rPr>
          <w:delText xml:space="preserve"> </w:delText>
        </w:r>
        <w:r w:rsidRPr="008372F6" w:rsidDel="00D709B3">
          <w:rPr>
            <w:rFonts w:ascii="Arial" w:hAnsi="Arial" w:cs="Arial"/>
            <w:w w:val="105"/>
            <w:sz w:val="24"/>
            <w:szCs w:val="24"/>
          </w:rPr>
          <w:delText>review</w:delText>
        </w:r>
        <w:r w:rsidRPr="008372F6" w:rsidDel="00D709B3">
          <w:rPr>
            <w:rFonts w:ascii="Arial" w:hAnsi="Arial" w:cs="Arial"/>
            <w:spacing w:val="-1"/>
            <w:w w:val="105"/>
            <w:sz w:val="24"/>
            <w:szCs w:val="24"/>
          </w:rPr>
          <w:delText xml:space="preserve"> </w:delText>
        </w:r>
        <w:r w:rsidRPr="008372F6" w:rsidDel="00D709B3">
          <w:rPr>
            <w:rFonts w:ascii="Arial" w:hAnsi="Arial" w:cs="Arial"/>
            <w:w w:val="105"/>
            <w:sz w:val="24"/>
            <w:szCs w:val="24"/>
          </w:rPr>
          <w:delText>of</w:delText>
        </w:r>
        <w:r w:rsidRPr="008372F6" w:rsidDel="00D709B3">
          <w:rPr>
            <w:rFonts w:ascii="Arial" w:hAnsi="Arial" w:cs="Arial"/>
            <w:spacing w:val="-2"/>
            <w:w w:val="105"/>
            <w:sz w:val="24"/>
            <w:szCs w:val="24"/>
          </w:rPr>
          <w:delText xml:space="preserve"> </w:delText>
        </w:r>
        <w:r w:rsidRPr="008372F6" w:rsidDel="00D709B3">
          <w:rPr>
            <w:rFonts w:ascii="Arial" w:hAnsi="Arial" w:cs="Arial"/>
            <w:w w:val="105"/>
            <w:sz w:val="24"/>
            <w:szCs w:val="24"/>
          </w:rPr>
          <w:delText>public</w:delText>
        </w:r>
        <w:r w:rsidRPr="008372F6" w:rsidDel="00D709B3">
          <w:rPr>
            <w:rFonts w:ascii="Arial" w:hAnsi="Arial" w:cs="Arial"/>
            <w:spacing w:val="-1"/>
            <w:w w:val="105"/>
            <w:sz w:val="24"/>
            <w:szCs w:val="24"/>
          </w:rPr>
          <w:delText xml:space="preserve"> </w:delText>
        </w:r>
        <w:r w:rsidRPr="008372F6" w:rsidDel="00D709B3">
          <w:rPr>
            <w:rFonts w:ascii="Arial" w:hAnsi="Arial" w:cs="Arial"/>
            <w:w w:val="105"/>
            <w:sz w:val="24"/>
            <w:szCs w:val="24"/>
          </w:rPr>
          <w:delText>and</w:delText>
        </w:r>
        <w:r w:rsidRPr="008372F6" w:rsidDel="00D709B3">
          <w:rPr>
            <w:rFonts w:ascii="Arial" w:hAnsi="Arial" w:cs="Arial"/>
            <w:spacing w:val="-2"/>
            <w:w w:val="105"/>
            <w:sz w:val="24"/>
            <w:szCs w:val="24"/>
          </w:rPr>
          <w:delText xml:space="preserve"> </w:delText>
        </w:r>
        <w:r w:rsidRPr="008372F6" w:rsidDel="00D709B3">
          <w:rPr>
            <w:rFonts w:ascii="Arial" w:hAnsi="Arial" w:cs="Arial"/>
            <w:w w:val="105"/>
            <w:sz w:val="24"/>
            <w:szCs w:val="24"/>
          </w:rPr>
          <w:delText xml:space="preserve">vulnerable </w:delText>
        </w:r>
        <w:bookmarkStart w:id="1290" w:name="_bookmark87"/>
        <w:bookmarkEnd w:id="1290"/>
        <w:r w:rsidRPr="008372F6" w:rsidDel="00D709B3">
          <w:rPr>
            <w:rFonts w:ascii="Arial" w:hAnsi="Arial" w:cs="Arial"/>
            <w:w w:val="105"/>
            <w:sz w:val="24"/>
            <w:szCs w:val="24"/>
          </w:rPr>
          <w:delText xml:space="preserve">populations’ participation in health-system priority setting.” In: </w:delText>
        </w:r>
        <w:r w:rsidRPr="008372F6" w:rsidDel="00D709B3">
          <w:rPr>
            <w:rFonts w:ascii="Arial" w:hAnsi="Arial" w:cs="Arial"/>
            <w:i/>
            <w:w w:val="105"/>
            <w:sz w:val="24"/>
            <w:szCs w:val="24"/>
          </w:rPr>
          <w:delText xml:space="preserve">Health Policy </w:delText>
        </w:r>
        <w:r w:rsidRPr="008372F6" w:rsidDel="00D709B3">
          <w:rPr>
            <w:rFonts w:ascii="Arial" w:hAnsi="Arial" w:cs="Arial"/>
            <w:w w:val="105"/>
            <w:sz w:val="24"/>
            <w:szCs w:val="24"/>
          </w:rPr>
          <w:delText>124.2, pp. 133–142.</w:delText>
        </w:r>
      </w:del>
    </w:p>
    <w:p w14:paraId="075EE0CF" w14:textId="77777777" w:rsidR="005D491A" w:rsidRPr="008372F6" w:rsidRDefault="00000000" w:rsidP="00EA7791">
      <w:pPr>
        <w:pStyle w:val="BodyText"/>
        <w:spacing w:before="120" w:after="120" w:line="360" w:lineRule="auto"/>
        <w:jc w:val="both"/>
        <w:rPr>
          <w:rFonts w:ascii="Arial" w:hAnsi="Arial" w:cs="Arial"/>
          <w:sz w:val="24"/>
          <w:szCs w:val="24"/>
        </w:rPr>
        <w:pPrChange w:id="1291" w:author="Héctor Bahamonde" w:date="2026-09-18T11:17:00Z" w16du:dateUtc="2026-09-18T09:17:00Z">
          <w:pPr>
            <w:pStyle w:val="BodyText"/>
            <w:spacing w:before="120" w:after="120" w:line="360" w:lineRule="auto"/>
            <w:ind w:hanging="339"/>
            <w:jc w:val="both"/>
          </w:pPr>
        </w:pPrChange>
      </w:pPr>
      <w:r w:rsidRPr="008372F6">
        <w:rPr>
          <w:rFonts w:ascii="Arial" w:hAnsi="Arial" w:cs="Arial"/>
          <w:w w:val="105"/>
          <w:sz w:val="24"/>
          <w:szCs w:val="24"/>
        </w:rPr>
        <w:t>Reckers-Droog,</w:t>
      </w:r>
      <w:r w:rsidRPr="008372F6">
        <w:rPr>
          <w:rFonts w:ascii="Arial" w:hAnsi="Arial" w:cs="Arial"/>
          <w:spacing w:val="-11"/>
          <w:w w:val="105"/>
          <w:sz w:val="24"/>
          <w:szCs w:val="24"/>
        </w:rPr>
        <w:t xml:space="preserve"> </w:t>
      </w:r>
      <w:r w:rsidRPr="008372F6">
        <w:rPr>
          <w:rFonts w:ascii="Arial" w:hAnsi="Arial" w:cs="Arial"/>
          <w:w w:val="105"/>
          <w:sz w:val="24"/>
          <w:szCs w:val="24"/>
        </w:rPr>
        <w:t>V.</w:t>
      </w:r>
      <w:r w:rsidRPr="008372F6">
        <w:rPr>
          <w:rFonts w:ascii="Arial" w:hAnsi="Arial" w:cs="Arial"/>
          <w:spacing w:val="-11"/>
          <w:w w:val="105"/>
          <w:sz w:val="24"/>
          <w:szCs w:val="24"/>
        </w:rPr>
        <w:t xml:space="preserve"> </w:t>
      </w:r>
      <w:r w:rsidRPr="008372F6">
        <w:rPr>
          <w:rFonts w:ascii="Arial" w:hAnsi="Arial" w:cs="Arial"/>
          <w:w w:val="105"/>
          <w:sz w:val="24"/>
          <w:szCs w:val="24"/>
        </w:rPr>
        <w:t>et</w:t>
      </w:r>
      <w:r w:rsidRPr="008372F6">
        <w:rPr>
          <w:rFonts w:ascii="Arial" w:hAnsi="Arial" w:cs="Arial"/>
          <w:spacing w:val="-11"/>
          <w:w w:val="105"/>
          <w:sz w:val="24"/>
          <w:szCs w:val="24"/>
        </w:rPr>
        <w:t xml:space="preserve"> </w:t>
      </w:r>
      <w:r w:rsidRPr="008372F6">
        <w:rPr>
          <w:rFonts w:ascii="Arial" w:hAnsi="Arial" w:cs="Arial"/>
          <w:w w:val="105"/>
          <w:sz w:val="24"/>
          <w:szCs w:val="24"/>
        </w:rPr>
        <w:t>al.</w:t>
      </w:r>
      <w:r w:rsidRPr="008372F6">
        <w:rPr>
          <w:rFonts w:ascii="Arial" w:hAnsi="Arial" w:cs="Arial"/>
          <w:spacing w:val="-11"/>
          <w:w w:val="105"/>
          <w:sz w:val="24"/>
          <w:szCs w:val="24"/>
        </w:rPr>
        <w:t xml:space="preserve"> </w:t>
      </w:r>
      <w:r w:rsidRPr="008372F6">
        <w:rPr>
          <w:rFonts w:ascii="Arial" w:hAnsi="Arial" w:cs="Arial"/>
          <w:w w:val="105"/>
          <w:sz w:val="24"/>
          <w:szCs w:val="24"/>
        </w:rPr>
        <w:t>(2020).</w:t>
      </w:r>
      <w:r w:rsidRPr="008372F6">
        <w:rPr>
          <w:rFonts w:ascii="Arial" w:hAnsi="Arial" w:cs="Arial"/>
          <w:spacing w:val="-11"/>
          <w:w w:val="105"/>
          <w:sz w:val="24"/>
          <w:szCs w:val="24"/>
        </w:rPr>
        <w:t xml:space="preserve"> </w:t>
      </w:r>
      <w:r w:rsidRPr="008372F6">
        <w:rPr>
          <w:rFonts w:ascii="Arial" w:hAnsi="Arial" w:cs="Arial"/>
          <w:w w:val="105"/>
          <w:sz w:val="24"/>
          <w:szCs w:val="24"/>
        </w:rPr>
        <w:t>“How</w:t>
      </w:r>
      <w:r w:rsidRPr="008372F6">
        <w:rPr>
          <w:rFonts w:ascii="Arial" w:hAnsi="Arial" w:cs="Arial"/>
          <w:spacing w:val="-11"/>
          <w:w w:val="105"/>
          <w:sz w:val="24"/>
          <w:szCs w:val="24"/>
        </w:rPr>
        <w:t xml:space="preserve"> </w:t>
      </w:r>
      <w:r w:rsidRPr="008372F6">
        <w:rPr>
          <w:rFonts w:ascii="Arial" w:hAnsi="Arial" w:cs="Arial"/>
          <w:w w:val="105"/>
          <w:sz w:val="24"/>
          <w:szCs w:val="24"/>
        </w:rPr>
        <w:t>does</w:t>
      </w:r>
      <w:r w:rsidRPr="008372F6">
        <w:rPr>
          <w:rFonts w:ascii="Arial" w:hAnsi="Arial" w:cs="Arial"/>
          <w:spacing w:val="-11"/>
          <w:w w:val="105"/>
          <w:sz w:val="24"/>
          <w:szCs w:val="24"/>
        </w:rPr>
        <w:t xml:space="preserve"> </w:t>
      </w:r>
      <w:r w:rsidRPr="008372F6">
        <w:rPr>
          <w:rFonts w:ascii="Arial" w:hAnsi="Arial" w:cs="Arial"/>
          <w:w w:val="105"/>
          <w:sz w:val="24"/>
          <w:szCs w:val="24"/>
        </w:rPr>
        <w:t>participating</w:t>
      </w:r>
      <w:r w:rsidRPr="008372F6">
        <w:rPr>
          <w:rFonts w:ascii="Arial" w:hAnsi="Arial" w:cs="Arial"/>
          <w:spacing w:val="-11"/>
          <w:w w:val="105"/>
          <w:sz w:val="24"/>
          <w:szCs w:val="24"/>
        </w:rPr>
        <w:t xml:space="preserve"> </w:t>
      </w:r>
      <w:r w:rsidRPr="008372F6">
        <w:rPr>
          <w:rFonts w:ascii="Arial" w:hAnsi="Arial" w:cs="Arial"/>
          <w:w w:val="105"/>
          <w:sz w:val="24"/>
          <w:szCs w:val="24"/>
        </w:rPr>
        <w:t>in</w:t>
      </w:r>
      <w:r w:rsidRPr="008372F6">
        <w:rPr>
          <w:rFonts w:ascii="Arial" w:hAnsi="Arial" w:cs="Arial"/>
          <w:spacing w:val="-11"/>
          <w:w w:val="105"/>
          <w:sz w:val="24"/>
          <w:szCs w:val="24"/>
        </w:rPr>
        <w:t xml:space="preserve"> </w:t>
      </w:r>
      <w:r w:rsidRPr="008372F6">
        <w:rPr>
          <w:rFonts w:ascii="Arial" w:hAnsi="Arial" w:cs="Arial"/>
          <w:w w:val="105"/>
          <w:sz w:val="24"/>
          <w:szCs w:val="24"/>
        </w:rPr>
        <w:t>a</w:t>
      </w:r>
      <w:r w:rsidRPr="008372F6">
        <w:rPr>
          <w:rFonts w:ascii="Arial" w:hAnsi="Arial" w:cs="Arial"/>
          <w:spacing w:val="-11"/>
          <w:w w:val="105"/>
          <w:sz w:val="24"/>
          <w:szCs w:val="24"/>
        </w:rPr>
        <w:t xml:space="preserve"> </w:t>
      </w:r>
      <w:r w:rsidRPr="008372F6">
        <w:rPr>
          <w:rFonts w:ascii="Arial" w:hAnsi="Arial" w:cs="Arial"/>
          <w:w w:val="105"/>
          <w:sz w:val="24"/>
          <w:szCs w:val="24"/>
        </w:rPr>
        <w:t>deliberative</w:t>
      </w:r>
      <w:r w:rsidRPr="008372F6">
        <w:rPr>
          <w:rFonts w:ascii="Arial" w:hAnsi="Arial" w:cs="Arial"/>
          <w:spacing w:val="-11"/>
          <w:w w:val="105"/>
          <w:sz w:val="24"/>
          <w:szCs w:val="24"/>
        </w:rPr>
        <w:t xml:space="preserve"> </w:t>
      </w:r>
      <w:r w:rsidRPr="008372F6">
        <w:rPr>
          <w:rFonts w:ascii="Arial" w:hAnsi="Arial" w:cs="Arial"/>
          <w:w w:val="105"/>
          <w:sz w:val="24"/>
          <w:szCs w:val="24"/>
        </w:rPr>
        <w:t>citizens</w:t>
      </w:r>
      <w:r w:rsidRPr="008372F6">
        <w:rPr>
          <w:rFonts w:ascii="Arial" w:hAnsi="Arial" w:cs="Arial"/>
          <w:spacing w:val="-11"/>
          <w:w w:val="105"/>
          <w:sz w:val="24"/>
          <w:szCs w:val="24"/>
        </w:rPr>
        <w:t xml:space="preserve"> </w:t>
      </w:r>
      <w:r w:rsidRPr="008372F6">
        <w:rPr>
          <w:rFonts w:ascii="Arial" w:hAnsi="Arial" w:cs="Arial"/>
          <w:w w:val="105"/>
          <w:sz w:val="24"/>
          <w:szCs w:val="24"/>
        </w:rPr>
        <w:t>panel</w:t>
      </w:r>
      <w:r w:rsidRPr="008372F6">
        <w:rPr>
          <w:rFonts w:ascii="Arial" w:hAnsi="Arial" w:cs="Arial"/>
          <w:spacing w:val="-11"/>
          <w:w w:val="105"/>
          <w:sz w:val="24"/>
          <w:szCs w:val="24"/>
        </w:rPr>
        <w:t xml:space="preserve"> </w:t>
      </w:r>
      <w:r w:rsidRPr="008372F6">
        <w:rPr>
          <w:rFonts w:ascii="Arial" w:hAnsi="Arial" w:cs="Arial"/>
          <w:w w:val="105"/>
          <w:sz w:val="24"/>
          <w:szCs w:val="24"/>
        </w:rPr>
        <w:t>on</w:t>
      </w:r>
      <w:r w:rsidRPr="008372F6">
        <w:rPr>
          <w:rFonts w:ascii="Arial" w:hAnsi="Arial" w:cs="Arial"/>
          <w:spacing w:val="-11"/>
          <w:w w:val="105"/>
          <w:sz w:val="24"/>
          <w:szCs w:val="24"/>
        </w:rPr>
        <w:t xml:space="preserve"> </w:t>
      </w:r>
      <w:r w:rsidRPr="008372F6">
        <w:rPr>
          <w:rFonts w:ascii="Arial" w:hAnsi="Arial" w:cs="Arial"/>
          <w:w w:val="105"/>
          <w:sz w:val="24"/>
          <w:szCs w:val="24"/>
        </w:rPr>
        <w:t xml:space="preserve">healthcare </w:t>
      </w:r>
      <w:bookmarkStart w:id="1292" w:name="_bookmark88"/>
      <w:bookmarkEnd w:id="1292"/>
      <w:r w:rsidRPr="008372F6">
        <w:rPr>
          <w:rFonts w:ascii="Arial" w:hAnsi="Arial" w:cs="Arial"/>
          <w:w w:val="105"/>
          <w:sz w:val="24"/>
          <w:szCs w:val="24"/>
        </w:rPr>
        <w:t xml:space="preserve">priority setting influence the views of participants?” In: </w:t>
      </w:r>
      <w:r w:rsidRPr="008372F6">
        <w:rPr>
          <w:rFonts w:ascii="Arial" w:hAnsi="Arial" w:cs="Arial"/>
          <w:i/>
          <w:w w:val="105"/>
          <w:sz w:val="24"/>
          <w:szCs w:val="24"/>
        </w:rPr>
        <w:t>Health Policy</w:t>
      </w:r>
      <w:r w:rsidRPr="008372F6">
        <w:rPr>
          <w:rFonts w:ascii="Arial" w:hAnsi="Arial" w:cs="Arial"/>
          <w:i/>
          <w:spacing w:val="38"/>
          <w:w w:val="105"/>
          <w:sz w:val="24"/>
          <w:szCs w:val="24"/>
        </w:rPr>
        <w:t xml:space="preserve"> </w:t>
      </w:r>
      <w:r w:rsidRPr="008372F6">
        <w:rPr>
          <w:rFonts w:ascii="Arial" w:hAnsi="Arial" w:cs="Arial"/>
          <w:w w:val="105"/>
          <w:sz w:val="24"/>
          <w:szCs w:val="24"/>
        </w:rPr>
        <w:t>124.2, pp. 143–151.</w:t>
      </w:r>
    </w:p>
    <w:p w14:paraId="5DE32017" w14:textId="77777777" w:rsidR="005D491A" w:rsidRPr="008372F6" w:rsidRDefault="00000000" w:rsidP="00EA7791">
      <w:pPr>
        <w:pStyle w:val="BodyText"/>
        <w:spacing w:before="120" w:after="120" w:line="360" w:lineRule="auto"/>
        <w:ind w:right="348"/>
        <w:jc w:val="both"/>
        <w:rPr>
          <w:rFonts w:ascii="Arial" w:hAnsi="Arial" w:cs="Arial"/>
          <w:sz w:val="24"/>
          <w:szCs w:val="24"/>
        </w:rPr>
        <w:pPrChange w:id="1293" w:author="Héctor Bahamonde" w:date="2026-09-18T11:17:00Z" w16du:dateUtc="2026-09-18T09:17:00Z">
          <w:pPr>
            <w:pStyle w:val="BodyText"/>
            <w:spacing w:before="120" w:after="120" w:line="360" w:lineRule="auto"/>
            <w:ind w:right="348" w:hanging="339"/>
            <w:jc w:val="both"/>
          </w:pPr>
        </w:pPrChange>
      </w:pPr>
      <w:r w:rsidRPr="008372F6">
        <w:rPr>
          <w:rFonts w:ascii="Arial" w:hAnsi="Arial" w:cs="Arial"/>
          <w:w w:val="105"/>
          <w:sz w:val="24"/>
          <w:szCs w:val="24"/>
        </w:rPr>
        <w:t xml:space="preserve">Robb, K. A., A. E. Simon, A. Miles, et al. (2014). “Public perceptions of cancer: a qualitative study </w:t>
      </w:r>
      <w:bookmarkStart w:id="1294" w:name="_bookmark89"/>
      <w:bookmarkEnd w:id="1294"/>
      <w:r w:rsidRPr="008372F6">
        <w:rPr>
          <w:rFonts w:ascii="Arial" w:hAnsi="Arial" w:cs="Arial"/>
          <w:w w:val="105"/>
          <w:sz w:val="24"/>
          <w:szCs w:val="24"/>
        </w:rPr>
        <w:t xml:space="preserve">of the balance of positive and negative beliefs.” In: </w:t>
      </w:r>
      <w:r w:rsidRPr="008372F6">
        <w:rPr>
          <w:rFonts w:ascii="Arial" w:hAnsi="Arial" w:cs="Arial"/>
          <w:i/>
          <w:w w:val="105"/>
          <w:sz w:val="24"/>
          <w:szCs w:val="24"/>
        </w:rPr>
        <w:t xml:space="preserve">BMJ Open </w:t>
      </w:r>
      <w:r w:rsidRPr="008372F6">
        <w:rPr>
          <w:rFonts w:ascii="Arial" w:hAnsi="Arial" w:cs="Arial"/>
          <w:w w:val="105"/>
          <w:sz w:val="24"/>
          <w:szCs w:val="24"/>
        </w:rPr>
        <w:t>4, e005434.</w:t>
      </w:r>
    </w:p>
    <w:p w14:paraId="6D5309B7" w14:textId="7FEF3225" w:rsidR="005D491A" w:rsidRPr="008372F6" w:rsidDel="00AC487C" w:rsidRDefault="00000000" w:rsidP="00EA7791">
      <w:pPr>
        <w:pStyle w:val="BodyText"/>
        <w:spacing w:before="120" w:after="120" w:line="360" w:lineRule="auto"/>
        <w:jc w:val="both"/>
        <w:rPr>
          <w:del w:id="1295" w:author="Héctor Bahamonde" w:date="2026-09-18T11:22:00Z" w16du:dateUtc="2026-09-18T09:22:00Z"/>
          <w:rFonts w:ascii="Arial" w:hAnsi="Arial" w:cs="Arial"/>
          <w:sz w:val="24"/>
          <w:szCs w:val="24"/>
        </w:rPr>
      </w:pPr>
      <w:r w:rsidRPr="008372F6">
        <w:rPr>
          <w:rFonts w:ascii="Arial" w:hAnsi="Arial" w:cs="Arial"/>
          <w:w w:val="110"/>
          <w:sz w:val="24"/>
          <w:szCs w:val="24"/>
        </w:rPr>
        <w:t>Rubagumya,</w:t>
      </w:r>
      <w:r w:rsidRPr="008372F6">
        <w:rPr>
          <w:rFonts w:ascii="Arial" w:hAnsi="Arial" w:cs="Arial"/>
          <w:spacing w:val="-3"/>
          <w:w w:val="110"/>
          <w:sz w:val="24"/>
          <w:szCs w:val="24"/>
        </w:rPr>
        <w:t xml:space="preserve"> </w:t>
      </w:r>
      <w:r w:rsidRPr="008372F6">
        <w:rPr>
          <w:rFonts w:ascii="Arial" w:hAnsi="Arial" w:cs="Arial"/>
          <w:w w:val="110"/>
          <w:sz w:val="24"/>
          <w:szCs w:val="24"/>
        </w:rPr>
        <w:t>F.</w:t>
      </w:r>
      <w:r w:rsidRPr="008372F6">
        <w:rPr>
          <w:rFonts w:ascii="Arial" w:hAnsi="Arial" w:cs="Arial"/>
          <w:spacing w:val="-2"/>
          <w:w w:val="110"/>
          <w:sz w:val="24"/>
          <w:szCs w:val="24"/>
        </w:rPr>
        <w:t xml:space="preserve"> </w:t>
      </w:r>
      <w:r w:rsidRPr="008372F6">
        <w:rPr>
          <w:rFonts w:ascii="Arial" w:hAnsi="Arial" w:cs="Arial"/>
          <w:w w:val="110"/>
          <w:sz w:val="24"/>
          <w:szCs w:val="24"/>
        </w:rPr>
        <w:t>et</w:t>
      </w:r>
      <w:r w:rsidRPr="008372F6">
        <w:rPr>
          <w:rFonts w:ascii="Arial" w:hAnsi="Arial" w:cs="Arial"/>
          <w:spacing w:val="-2"/>
          <w:w w:val="110"/>
          <w:sz w:val="24"/>
          <w:szCs w:val="24"/>
        </w:rPr>
        <w:t xml:space="preserve"> </w:t>
      </w:r>
      <w:r w:rsidRPr="008372F6">
        <w:rPr>
          <w:rFonts w:ascii="Arial" w:hAnsi="Arial" w:cs="Arial"/>
          <w:w w:val="110"/>
          <w:sz w:val="24"/>
          <w:szCs w:val="24"/>
        </w:rPr>
        <w:t>al.</w:t>
      </w:r>
      <w:r w:rsidRPr="008372F6">
        <w:rPr>
          <w:rFonts w:ascii="Arial" w:hAnsi="Arial" w:cs="Arial"/>
          <w:spacing w:val="-2"/>
          <w:w w:val="110"/>
          <w:sz w:val="24"/>
          <w:szCs w:val="24"/>
        </w:rPr>
        <w:t xml:space="preserve"> </w:t>
      </w:r>
      <w:r w:rsidRPr="008372F6">
        <w:rPr>
          <w:rFonts w:ascii="Arial" w:hAnsi="Arial" w:cs="Arial"/>
          <w:w w:val="110"/>
          <w:sz w:val="24"/>
          <w:szCs w:val="24"/>
        </w:rPr>
        <w:t>(2023).</w:t>
      </w:r>
      <w:r w:rsidRPr="008372F6">
        <w:rPr>
          <w:rFonts w:ascii="Arial" w:hAnsi="Arial" w:cs="Arial"/>
          <w:spacing w:val="-3"/>
          <w:w w:val="110"/>
          <w:sz w:val="24"/>
          <w:szCs w:val="24"/>
        </w:rPr>
        <w:t xml:space="preserve"> </w:t>
      </w:r>
      <w:r w:rsidRPr="008372F6">
        <w:rPr>
          <w:rFonts w:ascii="Arial" w:hAnsi="Arial" w:cs="Arial"/>
          <w:w w:val="110"/>
          <w:sz w:val="24"/>
          <w:szCs w:val="24"/>
        </w:rPr>
        <w:t>“Media</w:t>
      </w:r>
      <w:r w:rsidRPr="008372F6">
        <w:rPr>
          <w:rFonts w:ascii="Arial" w:hAnsi="Arial" w:cs="Arial"/>
          <w:spacing w:val="-2"/>
          <w:w w:val="110"/>
          <w:sz w:val="24"/>
          <w:szCs w:val="24"/>
        </w:rPr>
        <w:t xml:space="preserve"> </w:t>
      </w:r>
      <w:r w:rsidRPr="008372F6">
        <w:rPr>
          <w:rFonts w:ascii="Arial" w:hAnsi="Arial" w:cs="Arial"/>
          <w:w w:val="110"/>
          <w:sz w:val="24"/>
          <w:szCs w:val="24"/>
        </w:rPr>
        <w:t>coverage</w:t>
      </w:r>
      <w:r w:rsidRPr="008372F6">
        <w:rPr>
          <w:rFonts w:ascii="Arial" w:hAnsi="Arial" w:cs="Arial"/>
          <w:spacing w:val="-2"/>
          <w:w w:val="110"/>
          <w:sz w:val="24"/>
          <w:szCs w:val="24"/>
        </w:rPr>
        <w:t xml:space="preserve"> </w:t>
      </w:r>
      <w:r w:rsidRPr="008372F6">
        <w:rPr>
          <w:rFonts w:ascii="Arial" w:hAnsi="Arial" w:cs="Arial"/>
          <w:w w:val="110"/>
          <w:sz w:val="24"/>
          <w:szCs w:val="24"/>
        </w:rPr>
        <w:t>of</w:t>
      </w:r>
      <w:r w:rsidRPr="008372F6">
        <w:rPr>
          <w:rFonts w:ascii="Arial" w:hAnsi="Arial" w:cs="Arial"/>
          <w:spacing w:val="-2"/>
          <w:w w:val="110"/>
          <w:sz w:val="24"/>
          <w:szCs w:val="24"/>
        </w:rPr>
        <w:t xml:space="preserve"> </w:t>
      </w:r>
      <w:r w:rsidRPr="008372F6">
        <w:rPr>
          <w:rFonts w:ascii="Arial" w:hAnsi="Arial" w:cs="Arial"/>
          <w:w w:val="110"/>
          <w:sz w:val="24"/>
          <w:szCs w:val="24"/>
        </w:rPr>
        <w:t>cancer</w:t>
      </w:r>
      <w:r w:rsidRPr="008372F6">
        <w:rPr>
          <w:rFonts w:ascii="Arial" w:hAnsi="Arial" w:cs="Arial"/>
          <w:spacing w:val="-3"/>
          <w:w w:val="110"/>
          <w:sz w:val="24"/>
          <w:szCs w:val="24"/>
        </w:rPr>
        <w:t xml:space="preserve"> </w:t>
      </w:r>
      <w:r w:rsidRPr="008372F6">
        <w:rPr>
          <w:rFonts w:ascii="Arial" w:hAnsi="Arial" w:cs="Arial"/>
          <w:w w:val="110"/>
          <w:sz w:val="24"/>
          <w:szCs w:val="24"/>
        </w:rPr>
        <w:t>therapeutics:</w:t>
      </w:r>
      <w:r w:rsidRPr="008372F6">
        <w:rPr>
          <w:rFonts w:ascii="Arial" w:hAnsi="Arial" w:cs="Arial"/>
          <w:spacing w:val="-2"/>
          <w:w w:val="110"/>
          <w:sz w:val="24"/>
          <w:szCs w:val="24"/>
        </w:rPr>
        <w:t xml:space="preserve"> </w:t>
      </w:r>
      <w:r w:rsidRPr="008372F6">
        <w:rPr>
          <w:rFonts w:ascii="Arial" w:hAnsi="Arial" w:cs="Arial"/>
          <w:w w:val="110"/>
          <w:sz w:val="24"/>
          <w:szCs w:val="24"/>
        </w:rPr>
        <w:t>a</w:t>
      </w:r>
      <w:r w:rsidRPr="008372F6">
        <w:rPr>
          <w:rFonts w:ascii="Arial" w:hAnsi="Arial" w:cs="Arial"/>
          <w:spacing w:val="-3"/>
          <w:w w:val="110"/>
          <w:sz w:val="24"/>
          <w:szCs w:val="24"/>
        </w:rPr>
        <w:t xml:space="preserve"> </w:t>
      </w:r>
      <w:r w:rsidRPr="008372F6">
        <w:rPr>
          <w:rFonts w:ascii="Arial" w:hAnsi="Arial" w:cs="Arial"/>
          <w:w w:val="110"/>
          <w:sz w:val="24"/>
          <w:szCs w:val="24"/>
        </w:rPr>
        <w:t>review</w:t>
      </w:r>
      <w:r w:rsidRPr="008372F6">
        <w:rPr>
          <w:rFonts w:ascii="Arial" w:hAnsi="Arial" w:cs="Arial"/>
          <w:spacing w:val="-3"/>
          <w:w w:val="110"/>
          <w:sz w:val="24"/>
          <w:szCs w:val="24"/>
        </w:rPr>
        <w:t xml:space="preserve"> </w:t>
      </w:r>
      <w:r w:rsidRPr="008372F6">
        <w:rPr>
          <w:rFonts w:ascii="Arial" w:hAnsi="Arial" w:cs="Arial"/>
          <w:w w:val="110"/>
          <w:sz w:val="24"/>
          <w:szCs w:val="24"/>
        </w:rPr>
        <w:t>of</w:t>
      </w:r>
      <w:r w:rsidRPr="008372F6">
        <w:rPr>
          <w:rFonts w:ascii="Arial" w:hAnsi="Arial" w:cs="Arial"/>
          <w:spacing w:val="-2"/>
          <w:w w:val="110"/>
          <w:sz w:val="24"/>
          <w:szCs w:val="24"/>
        </w:rPr>
        <w:t xml:space="preserve"> </w:t>
      </w:r>
      <w:r w:rsidRPr="008372F6">
        <w:rPr>
          <w:rFonts w:ascii="Arial" w:hAnsi="Arial" w:cs="Arial"/>
          <w:w w:val="110"/>
          <w:sz w:val="24"/>
          <w:szCs w:val="24"/>
        </w:rPr>
        <w:t>literature.”</w:t>
      </w:r>
      <w:r w:rsidRPr="008372F6">
        <w:rPr>
          <w:rFonts w:ascii="Arial" w:hAnsi="Arial" w:cs="Arial"/>
          <w:spacing w:val="-2"/>
          <w:w w:val="110"/>
          <w:sz w:val="24"/>
          <w:szCs w:val="24"/>
        </w:rPr>
        <w:t xml:space="preserve"> </w:t>
      </w:r>
      <w:r w:rsidRPr="008372F6">
        <w:rPr>
          <w:rFonts w:ascii="Arial" w:hAnsi="Arial" w:cs="Arial"/>
          <w:spacing w:val="-5"/>
          <w:w w:val="110"/>
          <w:sz w:val="24"/>
          <w:szCs w:val="24"/>
        </w:rPr>
        <w:t>In:</w:t>
      </w:r>
      <w:ins w:id="1296" w:author="Héctor Bahamonde" w:date="2026-09-18T11:22:00Z" w16du:dateUtc="2026-09-18T09:22:00Z">
        <w:r w:rsidR="00AC487C">
          <w:rPr>
            <w:rFonts w:ascii="Arial" w:hAnsi="Arial" w:cs="Arial"/>
            <w:spacing w:val="-5"/>
            <w:w w:val="110"/>
            <w:sz w:val="24"/>
            <w:szCs w:val="24"/>
          </w:rPr>
          <w:t xml:space="preserve"> </w:t>
        </w:r>
      </w:ins>
    </w:p>
    <w:p w14:paraId="25A898E2" w14:textId="77777777" w:rsidR="005D491A" w:rsidRPr="008372F6" w:rsidRDefault="00000000" w:rsidP="00AC487C">
      <w:pPr>
        <w:pStyle w:val="BodyText"/>
        <w:spacing w:before="120" w:after="120" w:line="360" w:lineRule="auto"/>
        <w:jc w:val="both"/>
        <w:rPr>
          <w:rFonts w:ascii="Arial" w:hAnsi="Arial" w:cs="Arial"/>
          <w:sz w:val="24"/>
          <w:szCs w:val="24"/>
        </w:rPr>
        <w:pPrChange w:id="1297" w:author="Héctor Bahamonde" w:date="2026-09-18T11:22:00Z" w16du:dateUtc="2026-09-18T09:22:00Z">
          <w:pPr>
            <w:spacing w:before="120" w:after="120" w:line="360" w:lineRule="auto"/>
            <w:jc w:val="both"/>
          </w:pPr>
        </w:pPrChange>
      </w:pPr>
      <w:bookmarkStart w:id="1298" w:name="_bookmark90"/>
      <w:bookmarkEnd w:id="1298"/>
      <w:r w:rsidRPr="008372F6">
        <w:rPr>
          <w:rFonts w:ascii="Arial" w:hAnsi="Arial" w:cs="Arial"/>
          <w:i/>
          <w:w w:val="105"/>
          <w:sz w:val="24"/>
          <w:szCs w:val="24"/>
        </w:rPr>
        <w:t>Journal</w:t>
      </w:r>
      <w:r w:rsidRPr="008372F6">
        <w:rPr>
          <w:rFonts w:ascii="Arial" w:hAnsi="Arial" w:cs="Arial"/>
          <w:i/>
          <w:spacing w:val="8"/>
          <w:w w:val="105"/>
          <w:sz w:val="24"/>
          <w:szCs w:val="24"/>
        </w:rPr>
        <w:t xml:space="preserve"> </w:t>
      </w:r>
      <w:r w:rsidRPr="008372F6">
        <w:rPr>
          <w:rFonts w:ascii="Arial" w:hAnsi="Arial" w:cs="Arial"/>
          <w:i/>
          <w:w w:val="105"/>
          <w:sz w:val="24"/>
          <w:szCs w:val="24"/>
        </w:rPr>
        <w:t>of</w:t>
      </w:r>
      <w:r w:rsidRPr="008372F6">
        <w:rPr>
          <w:rFonts w:ascii="Arial" w:hAnsi="Arial" w:cs="Arial"/>
          <w:i/>
          <w:spacing w:val="8"/>
          <w:w w:val="105"/>
          <w:sz w:val="24"/>
          <w:szCs w:val="24"/>
        </w:rPr>
        <w:t xml:space="preserve"> </w:t>
      </w:r>
      <w:r w:rsidRPr="008372F6">
        <w:rPr>
          <w:rFonts w:ascii="Arial" w:hAnsi="Arial" w:cs="Arial"/>
          <w:i/>
          <w:w w:val="105"/>
          <w:sz w:val="24"/>
          <w:szCs w:val="24"/>
        </w:rPr>
        <w:t>cancer</w:t>
      </w:r>
      <w:r w:rsidRPr="008372F6">
        <w:rPr>
          <w:rFonts w:ascii="Arial" w:hAnsi="Arial" w:cs="Arial"/>
          <w:i/>
          <w:spacing w:val="8"/>
          <w:w w:val="105"/>
          <w:sz w:val="24"/>
          <w:szCs w:val="24"/>
        </w:rPr>
        <w:t xml:space="preserve"> </w:t>
      </w:r>
      <w:r w:rsidRPr="008372F6">
        <w:rPr>
          <w:rFonts w:ascii="Arial" w:hAnsi="Arial" w:cs="Arial"/>
          <w:i/>
          <w:w w:val="105"/>
          <w:sz w:val="24"/>
          <w:szCs w:val="24"/>
        </w:rPr>
        <w:t>policy</w:t>
      </w:r>
      <w:r w:rsidRPr="008372F6">
        <w:rPr>
          <w:rFonts w:ascii="Arial" w:hAnsi="Arial" w:cs="Arial"/>
          <w:i/>
          <w:spacing w:val="14"/>
          <w:w w:val="105"/>
          <w:sz w:val="24"/>
          <w:szCs w:val="24"/>
        </w:rPr>
        <w:t xml:space="preserve"> </w:t>
      </w:r>
      <w:r w:rsidRPr="008372F6">
        <w:rPr>
          <w:rFonts w:ascii="Arial" w:hAnsi="Arial" w:cs="Arial"/>
          <w:w w:val="105"/>
          <w:sz w:val="24"/>
          <w:szCs w:val="24"/>
        </w:rPr>
        <w:t>36,</w:t>
      </w:r>
      <w:r w:rsidRPr="008372F6">
        <w:rPr>
          <w:rFonts w:ascii="Arial" w:hAnsi="Arial" w:cs="Arial"/>
          <w:spacing w:val="4"/>
          <w:w w:val="105"/>
          <w:sz w:val="24"/>
          <w:szCs w:val="24"/>
        </w:rPr>
        <w:t xml:space="preserve"> </w:t>
      </w:r>
      <w:r w:rsidRPr="008372F6">
        <w:rPr>
          <w:rFonts w:ascii="Arial" w:hAnsi="Arial" w:cs="Arial"/>
          <w:w w:val="105"/>
          <w:sz w:val="24"/>
          <w:szCs w:val="24"/>
        </w:rPr>
        <w:t>p.</w:t>
      </w:r>
      <w:r w:rsidRPr="008372F6">
        <w:rPr>
          <w:rFonts w:ascii="Arial" w:hAnsi="Arial" w:cs="Arial"/>
          <w:spacing w:val="3"/>
          <w:w w:val="105"/>
          <w:sz w:val="24"/>
          <w:szCs w:val="24"/>
        </w:rPr>
        <w:t xml:space="preserve"> </w:t>
      </w:r>
      <w:r w:rsidRPr="008372F6">
        <w:rPr>
          <w:rFonts w:ascii="Arial" w:hAnsi="Arial" w:cs="Arial"/>
          <w:spacing w:val="-2"/>
          <w:w w:val="105"/>
          <w:sz w:val="24"/>
          <w:szCs w:val="24"/>
        </w:rPr>
        <w:t>100418.</w:t>
      </w:r>
    </w:p>
    <w:p w14:paraId="4FFDE30D" w14:textId="77777777" w:rsidR="005D491A" w:rsidRPr="008372F6" w:rsidRDefault="00000000" w:rsidP="00EA7791">
      <w:pPr>
        <w:spacing w:before="120" w:after="120" w:line="360" w:lineRule="auto"/>
        <w:ind w:right="329"/>
        <w:jc w:val="both"/>
        <w:rPr>
          <w:rFonts w:ascii="Arial" w:hAnsi="Arial" w:cs="Arial"/>
          <w:sz w:val="24"/>
          <w:szCs w:val="24"/>
        </w:rPr>
        <w:pPrChange w:id="1299" w:author="Héctor Bahamonde" w:date="2026-09-18T11:17:00Z" w16du:dateUtc="2026-09-18T09:17:00Z">
          <w:pPr>
            <w:spacing w:before="120" w:after="120" w:line="360" w:lineRule="auto"/>
            <w:ind w:right="329" w:hanging="327"/>
            <w:jc w:val="both"/>
          </w:pPr>
        </w:pPrChange>
      </w:pPr>
      <w:r w:rsidRPr="008372F6">
        <w:rPr>
          <w:rFonts w:ascii="Arial" w:hAnsi="Arial" w:cs="Arial"/>
          <w:w w:val="105"/>
          <w:sz w:val="24"/>
          <w:szCs w:val="24"/>
        </w:rPr>
        <w:lastRenderedPageBreak/>
        <w:t>Samuelson,</w:t>
      </w:r>
      <w:r w:rsidRPr="008372F6">
        <w:rPr>
          <w:rFonts w:ascii="Arial" w:hAnsi="Arial" w:cs="Arial"/>
          <w:spacing w:val="24"/>
          <w:w w:val="105"/>
          <w:sz w:val="24"/>
          <w:szCs w:val="24"/>
        </w:rPr>
        <w:t xml:space="preserve"> </w:t>
      </w:r>
      <w:r w:rsidRPr="008372F6">
        <w:rPr>
          <w:rFonts w:ascii="Arial" w:hAnsi="Arial" w:cs="Arial"/>
          <w:w w:val="105"/>
          <w:sz w:val="24"/>
          <w:szCs w:val="24"/>
        </w:rPr>
        <w:t>W.</w:t>
      </w:r>
      <w:r w:rsidRPr="008372F6">
        <w:rPr>
          <w:rFonts w:ascii="Arial" w:hAnsi="Arial" w:cs="Arial"/>
          <w:spacing w:val="24"/>
          <w:w w:val="105"/>
          <w:sz w:val="24"/>
          <w:szCs w:val="24"/>
        </w:rPr>
        <w:t xml:space="preserve"> </w:t>
      </w:r>
      <w:r w:rsidRPr="008372F6">
        <w:rPr>
          <w:rFonts w:ascii="Arial" w:hAnsi="Arial" w:cs="Arial"/>
          <w:w w:val="105"/>
          <w:sz w:val="24"/>
          <w:szCs w:val="24"/>
        </w:rPr>
        <w:t>and</w:t>
      </w:r>
      <w:r w:rsidRPr="008372F6">
        <w:rPr>
          <w:rFonts w:ascii="Arial" w:hAnsi="Arial" w:cs="Arial"/>
          <w:spacing w:val="24"/>
          <w:w w:val="105"/>
          <w:sz w:val="24"/>
          <w:szCs w:val="24"/>
        </w:rPr>
        <w:t xml:space="preserve"> </w:t>
      </w:r>
      <w:r w:rsidRPr="008372F6">
        <w:rPr>
          <w:rFonts w:ascii="Arial" w:hAnsi="Arial" w:cs="Arial"/>
          <w:w w:val="105"/>
          <w:sz w:val="24"/>
          <w:szCs w:val="24"/>
        </w:rPr>
        <w:t>R.</w:t>
      </w:r>
      <w:r w:rsidRPr="008372F6">
        <w:rPr>
          <w:rFonts w:ascii="Arial" w:hAnsi="Arial" w:cs="Arial"/>
          <w:spacing w:val="24"/>
          <w:w w:val="105"/>
          <w:sz w:val="24"/>
          <w:szCs w:val="24"/>
        </w:rPr>
        <w:t xml:space="preserve"> </w:t>
      </w:r>
      <w:r w:rsidRPr="008372F6">
        <w:rPr>
          <w:rFonts w:ascii="Arial" w:hAnsi="Arial" w:cs="Arial"/>
          <w:w w:val="105"/>
          <w:sz w:val="24"/>
          <w:szCs w:val="24"/>
        </w:rPr>
        <w:t>Zeckhauser</w:t>
      </w:r>
      <w:r w:rsidRPr="008372F6">
        <w:rPr>
          <w:rFonts w:ascii="Arial" w:hAnsi="Arial" w:cs="Arial"/>
          <w:spacing w:val="24"/>
          <w:w w:val="105"/>
          <w:sz w:val="24"/>
          <w:szCs w:val="24"/>
        </w:rPr>
        <w:t xml:space="preserve"> </w:t>
      </w:r>
      <w:r w:rsidRPr="008372F6">
        <w:rPr>
          <w:rFonts w:ascii="Arial" w:hAnsi="Arial" w:cs="Arial"/>
          <w:w w:val="105"/>
          <w:sz w:val="24"/>
          <w:szCs w:val="24"/>
        </w:rPr>
        <w:t>(1988).</w:t>
      </w:r>
      <w:r w:rsidRPr="008372F6">
        <w:rPr>
          <w:rFonts w:ascii="Arial" w:hAnsi="Arial" w:cs="Arial"/>
          <w:spacing w:val="24"/>
          <w:w w:val="105"/>
          <w:sz w:val="24"/>
          <w:szCs w:val="24"/>
        </w:rPr>
        <w:t xml:space="preserve"> </w:t>
      </w:r>
      <w:r w:rsidRPr="008372F6">
        <w:rPr>
          <w:rFonts w:ascii="Arial" w:hAnsi="Arial" w:cs="Arial"/>
          <w:w w:val="105"/>
          <w:sz w:val="24"/>
          <w:szCs w:val="24"/>
        </w:rPr>
        <w:t>“Status</w:t>
      </w:r>
      <w:r w:rsidRPr="008372F6">
        <w:rPr>
          <w:rFonts w:ascii="Arial" w:hAnsi="Arial" w:cs="Arial"/>
          <w:spacing w:val="24"/>
          <w:w w:val="105"/>
          <w:sz w:val="24"/>
          <w:szCs w:val="24"/>
        </w:rPr>
        <w:t xml:space="preserve"> </w:t>
      </w:r>
      <w:r w:rsidRPr="008372F6">
        <w:rPr>
          <w:rFonts w:ascii="Arial" w:hAnsi="Arial" w:cs="Arial"/>
          <w:w w:val="105"/>
          <w:sz w:val="24"/>
          <w:szCs w:val="24"/>
        </w:rPr>
        <w:t>Quo</w:t>
      </w:r>
      <w:r w:rsidRPr="008372F6">
        <w:rPr>
          <w:rFonts w:ascii="Arial" w:hAnsi="Arial" w:cs="Arial"/>
          <w:spacing w:val="24"/>
          <w:w w:val="105"/>
          <w:sz w:val="24"/>
          <w:szCs w:val="24"/>
        </w:rPr>
        <w:t xml:space="preserve"> </w:t>
      </w:r>
      <w:r w:rsidRPr="008372F6">
        <w:rPr>
          <w:rFonts w:ascii="Arial" w:hAnsi="Arial" w:cs="Arial"/>
          <w:w w:val="105"/>
          <w:sz w:val="24"/>
          <w:szCs w:val="24"/>
        </w:rPr>
        <w:t>Bias</w:t>
      </w:r>
      <w:r w:rsidRPr="008372F6">
        <w:rPr>
          <w:rFonts w:ascii="Arial" w:hAnsi="Arial" w:cs="Arial"/>
          <w:spacing w:val="24"/>
          <w:w w:val="105"/>
          <w:sz w:val="24"/>
          <w:szCs w:val="24"/>
        </w:rPr>
        <w:t xml:space="preserve"> </w:t>
      </w:r>
      <w:r w:rsidRPr="008372F6">
        <w:rPr>
          <w:rFonts w:ascii="Arial" w:hAnsi="Arial" w:cs="Arial"/>
          <w:w w:val="105"/>
          <w:sz w:val="24"/>
          <w:szCs w:val="24"/>
        </w:rPr>
        <w:t>in</w:t>
      </w:r>
      <w:r w:rsidRPr="008372F6">
        <w:rPr>
          <w:rFonts w:ascii="Arial" w:hAnsi="Arial" w:cs="Arial"/>
          <w:spacing w:val="24"/>
          <w:w w:val="105"/>
          <w:sz w:val="24"/>
          <w:szCs w:val="24"/>
        </w:rPr>
        <w:t xml:space="preserve"> </w:t>
      </w:r>
      <w:r w:rsidRPr="008372F6">
        <w:rPr>
          <w:rFonts w:ascii="Arial" w:hAnsi="Arial" w:cs="Arial"/>
          <w:w w:val="105"/>
          <w:sz w:val="24"/>
          <w:szCs w:val="24"/>
        </w:rPr>
        <w:t>Decision</w:t>
      </w:r>
      <w:r w:rsidRPr="008372F6">
        <w:rPr>
          <w:rFonts w:ascii="Arial" w:hAnsi="Arial" w:cs="Arial"/>
          <w:spacing w:val="24"/>
          <w:w w:val="105"/>
          <w:sz w:val="24"/>
          <w:szCs w:val="24"/>
        </w:rPr>
        <w:t xml:space="preserve"> </w:t>
      </w:r>
      <w:r w:rsidRPr="008372F6">
        <w:rPr>
          <w:rFonts w:ascii="Arial" w:hAnsi="Arial" w:cs="Arial"/>
          <w:w w:val="105"/>
          <w:sz w:val="24"/>
          <w:szCs w:val="24"/>
        </w:rPr>
        <w:t>Making.”</w:t>
      </w:r>
      <w:r w:rsidRPr="008372F6">
        <w:rPr>
          <w:rFonts w:ascii="Arial" w:hAnsi="Arial" w:cs="Arial"/>
          <w:spacing w:val="24"/>
          <w:w w:val="105"/>
          <w:sz w:val="24"/>
          <w:szCs w:val="24"/>
        </w:rPr>
        <w:t xml:space="preserve"> </w:t>
      </w:r>
      <w:r w:rsidRPr="008372F6">
        <w:rPr>
          <w:rFonts w:ascii="Arial" w:hAnsi="Arial" w:cs="Arial"/>
          <w:w w:val="105"/>
          <w:sz w:val="24"/>
          <w:szCs w:val="24"/>
        </w:rPr>
        <w:t>In:</w:t>
      </w:r>
      <w:r w:rsidRPr="008372F6">
        <w:rPr>
          <w:rFonts w:ascii="Arial" w:hAnsi="Arial" w:cs="Arial"/>
          <w:spacing w:val="24"/>
          <w:w w:val="105"/>
          <w:sz w:val="24"/>
          <w:szCs w:val="24"/>
        </w:rPr>
        <w:t xml:space="preserve"> </w:t>
      </w:r>
      <w:r w:rsidRPr="008372F6">
        <w:rPr>
          <w:rFonts w:ascii="Arial" w:hAnsi="Arial" w:cs="Arial"/>
          <w:i/>
          <w:w w:val="105"/>
          <w:sz w:val="24"/>
          <w:szCs w:val="24"/>
        </w:rPr>
        <w:t>Journal</w:t>
      </w:r>
      <w:r w:rsidRPr="008372F6">
        <w:rPr>
          <w:rFonts w:ascii="Arial" w:hAnsi="Arial" w:cs="Arial"/>
          <w:i/>
          <w:spacing w:val="31"/>
          <w:w w:val="105"/>
          <w:sz w:val="24"/>
          <w:szCs w:val="24"/>
        </w:rPr>
        <w:t xml:space="preserve"> </w:t>
      </w:r>
      <w:r w:rsidRPr="008372F6">
        <w:rPr>
          <w:rFonts w:ascii="Arial" w:hAnsi="Arial" w:cs="Arial"/>
          <w:i/>
          <w:w w:val="105"/>
          <w:sz w:val="24"/>
          <w:szCs w:val="24"/>
        </w:rPr>
        <w:t xml:space="preserve">of </w:t>
      </w:r>
      <w:bookmarkStart w:id="1300" w:name="_bookmark91"/>
      <w:bookmarkEnd w:id="1300"/>
      <w:r w:rsidRPr="008372F6">
        <w:rPr>
          <w:rFonts w:ascii="Arial" w:hAnsi="Arial" w:cs="Arial"/>
          <w:i/>
          <w:w w:val="105"/>
          <w:sz w:val="24"/>
          <w:szCs w:val="24"/>
        </w:rPr>
        <w:t xml:space="preserve">Risk and Uncertainty </w:t>
      </w:r>
      <w:r w:rsidRPr="008372F6">
        <w:rPr>
          <w:rFonts w:ascii="Arial" w:hAnsi="Arial" w:cs="Arial"/>
          <w:w w:val="105"/>
          <w:sz w:val="24"/>
          <w:szCs w:val="24"/>
        </w:rPr>
        <w:t>1.1, pp. 7–59.</w:t>
      </w:r>
    </w:p>
    <w:p w14:paraId="079A62E8" w14:textId="77777777" w:rsidR="00246713" w:rsidRDefault="00246713" w:rsidP="00EA7791">
      <w:pPr>
        <w:pStyle w:val="BodyText"/>
        <w:spacing w:before="120" w:after="120" w:line="360" w:lineRule="auto"/>
        <w:jc w:val="both"/>
        <w:rPr>
          <w:ins w:id="1301" w:author="Héctor Bahamonde" w:date="2026-09-19T12:37:00Z" w16du:dateUtc="2026-09-19T10:37:00Z"/>
          <w:rFonts w:ascii="Arial" w:hAnsi="Arial" w:cs="Arial"/>
          <w:w w:val="105"/>
          <w:sz w:val="24"/>
          <w:szCs w:val="24"/>
        </w:rPr>
      </w:pPr>
      <w:ins w:id="1302" w:author="Héctor Bahamonde" w:date="2026-09-19T12:37:00Z" w16du:dateUtc="2026-09-19T10:37:00Z">
        <w:r w:rsidRPr="00246713">
          <w:rPr>
            <w:rFonts w:ascii="Arial" w:hAnsi="Arial" w:cs="Arial"/>
            <w:w w:val="105"/>
            <w:sz w:val="24"/>
            <w:szCs w:val="24"/>
          </w:rPr>
          <w:t>Scheunemann, L. P., and D. B. White (2011). “The Ethics and Reality of Rationing in Medicine.” Chest 140.6, pp. 1625–1632.</w:t>
        </w:r>
        <w:r w:rsidRPr="00246713">
          <w:rPr>
            <w:rFonts w:ascii="Arial" w:hAnsi="Arial" w:cs="Arial"/>
            <w:w w:val="105"/>
            <w:sz w:val="24"/>
            <w:szCs w:val="24"/>
          </w:rPr>
          <w:t xml:space="preserve"> </w:t>
        </w:r>
      </w:ins>
    </w:p>
    <w:p w14:paraId="59FC5877" w14:textId="48EEAE1D" w:rsidR="005D491A" w:rsidRPr="008372F6" w:rsidRDefault="00000000" w:rsidP="00EA7791">
      <w:pPr>
        <w:pStyle w:val="BodyText"/>
        <w:spacing w:before="120" w:after="120" w:line="360" w:lineRule="auto"/>
        <w:jc w:val="both"/>
        <w:rPr>
          <w:rFonts w:ascii="Arial" w:hAnsi="Arial" w:cs="Arial"/>
          <w:sz w:val="24"/>
          <w:szCs w:val="24"/>
        </w:rPr>
        <w:pPrChange w:id="1303" w:author="Héctor Bahamonde" w:date="2026-09-18T11:17:00Z" w16du:dateUtc="2026-09-18T09:17:00Z">
          <w:pPr>
            <w:pStyle w:val="BodyText"/>
            <w:spacing w:before="120" w:after="120" w:line="360" w:lineRule="auto"/>
            <w:ind w:hanging="339"/>
            <w:jc w:val="both"/>
          </w:pPr>
        </w:pPrChange>
      </w:pPr>
      <w:r w:rsidRPr="008372F6">
        <w:rPr>
          <w:rFonts w:ascii="Arial" w:hAnsi="Arial" w:cs="Arial"/>
          <w:w w:val="105"/>
          <w:sz w:val="24"/>
          <w:szCs w:val="24"/>
        </w:rPr>
        <w:t>Schomerus, G., H. Matschinger, and M. Angermeyer (2006). “Preferences of the public regarding</w:t>
      </w:r>
      <w:r w:rsidRPr="008372F6">
        <w:rPr>
          <w:rFonts w:ascii="Arial" w:hAnsi="Arial" w:cs="Arial"/>
          <w:spacing w:val="80"/>
          <w:w w:val="105"/>
          <w:sz w:val="24"/>
          <w:szCs w:val="24"/>
        </w:rPr>
        <w:t xml:space="preserve"> </w:t>
      </w:r>
      <w:r w:rsidRPr="008372F6">
        <w:rPr>
          <w:rFonts w:ascii="Arial" w:hAnsi="Arial" w:cs="Arial"/>
          <w:w w:val="105"/>
          <w:sz w:val="24"/>
          <w:szCs w:val="24"/>
        </w:rPr>
        <w:t xml:space="preserve">cutbacks in expenditure for patient care.” In: </w:t>
      </w:r>
      <w:r w:rsidRPr="008372F6">
        <w:rPr>
          <w:rFonts w:ascii="Arial" w:hAnsi="Arial" w:cs="Arial"/>
          <w:i/>
          <w:w w:val="105"/>
          <w:sz w:val="24"/>
          <w:szCs w:val="24"/>
        </w:rPr>
        <w:t>Soc</w:t>
      </w:r>
      <w:r w:rsidRPr="008372F6">
        <w:rPr>
          <w:rFonts w:ascii="Arial" w:hAnsi="Arial" w:cs="Arial"/>
          <w:i/>
          <w:spacing w:val="33"/>
          <w:w w:val="105"/>
          <w:sz w:val="24"/>
          <w:szCs w:val="24"/>
        </w:rPr>
        <w:t xml:space="preserve"> </w:t>
      </w:r>
      <w:r w:rsidRPr="008372F6">
        <w:rPr>
          <w:rFonts w:ascii="Arial" w:hAnsi="Arial" w:cs="Arial"/>
          <w:i/>
          <w:w w:val="105"/>
          <w:sz w:val="24"/>
          <w:szCs w:val="24"/>
        </w:rPr>
        <w:t>Psychiat</w:t>
      </w:r>
      <w:r w:rsidRPr="008372F6">
        <w:rPr>
          <w:rFonts w:ascii="Arial" w:hAnsi="Arial" w:cs="Arial"/>
          <w:i/>
          <w:spacing w:val="34"/>
          <w:w w:val="105"/>
          <w:sz w:val="24"/>
          <w:szCs w:val="24"/>
        </w:rPr>
        <w:t xml:space="preserve"> </w:t>
      </w:r>
      <w:r w:rsidRPr="008372F6">
        <w:rPr>
          <w:rFonts w:ascii="Arial" w:hAnsi="Arial" w:cs="Arial"/>
          <w:i/>
          <w:w w:val="105"/>
          <w:sz w:val="24"/>
          <w:szCs w:val="24"/>
        </w:rPr>
        <w:t>Epidemiol</w:t>
      </w:r>
      <w:r w:rsidRPr="008372F6">
        <w:rPr>
          <w:rFonts w:ascii="Arial" w:hAnsi="Arial" w:cs="Arial"/>
          <w:i/>
          <w:spacing w:val="40"/>
          <w:w w:val="105"/>
          <w:sz w:val="24"/>
          <w:szCs w:val="24"/>
        </w:rPr>
        <w:t xml:space="preserve"> </w:t>
      </w:r>
      <w:r w:rsidRPr="008372F6">
        <w:rPr>
          <w:rFonts w:ascii="Arial" w:hAnsi="Arial" w:cs="Arial"/>
          <w:w w:val="105"/>
          <w:sz w:val="24"/>
          <w:szCs w:val="24"/>
        </w:rPr>
        <w:t>41, pp. 369–377.</w:t>
      </w:r>
    </w:p>
    <w:p w14:paraId="21F4506F" w14:textId="514FBA1C" w:rsidR="005D491A" w:rsidRPr="008372F6" w:rsidDel="006258BD" w:rsidRDefault="00000000" w:rsidP="00EA7791">
      <w:pPr>
        <w:pStyle w:val="BodyText"/>
        <w:spacing w:before="120" w:after="120" w:line="360" w:lineRule="auto"/>
        <w:ind w:right="359"/>
        <w:jc w:val="both"/>
        <w:rPr>
          <w:del w:id="1304" w:author="Héctor Bahamonde" w:date="2026-09-19T11:44:00Z" w16du:dateUtc="2026-09-19T09:44:00Z"/>
          <w:rFonts w:ascii="Arial" w:hAnsi="Arial" w:cs="Arial"/>
          <w:sz w:val="24"/>
          <w:szCs w:val="24"/>
        </w:rPr>
        <w:pPrChange w:id="1305" w:author="Héctor Bahamonde" w:date="2026-09-18T11:17:00Z" w16du:dateUtc="2026-09-18T09:17:00Z">
          <w:pPr>
            <w:pStyle w:val="BodyText"/>
            <w:spacing w:before="120" w:after="120" w:line="360" w:lineRule="auto"/>
            <w:ind w:right="359" w:hanging="332"/>
            <w:jc w:val="both"/>
          </w:pPr>
        </w:pPrChange>
      </w:pPr>
      <w:bookmarkStart w:id="1306" w:name="_bookmark93"/>
      <w:bookmarkEnd w:id="1306"/>
      <w:del w:id="1307" w:author="Héctor Bahamonde" w:date="2026-09-19T11:44:00Z" w16du:dateUtc="2026-09-19T09:44:00Z">
        <w:r w:rsidRPr="008372F6" w:rsidDel="006258BD">
          <w:rPr>
            <w:rFonts w:ascii="Arial" w:hAnsi="Arial" w:cs="Arial"/>
            <w:w w:val="105"/>
            <w:sz w:val="24"/>
            <w:szCs w:val="24"/>
          </w:rPr>
          <w:delText>Sell, Susan K. and Aseem Prakash (Mar. 2004). “Using Ideas Strategically: The Contest Between Business</w:delText>
        </w:r>
        <w:r w:rsidRPr="008372F6" w:rsidDel="006258BD">
          <w:rPr>
            <w:rFonts w:ascii="Arial" w:hAnsi="Arial" w:cs="Arial"/>
            <w:spacing w:val="-4"/>
            <w:w w:val="105"/>
            <w:sz w:val="24"/>
            <w:szCs w:val="24"/>
          </w:rPr>
          <w:delText xml:space="preserve"> </w:delText>
        </w:r>
        <w:r w:rsidRPr="008372F6" w:rsidDel="006258BD">
          <w:rPr>
            <w:rFonts w:ascii="Arial" w:hAnsi="Arial" w:cs="Arial"/>
            <w:w w:val="105"/>
            <w:sz w:val="24"/>
            <w:szCs w:val="24"/>
          </w:rPr>
          <w:delText>and</w:delText>
        </w:r>
        <w:r w:rsidRPr="008372F6" w:rsidDel="006258BD">
          <w:rPr>
            <w:rFonts w:ascii="Arial" w:hAnsi="Arial" w:cs="Arial"/>
            <w:spacing w:val="-4"/>
            <w:w w:val="105"/>
            <w:sz w:val="24"/>
            <w:szCs w:val="24"/>
          </w:rPr>
          <w:delText xml:space="preserve"> </w:delText>
        </w:r>
        <w:r w:rsidRPr="008372F6" w:rsidDel="006258BD">
          <w:rPr>
            <w:rFonts w:ascii="Arial" w:hAnsi="Arial" w:cs="Arial"/>
            <w:w w:val="105"/>
            <w:sz w:val="24"/>
            <w:szCs w:val="24"/>
          </w:rPr>
          <w:delText>NGO</w:delText>
        </w:r>
        <w:r w:rsidRPr="008372F6" w:rsidDel="006258BD">
          <w:rPr>
            <w:rFonts w:ascii="Arial" w:hAnsi="Arial" w:cs="Arial"/>
            <w:spacing w:val="-4"/>
            <w:w w:val="105"/>
            <w:sz w:val="24"/>
            <w:szCs w:val="24"/>
          </w:rPr>
          <w:delText xml:space="preserve"> </w:delText>
        </w:r>
        <w:r w:rsidRPr="008372F6" w:rsidDel="006258BD">
          <w:rPr>
            <w:rFonts w:ascii="Arial" w:hAnsi="Arial" w:cs="Arial"/>
            <w:w w:val="105"/>
            <w:sz w:val="24"/>
            <w:szCs w:val="24"/>
          </w:rPr>
          <w:delText>Networks</w:delText>
        </w:r>
        <w:r w:rsidRPr="008372F6" w:rsidDel="006258BD">
          <w:rPr>
            <w:rFonts w:ascii="Arial" w:hAnsi="Arial" w:cs="Arial"/>
            <w:spacing w:val="-4"/>
            <w:w w:val="105"/>
            <w:sz w:val="24"/>
            <w:szCs w:val="24"/>
          </w:rPr>
          <w:delText xml:space="preserve"> </w:delText>
        </w:r>
        <w:r w:rsidRPr="008372F6" w:rsidDel="006258BD">
          <w:rPr>
            <w:rFonts w:ascii="Arial" w:hAnsi="Arial" w:cs="Arial"/>
            <w:w w:val="105"/>
            <w:sz w:val="24"/>
            <w:szCs w:val="24"/>
          </w:rPr>
          <w:delText>in</w:delText>
        </w:r>
        <w:r w:rsidRPr="008372F6" w:rsidDel="006258BD">
          <w:rPr>
            <w:rFonts w:ascii="Arial" w:hAnsi="Arial" w:cs="Arial"/>
            <w:spacing w:val="-4"/>
            <w:w w:val="105"/>
            <w:sz w:val="24"/>
            <w:szCs w:val="24"/>
          </w:rPr>
          <w:delText xml:space="preserve"> </w:delText>
        </w:r>
        <w:r w:rsidRPr="008372F6" w:rsidDel="006258BD">
          <w:rPr>
            <w:rFonts w:ascii="Arial" w:hAnsi="Arial" w:cs="Arial"/>
            <w:w w:val="105"/>
            <w:sz w:val="24"/>
            <w:szCs w:val="24"/>
          </w:rPr>
          <w:delText>Intellectual</w:delText>
        </w:r>
        <w:r w:rsidRPr="008372F6" w:rsidDel="006258BD">
          <w:rPr>
            <w:rFonts w:ascii="Arial" w:hAnsi="Arial" w:cs="Arial"/>
            <w:spacing w:val="-4"/>
            <w:w w:val="105"/>
            <w:sz w:val="24"/>
            <w:szCs w:val="24"/>
          </w:rPr>
          <w:delText xml:space="preserve"> </w:delText>
        </w:r>
        <w:r w:rsidRPr="008372F6" w:rsidDel="006258BD">
          <w:rPr>
            <w:rFonts w:ascii="Arial" w:hAnsi="Arial" w:cs="Arial"/>
            <w:w w:val="105"/>
            <w:sz w:val="24"/>
            <w:szCs w:val="24"/>
          </w:rPr>
          <w:delText>Property</w:delText>
        </w:r>
        <w:r w:rsidRPr="008372F6" w:rsidDel="006258BD">
          <w:rPr>
            <w:rFonts w:ascii="Arial" w:hAnsi="Arial" w:cs="Arial"/>
            <w:spacing w:val="-4"/>
            <w:w w:val="105"/>
            <w:sz w:val="24"/>
            <w:szCs w:val="24"/>
          </w:rPr>
          <w:delText xml:space="preserve"> </w:delText>
        </w:r>
        <w:r w:rsidRPr="008372F6" w:rsidDel="006258BD">
          <w:rPr>
            <w:rFonts w:ascii="Arial" w:hAnsi="Arial" w:cs="Arial"/>
            <w:w w:val="105"/>
            <w:sz w:val="24"/>
            <w:szCs w:val="24"/>
          </w:rPr>
          <w:delText>Rights.”</w:delText>
        </w:r>
        <w:r w:rsidRPr="008372F6" w:rsidDel="006258BD">
          <w:rPr>
            <w:rFonts w:ascii="Arial" w:hAnsi="Arial" w:cs="Arial"/>
            <w:spacing w:val="-4"/>
            <w:w w:val="105"/>
            <w:sz w:val="24"/>
            <w:szCs w:val="24"/>
          </w:rPr>
          <w:delText xml:space="preserve"> </w:delText>
        </w:r>
        <w:r w:rsidRPr="008372F6" w:rsidDel="006258BD">
          <w:rPr>
            <w:rFonts w:ascii="Arial" w:hAnsi="Arial" w:cs="Arial"/>
            <w:w w:val="105"/>
            <w:sz w:val="24"/>
            <w:szCs w:val="24"/>
          </w:rPr>
          <w:delText>In:</w:delText>
        </w:r>
        <w:r w:rsidRPr="008372F6" w:rsidDel="006258BD">
          <w:rPr>
            <w:rFonts w:ascii="Arial" w:hAnsi="Arial" w:cs="Arial"/>
            <w:spacing w:val="-4"/>
            <w:w w:val="105"/>
            <w:sz w:val="24"/>
            <w:szCs w:val="24"/>
          </w:rPr>
          <w:delText xml:space="preserve"> </w:delText>
        </w:r>
        <w:r w:rsidRPr="008372F6" w:rsidDel="006258BD">
          <w:rPr>
            <w:rFonts w:ascii="Arial" w:hAnsi="Arial" w:cs="Arial"/>
            <w:i/>
            <w:w w:val="105"/>
            <w:sz w:val="24"/>
            <w:szCs w:val="24"/>
          </w:rPr>
          <w:delText xml:space="preserve">International Studies Quarterly </w:delText>
        </w:r>
        <w:bookmarkStart w:id="1308" w:name="_bookmark92"/>
        <w:bookmarkEnd w:id="1308"/>
        <w:r w:rsidRPr="008372F6" w:rsidDel="006258BD">
          <w:rPr>
            <w:rFonts w:ascii="Arial" w:hAnsi="Arial" w:cs="Arial"/>
            <w:w w:val="105"/>
            <w:sz w:val="24"/>
            <w:szCs w:val="24"/>
          </w:rPr>
          <w:delText>48.1, pp. 143–175.</w:delText>
        </w:r>
      </w:del>
    </w:p>
    <w:p w14:paraId="34BE75FC" w14:textId="77777777" w:rsidR="005D491A" w:rsidRPr="008372F6" w:rsidRDefault="00000000" w:rsidP="00EA7791">
      <w:pPr>
        <w:spacing w:before="120" w:after="120" w:line="360" w:lineRule="auto"/>
        <w:ind w:right="358"/>
        <w:jc w:val="both"/>
        <w:rPr>
          <w:rFonts w:ascii="Arial" w:hAnsi="Arial" w:cs="Arial"/>
          <w:sz w:val="24"/>
          <w:szCs w:val="24"/>
        </w:rPr>
        <w:pPrChange w:id="1309" w:author="Héctor Bahamonde" w:date="2026-09-18T11:17:00Z" w16du:dateUtc="2026-09-18T09:17:00Z">
          <w:pPr>
            <w:spacing w:before="120" w:after="120" w:line="360" w:lineRule="auto"/>
            <w:ind w:right="358" w:hanging="322"/>
            <w:jc w:val="both"/>
          </w:pPr>
        </w:pPrChange>
      </w:pPr>
      <w:r w:rsidRPr="008372F6">
        <w:rPr>
          <w:rFonts w:ascii="Arial" w:hAnsi="Arial" w:cs="Arial"/>
          <w:w w:val="105"/>
          <w:sz w:val="24"/>
          <w:szCs w:val="24"/>
        </w:rPr>
        <w:t xml:space="preserve">Shah, K. et al. (2015). </w:t>
      </w:r>
      <w:r w:rsidRPr="008372F6">
        <w:rPr>
          <w:rFonts w:ascii="Arial" w:hAnsi="Arial" w:cs="Arial"/>
          <w:i/>
          <w:w w:val="105"/>
          <w:sz w:val="24"/>
          <w:szCs w:val="24"/>
        </w:rPr>
        <w:t xml:space="preserve">Do respondents completing abstract, hypothetical priority-setting exercises </w:t>
      </w:r>
      <w:bookmarkStart w:id="1310" w:name="_bookmark94"/>
      <w:bookmarkEnd w:id="1310"/>
      <w:r w:rsidRPr="008372F6">
        <w:rPr>
          <w:rFonts w:ascii="Arial" w:hAnsi="Arial" w:cs="Arial"/>
          <w:i/>
          <w:w w:val="105"/>
          <w:sz w:val="24"/>
          <w:szCs w:val="24"/>
        </w:rPr>
        <w:t xml:space="preserve">agree with the policy implications of their choices? </w:t>
      </w:r>
      <w:r w:rsidRPr="008372F6">
        <w:rPr>
          <w:rFonts w:ascii="Arial" w:hAnsi="Arial" w:cs="Arial"/>
          <w:w w:val="105"/>
          <w:sz w:val="24"/>
          <w:szCs w:val="24"/>
        </w:rPr>
        <w:t>Office for Health Economics.</w:t>
      </w:r>
    </w:p>
    <w:p w14:paraId="09C11F37" w14:textId="77777777" w:rsidR="005D491A" w:rsidRPr="008372F6" w:rsidRDefault="00000000" w:rsidP="00EA7791">
      <w:pPr>
        <w:pStyle w:val="BodyText"/>
        <w:spacing w:before="120" w:after="120" w:line="360" w:lineRule="auto"/>
        <w:ind w:right="354"/>
        <w:jc w:val="both"/>
        <w:rPr>
          <w:rFonts w:ascii="Arial" w:hAnsi="Arial" w:cs="Arial"/>
          <w:sz w:val="24"/>
          <w:szCs w:val="24"/>
        </w:rPr>
        <w:pPrChange w:id="1311" w:author="Héctor Bahamonde" w:date="2026-09-18T11:17:00Z" w16du:dateUtc="2026-09-18T09:17:00Z">
          <w:pPr>
            <w:pStyle w:val="BodyText"/>
            <w:spacing w:before="120" w:after="120" w:line="360" w:lineRule="auto"/>
            <w:ind w:right="354" w:hanging="327"/>
            <w:jc w:val="both"/>
          </w:pPr>
        </w:pPrChange>
      </w:pPr>
      <w:r w:rsidRPr="008372F6">
        <w:rPr>
          <w:rFonts w:ascii="Arial" w:hAnsi="Arial" w:cs="Arial"/>
          <w:w w:val="105"/>
          <w:sz w:val="24"/>
          <w:szCs w:val="24"/>
        </w:rPr>
        <w:t xml:space="preserve">Sinclair, Sean (Mar. 2022). “Explaining rule of rescue obligations in healthcare allocation: allowing the patient to tell the right kind of story about their life.” In: </w:t>
      </w:r>
      <w:r w:rsidRPr="008372F6">
        <w:rPr>
          <w:rFonts w:ascii="Arial" w:hAnsi="Arial" w:cs="Arial"/>
          <w:i/>
          <w:w w:val="105"/>
          <w:sz w:val="24"/>
          <w:szCs w:val="24"/>
        </w:rPr>
        <w:t xml:space="preserve">Medicine, Health Care and </w:t>
      </w:r>
      <w:bookmarkStart w:id="1312" w:name="_bookmark95"/>
      <w:bookmarkEnd w:id="1312"/>
      <w:r w:rsidRPr="008372F6">
        <w:rPr>
          <w:rFonts w:ascii="Arial" w:hAnsi="Arial" w:cs="Arial"/>
          <w:i/>
          <w:w w:val="105"/>
          <w:sz w:val="24"/>
          <w:szCs w:val="24"/>
        </w:rPr>
        <w:t xml:space="preserve">Philosophy </w:t>
      </w:r>
      <w:r w:rsidRPr="008372F6">
        <w:rPr>
          <w:rFonts w:ascii="Arial" w:hAnsi="Arial" w:cs="Arial"/>
          <w:w w:val="105"/>
          <w:sz w:val="24"/>
          <w:szCs w:val="24"/>
        </w:rPr>
        <w:t>25.1, pp. 31–46.</w:t>
      </w:r>
    </w:p>
    <w:p w14:paraId="50D72C37" w14:textId="5FA03C5A" w:rsidR="005D491A" w:rsidRPr="008372F6" w:rsidDel="00C25E16" w:rsidRDefault="00000000" w:rsidP="00EA7791">
      <w:pPr>
        <w:pStyle w:val="BodyText"/>
        <w:spacing w:before="120" w:after="120" w:line="360" w:lineRule="auto"/>
        <w:jc w:val="both"/>
        <w:rPr>
          <w:del w:id="1313" w:author="Héctor Bahamonde" w:date="2026-09-18T11:22:00Z" w16du:dateUtc="2026-09-18T09:22:00Z"/>
          <w:rFonts w:ascii="Arial" w:hAnsi="Arial" w:cs="Arial"/>
          <w:sz w:val="24"/>
          <w:szCs w:val="24"/>
        </w:rPr>
      </w:pPr>
      <w:r w:rsidRPr="008372F6">
        <w:rPr>
          <w:rFonts w:ascii="Arial" w:hAnsi="Arial" w:cs="Arial"/>
          <w:w w:val="105"/>
          <w:sz w:val="24"/>
          <w:szCs w:val="24"/>
        </w:rPr>
        <w:t>Singh,</w:t>
      </w:r>
      <w:r w:rsidRPr="008372F6">
        <w:rPr>
          <w:rFonts w:ascii="Arial" w:hAnsi="Arial" w:cs="Arial"/>
          <w:spacing w:val="-2"/>
          <w:w w:val="105"/>
          <w:sz w:val="24"/>
          <w:szCs w:val="24"/>
        </w:rPr>
        <w:t xml:space="preserve"> </w:t>
      </w:r>
      <w:r w:rsidRPr="008372F6">
        <w:rPr>
          <w:rFonts w:ascii="Arial" w:hAnsi="Arial" w:cs="Arial"/>
          <w:w w:val="105"/>
          <w:sz w:val="24"/>
          <w:szCs w:val="24"/>
        </w:rPr>
        <w:t>J.</w:t>
      </w:r>
      <w:r w:rsidRPr="008372F6">
        <w:rPr>
          <w:rFonts w:ascii="Arial" w:hAnsi="Arial" w:cs="Arial"/>
          <w:spacing w:val="-1"/>
          <w:w w:val="105"/>
          <w:sz w:val="24"/>
          <w:szCs w:val="24"/>
        </w:rPr>
        <w:t xml:space="preserve"> </w:t>
      </w:r>
      <w:r w:rsidRPr="008372F6">
        <w:rPr>
          <w:rFonts w:ascii="Arial" w:hAnsi="Arial" w:cs="Arial"/>
          <w:w w:val="105"/>
          <w:sz w:val="24"/>
          <w:szCs w:val="24"/>
        </w:rPr>
        <w:t>et</w:t>
      </w:r>
      <w:r w:rsidRPr="008372F6">
        <w:rPr>
          <w:rFonts w:ascii="Arial" w:hAnsi="Arial" w:cs="Arial"/>
          <w:spacing w:val="-1"/>
          <w:w w:val="105"/>
          <w:sz w:val="24"/>
          <w:szCs w:val="24"/>
        </w:rPr>
        <w:t xml:space="preserve"> </w:t>
      </w:r>
      <w:r w:rsidRPr="008372F6">
        <w:rPr>
          <w:rFonts w:ascii="Arial" w:hAnsi="Arial" w:cs="Arial"/>
          <w:w w:val="105"/>
          <w:sz w:val="24"/>
          <w:szCs w:val="24"/>
        </w:rPr>
        <w:t>al.</w:t>
      </w:r>
      <w:r w:rsidRPr="008372F6">
        <w:rPr>
          <w:rFonts w:ascii="Arial" w:hAnsi="Arial" w:cs="Arial"/>
          <w:spacing w:val="-2"/>
          <w:w w:val="105"/>
          <w:sz w:val="24"/>
          <w:szCs w:val="24"/>
        </w:rPr>
        <w:t xml:space="preserve"> </w:t>
      </w:r>
      <w:r w:rsidRPr="008372F6">
        <w:rPr>
          <w:rFonts w:ascii="Arial" w:hAnsi="Arial" w:cs="Arial"/>
          <w:w w:val="105"/>
          <w:sz w:val="24"/>
          <w:szCs w:val="24"/>
        </w:rPr>
        <w:t>(2012).</w:t>
      </w:r>
      <w:r w:rsidRPr="008372F6">
        <w:rPr>
          <w:rFonts w:ascii="Arial" w:hAnsi="Arial" w:cs="Arial"/>
          <w:spacing w:val="-1"/>
          <w:w w:val="105"/>
          <w:sz w:val="24"/>
          <w:szCs w:val="24"/>
        </w:rPr>
        <w:t xml:space="preserve"> </w:t>
      </w:r>
      <w:r w:rsidRPr="008372F6">
        <w:rPr>
          <w:rFonts w:ascii="Arial" w:hAnsi="Arial" w:cs="Arial"/>
          <w:w w:val="105"/>
          <w:sz w:val="24"/>
          <w:szCs w:val="24"/>
        </w:rPr>
        <w:t>“Does</w:t>
      </w:r>
      <w:r w:rsidRPr="008372F6">
        <w:rPr>
          <w:rFonts w:ascii="Arial" w:hAnsi="Arial" w:cs="Arial"/>
          <w:spacing w:val="-1"/>
          <w:w w:val="105"/>
          <w:sz w:val="24"/>
          <w:szCs w:val="24"/>
        </w:rPr>
        <w:t xml:space="preserve"> </w:t>
      </w:r>
      <w:r w:rsidRPr="008372F6">
        <w:rPr>
          <w:rFonts w:ascii="Arial" w:hAnsi="Arial" w:cs="Arial"/>
          <w:w w:val="105"/>
          <w:sz w:val="24"/>
          <w:szCs w:val="24"/>
        </w:rPr>
        <w:t>responsibility</w:t>
      </w:r>
      <w:r w:rsidRPr="008372F6">
        <w:rPr>
          <w:rFonts w:ascii="Arial" w:hAnsi="Arial" w:cs="Arial"/>
          <w:spacing w:val="-2"/>
          <w:w w:val="105"/>
          <w:sz w:val="24"/>
          <w:szCs w:val="24"/>
        </w:rPr>
        <w:t xml:space="preserve"> </w:t>
      </w:r>
      <w:r w:rsidRPr="008372F6">
        <w:rPr>
          <w:rFonts w:ascii="Arial" w:hAnsi="Arial" w:cs="Arial"/>
          <w:w w:val="105"/>
          <w:sz w:val="24"/>
          <w:szCs w:val="24"/>
        </w:rPr>
        <w:t>affect</w:t>
      </w:r>
      <w:r w:rsidRPr="008372F6">
        <w:rPr>
          <w:rFonts w:ascii="Arial" w:hAnsi="Arial" w:cs="Arial"/>
          <w:spacing w:val="-1"/>
          <w:w w:val="105"/>
          <w:sz w:val="24"/>
          <w:szCs w:val="24"/>
        </w:rPr>
        <w:t xml:space="preserve"> </w:t>
      </w:r>
      <w:r w:rsidRPr="008372F6">
        <w:rPr>
          <w:rFonts w:ascii="Arial" w:hAnsi="Arial" w:cs="Arial"/>
          <w:w w:val="105"/>
          <w:sz w:val="24"/>
          <w:szCs w:val="24"/>
        </w:rPr>
        <w:t>the</w:t>
      </w:r>
      <w:r w:rsidRPr="008372F6">
        <w:rPr>
          <w:rFonts w:ascii="Arial" w:hAnsi="Arial" w:cs="Arial"/>
          <w:spacing w:val="-1"/>
          <w:w w:val="105"/>
          <w:sz w:val="24"/>
          <w:szCs w:val="24"/>
        </w:rPr>
        <w:t xml:space="preserve"> </w:t>
      </w:r>
      <w:r w:rsidRPr="008372F6">
        <w:rPr>
          <w:rFonts w:ascii="Arial" w:hAnsi="Arial" w:cs="Arial"/>
          <w:w w:val="105"/>
          <w:sz w:val="24"/>
          <w:szCs w:val="24"/>
        </w:rPr>
        <w:t>public’s</w:t>
      </w:r>
      <w:r w:rsidRPr="008372F6">
        <w:rPr>
          <w:rFonts w:ascii="Arial" w:hAnsi="Arial" w:cs="Arial"/>
          <w:spacing w:val="-2"/>
          <w:w w:val="105"/>
          <w:sz w:val="24"/>
          <w:szCs w:val="24"/>
        </w:rPr>
        <w:t xml:space="preserve"> </w:t>
      </w:r>
      <w:r w:rsidRPr="008372F6">
        <w:rPr>
          <w:rFonts w:ascii="Arial" w:hAnsi="Arial" w:cs="Arial"/>
          <w:w w:val="105"/>
          <w:sz w:val="24"/>
          <w:szCs w:val="24"/>
        </w:rPr>
        <w:t>valuation</w:t>
      </w:r>
      <w:r w:rsidRPr="008372F6">
        <w:rPr>
          <w:rFonts w:ascii="Arial" w:hAnsi="Arial" w:cs="Arial"/>
          <w:spacing w:val="-1"/>
          <w:w w:val="105"/>
          <w:sz w:val="24"/>
          <w:szCs w:val="24"/>
        </w:rPr>
        <w:t xml:space="preserve"> </w:t>
      </w:r>
      <w:r w:rsidRPr="008372F6">
        <w:rPr>
          <w:rFonts w:ascii="Arial" w:hAnsi="Arial" w:cs="Arial"/>
          <w:w w:val="105"/>
          <w:sz w:val="24"/>
          <w:szCs w:val="24"/>
        </w:rPr>
        <w:t>of</w:t>
      </w:r>
      <w:r w:rsidRPr="008372F6">
        <w:rPr>
          <w:rFonts w:ascii="Arial" w:hAnsi="Arial" w:cs="Arial"/>
          <w:spacing w:val="-1"/>
          <w:w w:val="105"/>
          <w:sz w:val="24"/>
          <w:szCs w:val="24"/>
        </w:rPr>
        <w:t xml:space="preserve"> </w:t>
      </w:r>
      <w:r w:rsidRPr="008372F6">
        <w:rPr>
          <w:rFonts w:ascii="Arial" w:hAnsi="Arial" w:cs="Arial"/>
          <w:w w:val="105"/>
          <w:sz w:val="24"/>
          <w:szCs w:val="24"/>
        </w:rPr>
        <w:t>health</w:t>
      </w:r>
      <w:r w:rsidRPr="008372F6">
        <w:rPr>
          <w:rFonts w:ascii="Arial" w:hAnsi="Arial" w:cs="Arial"/>
          <w:spacing w:val="-1"/>
          <w:w w:val="105"/>
          <w:sz w:val="24"/>
          <w:szCs w:val="24"/>
        </w:rPr>
        <w:t xml:space="preserve"> </w:t>
      </w:r>
      <w:r w:rsidRPr="008372F6">
        <w:rPr>
          <w:rFonts w:ascii="Arial" w:hAnsi="Arial" w:cs="Arial"/>
          <w:w w:val="105"/>
          <w:sz w:val="24"/>
          <w:szCs w:val="24"/>
        </w:rPr>
        <w:t>care</w:t>
      </w:r>
      <w:r w:rsidRPr="008372F6">
        <w:rPr>
          <w:rFonts w:ascii="Arial" w:hAnsi="Arial" w:cs="Arial"/>
          <w:spacing w:val="-2"/>
          <w:w w:val="105"/>
          <w:sz w:val="24"/>
          <w:szCs w:val="24"/>
        </w:rPr>
        <w:t xml:space="preserve"> interventions?</w:t>
      </w:r>
      <w:ins w:id="1314" w:author="Héctor Bahamonde" w:date="2026-09-18T11:22:00Z" w16du:dateUtc="2026-09-18T09:22:00Z">
        <w:r w:rsidR="00C25E16">
          <w:rPr>
            <w:rFonts w:ascii="Arial" w:hAnsi="Arial" w:cs="Arial"/>
            <w:spacing w:val="-2"/>
            <w:w w:val="105"/>
            <w:sz w:val="24"/>
            <w:szCs w:val="24"/>
          </w:rPr>
          <w:t xml:space="preserve"> </w:t>
        </w:r>
      </w:ins>
    </w:p>
    <w:p w14:paraId="69C80C66" w14:textId="77777777" w:rsidR="005D491A" w:rsidRPr="008372F6" w:rsidRDefault="00000000" w:rsidP="00C25E16">
      <w:pPr>
        <w:pStyle w:val="BodyText"/>
        <w:spacing w:before="120" w:after="120" w:line="360" w:lineRule="auto"/>
        <w:jc w:val="both"/>
        <w:rPr>
          <w:rFonts w:ascii="Arial" w:hAnsi="Arial" w:cs="Arial"/>
          <w:sz w:val="24"/>
          <w:szCs w:val="24"/>
        </w:rPr>
        <w:pPrChange w:id="1315" w:author="Héctor Bahamonde" w:date="2026-09-18T11:22:00Z" w16du:dateUtc="2026-09-18T09:22:00Z">
          <w:pPr>
            <w:pStyle w:val="BodyText"/>
            <w:spacing w:before="120" w:after="120" w:line="360" w:lineRule="auto"/>
            <w:ind w:right="225"/>
            <w:jc w:val="both"/>
          </w:pPr>
        </w:pPrChange>
      </w:pPr>
      <w:bookmarkStart w:id="1316" w:name="_bookmark96"/>
      <w:bookmarkEnd w:id="1316"/>
      <w:r w:rsidRPr="008372F6">
        <w:rPr>
          <w:rFonts w:ascii="Arial" w:hAnsi="Arial" w:cs="Arial"/>
          <w:w w:val="105"/>
          <w:sz w:val="24"/>
          <w:szCs w:val="24"/>
        </w:rPr>
        <w:t>A</w:t>
      </w:r>
      <w:r w:rsidRPr="008372F6">
        <w:rPr>
          <w:rFonts w:ascii="Arial" w:hAnsi="Arial" w:cs="Arial"/>
          <w:spacing w:val="11"/>
          <w:w w:val="105"/>
          <w:sz w:val="24"/>
          <w:szCs w:val="24"/>
        </w:rPr>
        <w:t xml:space="preserve"> </w:t>
      </w:r>
      <w:r w:rsidRPr="008372F6">
        <w:rPr>
          <w:rFonts w:ascii="Arial" w:hAnsi="Arial" w:cs="Arial"/>
          <w:w w:val="105"/>
          <w:sz w:val="24"/>
          <w:szCs w:val="24"/>
        </w:rPr>
        <w:t>relative</w:t>
      </w:r>
      <w:r w:rsidRPr="008372F6">
        <w:rPr>
          <w:rFonts w:ascii="Arial" w:hAnsi="Arial" w:cs="Arial"/>
          <w:spacing w:val="11"/>
          <w:w w:val="105"/>
          <w:sz w:val="24"/>
          <w:szCs w:val="24"/>
        </w:rPr>
        <w:t xml:space="preserve"> </w:t>
      </w:r>
      <w:r w:rsidRPr="008372F6">
        <w:rPr>
          <w:rFonts w:ascii="Arial" w:hAnsi="Arial" w:cs="Arial"/>
          <w:w w:val="105"/>
          <w:sz w:val="24"/>
          <w:szCs w:val="24"/>
        </w:rPr>
        <w:t>valuation</w:t>
      </w:r>
      <w:r w:rsidRPr="008372F6">
        <w:rPr>
          <w:rFonts w:ascii="Arial" w:hAnsi="Arial" w:cs="Arial"/>
          <w:spacing w:val="11"/>
          <w:w w:val="105"/>
          <w:sz w:val="24"/>
          <w:szCs w:val="24"/>
        </w:rPr>
        <w:t xml:space="preserve"> </w:t>
      </w:r>
      <w:r w:rsidRPr="008372F6">
        <w:rPr>
          <w:rFonts w:ascii="Arial" w:hAnsi="Arial" w:cs="Arial"/>
          <w:w w:val="105"/>
          <w:sz w:val="24"/>
          <w:szCs w:val="24"/>
        </w:rPr>
        <w:t>approach</w:t>
      </w:r>
      <w:r w:rsidRPr="008372F6">
        <w:rPr>
          <w:rFonts w:ascii="Arial" w:hAnsi="Arial" w:cs="Arial"/>
          <w:spacing w:val="11"/>
          <w:w w:val="105"/>
          <w:sz w:val="24"/>
          <w:szCs w:val="24"/>
        </w:rPr>
        <w:t xml:space="preserve"> </w:t>
      </w:r>
      <w:r w:rsidRPr="008372F6">
        <w:rPr>
          <w:rFonts w:ascii="Arial" w:hAnsi="Arial" w:cs="Arial"/>
          <w:w w:val="105"/>
          <w:sz w:val="24"/>
          <w:szCs w:val="24"/>
        </w:rPr>
        <w:t>to</w:t>
      </w:r>
      <w:r w:rsidRPr="008372F6">
        <w:rPr>
          <w:rFonts w:ascii="Arial" w:hAnsi="Arial" w:cs="Arial"/>
          <w:spacing w:val="12"/>
          <w:w w:val="105"/>
          <w:sz w:val="24"/>
          <w:szCs w:val="24"/>
        </w:rPr>
        <w:t xml:space="preserve"> </w:t>
      </w:r>
      <w:r w:rsidRPr="008372F6">
        <w:rPr>
          <w:rFonts w:ascii="Arial" w:hAnsi="Arial" w:cs="Arial"/>
          <w:w w:val="105"/>
          <w:sz w:val="24"/>
          <w:szCs w:val="24"/>
        </w:rPr>
        <w:t>health</w:t>
      </w:r>
      <w:r w:rsidRPr="008372F6">
        <w:rPr>
          <w:rFonts w:ascii="Arial" w:hAnsi="Arial" w:cs="Arial"/>
          <w:spacing w:val="11"/>
          <w:w w:val="105"/>
          <w:sz w:val="24"/>
          <w:szCs w:val="24"/>
        </w:rPr>
        <w:t xml:space="preserve"> </w:t>
      </w:r>
      <w:r w:rsidRPr="008372F6">
        <w:rPr>
          <w:rFonts w:ascii="Arial" w:hAnsi="Arial" w:cs="Arial"/>
          <w:w w:val="105"/>
          <w:sz w:val="24"/>
          <w:szCs w:val="24"/>
        </w:rPr>
        <w:t>care</w:t>
      </w:r>
      <w:r w:rsidRPr="008372F6">
        <w:rPr>
          <w:rFonts w:ascii="Arial" w:hAnsi="Arial" w:cs="Arial"/>
          <w:spacing w:val="11"/>
          <w:w w:val="105"/>
          <w:sz w:val="24"/>
          <w:szCs w:val="24"/>
        </w:rPr>
        <w:t xml:space="preserve"> </w:t>
      </w:r>
      <w:r w:rsidRPr="008372F6">
        <w:rPr>
          <w:rFonts w:ascii="Arial" w:hAnsi="Arial" w:cs="Arial"/>
          <w:w w:val="105"/>
          <w:sz w:val="24"/>
          <w:szCs w:val="24"/>
        </w:rPr>
        <w:t>safety.”</w:t>
      </w:r>
      <w:r w:rsidRPr="008372F6">
        <w:rPr>
          <w:rFonts w:ascii="Arial" w:hAnsi="Arial" w:cs="Arial"/>
          <w:spacing w:val="11"/>
          <w:w w:val="105"/>
          <w:sz w:val="24"/>
          <w:szCs w:val="24"/>
        </w:rPr>
        <w:t xml:space="preserve"> </w:t>
      </w:r>
      <w:r w:rsidRPr="008372F6">
        <w:rPr>
          <w:rFonts w:ascii="Arial" w:hAnsi="Arial" w:cs="Arial"/>
          <w:w w:val="105"/>
          <w:sz w:val="24"/>
          <w:szCs w:val="24"/>
        </w:rPr>
        <w:t>In:</w:t>
      </w:r>
      <w:r w:rsidRPr="008372F6">
        <w:rPr>
          <w:rFonts w:ascii="Arial" w:hAnsi="Arial" w:cs="Arial"/>
          <w:spacing w:val="11"/>
          <w:w w:val="105"/>
          <w:sz w:val="24"/>
          <w:szCs w:val="24"/>
        </w:rPr>
        <w:t xml:space="preserve"> </w:t>
      </w:r>
      <w:r w:rsidRPr="008372F6">
        <w:rPr>
          <w:rFonts w:ascii="Arial" w:hAnsi="Arial" w:cs="Arial"/>
          <w:i/>
          <w:w w:val="105"/>
          <w:sz w:val="24"/>
          <w:szCs w:val="24"/>
        </w:rPr>
        <w:t>Value</w:t>
      </w:r>
      <w:r w:rsidRPr="008372F6">
        <w:rPr>
          <w:rFonts w:ascii="Arial" w:hAnsi="Arial" w:cs="Arial"/>
          <w:i/>
          <w:spacing w:val="17"/>
          <w:w w:val="105"/>
          <w:sz w:val="24"/>
          <w:szCs w:val="24"/>
        </w:rPr>
        <w:t xml:space="preserve"> </w:t>
      </w:r>
      <w:r w:rsidRPr="008372F6">
        <w:rPr>
          <w:rFonts w:ascii="Arial" w:hAnsi="Arial" w:cs="Arial"/>
          <w:i/>
          <w:w w:val="105"/>
          <w:sz w:val="24"/>
          <w:szCs w:val="24"/>
        </w:rPr>
        <w:t>in</w:t>
      </w:r>
      <w:r w:rsidRPr="008372F6">
        <w:rPr>
          <w:rFonts w:ascii="Arial" w:hAnsi="Arial" w:cs="Arial"/>
          <w:i/>
          <w:spacing w:val="17"/>
          <w:w w:val="105"/>
          <w:sz w:val="24"/>
          <w:szCs w:val="24"/>
        </w:rPr>
        <w:t xml:space="preserve"> </w:t>
      </w:r>
      <w:r w:rsidRPr="008372F6">
        <w:rPr>
          <w:rFonts w:ascii="Arial" w:hAnsi="Arial" w:cs="Arial"/>
          <w:i/>
          <w:w w:val="105"/>
          <w:sz w:val="24"/>
          <w:szCs w:val="24"/>
        </w:rPr>
        <w:t>Health</w:t>
      </w:r>
      <w:r w:rsidRPr="008372F6">
        <w:rPr>
          <w:rFonts w:ascii="Arial" w:hAnsi="Arial" w:cs="Arial"/>
          <w:i/>
          <w:spacing w:val="23"/>
          <w:w w:val="105"/>
          <w:sz w:val="24"/>
          <w:szCs w:val="24"/>
        </w:rPr>
        <w:t xml:space="preserve"> </w:t>
      </w:r>
      <w:r w:rsidRPr="008372F6">
        <w:rPr>
          <w:rFonts w:ascii="Arial" w:hAnsi="Arial" w:cs="Arial"/>
          <w:w w:val="105"/>
          <w:sz w:val="24"/>
          <w:szCs w:val="24"/>
        </w:rPr>
        <w:t>15.5,</w:t>
      </w:r>
      <w:r w:rsidRPr="008372F6">
        <w:rPr>
          <w:rFonts w:ascii="Arial" w:hAnsi="Arial" w:cs="Arial"/>
          <w:spacing w:val="11"/>
          <w:w w:val="105"/>
          <w:sz w:val="24"/>
          <w:szCs w:val="24"/>
        </w:rPr>
        <w:t xml:space="preserve"> </w:t>
      </w:r>
      <w:r w:rsidRPr="008372F6">
        <w:rPr>
          <w:rFonts w:ascii="Arial" w:hAnsi="Arial" w:cs="Arial"/>
          <w:w w:val="105"/>
          <w:sz w:val="24"/>
          <w:szCs w:val="24"/>
        </w:rPr>
        <w:t>pp.</w:t>
      </w:r>
      <w:r w:rsidRPr="008372F6">
        <w:rPr>
          <w:rFonts w:ascii="Arial" w:hAnsi="Arial" w:cs="Arial"/>
          <w:spacing w:val="11"/>
          <w:w w:val="105"/>
          <w:sz w:val="24"/>
          <w:szCs w:val="24"/>
        </w:rPr>
        <w:t xml:space="preserve"> </w:t>
      </w:r>
      <w:r w:rsidRPr="008372F6">
        <w:rPr>
          <w:rFonts w:ascii="Arial" w:hAnsi="Arial" w:cs="Arial"/>
          <w:w w:val="105"/>
          <w:sz w:val="24"/>
          <w:szCs w:val="24"/>
        </w:rPr>
        <w:t>690–</w:t>
      </w:r>
      <w:r w:rsidRPr="008372F6">
        <w:rPr>
          <w:rFonts w:ascii="Arial" w:hAnsi="Arial" w:cs="Arial"/>
          <w:spacing w:val="-4"/>
          <w:w w:val="105"/>
          <w:sz w:val="24"/>
          <w:szCs w:val="24"/>
        </w:rPr>
        <w:t>698.</w:t>
      </w:r>
    </w:p>
    <w:p w14:paraId="3A909DC4" w14:textId="318019A6" w:rsidR="005D491A" w:rsidRPr="008372F6" w:rsidDel="0009156F" w:rsidRDefault="00000000" w:rsidP="00EA7791">
      <w:pPr>
        <w:pStyle w:val="BodyText"/>
        <w:spacing w:before="120" w:after="120" w:line="360" w:lineRule="auto"/>
        <w:ind w:right="315"/>
        <w:jc w:val="both"/>
        <w:rPr>
          <w:del w:id="1317" w:author="Héctor Bahamonde" w:date="2026-09-19T11:44:00Z" w16du:dateUtc="2026-09-19T09:44:00Z"/>
          <w:rFonts w:ascii="Arial" w:hAnsi="Arial" w:cs="Arial"/>
          <w:sz w:val="24"/>
          <w:szCs w:val="24"/>
        </w:rPr>
        <w:pPrChange w:id="1318" w:author="Héctor Bahamonde" w:date="2026-09-18T11:17:00Z" w16du:dateUtc="2026-09-18T09:17:00Z">
          <w:pPr>
            <w:pStyle w:val="BodyText"/>
            <w:spacing w:before="120" w:after="120" w:line="360" w:lineRule="auto"/>
            <w:ind w:right="315" w:hanging="339"/>
            <w:jc w:val="both"/>
          </w:pPr>
        </w:pPrChange>
      </w:pPr>
      <w:del w:id="1319" w:author="Héctor Bahamonde" w:date="2026-09-19T11:44:00Z" w16du:dateUtc="2026-09-19T09:44:00Z">
        <w:r w:rsidRPr="008372F6" w:rsidDel="0009156F">
          <w:rPr>
            <w:rFonts w:ascii="Arial" w:hAnsi="Arial" w:cs="Arial"/>
            <w:w w:val="110"/>
            <w:sz w:val="24"/>
            <w:szCs w:val="24"/>
          </w:rPr>
          <w:delText>Steinbrook,</w:delText>
        </w:r>
        <w:r w:rsidRPr="008372F6" w:rsidDel="0009156F">
          <w:rPr>
            <w:rFonts w:ascii="Arial" w:hAnsi="Arial" w:cs="Arial"/>
            <w:spacing w:val="-15"/>
            <w:w w:val="110"/>
            <w:sz w:val="24"/>
            <w:szCs w:val="24"/>
          </w:rPr>
          <w:delText xml:space="preserve"> </w:delText>
        </w:r>
        <w:r w:rsidRPr="008372F6" w:rsidDel="0009156F">
          <w:rPr>
            <w:rFonts w:ascii="Arial" w:hAnsi="Arial" w:cs="Arial"/>
            <w:w w:val="110"/>
            <w:sz w:val="24"/>
            <w:szCs w:val="24"/>
          </w:rPr>
          <w:delText>Robert</w:delText>
        </w:r>
        <w:r w:rsidRPr="008372F6" w:rsidDel="0009156F">
          <w:rPr>
            <w:rFonts w:ascii="Arial" w:hAnsi="Arial" w:cs="Arial"/>
            <w:spacing w:val="-15"/>
            <w:w w:val="110"/>
            <w:sz w:val="24"/>
            <w:szCs w:val="24"/>
          </w:rPr>
          <w:delText xml:space="preserve"> </w:delText>
        </w:r>
        <w:r w:rsidRPr="008372F6" w:rsidDel="0009156F">
          <w:rPr>
            <w:rFonts w:ascii="Arial" w:hAnsi="Arial" w:cs="Arial"/>
            <w:w w:val="110"/>
            <w:sz w:val="24"/>
            <w:szCs w:val="24"/>
          </w:rPr>
          <w:delText>(2020).</w:delText>
        </w:r>
        <w:r w:rsidRPr="008372F6" w:rsidDel="0009156F">
          <w:rPr>
            <w:rFonts w:ascii="Arial" w:hAnsi="Arial" w:cs="Arial"/>
            <w:spacing w:val="-15"/>
            <w:w w:val="110"/>
            <w:sz w:val="24"/>
            <w:szCs w:val="24"/>
          </w:rPr>
          <w:delText xml:space="preserve"> </w:delText>
        </w:r>
        <w:r w:rsidRPr="008372F6" w:rsidDel="0009156F">
          <w:rPr>
            <w:rFonts w:ascii="Arial" w:hAnsi="Arial" w:cs="Arial"/>
            <w:w w:val="110"/>
            <w:sz w:val="24"/>
            <w:szCs w:val="24"/>
          </w:rPr>
          <w:delText>“Lobbying</w:delText>
        </w:r>
        <w:r w:rsidRPr="008372F6" w:rsidDel="0009156F">
          <w:rPr>
            <w:rFonts w:ascii="Arial" w:hAnsi="Arial" w:cs="Arial"/>
            <w:spacing w:val="-15"/>
            <w:w w:val="110"/>
            <w:sz w:val="24"/>
            <w:szCs w:val="24"/>
          </w:rPr>
          <w:delText xml:space="preserve"> </w:delText>
        </w:r>
        <w:r w:rsidRPr="008372F6" w:rsidDel="0009156F">
          <w:rPr>
            <w:rFonts w:ascii="Arial" w:hAnsi="Arial" w:cs="Arial"/>
            <w:w w:val="110"/>
            <w:sz w:val="24"/>
            <w:szCs w:val="24"/>
          </w:rPr>
          <w:delText>Expenditures,</w:delText>
        </w:r>
        <w:r w:rsidRPr="008372F6" w:rsidDel="0009156F">
          <w:rPr>
            <w:rFonts w:ascii="Arial" w:hAnsi="Arial" w:cs="Arial"/>
            <w:spacing w:val="-15"/>
            <w:w w:val="110"/>
            <w:sz w:val="24"/>
            <w:szCs w:val="24"/>
          </w:rPr>
          <w:delText xml:space="preserve"> </w:delText>
        </w:r>
        <w:r w:rsidRPr="008372F6" w:rsidDel="0009156F">
          <w:rPr>
            <w:rFonts w:ascii="Arial" w:hAnsi="Arial" w:cs="Arial"/>
            <w:w w:val="110"/>
            <w:sz w:val="24"/>
            <w:szCs w:val="24"/>
          </w:rPr>
          <w:delText>Campaign</w:delText>
        </w:r>
        <w:r w:rsidRPr="008372F6" w:rsidDel="0009156F">
          <w:rPr>
            <w:rFonts w:ascii="Arial" w:hAnsi="Arial" w:cs="Arial"/>
            <w:spacing w:val="-15"/>
            <w:w w:val="110"/>
            <w:sz w:val="24"/>
            <w:szCs w:val="24"/>
          </w:rPr>
          <w:delText xml:space="preserve"> </w:delText>
        </w:r>
        <w:r w:rsidRPr="008372F6" w:rsidDel="0009156F">
          <w:rPr>
            <w:rFonts w:ascii="Arial" w:hAnsi="Arial" w:cs="Arial"/>
            <w:w w:val="110"/>
            <w:sz w:val="24"/>
            <w:szCs w:val="24"/>
          </w:rPr>
          <w:delText>Contributions,</w:delText>
        </w:r>
        <w:r w:rsidRPr="008372F6" w:rsidDel="0009156F">
          <w:rPr>
            <w:rFonts w:ascii="Arial" w:hAnsi="Arial" w:cs="Arial"/>
            <w:spacing w:val="-15"/>
            <w:w w:val="110"/>
            <w:sz w:val="24"/>
            <w:szCs w:val="24"/>
          </w:rPr>
          <w:delText xml:space="preserve"> </w:delText>
        </w:r>
        <w:r w:rsidRPr="008372F6" w:rsidDel="0009156F">
          <w:rPr>
            <w:rFonts w:ascii="Arial" w:hAnsi="Arial" w:cs="Arial"/>
            <w:w w:val="110"/>
            <w:sz w:val="24"/>
            <w:szCs w:val="24"/>
          </w:rPr>
          <w:delText>and</w:delText>
        </w:r>
        <w:r w:rsidRPr="008372F6" w:rsidDel="0009156F">
          <w:rPr>
            <w:rFonts w:ascii="Arial" w:hAnsi="Arial" w:cs="Arial"/>
            <w:spacing w:val="-15"/>
            <w:w w:val="110"/>
            <w:sz w:val="24"/>
            <w:szCs w:val="24"/>
          </w:rPr>
          <w:delText xml:space="preserve"> </w:delText>
        </w:r>
        <w:r w:rsidRPr="008372F6" w:rsidDel="0009156F">
          <w:rPr>
            <w:rFonts w:ascii="Arial" w:hAnsi="Arial" w:cs="Arial"/>
            <w:w w:val="110"/>
            <w:sz w:val="24"/>
            <w:szCs w:val="24"/>
          </w:rPr>
          <w:delText>Health</w:delText>
        </w:r>
        <w:r w:rsidRPr="008372F6" w:rsidDel="0009156F">
          <w:rPr>
            <w:rFonts w:ascii="Arial" w:hAnsi="Arial" w:cs="Arial"/>
            <w:spacing w:val="-15"/>
            <w:w w:val="110"/>
            <w:sz w:val="24"/>
            <w:szCs w:val="24"/>
          </w:rPr>
          <w:delText xml:space="preserve"> </w:delText>
        </w:r>
        <w:r w:rsidRPr="008372F6" w:rsidDel="0009156F">
          <w:rPr>
            <w:rFonts w:ascii="Arial" w:hAnsi="Arial" w:cs="Arial"/>
            <w:w w:val="110"/>
            <w:sz w:val="24"/>
            <w:szCs w:val="24"/>
          </w:rPr>
          <w:delText>Care—</w:delText>
        </w:r>
        <w:bookmarkStart w:id="1320" w:name="_bookmark97"/>
        <w:bookmarkEnd w:id="1320"/>
        <w:r w:rsidRPr="008372F6" w:rsidDel="0009156F">
          <w:rPr>
            <w:rFonts w:ascii="Arial" w:hAnsi="Arial" w:cs="Arial"/>
            <w:w w:val="110"/>
            <w:sz w:val="24"/>
            <w:szCs w:val="24"/>
          </w:rPr>
          <w:delText>Follow</w:delText>
        </w:r>
        <w:r w:rsidRPr="008372F6" w:rsidDel="0009156F">
          <w:rPr>
            <w:rFonts w:ascii="Arial" w:hAnsi="Arial" w:cs="Arial"/>
            <w:spacing w:val="-9"/>
            <w:w w:val="110"/>
            <w:sz w:val="24"/>
            <w:szCs w:val="24"/>
          </w:rPr>
          <w:delText xml:space="preserve"> </w:delText>
        </w:r>
        <w:r w:rsidRPr="008372F6" w:rsidDel="0009156F">
          <w:rPr>
            <w:rFonts w:ascii="Arial" w:hAnsi="Arial" w:cs="Arial"/>
            <w:w w:val="110"/>
            <w:sz w:val="24"/>
            <w:szCs w:val="24"/>
          </w:rPr>
          <w:delText>the</w:delText>
        </w:r>
        <w:r w:rsidRPr="008372F6" w:rsidDel="0009156F">
          <w:rPr>
            <w:rFonts w:ascii="Arial" w:hAnsi="Arial" w:cs="Arial"/>
            <w:spacing w:val="-9"/>
            <w:w w:val="110"/>
            <w:sz w:val="24"/>
            <w:szCs w:val="24"/>
          </w:rPr>
          <w:delText xml:space="preserve"> </w:delText>
        </w:r>
        <w:r w:rsidRPr="008372F6" w:rsidDel="0009156F">
          <w:rPr>
            <w:rFonts w:ascii="Arial" w:hAnsi="Arial" w:cs="Arial"/>
            <w:w w:val="110"/>
            <w:sz w:val="24"/>
            <w:szCs w:val="24"/>
          </w:rPr>
          <w:delText>Money.”</w:delText>
        </w:r>
        <w:r w:rsidRPr="008372F6" w:rsidDel="0009156F">
          <w:rPr>
            <w:rFonts w:ascii="Arial" w:hAnsi="Arial" w:cs="Arial"/>
            <w:spacing w:val="-9"/>
            <w:w w:val="110"/>
            <w:sz w:val="24"/>
            <w:szCs w:val="24"/>
          </w:rPr>
          <w:delText xml:space="preserve"> </w:delText>
        </w:r>
        <w:r w:rsidRPr="008372F6" w:rsidDel="0009156F">
          <w:rPr>
            <w:rFonts w:ascii="Arial" w:hAnsi="Arial" w:cs="Arial"/>
            <w:w w:val="110"/>
            <w:sz w:val="24"/>
            <w:szCs w:val="24"/>
          </w:rPr>
          <w:delText>In:</w:delText>
        </w:r>
        <w:r w:rsidRPr="008372F6" w:rsidDel="0009156F">
          <w:rPr>
            <w:rFonts w:ascii="Arial" w:hAnsi="Arial" w:cs="Arial"/>
            <w:spacing w:val="-9"/>
            <w:w w:val="110"/>
            <w:sz w:val="24"/>
            <w:szCs w:val="24"/>
          </w:rPr>
          <w:delText xml:space="preserve"> </w:delText>
        </w:r>
        <w:r w:rsidRPr="008372F6" w:rsidDel="0009156F">
          <w:rPr>
            <w:rFonts w:ascii="Arial" w:hAnsi="Arial" w:cs="Arial"/>
            <w:i/>
            <w:w w:val="110"/>
            <w:sz w:val="24"/>
            <w:szCs w:val="24"/>
          </w:rPr>
          <w:delText>JAMA</w:delText>
        </w:r>
        <w:r w:rsidRPr="008372F6" w:rsidDel="0009156F">
          <w:rPr>
            <w:rFonts w:ascii="Arial" w:hAnsi="Arial" w:cs="Arial"/>
            <w:i/>
            <w:spacing w:val="-5"/>
            <w:w w:val="110"/>
            <w:sz w:val="24"/>
            <w:szCs w:val="24"/>
          </w:rPr>
          <w:delText xml:space="preserve"> </w:delText>
        </w:r>
        <w:r w:rsidRPr="008372F6" w:rsidDel="0009156F">
          <w:rPr>
            <w:rFonts w:ascii="Arial" w:hAnsi="Arial" w:cs="Arial"/>
            <w:i/>
            <w:w w:val="110"/>
            <w:sz w:val="24"/>
            <w:szCs w:val="24"/>
          </w:rPr>
          <w:delText>Internal</w:delText>
        </w:r>
        <w:r w:rsidRPr="008372F6" w:rsidDel="0009156F">
          <w:rPr>
            <w:rFonts w:ascii="Arial" w:hAnsi="Arial" w:cs="Arial"/>
            <w:i/>
            <w:spacing w:val="-5"/>
            <w:w w:val="110"/>
            <w:sz w:val="24"/>
            <w:szCs w:val="24"/>
          </w:rPr>
          <w:delText xml:space="preserve"> </w:delText>
        </w:r>
        <w:r w:rsidRPr="008372F6" w:rsidDel="0009156F">
          <w:rPr>
            <w:rFonts w:ascii="Arial" w:hAnsi="Arial" w:cs="Arial"/>
            <w:i/>
            <w:w w:val="110"/>
            <w:sz w:val="24"/>
            <w:szCs w:val="24"/>
          </w:rPr>
          <w:delText>Medicine</w:delText>
        </w:r>
        <w:r w:rsidRPr="008372F6" w:rsidDel="0009156F">
          <w:rPr>
            <w:rFonts w:ascii="Arial" w:hAnsi="Arial" w:cs="Arial"/>
            <w:i/>
            <w:spacing w:val="-3"/>
            <w:w w:val="110"/>
            <w:sz w:val="24"/>
            <w:szCs w:val="24"/>
          </w:rPr>
          <w:delText xml:space="preserve"> </w:delText>
        </w:r>
        <w:r w:rsidRPr="008372F6" w:rsidDel="0009156F">
          <w:rPr>
            <w:rFonts w:ascii="Arial" w:hAnsi="Arial" w:cs="Arial"/>
            <w:w w:val="110"/>
            <w:sz w:val="24"/>
            <w:szCs w:val="24"/>
          </w:rPr>
          <w:delText>180.3,</w:delText>
        </w:r>
        <w:r w:rsidRPr="008372F6" w:rsidDel="0009156F">
          <w:rPr>
            <w:rFonts w:ascii="Arial" w:hAnsi="Arial" w:cs="Arial"/>
            <w:spacing w:val="-9"/>
            <w:w w:val="110"/>
            <w:sz w:val="24"/>
            <w:szCs w:val="24"/>
          </w:rPr>
          <w:delText xml:space="preserve"> </w:delText>
        </w:r>
        <w:r w:rsidRPr="008372F6" w:rsidDel="0009156F">
          <w:rPr>
            <w:rFonts w:ascii="Arial" w:hAnsi="Arial" w:cs="Arial"/>
            <w:w w:val="110"/>
            <w:sz w:val="24"/>
            <w:szCs w:val="24"/>
          </w:rPr>
          <w:delText>pp.</w:delText>
        </w:r>
        <w:r w:rsidRPr="008372F6" w:rsidDel="0009156F">
          <w:rPr>
            <w:rFonts w:ascii="Arial" w:hAnsi="Arial" w:cs="Arial"/>
            <w:spacing w:val="-9"/>
            <w:w w:val="110"/>
            <w:sz w:val="24"/>
            <w:szCs w:val="24"/>
          </w:rPr>
          <w:delText xml:space="preserve"> </w:delText>
        </w:r>
        <w:r w:rsidRPr="008372F6" w:rsidDel="0009156F">
          <w:rPr>
            <w:rFonts w:ascii="Arial" w:hAnsi="Arial" w:cs="Arial"/>
            <w:w w:val="110"/>
            <w:sz w:val="24"/>
            <w:szCs w:val="24"/>
          </w:rPr>
          <w:delText>467–469.</w:delText>
        </w:r>
      </w:del>
    </w:p>
    <w:p w14:paraId="59013394" w14:textId="77777777" w:rsidR="005D491A" w:rsidRPr="008372F6" w:rsidRDefault="00000000" w:rsidP="00EA7791">
      <w:pPr>
        <w:pStyle w:val="BodyText"/>
        <w:spacing w:before="120" w:after="120" w:line="360" w:lineRule="auto"/>
        <w:ind w:right="357"/>
        <w:jc w:val="both"/>
        <w:rPr>
          <w:rFonts w:ascii="Arial" w:hAnsi="Arial" w:cs="Arial"/>
          <w:sz w:val="24"/>
          <w:szCs w:val="24"/>
        </w:rPr>
        <w:pPrChange w:id="1321" w:author="Héctor Bahamonde" w:date="2026-09-18T11:17:00Z" w16du:dateUtc="2026-09-18T09:17:00Z">
          <w:pPr>
            <w:pStyle w:val="BodyText"/>
            <w:spacing w:before="120" w:after="120" w:line="360" w:lineRule="auto"/>
            <w:ind w:right="357" w:hanging="339"/>
            <w:jc w:val="both"/>
          </w:pPr>
        </w:pPrChange>
      </w:pPr>
      <w:r w:rsidRPr="008372F6">
        <w:rPr>
          <w:rFonts w:ascii="Arial" w:hAnsi="Arial" w:cs="Arial"/>
          <w:w w:val="105"/>
          <w:sz w:val="24"/>
          <w:szCs w:val="24"/>
        </w:rPr>
        <w:t xml:space="preserve">Svallfors, Stefan (Dec. 1997). “Worlds of Welfare and Attitudes to Redistribution: A Comparison of </w:t>
      </w:r>
      <w:bookmarkStart w:id="1322" w:name="_bookmark98"/>
      <w:bookmarkEnd w:id="1322"/>
      <w:r w:rsidRPr="008372F6">
        <w:rPr>
          <w:rFonts w:ascii="Arial" w:hAnsi="Arial" w:cs="Arial"/>
          <w:w w:val="105"/>
          <w:sz w:val="24"/>
          <w:szCs w:val="24"/>
        </w:rPr>
        <w:t xml:space="preserve">Eight Western Nations.” In: </w:t>
      </w:r>
      <w:r w:rsidRPr="008372F6">
        <w:rPr>
          <w:rFonts w:ascii="Arial" w:hAnsi="Arial" w:cs="Arial"/>
          <w:i/>
          <w:w w:val="105"/>
          <w:sz w:val="24"/>
          <w:szCs w:val="24"/>
        </w:rPr>
        <w:t xml:space="preserve">European Sociological Review </w:t>
      </w:r>
      <w:r w:rsidRPr="008372F6">
        <w:rPr>
          <w:rFonts w:ascii="Arial" w:hAnsi="Arial" w:cs="Arial"/>
          <w:w w:val="105"/>
          <w:sz w:val="24"/>
          <w:szCs w:val="24"/>
        </w:rPr>
        <w:t>13.3, pp. 283–304.</w:t>
      </w:r>
    </w:p>
    <w:p w14:paraId="1E24AAA1" w14:textId="77777777" w:rsidR="005D491A" w:rsidRPr="008372F6" w:rsidRDefault="00000000" w:rsidP="00EA7791">
      <w:pPr>
        <w:pStyle w:val="BodyText"/>
        <w:spacing w:before="120" w:after="120" w:line="360" w:lineRule="auto"/>
        <w:ind w:right="320"/>
        <w:jc w:val="both"/>
        <w:rPr>
          <w:rFonts w:ascii="Arial" w:hAnsi="Arial" w:cs="Arial"/>
          <w:sz w:val="24"/>
          <w:szCs w:val="24"/>
        </w:rPr>
        <w:pPrChange w:id="1323" w:author="Héctor Bahamonde" w:date="2026-09-18T11:17:00Z" w16du:dateUtc="2026-09-18T09:17:00Z">
          <w:pPr>
            <w:pStyle w:val="BodyText"/>
            <w:spacing w:before="120" w:after="120" w:line="360" w:lineRule="auto"/>
            <w:ind w:right="320" w:hanging="339"/>
            <w:jc w:val="both"/>
          </w:pPr>
        </w:pPrChange>
      </w:pPr>
      <w:r w:rsidRPr="008372F6">
        <w:rPr>
          <w:rFonts w:ascii="Arial" w:hAnsi="Arial" w:cs="Arial"/>
          <w:w w:val="110"/>
          <w:sz w:val="24"/>
          <w:szCs w:val="24"/>
        </w:rPr>
        <w:t>Thatcher, Mark and Alec Stone Sweet (Jan. 2002). “Theory and Practice of Delegation to Non-</w:t>
      </w:r>
      <w:bookmarkStart w:id="1324" w:name="_bookmark99"/>
      <w:bookmarkEnd w:id="1324"/>
      <w:r w:rsidRPr="008372F6">
        <w:rPr>
          <w:rFonts w:ascii="Arial" w:hAnsi="Arial" w:cs="Arial"/>
          <w:w w:val="110"/>
          <w:sz w:val="24"/>
          <w:szCs w:val="24"/>
        </w:rPr>
        <w:t>Majoritarian</w:t>
      </w:r>
      <w:r w:rsidRPr="008372F6">
        <w:rPr>
          <w:rFonts w:ascii="Arial" w:hAnsi="Arial" w:cs="Arial"/>
          <w:spacing w:val="-2"/>
          <w:w w:val="110"/>
          <w:sz w:val="24"/>
          <w:szCs w:val="24"/>
        </w:rPr>
        <w:t xml:space="preserve"> </w:t>
      </w:r>
      <w:r w:rsidRPr="008372F6">
        <w:rPr>
          <w:rFonts w:ascii="Arial" w:hAnsi="Arial" w:cs="Arial"/>
          <w:w w:val="110"/>
          <w:sz w:val="24"/>
          <w:szCs w:val="24"/>
        </w:rPr>
        <w:t>Institutions.”</w:t>
      </w:r>
      <w:r w:rsidRPr="008372F6">
        <w:rPr>
          <w:rFonts w:ascii="Arial" w:hAnsi="Arial" w:cs="Arial"/>
          <w:spacing w:val="-2"/>
          <w:w w:val="110"/>
          <w:sz w:val="24"/>
          <w:szCs w:val="24"/>
        </w:rPr>
        <w:t xml:space="preserve"> </w:t>
      </w:r>
      <w:r w:rsidRPr="008372F6">
        <w:rPr>
          <w:rFonts w:ascii="Arial" w:hAnsi="Arial" w:cs="Arial"/>
          <w:w w:val="110"/>
          <w:sz w:val="24"/>
          <w:szCs w:val="24"/>
        </w:rPr>
        <w:t>In:</w:t>
      </w:r>
      <w:r w:rsidRPr="008372F6">
        <w:rPr>
          <w:rFonts w:ascii="Arial" w:hAnsi="Arial" w:cs="Arial"/>
          <w:spacing w:val="-2"/>
          <w:w w:val="110"/>
          <w:sz w:val="24"/>
          <w:szCs w:val="24"/>
        </w:rPr>
        <w:t xml:space="preserve"> </w:t>
      </w:r>
      <w:r w:rsidRPr="008372F6">
        <w:rPr>
          <w:rFonts w:ascii="Arial" w:hAnsi="Arial" w:cs="Arial"/>
          <w:i/>
          <w:w w:val="110"/>
          <w:sz w:val="24"/>
          <w:szCs w:val="24"/>
        </w:rPr>
        <w:t xml:space="preserve">West European Politics </w:t>
      </w:r>
      <w:r w:rsidRPr="008372F6">
        <w:rPr>
          <w:rFonts w:ascii="Arial" w:hAnsi="Arial" w:cs="Arial"/>
          <w:w w:val="110"/>
          <w:sz w:val="24"/>
          <w:szCs w:val="24"/>
        </w:rPr>
        <w:t>25.1,</w:t>
      </w:r>
      <w:r w:rsidRPr="008372F6">
        <w:rPr>
          <w:rFonts w:ascii="Arial" w:hAnsi="Arial" w:cs="Arial"/>
          <w:spacing w:val="-2"/>
          <w:w w:val="110"/>
          <w:sz w:val="24"/>
          <w:szCs w:val="24"/>
        </w:rPr>
        <w:t xml:space="preserve"> </w:t>
      </w:r>
      <w:r w:rsidRPr="008372F6">
        <w:rPr>
          <w:rFonts w:ascii="Arial" w:hAnsi="Arial" w:cs="Arial"/>
          <w:w w:val="110"/>
          <w:sz w:val="24"/>
          <w:szCs w:val="24"/>
        </w:rPr>
        <w:t>pp.</w:t>
      </w:r>
      <w:r w:rsidRPr="008372F6">
        <w:rPr>
          <w:rFonts w:ascii="Arial" w:hAnsi="Arial" w:cs="Arial"/>
          <w:spacing w:val="-2"/>
          <w:w w:val="110"/>
          <w:sz w:val="24"/>
          <w:szCs w:val="24"/>
        </w:rPr>
        <w:t xml:space="preserve"> </w:t>
      </w:r>
      <w:r w:rsidRPr="008372F6">
        <w:rPr>
          <w:rFonts w:ascii="Arial" w:hAnsi="Arial" w:cs="Arial"/>
          <w:w w:val="110"/>
          <w:sz w:val="24"/>
          <w:szCs w:val="24"/>
        </w:rPr>
        <w:t>1–22.</w:t>
      </w:r>
    </w:p>
    <w:p w14:paraId="7FB2B19C" w14:textId="77777777" w:rsidR="005D491A" w:rsidRPr="008372F6" w:rsidRDefault="00000000" w:rsidP="00EA7791">
      <w:pPr>
        <w:spacing w:before="120" w:after="120" w:line="360" w:lineRule="auto"/>
        <w:ind w:right="319"/>
        <w:jc w:val="both"/>
        <w:rPr>
          <w:rFonts w:ascii="Arial" w:hAnsi="Arial" w:cs="Arial"/>
          <w:sz w:val="24"/>
          <w:szCs w:val="24"/>
        </w:rPr>
        <w:pPrChange w:id="1325" w:author="Héctor Bahamonde" w:date="2026-09-18T11:17:00Z" w16du:dateUtc="2026-09-18T09:17:00Z">
          <w:pPr>
            <w:spacing w:before="120" w:after="120" w:line="360" w:lineRule="auto"/>
            <w:ind w:right="319" w:hanging="339"/>
            <w:jc w:val="both"/>
          </w:pPr>
        </w:pPrChange>
      </w:pPr>
      <w:r w:rsidRPr="008372F6">
        <w:rPr>
          <w:rFonts w:ascii="Arial" w:hAnsi="Arial" w:cs="Arial"/>
          <w:w w:val="105"/>
          <w:sz w:val="24"/>
          <w:szCs w:val="24"/>
        </w:rPr>
        <w:t xml:space="preserve">Torkki, P. et al. (2022). </w:t>
      </w:r>
      <w:r w:rsidRPr="008372F6">
        <w:rPr>
          <w:rFonts w:ascii="Arial" w:hAnsi="Arial" w:cs="Arial"/>
          <w:i/>
          <w:w w:val="105"/>
          <w:sz w:val="24"/>
          <w:szCs w:val="24"/>
        </w:rPr>
        <w:t>Prioritization of Healthcare Services</w:t>
      </w:r>
      <w:r w:rsidRPr="008372F6">
        <w:rPr>
          <w:rFonts w:ascii="Arial" w:hAnsi="Arial" w:cs="Arial"/>
          <w:w w:val="105"/>
          <w:sz w:val="24"/>
          <w:szCs w:val="24"/>
        </w:rPr>
        <w:t>. 2022:53. Publications of the Govern</w:t>
      </w:r>
      <w:del w:id="1326" w:author="Héctor Bahamonde" w:date="2026-09-19T11:49:00Z" w16du:dateUtc="2026-09-19T09:49:00Z">
        <w:r w:rsidRPr="008372F6" w:rsidDel="00DC1280">
          <w:rPr>
            <w:rFonts w:ascii="Arial" w:hAnsi="Arial" w:cs="Arial"/>
            <w:w w:val="105"/>
            <w:sz w:val="24"/>
            <w:szCs w:val="24"/>
          </w:rPr>
          <w:delText>-</w:delText>
        </w:r>
      </w:del>
      <w:bookmarkStart w:id="1327" w:name="_bookmark100"/>
      <w:bookmarkEnd w:id="1327"/>
      <w:r w:rsidRPr="008372F6">
        <w:rPr>
          <w:rFonts w:ascii="Arial" w:hAnsi="Arial" w:cs="Arial"/>
          <w:w w:val="105"/>
          <w:sz w:val="24"/>
          <w:szCs w:val="24"/>
        </w:rPr>
        <w:t>ment’s analysis, assessment and research activities.</w:t>
      </w:r>
    </w:p>
    <w:p w14:paraId="0554A6AF" w14:textId="77777777" w:rsidR="005D491A" w:rsidRPr="008372F6" w:rsidRDefault="00000000" w:rsidP="00EA7791">
      <w:pPr>
        <w:pStyle w:val="BodyText"/>
        <w:spacing w:before="120" w:after="120" w:line="360" w:lineRule="auto"/>
        <w:ind w:right="357"/>
        <w:jc w:val="both"/>
        <w:rPr>
          <w:rFonts w:ascii="Arial" w:hAnsi="Arial" w:cs="Arial"/>
          <w:sz w:val="24"/>
          <w:szCs w:val="24"/>
        </w:rPr>
        <w:pPrChange w:id="1328" w:author="Héctor Bahamonde" w:date="2026-09-18T11:17:00Z" w16du:dateUtc="2026-09-18T09:17:00Z">
          <w:pPr>
            <w:pStyle w:val="BodyText"/>
            <w:spacing w:before="120" w:after="120" w:line="360" w:lineRule="auto"/>
            <w:ind w:right="357" w:hanging="339"/>
            <w:jc w:val="both"/>
          </w:pPr>
        </w:pPrChange>
      </w:pPr>
      <w:r w:rsidRPr="008372F6">
        <w:rPr>
          <w:rFonts w:ascii="Arial" w:hAnsi="Arial" w:cs="Arial"/>
          <w:w w:val="105"/>
          <w:sz w:val="24"/>
          <w:szCs w:val="24"/>
        </w:rPr>
        <w:t xml:space="preserve">Tversky, Amos and Daniel Kahneman (1973). “Availability: A heuristic for judging frequency and </w:t>
      </w:r>
      <w:bookmarkStart w:id="1329" w:name="_bookmark101"/>
      <w:bookmarkEnd w:id="1329"/>
      <w:r w:rsidRPr="008372F6">
        <w:rPr>
          <w:rFonts w:ascii="Arial" w:hAnsi="Arial" w:cs="Arial"/>
          <w:w w:val="105"/>
          <w:sz w:val="24"/>
          <w:szCs w:val="24"/>
        </w:rPr>
        <w:t xml:space="preserve">probability.” In: </w:t>
      </w:r>
      <w:r w:rsidRPr="008372F6">
        <w:rPr>
          <w:rFonts w:ascii="Arial" w:hAnsi="Arial" w:cs="Arial"/>
          <w:i/>
          <w:w w:val="105"/>
          <w:sz w:val="24"/>
          <w:szCs w:val="24"/>
        </w:rPr>
        <w:t xml:space="preserve">Cognitive Psychology </w:t>
      </w:r>
      <w:r w:rsidRPr="008372F6">
        <w:rPr>
          <w:rFonts w:ascii="Arial" w:hAnsi="Arial" w:cs="Arial"/>
          <w:w w:val="105"/>
          <w:sz w:val="24"/>
          <w:szCs w:val="24"/>
        </w:rPr>
        <w:t>5.2, pp. 207–232.</w:t>
      </w:r>
    </w:p>
    <w:p w14:paraId="1B8B488A" w14:textId="77777777" w:rsidR="005D491A" w:rsidRPr="008372F6" w:rsidRDefault="00000000" w:rsidP="00EA7791">
      <w:pPr>
        <w:pStyle w:val="BodyText"/>
        <w:spacing w:before="120" w:after="120" w:line="360" w:lineRule="auto"/>
        <w:ind w:right="354"/>
        <w:jc w:val="both"/>
        <w:rPr>
          <w:rFonts w:ascii="Arial" w:hAnsi="Arial" w:cs="Arial"/>
          <w:sz w:val="24"/>
          <w:szCs w:val="24"/>
        </w:rPr>
        <w:pPrChange w:id="1330" w:author="Héctor Bahamonde" w:date="2026-09-18T11:17:00Z" w16du:dateUtc="2026-09-18T09:17:00Z">
          <w:pPr>
            <w:pStyle w:val="BodyText"/>
            <w:spacing w:before="120" w:after="120" w:line="360" w:lineRule="auto"/>
            <w:ind w:right="354" w:hanging="299"/>
            <w:jc w:val="both"/>
          </w:pPr>
        </w:pPrChange>
      </w:pPr>
      <w:r w:rsidRPr="008372F6">
        <w:rPr>
          <w:rFonts w:ascii="Arial" w:hAnsi="Arial" w:cs="Arial"/>
          <w:w w:val="105"/>
          <w:sz w:val="24"/>
          <w:szCs w:val="24"/>
        </w:rPr>
        <w:t xml:space="preserve">Van Der Aa, M. et al. (2017). “Healthcare deservingness opinions of the general public and policymakers compared: A discrete choice experiment.” In: </w:t>
      </w:r>
      <w:r w:rsidRPr="008372F6">
        <w:rPr>
          <w:rFonts w:ascii="Arial" w:hAnsi="Arial" w:cs="Arial"/>
          <w:i/>
          <w:w w:val="105"/>
          <w:sz w:val="24"/>
          <w:szCs w:val="24"/>
        </w:rPr>
        <w:t xml:space="preserve">The Social Legitimacy </w:t>
      </w:r>
      <w:r w:rsidRPr="008372F6">
        <w:rPr>
          <w:rFonts w:ascii="Arial" w:hAnsi="Arial" w:cs="Arial"/>
          <w:i/>
          <w:w w:val="105"/>
          <w:sz w:val="24"/>
          <w:szCs w:val="24"/>
        </w:rPr>
        <w:lastRenderedPageBreak/>
        <w:t xml:space="preserve">of Targeted </w:t>
      </w:r>
      <w:bookmarkStart w:id="1331" w:name="_bookmark102"/>
      <w:bookmarkEnd w:id="1331"/>
      <w:r w:rsidRPr="008372F6">
        <w:rPr>
          <w:rFonts w:ascii="Arial" w:hAnsi="Arial" w:cs="Arial"/>
          <w:i/>
          <w:w w:val="105"/>
          <w:sz w:val="24"/>
          <w:szCs w:val="24"/>
        </w:rPr>
        <w:t>Welfare</w:t>
      </w:r>
      <w:r w:rsidRPr="008372F6">
        <w:rPr>
          <w:rFonts w:ascii="Arial" w:hAnsi="Arial" w:cs="Arial"/>
          <w:w w:val="105"/>
          <w:sz w:val="24"/>
          <w:szCs w:val="24"/>
        </w:rPr>
        <w:t>. In: Van Oorschot et al. (eds). Edward Elgar Publishing, pp. 241–260.</w:t>
      </w:r>
    </w:p>
    <w:p w14:paraId="496A9C1E" w14:textId="77777777" w:rsidR="005D491A" w:rsidRPr="008372F6" w:rsidRDefault="00000000" w:rsidP="00EA7791">
      <w:pPr>
        <w:pStyle w:val="BodyText"/>
        <w:spacing w:before="120" w:after="120" w:line="360" w:lineRule="auto"/>
        <w:ind w:right="357"/>
        <w:jc w:val="both"/>
        <w:rPr>
          <w:rFonts w:ascii="Arial" w:hAnsi="Arial" w:cs="Arial"/>
          <w:sz w:val="24"/>
          <w:szCs w:val="24"/>
        </w:rPr>
        <w:pPrChange w:id="1332" w:author="Héctor Bahamonde" w:date="2026-09-18T11:17:00Z" w16du:dateUtc="2026-09-18T09:17:00Z">
          <w:pPr>
            <w:pStyle w:val="BodyText"/>
            <w:spacing w:before="120" w:after="120" w:line="360" w:lineRule="auto"/>
            <w:ind w:right="357" w:hanging="339"/>
            <w:jc w:val="both"/>
          </w:pPr>
        </w:pPrChange>
      </w:pPr>
      <w:r w:rsidRPr="008372F6">
        <w:rPr>
          <w:rFonts w:ascii="Arial" w:hAnsi="Arial" w:cs="Arial"/>
          <w:w w:val="105"/>
          <w:sz w:val="24"/>
          <w:szCs w:val="24"/>
        </w:rPr>
        <w:t xml:space="preserve">Vella Bonanno, P., M. Ermisch, B. Godman, et al. (2017). “Adaptive Pathways: Possible Next Steps for Payers in Preparation for Their Potential Implementation.” In: </w:t>
      </w:r>
      <w:r w:rsidRPr="008372F6">
        <w:rPr>
          <w:rFonts w:ascii="Arial" w:hAnsi="Arial" w:cs="Arial"/>
          <w:i/>
          <w:w w:val="105"/>
          <w:sz w:val="24"/>
          <w:szCs w:val="24"/>
        </w:rPr>
        <w:t xml:space="preserve">Front Pharmacol. </w:t>
      </w:r>
      <w:r w:rsidRPr="008372F6">
        <w:rPr>
          <w:rFonts w:ascii="Arial" w:hAnsi="Arial" w:cs="Arial"/>
          <w:w w:val="105"/>
          <w:sz w:val="24"/>
          <w:szCs w:val="24"/>
        </w:rPr>
        <w:t xml:space="preserve">8. Accessed </w:t>
      </w:r>
      <w:bookmarkStart w:id="1333" w:name="_bookmark103"/>
      <w:bookmarkEnd w:id="1333"/>
      <w:r w:rsidRPr="008372F6">
        <w:rPr>
          <w:rFonts w:ascii="Arial" w:hAnsi="Arial" w:cs="Arial"/>
          <w:w w:val="105"/>
          <w:sz w:val="24"/>
          <w:szCs w:val="24"/>
        </w:rPr>
        <w:t>October 14, 2023.</w:t>
      </w:r>
    </w:p>
    <w:p w14:paraId="19F3F767" w14:textId="77777777" w:rsidR="005D491A" w:rsidRPr="008372F6" w:rsidRDefault="00000000" w:rsidP="00EA7791">
      <w:pPr>
        <w:spacing w:before="120" w:after="120" w:line="360" w:lineRule="auto"/>
        <w:ind w:right="360"/>
        <w:jc w:val="both"/>
        <w:rPr>
          <w:rFonts w:ascii="Arial" w:hAnsi="Arial" w:cs="Arial"/>
          <w:sz w:val="24"/>
          <w:szCs w:val="24"/>
        </w:rPr>
        <w:pPrChange w:id="1334" w:author="Héctor Bahamonde" w:date="2026-09-18T11:17:00Z" w16du:dateUtc="2026-09-18T09:17:00Z">
          <w:pPr>
            <w:spacing w:before="120" w:after="120" w:line="360" w:lineRule="auto"/>
            <w:ind w:right="360" w:hanging="327"/>
            <w:jc w:val="both"/>
          </w:pPr>
        </w:pPrChange>
      </w:pPr>
      <w:r w:rsidRPr="008372F6">
        <w:rPr>
          <w:rFonts w:ascii="Arial" w:hAnsi="Arial" w:cs="Arial"/>
          <w:w w:val="105"/>
          <w:sz w:val="24"/>
          <w:szCs w:val="24"/>
        </w:rPr>
        <w:t xml:space="preserve">Vis, Barbara (Sept. 2011). “Prospect Theory and Political Decision Making.” In: </w:t>
      </w:r>
      <w:r w:rsidRPr="008372F6">
        <w:rPr>
          <w:rFonts w:ascii="Arial" w:hAnsi="Arial" w:cs="Arial"/>
          <w:i/>
          <w:w w:val="105"/>
          <w:sz w:val="24"/>
          <w:szCs w:val="24"/>
        </w:rPr>
        <w:t xml:space="preserve">Political Studies </w:t>
      </w:r>
      <w:bookmarkStart w:id="1335" w:name="_bookmark104"/>
      <w:bookmarkEnd w:id="1335"/>
      <w:r w:rsidRPr="008372F6">
        <w:rPr>
          <w:rFonts w:ascii="Arial" w:hAnsi="Arial" w:cs="Arial"/>
          <w:i/>
          <w:w w:val="105"/>
          <w:sz w:val="24"/>
          <w:szCs w:val="24"/>
        </w:rPr>
        <w:t xml:space="preserve">Review </w:t>
      </w:r>
      <w:r w:rsidRPr="008372F6">
        <w:rPr>
          <w:rFonts w:ascii="Arial" w:hAnsi="Arial" w:cs="Arial"/>
          <w:w w:val="105"/>
          <w:sz w:val="24"/>
          <w:szCs w:val="24"/>
        </w:rPr>
        <w:t>9.3, pp. 334–343.</w:t>
      </w:r>
    </w:p>
    <w:p w14:paraId="3F66EF5A" w14:textId="5E8FE716" w:rsidR="005D491A" w:rsidRPr="008372F6" w:rsidDel="00570046" w:rsidRDefault="00000000" w:rsidP="00EA7791">
      <w:pPr>
        <w:pStyle w:val="BodyText"/>
        <w:spacing w:before="120" w:after="120" w:line="360" w:lineRule="auto"/>
        <w:jc w:val="both"/>
        <w:rPr>
          <w:del w:id="1336" w:author="Héctor Bahamonde" w:date="2026-09-18T11:22:00Z" w16du:dateUtc="2026-09-18T09:22:00Z"/>
          <w:rFonts w:ascii="Arial" w:hAnsi="Arial" w:cs="Arial"/>
          <w:sz w:val="24"/>
          <w:szCs w:val="24"/>
        </w:rPr>
      </w:pPr>
      <w:r w:rsidRPr="008372F6">
        <w:rPr>
          <w:rFonts w:ascii="Arial" w:hAnsi="Arial" w:cs="Arial"/>
          <w:w w:val="110"/>
          <w:sz w:val="24"/>
          <w:szCs w:val="24"/>
        </w:rPr>
        <w:t>Watters,</w:t>
      </w:r>
      <w:r w:rsidRPr="008372F6">
        <w:rPr>
          <w:rFonts w:ascii="Arial" w:hAnsi="Arial" w:cs="Arial"/>
          <w:spacing w:val="-3"/>
          <w:w w:val="110"/>
          <w:sz w:val="24"/>
          <w:szCs w:val="24"/>
        </w:rPr>
        <w:t xml:space="preserve"> </w:t>
      </w:r>
      <w:r w:rsidRPr="008372F6">
        <w:rPr>
          <w:rFonts w:ascii="Arial" w:hAnsi="Arial" w:cs="Arial"/>
          <w:w w:val="110"/>
          <w:sz w:val="24"/>
          <w:szCs w:val="24"/>
        </w:rPr>
        <w:t>S.</w:t>
      </w:r>
      <w:r w:rsidRPr="008372F6">
        <w:rPr>
          <w:rFonts w:ascii="Arial" w:hAnsi="Arial" w:cs="Arial"/>
          <w:spacing w:val="-1"/>
          <w:w w:val="110"/>
          <w:sz w:val="24"/>
          <w:szCs w:val="24"/>
        </w:rPr>
        <w:t xml:space="preserve"> </w:t>
      </w:r>
      <w:r w:rsidRPr="008372F6">
        <w:rPr>
          <w:rFonts w:ascii="Arial" w:hAnsi="Arial" w:cs="Arial"/>
          <w:w w:val="110"/>
          <w:sz w:val="24"/>
          <w:szCs w:val="24"/>
        </w:rPr>
        <w:t>M.</w:t>
      </w:r>
      <w:r w:rsidRPr="008372F6">
        <w:rPr>
          <w:rFonts w:ascii="Arial" w:hAnsi="Arial" w:cs="Arial"/>
          <w:spacing w:val="-2"/>
          <w:w w:val="110"/>
          <w:sz w:val="24"/>
          <w:szCs w:val="24"/>
        </w:rPr>
        <w:t xml:space="preserve"> </w:t>
      </w:r>
      <w:r w:rsidRPr="008372F6">
        <w:rPr>
          <w:rFonts w:ascii="Arial" w:hAnsi="Arial" w:cs="Arial"/>
          <w:w w:val="110"/>
          <w:sz w:val="24"/>
          <w:szCs w:val="24"/>
        </w:rPr>
        <w:t>(2016).</w:t>
      </w:r>
      <w:r w:rsidRPr="008372F6">
        <w:rPr>
          <w:rFonts w:ascii="Arial" w:hAnsi="Arial" w:cs="Arial"/>
          <w:spacing w:val="-2"/>
          <w:w w:val="110"/>
          <w:sz w:val="24"/>
          <w:szCs w:val="24"/>
        </w:rPr>
        <w:t xml:space="preserve"> </w:t>
      </w:r>
      <w:r w:rsidRPr="008372F6">
        <w:rPr>
          <w:rFonts w:ascii="Arial" w:hAnsi="Arial" w:cs="Arial"/>
          <w:w w:val="110"/>
          <w:sz w:val="24"/>
          <w:szCs w:val="24"/>
        </w:rPr>
        <w:t>“Fair</w:t>
      </w:r>
      <w:r w:rsidRPr="008372F6">
        <w:rPr>
          <w:rFonts w:ascii="Arial" w:hAnsi="Arial" w:cs="Arial"/>
          <w:spacing w:val="-2"/>
          <w:w w:val="110"/>
          <w:sz w:val="24"/>
          <w:szCs w:val="24"/>
        </w:rPr>
        <w:t xml:space="preserve"> </w:t>
      </w:r>
      <w:r w:rsidRPr="008372F6">
        <w:rPr>
          <w:rFonts w:ascii="Arial" w:hAnsi="Arial" w:cs="Arial"/>
          <w:w w:val="110"/>
          <w:sz w:val="24"/>
          <w:szCs w:val="24"/>
        </w:rPr>
        <w:t>Innings</w:t>
      </w:r>
      <w:r w:rsidRPr="008372F6">
        <w:rPr>
          <w:rFonts w:ascii="Arial" w:hAnsi="Arial" w:cs="Arial"/>
          <w:spacing w:val="-1"/>
          <w:w w:val="110"/>
          <w:sz w:val="24"/>
          <w:szCs w:val="24"/>
        </w:rPr>
        <w:t xml:space="preserve"> </w:t>
      </w:r>
      <w:r w:rsidRPr="008372F6">
        <w:rPr>
          <w:rFonts w:ascii="Arial" w:hAnsi="Arial" w:cs="Arial"/>
          <w:w w:val="110"/>
          <w:sz w:val="24"/>
          <w:szCs w:val="24"/>
        </w:rPr>
        <w:t>as</w:t>
      </w:r>
      <w:r w:rsidRPr="008372F6">
        <w:rPr>
          <w:rFonts w:ascii="Arial" w:hAnsi="Arial" w:cs="Arial"/>
          <w:spacing w:val="-2"/>
          <w:w w:val="110"/>
          <w:sz w:val="24"/>
          <w:szCs w:val="24"/>
        </w:rPr>
        <w:t xml:space="preserve"> </w:t>
      </w:r>
      <w:r w:rsidRPr="008372F6">
        <w:rPr>
          <w:rFonts w:ascii="Arial" w:hAnsi="Arial" w:cs="Arial"/>
          <w:w w:val="110"/>
          <w:sz w:val="24"/>
          <w:szCs w:val="24"/>
        </w:rPr>
        <w:t>a</w:t>
      </w:r>
      <w:r w:rsidRPr="008372F6">
        <w:rPr>
          <w:rFonts w:ascii="Arial" w:hAnsi="Arial" w:cs="Arial"/>
          <w:spacing w:val="-2"/>
          <w:w w:val="110"/>
          <w:sz w:val="24"/>
          <w:szCs w:val="24"/>
        </w:rPr>
        <w:t xml:space="preserve"> </w:t>
      </w:r>
      <w:r w:rsidRPr="008372F6">
        <w:rPr>
          <w:rFonts w:ascii="Arial" w:hAnsi="Arial" w:cs="Arial"/>
          <w:w w:val="110"/>
          <w:sz w:val="24"/>
          <w:szCs w:val="24"/>
        </w:rPr>
        <w:t>Basis</w:t>
      </w:r>
      <w:r w:rsidRPr="008372F6">
        <w:rPr>
          <w:rFonts w:ascii="Arial" w:hAnsi="Arial" w:cs="Arial"/>
          <w:spacing w:val="-1"/>
          <w:w w:val="110"/>
          <w:sz w:val="24"/>
          <w:szCs w:val="24"/>
        </w:rPr>
        <w:t xml:space="preserve"> </w:t>
      </w:r>
      <w:r w:rsidRPr="008372F6">
        <w:rPr>
          <w:rFonts w:ascii="Arial" w:hAnsi="Arial" w:cs="Arial"/>
          <w:w w:val="110"/>
          <w:sz w:val="24"/>
          <w:szCs w:val="24"/>
        </w:rPr>
        <w:t>for</w:t>
      </w:r>
      <w:r w:rsidRPr="008372F6">
        <w:rPr>
          <w:rFonts w:ascii="Arial" w:hAnsi="Arial" w:cs="Arial"/>
          <w:spacing w:val="-2"/>
          <w:w w:val="110"/>
          <w:sz w:val="24"/>
          <w:szCs w:val="24"/>
        </w:rPr>
        <w:t xml:space="preserve"> </w:t>
      </w:r>
      <w:r w:rsidRPr="008372F6">
        <w:rPr>
          <w:rFonts w:ascii="Arial" w:hAnsi="Arial" w:cs="Arial"/>
          <w:w w:val="110"/>
          <w:sz w:val="24"/>
          <w:szCs w:val="24"/>
        </w:rPr>
        <w:t>Prioritization:</w:t>
      </w:r>
      <w:r w:rsidRPr="008372F6">
        <w:rPr>
          <w:rFonts w:ascii="Arial" w:hAnsi="Arial" w:cs="Arial"/>
          <w:spacing w:val="-2"/>
          <w:w w:val="110"/>
          <w:sz w:val="24"/>
          <w:szCs w:val="24"/>
        </w:rPr>
        <w:t xml:space="preserve"> </w:t>
      </w:r>
      <w:r w:rsidRPr="008372F6">
        <w:rPr>
          <w:rFonts w:ascii="Arial" w:hAnsi="Arial" w:cs="Arial"/>
          <w:w w:val="110"/>
          <w:sz w:val="24"/>
          <w:szCs w:val="24"/>
        </w:rPr>
        <w:t>An</w:t>
      </w:r>
      <w:r w:rsidRPr="008372F6">
        <w:rPr>
          <w:rFonts w:ascii="Arial" w:hAnsi="Arial" w:cs="Arial"/>
          <w:spacing w:val="-2"/>
          <w:w w:val="110"/>
          <w:sz w:val="24"/>
          <w:szCs w:val="24"/>
        </w:rPr>
        <w:t xml:space="preserve"> </w:t>
      </w:r>
      <w:r w:rsidRPr="008372F6">
        <w:rPr>
          <w:rFonts w:ascii="Arial" w:hAnsi="Arial" w:cs="Arial"/>
          <w:w w:val="110"/>
          <w:sz w:val="24"/>
          <w:szCs w:val="24"/>
        </w:rPr>
        <w:t>Empirical</w:t>
      </w:r>
      <w:r w:rsidRPr="008372F6">
        <w:rPr>
          <w:rFonts w:ascii="Arial" w:hAnsi="Arial" w:cs="Arial"/>
          <w:spacing w:val="-2"/>
          <w:w w:val="110"/>
          <w:sz w:val="24"/>
          <w:szCs w:val="24"/>
        </w:rPr>
        <w:t xml:space="preserve"> </w:t>
      </w:r>
      <w:r w:rsidRPr="008372F6">
        <w:rPr>
          <w:rFonts w:ascii="Arial" w:hAnsi="Arial" w:cs="Arial"/>
          <w:w w:val="110"/>
          <w:sz w:val="24"/>
          <w:szCs w:val="24"/>
        </w:rPr>
        <w:t>Perspective.”</w:t>
      </w:r>
      <w:r w:rsidRPr="008372F6">
        <w:rPr>
          <w:rFonts w:ascii="Arial" w:hAnsi="Arial" w:cs="Arial"/>
          <w:spacing w:val="-2"/>
          <w:w w:val="110"/>
          <w:sz w:val="24"/>
          <w:szCs w:val="24"/>
        </w:rPr>
        <w:t xml:space="preserve"> </w:t>
      </w:r>
      <w:r w:rsidRPr="008372F6">
        <w:rPr>
          <w:rFonts w:ascii="Arial" w:hAnsi="Arial" w:cs="Arial"/>
          <w:spacing w:val="-5"/>
          <w:w w:val="110"/>
          <w:sz w:val="24"/>
          <w:szCs w:val="24"/>
        </w:rPr>
        <w:t>In:</w:t>
      </w:r>
      <w:ins w:id="1337" w:author="Héctor Bahamonde" w:date="2026-09-18T11:22:00Z" w16du:dateUtc="2026-09-18T09:22:00Z">
        <w:r w:rsidR="00570046">
          <w:rPr>
            <w:rFonts w:ascii="Arial" w:hAnsi="Arial" w:cs="Arial"/>
            <w:spacing w:val="-5"/>
            <w:w w:val="110"/>
            <w:sz w:val="24"/>
            <w:szCs w:val="24"/>
          </w:rPr>
          <w:t xml:space="preserve"> </w:t>
        </w:r>
      </w:ins>
    </w:p>
    <w:p w14:paraId="6AF92DBA" w14:textId="77777777" w:rsidR="005D491A" w:rsidRPr="008372F6" w:rsidRDefault="00000000" w:rsidP="00570046">
      <w:pPr>
        <w:pStyle w:val="BodyText"/>
        <w:spacing w:before="120" w:after="120" w:line="360" w:lineRule="auto"/>
        <w:jc w:val="both"/>
        <w:rPr>
          <w:rFonts w:ascii="Arial" w:hAnsi="Arial" w:cs="Arial"/>
          <w:sz w:val="24"/>
          <w:szCs w:val="24"/>
        </w:rPr>
        <w:pPrChange w:id="1338" w:author="Héctor Bahamonde" w:date="2026-09-18T11:22:00Z" w16du:dateUtc="2026-09-18T09:22:00Z">
          <w:pPr>
            <w:spacing w:before="120" w:after="120" w:line="360" w:lineRule="auto"/>
            <w:jc w:val="both"/>
          </w:pPr>
        </w:pPrChange>
      </w:pPr>
      <w:r w:rsidRPr="008372F6">
        <w:rPr>
          <w:rFonts w:ascii="Arial" w:hAnsi="Arial" w:cs="Arial"/>
          <w:i/>
          <w:w w:val="105"/>
          <w:sz w:val="24"/>
          <w:szCs w:val="24"/>
        </w:rPr>
        <w:t>Prioritization</w:t>
      </w:r>
      <w:r w:rsidRPr="008372F6">
        <w:rPr>
          <w:rFonts w:ascii="Arial" w:hAnsi="Arial" w:cs="Arial"/>
          <w:i/>
          <w:spacing w:val="24"/>
          <w:w w:val="105"/>
          <w:sz w:val="24"/>
          <w:szCs w:val="24"/>
        </w:rPr>
        <w:t xml:space="preserve"> </w:t>
      </w:r>
      <w:r w:rsidRPr="008372F6">
        <w:rPr>
          <w:rFonts w:ascii="Arial" w:hAnsi="Arial" w:cs="Arial"/>
          <w:i/>
          <w:w w:val="105"/>
          <w:sz w:val="24"/>
          <w:szCs w:val="24"/>
        </w:rPr>
        <w:t>in</w:t>
      </w:r>
      <w:r w:rsidRPr="008372F6">
        <w:rPr>
          <w:rFonts w:ascii="Arial" w:hAnsi="Arial" w:cs="Arial"/>
          <w:i/>
          <w:spacing w:val="23"/>
          <w:w w:val="105"/>
          <w:sz w:val="24"/>
          <w:szCs w:val="24"/>
        </w:rPr>
        <w:t xml:space="preserve"> </w:t>
      </w:r>
      <w:r w:rsidRPr="008372F6">
        <w:rPr>
          <w:rFonts w:ascii="Arial" w:hAnsi="Arial" w:cs="Arial"/>
          <w:i/>
          <w:w w:val="105"/>
          <w:sz w:val="24"/>
          <w:szCs w:val="24"/>
        </w:rPr>
        <w:t>Medicine</w:t>
      </w:r>
      <w:r w:rsidRPr="008372F6">
        <w:rPr>
          <w:rFonts w:ascii="Arial" w:hAnsi="Arial" w:cs="Arial"/>
          <w:w w:val="105"/>
          <w:sz w:val="24"/>
          <w:szCs w:val="24"/>
        </w:rPr>
        <w:t>.</w:t>
      </w:r>
      <w:r w:rsidRPr="008372F6">
        <w:rPr>
          <w:rFonts w:ascii="Arial" w:hAnsi="Arial" w:cs="Arial"/>
          <w:spacing w:val="19"/>
          <w:w w:val="105"/>
          <w:sz w:val="24"/>
          <w:szCs w:val="24"/>
        </w:rPr>
        <w:t xml:space="preserve"> </w:t>
      </w:r>
      <w:r w:rsidRPr="008372F6">
        <w:rPr>
          <w:rFonts w:ascii="Arial" w:hAnsi="Arial" w:cs="Arial"/>
          <w:w w:val="105"/>
          <w:sz w:val="24"/>
          <w:szCs w:val="24"/>
        </w:rPr>
        <w:t>In:</w:t>
      </w:r>
      <w:r w:rsidRPr="008372F6">
        <w:rPr>
          <w:rFonts w:ascii="Arial" w:hAnsi="Arial" w:cs="Arial"/>
          <w:spacing w:val="18"/>
          <w:w w:val="105"/>
          <w:sz w:val="24"/>
          <w:szCs w:val="24"/>
        </w:rPr>
        <w:t xml:space="preserve"> </w:t>
      </w:r>
      <w:r w:rsidRPr="008372F6">
        <w:rPr>
          <w:rFonts w:ascii="Arial" w:hAnsi="Arial" w:cs="Arial"/>
          <w:w w:val="105"/>
          <w:sz w:val="24"/>
          <w:szCs w:val="24"/>
        </w:rPr>
        <w:t>Nagel,</w:t>
      </w:r>
      <w:r w:rsidRPr="008372F6">
        <w:rPr>
          <w:rFonts w:ascii="Arial" w:hAnsi="Arial" w:cs="Arial"/>
          <w:spacing w:val="18"/>
          <w:w w:val="105"/>
          <w:sz w:val="24"/>
          <w:szCs w:val="24"/>
        </w:rPr>
        <w:t xml:space="preserve"> </w:t>
      </w:r>
      <w:r w:rsidRPr="008372F6">
        <w:rPr>
          <w:rFonts w:ascii="Arial" w:hAnsi="Arial" w:cs="Arial"/>
          <w:w w:val="105"/>
          <w:sz w:val="24"/>
          <w:szCs w:val="24"/>
        </w:rPr>
        <w:t>E.</w:t>
      </w:r>
      <w:r w:rsidRPr="008372F6">
        <w:rPr>
          <w:rFonts w:ascii="Arial" w:hAnsi="Arial" w:cs="Arial"/>
          <w:spacing w:val="18"/>
          <w:w w:val="105"/>
          <w:sz w:val="24"/>
          <w:szCs w:val="24"/>
        </w:rPr>
        <w:t xml:space="preserve"> </w:t>
      </w:r>
      <w:r w:rsidRPr="008372F6">
        <w:rPr>
          <w:rFonts w:ascii="Arial" w:hAnsi="Arial" w:cs="Arial"/>
          <w:w w:val="105"/>
          <w:sz w:val="24"/>
          <w:szCs w:val="24"/>
        </w:rPr>
        <w:t>and</w:t>
      </w:r>
      <w:r w:rsidRPr="008372F6">
        <w:rPr>
          <w:rFonts w:ascii="Arial" w:hAnsi="Arial" w:cs="Arial"/>
          <w:spacing w:val="18"/>
          <w:w w:val="105"/>
          <w:sz w:val="24"/>
          <w:szCs w:val="24"/>
        </w:rPr>
        <w:t xml:space="preserve"> </w:t>
      </w:r>
      <w:r w:rsidRPr="008372F6">
        <w:rPr>
          <w:rFonts w:ascii="Arial" w:hAnsi="Arial" w:cs="Arial"/>
          <w:w w:val="105"/>
          <w:sz w:val="24"/>
          <w:szCs w:val="24"/>
        </w:rPr>
        <w:t>Lauerer,</w:t>
      </w:r>
      <w:r w:rsidRPr="008372F6">
        <w:rPr>
          <w:rFonts w:ascii="Arial" w:hAnsi="Arial" w:cs="Arial"/>
          <w:spacing w:val="18"/>
          <w:w w:val="105"/>
          <w:sz w:val="24"/>
          <w:szCs w:val="24"/>
        </w:rPr>
        <w:t xml:space="preserve"> </w:t>
      </w:r>
      <w:r w:rsidRPr="008372F6">
        <w:rPr>
          <w:rFonts w:ascii="Arial" w:hAnsi="Arial" w:cs="Arial"/>
          <w:w w:val="105"/>
          <w:sz w:val="24"/>
          <w:szCs w:val="24"/>
        </w:rPr>
        <w:t>M.</w:t>
      </w:r>
      <w:r w:rsidRPr="008372F6">
        <w:rPr>
          <w:rFonts w:ascii="Arial" w:hAnsi="Arial" w:cs="Arial"/>
          <w:spacing w:val="19"/>
          <w:w w:val="105"/>
          <w:sz w:val="24"/>
          <w:szCs w:val="24"/>
        </w:rPr>
        <w:t xml:space="preserve"> </w:t>
      </w:r>
      <w:r w:rsidRPr="008372F6">
        <w:rPr>
          <w:rFonts w:ascii="Arial" w:hAnsi="Arial" w:cs="Arial"/>
          <w:w w:val="105"/>
          <w:sz w:val="24"/>
          <w:szCs w:val="24"/>
        </w:rPr>
        <w:t>(eds).</w:t>
      </w:r>
      <w:r w:rsidRPr="008372F6">
        <w:rPr>
          <w:rFonts w:ascii="Arial" w:hAnsi="Arial" w:cs="Arial"/>
          <w:spacing w:val="18"/>
          <w:w w:val="105"/>
          <w:sz w:val="24"/>
          <w:szCs w:val="24"/>
        </w:rPr>
        <w:t xml:space="preserve"> </w:t>
      </w:r>
      <w:r w:rsidRPr="008372F6">
        <w:rPr>
          <w:rFonts w:ascii="Arial" w:hAnsi="Arial" w:cs="Arial"/>
          <w:w w:val="105"/>
          <w:sz w:val="24"/>
          <w:szCs w:val="24"/>
        </w:rPr>
        <w:t>Springer,</w:t>
      </w:r>
      <w:r w:rsidRPr="008372F6">
        <w:rPr>
          <w:rFonts w:ascii="Arial" w:hAnsi="Arial" w:cs="Arial"/>
          <w:spacing w:val="18"/>
          <w:w w:val="105"/>
          <w:sz w:val="24"/>
          <w:szCs w:val="24"/>
        </w:rPr>
        <w:t xml:space="preserve"> </w:t>
      </w:r>
      <w:r w:rsidRPr="008372F6">
        <w:rPr>
          <w:rFonts w:ascii="Arial" w:hAnsi="Arial" w:cs="Arial"/>
          <w:spacing w:val="-4"/>
          <w:w w:val="105"/>
          <w:sz w:val="24"/>
          <w:szCs w:val="24"/>
        </w:rPr>
        <w:t>Cham.</w:t>
      </w:r>
    </w:p>
    <w:p w14:paraId="745C3732" w14:textId="106BD92A" w:rsidR="005D491A" w:rsidRPr="008372F6" w:rsidRDefault="00000000" w:rsidP="00EA7791">
      <w:pPr>
        <w:pStyle w:val="BodyText"/>
        <w:spacing w:before="120" w:after="120" w:line="360" w:lineRule="auto"/>
        <w:ind w:right="311"/>
        <w:jc w:val="both"/>
        <w:rPr>
          <w:rFonts w:ascii="Arial" w:hAnsi="Arial" w:cs="Arial"/>
          <w:w w:val="105"/>
          <w:sz w:val="24"/>
          <w:szCs w:val="24"/>
        </w:rPr>
        <w:pPrChange w:id="1339" w:author="Héctor Bahamonde" w:date="2026-09-18T11:17:00Z" w16du:dateUtc="2026-09-18T09:17:00Z">
          <w:pPr>
            <w:pStyle w:val="BodyText"/>
            <w:spacing w:before="120" w:after="120" w:line="360" w:lineRule="auto"/>
            <w:ind w:right="311" w:hanging="339"/>
            <w:jc w:val="both"/>
          </w:pPr>
        </w:pPrChange>
      </w:pPr>
      <w:r w:rsidRPr="008372F6">
        <w:rPr>
          <w:rFonts w:ascii="Arial" w:hAnsi="Arial" w:cs="Arial"/>
          <w:w w:val="105"/>
          <w:sz w:val="24"/>
          <w:szCs w:val="24"/>
        </w:rPr>
        <w:t>Whitty, J. A., E. Lancsar, K. Rixon, et al. (2014). “A Systematic Review of Stated Preference</w:t>
      </w:r>
      <w:r w:rsidR="000F2815" w:rsidRPr="008372F6">
        <w:rPr>
          <w:rFonts w:ascii="Arial" w:hAnsi="Arial" w:cs="Arial"/>
          <w:spacing w:val="80"/>
          <w:w w:val="105"/>
          <w:sz w:val="24"/>
          <w:szCs w:val="24"/>
        </w:rPr>
        <w:t xml:space="preserve"> </w:t>
      </w:r>
      <w:r w:rsidRPr="008372F6">
        <w:rPr>
          <w:rFonts w:ascii="Arial" w:hAnsi="Arial" w:cs="Arial"/>
          <w:w w:val="105"/>
          <w:sz w:val="24"/>
          <w:szCs w:val="24"/>
        </w:rPr>
        <w:t xml:space="preserve">Studies Reporting Public Preferences for Healthcare Priority Setting.” In: </w:t>
      </w:r>
      <w:r w:rsidRPr="008372F6">
        <w:rPr>
          <w:rFonts w:ascii="Arial" w:hAnsi="Arial" w:cs="Arial"/>
          <w:i/>
          <w:w w:val="105"/>
          <w:sz w:val="24"/>
          <w:szCs w:val="24"/>
        </w:rPr>
        <w:t xml:space="preserve">Patient </w:t>
      </w:r>
      <w:r w:rsidRPr="008372F6">
        <w:rPr>
          <w:rFonts w:ascii="Arial" w:hAnsi="Arial" w:cs="Arial"/>
          <w:w w:val="105"/>
          <w:sz w:val="24"/>
          <w:szCs w:val="24"/>
        </w:rPr>
        <w:t>7, pp. 365–386.</w:t>
      </w:r>
    </w:p>
    <w:p w14:paraId="1B5D2EB5" w14:textId="041F8416" w:rsidR="004121C3" w:rsidRPr="008372F6" w:rsidRDefault="004121C3" w:rsidP="008372F6">
      <w:pPr>
        <w:spacing w:before="120" w:after="120" w:line="360" w:lineRule="auto"/>
        <w:jc w:val="both"/>
        <w:rPr>
          <w:rFonts w:ascii="Arial" w:hAnsi="Arial" w:cs="Arial"/>
          <w:w w:val="105"/>
          <w:sz w:val="24"/>
          <w:szCs w:val="24"/>
        </w:rPr>
      </w:pPr>
      <w:r w:rsidRPr="008372F6">
        <w:rPr>
          <w:rFonts w:ascii="Arial" w:hAnsi="Arial" w:cs="Arial"/>
          <w:w w:val="105"/>
          <w:sz w:val="24"/>
          <w:szCs w:val="24"/>
        </w:rPr>
        <w:br w:type="page"/>
      </w:r>
    </w:p>
    <w:p w14:paraId="491C009A" w14:textId="77777777" w:rsidR="00E41237" w:rsidRPr="00DC4C31" w:rsidRDefault="00E41237" w:rsidP="00DC4C31">
      <w:pPr>
        <w:pStyle w:val="Title"/>
        <w:rPr>
          <w:ins w:id="1340" w:author="Héctor Bahamonde" w:date="2026-09-18T11:04:00Z" w16du:dateUtc="2026-09-18T09:04:00Z"/>
        </w:rPr>
        <w:pPrChange w:id="1341" w:author="Héctor Bahamonde" w:date="2026-09-18T13:21:00Z" w16du:dateUtc="2026-09-18T11:21:00Z">
          <w:pPr>
            <w:pStyle w:val="Heading1"/>
            <w:spacing w:before="120" w:after="120" w:line="360" w:lineRule="auto"/>
            <w:ind w:left="0"/>
            <w:jc w:val="both"/>
          </w:pPr>
        </w:pPrChange>
      </w:pPr>
      <w:ins w:id="1342" w:author="Héctor Bahamonde" w:date="2026-08-06T15:18:00Z">
        <w:r w:rsidRPr="00DC4C31">
          <w:lastRenderedPageBreak/>
          <w:t xml:space="preserve">Online Appendix </w:t>
        </w:r>
      </w:ins>
    </w:p>
    <w:p w14:paraId="7B82D659" w14:textId="1FDFB914" w:rsidR="00856CFB" w:rsidRPr="0042017B" w:rsidRDefault="00EA5F79" w:rsidP="00856CFB">
      <w:pPr>
        <w:pStyle w:val="BodyText"/>
        <w:spacing w:before="120" w:after="120" w:line="360" w:lineRule="auto"/>
        <w:jc w:val="center"/>
        <w:rPr>
          <w:ins w:id="1343" w:author="Héctor Bahamonde" w:date="2026-09-18T11:04:00Z" w16du:dateUtc="2026-09-18T09:04:00Z"/>
          <w:rFonts w:ascii="Arial" w:hAnsi="Arial" w:cs="Arial"/>
          <w:b/>
          <w:bCs/>
          <w:sz w:val="24"/>
          <w:szCs w:val="24"/>
        </w:rPr>
      </w:pPr>
      <w:ins w:id="1344" w:author="Héctor Bahamonde" w:date="2026-09-18T11:13:00Z" w16du:dateUtc="2026-09-18T09:13:00Z">
        <w:r>
          <w:rPr>
            <w:rFonts w:ascii="Arial" w:hAnsi="Arial" w:cs="Arial"/>
            <w:b/>
            <w:bCs/>
            <w:w w:val="105"/>
            <w:sz w:val="24"/>
            <w:szCs w:val="24"/>
          </w:rPr>
          <w:t>Table OA1</w:t>
        </w:r>
      </w:ins>
      <w:ins w:id="1345" w:author="Héctor Bahamonde" w:date="2026-09-18T11:04:00Z" w16du:dateUtc="2026-09-18T09:04:00Z">
        <w:r w:rsidR="00856CFB" w:rsidRPr="0042017B">
          <w:rPr>
            <w:rFonts w:ascii="Arial" w:hAnsi="Arial" w:cs="Arial"/>
            <w:b/>
            <w:bCs/>
            <w:w w:val="105"/>
            <w:sz w:val="24"/>
            <w:szCs w:val="24"/>
          </w:rPr>
          <w:t>.</w:t>
        </w:r>
        <w:r w:rsidR="00856CFB" w:rsidRPr="0042017B">
          <w:rPr>
            <w:rFonts w:ascii="Arial" w:hAnsi="Arial" w:cs="Arial"/>
            <w:b/>
            <w:bCs/>
            <w:spacing w:val="39"/>
            <w:w w:val="105"/>
            <w:sz w:val="24"/>
            <w:szCs w:val="24"/>
          </w:rPr>
          <w:t xml:space="preserve"> </w:t>
        </w:r>
        <w:r w:rsidR="00856CFB" w:rsidRPr="0042017B">
          <w:rPr>
            <w:rFonts w:ascii="Arial" w:hAnsi="Arial" w:cs="Arial"/>
            <w:b/>
            <w:bCs/>
            <w:w w:val="105"/>
            <w:sz w:val="24"/>
            <w:szCs w:val="24"/>
          </w:rPr>
          <w:t>Framing</w:t>
        </w:r>
        <w:r w:rsidR="00856CFB" w:rsidRPr="0042017B">
          <w:rPr>
            <w:rFonts w:ascii="Arial" w:hAnsi="Arial" w:cs="Arial"/>
            <w:b/>
            <w:bCs/>
            <w:spacing w:val="15"/>
            <w:w w:val="105"/>
            <w:sz w:val="24"/>
            <w:szCs w:val="24"/>
          </w:rPr>
          <w:t xml:space="preserve"> </w:t>
        </w:r>
        <w:r w:rsidR="00856CFB" w:rsidRPr="0042017B">
          <w:rPr>
            <w:rFonts w:ascii="Arial" w:hAnsi="Arial" w:cs="Arial"/>
            <w:b/>
            <w:bCs/>
            <w:w w:val="105"/>
            <w:sz w:val="24"/>
            <w:szCs w:val="24"/>
          </w:rPr>
          <w:t>effects</w:t>
        </w:r>
        <w:r w:rsidR="00856CFB" w:rsidRPr="0042017B">
          <w:rPr>
            <w:rFonts w:ascii="Arial" w:hAnsi="Arial" w:cs="Arial"/>
            <w:b/>
            <w:bCs/>
            <w:spacing w:val="15"/>
            <w:w w:val="105"/>
            <w:sz w:val="24"/>
            <w:szCs w:val="24"/>
          </w:rPr>
          <w:t xml:space="preserve"> </w:t>
        </w:r>
        <w:r w:rsidR="00856CFB" w:rsidRPr="0042017B">
          <w:rPr>
            <w:rFonts w:ascii="Arial" w:hAnsi="Arial" w:cs="Arial"/>
            <w:b/>
            <w:bCs/>
            <w:w w:val="105"/>
            <w:sz w:val="24"/>
            <w:szCs w:val="24"/>
          </w:rPr>
          <w:t>on</w:t>
        </w:r>
        <w:r w:rsidR="00856CFB" w:rsidRPr="0042017B">
          <w:rPr>
            <w:rFonts w:ascii="Arial" w:hAnsi="Arial" w:cs="Arial"/>
            <w:b/>
            <w:bCs/>
            <w:spacing w:val="16"/>
            <w:w w:val="105"/>
            <w:sz w:val="24"/>
            <w:szCs w:val="24"/>
          </w:rPr>
          <w:t xml:space="preserve"> </w:t>
        </w:r>
        <w:r w:rsidR="00856CFB" w:rsidRPr="0042017B">
          <w:rPr>
            <w:rFonts w:ascii="Arial" w:hAnsi="Arial" w:cs="Arial"/>
            <w:b/>
            <w:bCs/>
            <w:w w:val="105"/>
            <w:sz w:val="24"/>
            <w:szCs w:val="24"/>
          </w:rPr>
          <w:t>public</w:t>
        </w:r>
        <w:r w:rsidR="00856CFB" w:rsidRPr="0042017B">
          <w:rPr>
            <w:rFonts w:ascii="Arial" w:hAnsi="Arial" w:cs="Arial"/>
            <w:b/>
            <w:bCs/>
            <w:spacing w:val="15"/>
            <w:w w:val="105"/>
            <w:sz w:val="24"/>
            <w:szCs w:val="24"/>
          </w:rPr>
          <w:t xml:space="preserve"> </w:t>
        </w:r>
        <w:r w:rsidR="00856CFB" w:rsidRPr="0042017B">
          <w:rPr>
            <w:rFonts w:ascii="Arial" w:hAnsi="Arial" w:cs="Arial"/>
            <w:b/>
            <w:bCs/>
            <w:w w:val="105"/>
            <w:sz w:val="24"/>
            <w:szCs w:val="24"/>
          </w:rPr>
          <w:t>support</w:t>
        </w:r>
        <w:r w:rsidR="00856CFB" w:rsidRPr="0042017B">
          <w:rPr>
            <w:rFonts w:ascii="Arial" w:hAnsi="Arial" w:cs="Arial"/>
            <w:b/>
            <w:bCs/>
            <w:spacing w:val="15"/>
            <w:w w:val="105"/>
            <w:sz w:val="24"/>
            <w:szCs w:val="24"/>
          </w:rPr>
          <w:t xml:space="preserve"> </w:t>
        </w:r>
        <w:r w:rsidR="00856CFB" w:rsidRPr="0042017B">
          <w:rPr>
            <w:rFonts w:ascii="Arial" w:hAnsi="Arial" w:cs="Arial"/>
            <w:b/>
            <w:bCs/>
            <w:w w:val="105"/>
            <w:sz w:val="24"/>
            <w:szCs w:val="24"/>
          </w:rPr>
          <w:t>for</w:t>
        </w:r>
        <w:r w:rsidR="00856CFB" w:rsidRPr="0042017B">
          <w:rPr>
            <w:rFonts w:ascii="Arial" w:hAnsi="Arial" w:cs="Arial"/>
            <w:b/>
            <w:bCs/>
            <w:spacing w:val="15"/>
            <w:w w:val="105"/>
            <w:sz w:val="24"/>
            <w:szCs w:val="24"/>
          </w:rPr>
          <w:t xml:space="preserve"> </w:t>
        </w:r>
        <w:r w:rsidR="00856CFB" w:rsidRPr="0042017B">
          <w:rPr>
            <w:rFonts w:ascii="Arial" w:hAnsi="Arial" w:cs="Arial"/>
            <w:b/>
            <w:bCs/>
            <w:w w:val="105"/>
            <w:sz w:val="24"/>
            <w:szCs w:val="24"/>
          </w:rPr>
          <w:t>funding</w:t>
        </w:r>
        <w:r w:rsidR="00856CFB" w:rsidRPr="0042017B">
          <w:rPr>
            <w:rFonts w:ascii="Arial" w:hAnsi="Arial" w:cs="Arial"/>
            <w:b/>
            <w:bCs/>
            <w:spacing w:val="15"/>
            <w:w w:val="105"/>
            <w:sz w:val="24"/>
            <w:szCs w:val="24"/>
          </w:rPr>
          <w:t xml:space="preserve"> </w:t>
        </w:r>
        <w:r w:rsidR="00856CFB" w:rsidRPr="0042017B">
          <w:rPr>
            <w:rFonts w:ascii="Arial" w:hAnsi="Arial" w:cs="Arial"/>
            <w:b/>
            <w:bCs/>
            <w:w w:val="105"/>
            <w:sz w:val="24"/>
            <w:szCs w:val="24"/>
          </w:rPr>
          <w:t>expensive</w:t>
        </w:r>
        <w:r w:rsidR="00856CFB" w:rsidRPr="0042017B">
          <w:rPr>
            <w:rFonts w:ascii="Arial" w:hAnsi="Arial" w:cs="Arial"/>
            <w:b/>
            <w:bCs/>
            <w:spacing w:val="15"/>
            <w:w w:val="105"/>
            <w:sz w:val="24"/>
            <w:szCs w:val="24"/>
          </w:rPr>
          <w:t xml:space="preserve"> </w:t>
        </w:r>
        <w:r w:rsidR="00856CFB" w:rsidRPr="0042017B">
          <w:rPr>
            <w:rFonts w:ascii="Arial" w:hAnsi="Arial" w:cs="Arial"/>
            <w:b/>
            <w:bCs/>
            <w:w w:val="105"/>
            <w:sz w:val="24"/>
            <w:szCs w:val="24"/>
          </w:rPr>
          <w:t>cancer</w:t>
        </w:r>
        <w:r w:rsidR="00856CFB" w:rsidRPr="0042017B">
          <w:rPr>
            <w:rFonts w:ascii="Arial" w:hAnsi="Arial" w:cs="Arial"/>
            <w:b/>
            <w:bCs/>
            <w:spacing w:val="16"/>
            <w:w w:val="105"/>
            <w:sz w:val="24"/>
            <w:szCs w:val="24"/>
          </w:rPr>
          <w:t xml:space="preserve"> </w:t>
        </w:r>
        <w:r w:rsidR="00856CFB" w:rsidRPr="0042017B">
          <w:rPr>
            <w:rFonts w:ascii="Arial" w:hAnsi="Arial" w:cs="Arial"/>
            <w:b/>
            <w:bCs/>
            <w:spacing w:val="-2"/>
            <w:w w:val="105"/>
            <w:sz w:val="24"/>
            <w:szCs w:val="24"/>
          </w:rPr>
          <w:t>medicines.</w:t>
        </w:r>
      </w:ins>
    </w:p>
    <w:tbl>
      <w:tblPr>
        <w:tblW w:w="10188" w:type="dxa"/>
        <w:jc w:val="center"/>
        <w:tblLayout w:type="fixed"/>
        <w:tblLook w:val="0420" w:firstRow="1" w:lastRow="0" w:firstColumn="0" w:lastColumn="0" w:noHBand="0" w:noVBand="1"/>
      </w:tblPr>
      <w:tblGrid>
        <w:gridCol w:w="5768"/>
        <w:gridCol w:w="1972"/>
        <w:gridCol w:w="2448"/>
      </w:tblGrid>
      <w:tr w:rsidR="00856CFB" w:rsidRPr="008372F6" w14:paraId="30D451BC" w14:textId="77777777" w:rsidTr="00756616">
        <w:trPr>
          <w:cantSplit/>
          <w:tblHeader/>
          <w:jc w:val="center"/>
          <w:ins w:id="1346" w:author="Héctor Bahamonde" w:date="2026-09-18T11:04:00Z" w16du:dateUtc="2026-09-18T09:04:00Z"/>
        </w:trPr>
        <w:tc>
          <w:tcPr>
            <w:tcW w:w="57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6613A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47" w:author="Héctor Bahamonde" w:date="2026-09-18T11:04:00Z" w16du:dateUtc="2026-09-18T09:04:00Z"/>
                <w:rFonts w:ascii="Arial" w:hAnsi="Arial" w:cs="Arial"/>
                <w:b/>
                <w:color w:val="000000"/>
                <w:sz w:val="24"/>
                <w:szCs w:val="24"/>
              </w:rPr>
            </w:pPr>
            <w:ins w:id="1348" w:author="Héctor Bahamonde" w:date="2026-09-18T11:04:00Z" w16du:dateUtc="2026-09-18T09:04:00Z">
              <w:r w:rsidRPr="008372F6">
                <w:rPr>
                  <w:rFonts w:ascii="Arial" w:hAnsi="Arial" w:cs="Arial"/>
                  <w:b/>
                  <w:color w:val="000000"/>
                  <w:sz w:val="24"/>
                  <w:szCs w:val="24"/>
                </w:rPr>
                <w:t>Parameter</w:t>
              </w:r>
            </w:ins>
          </w:p>
        </w:tc>
        <w:tc>
          <w:tcPr>
            <w:tcW w:w="19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0C1F1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49" w:author="Héctor Bahamonde" w:date="2026-09-18T11:04:00Z" w16du:dateUtc="2026-09-18T09:04:00Z"/>
                <w:rFonts w:ascii="Arial" w:hAnsi="Arial" w:cs="Arial"/>
                <w:b/>
                <w:color w:val="000000"/>
                <w:sz w:val="24"/>
                <w:szCs w:val="24"/>
              </w:rPr>
            </w:pPr>
            <w:ins w:id="1350" w:author="Héctor Bahamonde" w:date="2026-09-18T11:04:00Z" w16du:dateUtc="2026-09-18T09:04:00Z">
              <w:r w:rsidRPr="008372F6">
                <w:rPr>
                  <w:rFonts w:ascii="Arial" w:hAnsi="Arial" w:cs="Arial"/>
                  <w:b/>
                  <w:color w:val="000000"/>
                  <w:sz w:val="24"/>
                  <w:szCs w:val="24"/>
                </w:rPr>
                <w:t>Multinomial logit</w:t>
              </w:r>
            </w:ins>
          </w:p>
        </w:tc>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10BAA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51" w:author="Héctor Bahamonde" w:date="2026-09-18T11:04:00Z" w16du:dateUtc="2026-09-18T09:04:00Z"/>
                <w:rFonts w:ascii="Arial" w:hAnsi="Arial" w:cs="Arial"/>
                <w:b/>
                <w:color w:val="000000"/>
                <w:sz w:val="24"/>
                <w:szCs w:val="24"/>
              </w:rPr>
            </w:pPr>
            <w:ins w:id="1352" w:author="Héctor Bahamonde" w:date="2026-09-18T11:04:00Z" w16du:dateUtc="2026-09-18T09:04:00Z">
              <w:r w:rsidRPr="008372F6">
                <w:rPr>
                  <w:rFonts w:ascii="Arial" w:hAnsi="Arial" w:cs="Arial"/>
                  <w:b/>
                  <w:color w:val="000000"/>
                  <w:sz w:val="24"/>
                  <w:szCs w:val="24"/>
                </w:rPr>
                <w:t>Ordinal logit</w:t>
              </w:r>
            </w:ins>
          </w:p>
        </w:tc>
      </w:tr>
      <w:tr w:rsidR="00856CFB" w:rsidRPr="008372F6" w14:paraId="577EC8B8" w14:textId="77777777" w:rsidTr="00756616">
        <w:trPr>
          <w:cantSplit/>
          <w:jc w:val="center"/>
          <w:ins w:id="1353" w:author="Héctor Bahamonde" w:date="2026-09-18T11:04:00Z" w16du:dateUtc="2026-09-18T09:04:00Z"/>
        </w:trPr>
        <w:tc>
          <w:tcPr>
            <w:tcW w:w="57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0695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54" w:author="Héctor Bahamonde" w:date="2026-09-18T11:04:00Z" w16du:dateUtc="2026-09-18T09:04:00Z"/>
                <w:rFonts w:ascii="Arial" w:hAnsi="Arial" w:cs="Arial"/>
                <w:color w:val="000000"/>
                <w:sz w:val="24"/>
                <w:szCs w:val="24"/>
              </w:rPr>
            </w:pPr>
            <w:ins w:id="1355" w:author="Héctor Bahamonde" w:date="2026-09-18T11:04:00Z" w16du:dateUtc="2026-09-18T09:04:00Z">
              <w:r w:rsidRPr="008372F6">
                <w:rPr>
                  <w:rFonts w:ascii="Arial" w:hAnsi="Arial" w:cs="Arial"/>
                  <w:color w:val="000000"/>
                  <w:sz w:val="24"/>
                  <w:szCs w:val="24"/>
                </w:rPr>
                <w:t>Conditional vs. reject: Intercept</w:t>
              </w:r>
            </w:ins>
          </w:p>
        </w:tc>
        <w:tc>
          <w:tcPr>
            <w:tcW w:w="19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5485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56" w:author="Héctor Bahamonde" w:date="2026-09-18T11:04:00Z" w16du:dateUtc="2026-09-18T09:04:00Z"/>
                <w:rFonts w:ascii="Arial" w:hAnsi="Arial" w:cs="Arial"/>
                <w:color w:val="000000"/>
                <w:sz w:val="24"/>
                <w:szCs w:val="24"/>
              </w:rPr>
            </w:pPr>
            <w:ins w:id="1357" w:author="Héctor Bahamonde" w:date="2026-09-18T11:04:00Z" w16du:dateUtc="2026-09-18T09:04:00Z">
              <w:r w:rsidRPr="008372F6">
                <w:rPr>
                  <w:rFonts w:ascii="Arial" w:hAnsi="Arial" w:cs="Arial"/>
                  <w:color w:val="000000"/>
                  <w:sz w:val="24"/>
                  <w:szCs w:val="24"/>
                </w:rPr>
                <w:t>1.914*</w:t>
              </w:r>
              <w:r w:rsidRPr="008372F6">
                <w:rPr>
                  <w:rFonts w:ascii="Arial" w:hAnsi="Arial" w:cs="Arial"/>
                  <w:color w:val="000000"/>
                  <w:sz w:val="24"/>
                  <w:szCs w:val="24"/>
                </w:rPr>
                <w:br/>
                <w:t>[1.156, 3.169]</w:t>
              </w:r>
            </w:ins>
          </w:p>
        </w:tc>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49AA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58" w:author="Héctor Bahamonde" w:date="2026-09-18T11:04:00Z" w16du:dateUtc="2026-09-18T09:04:00Z"/>
                <w:rFonts w:ascii="Arial" w:hAnsi="Arial" w:cs="Arial"/>
                <w:color w:val="000000"/>
                <w:sz w:val="24"/>
                <w:szCs w:val="24"/>
              </w:rPr>
            </w:pPr>
          </w:p>
        </w:tc>
      </w:tr>
      <w:tr w:rsidR="00856CFB" w:rsidRPr="008372F6" w14:paraId="038BEF5B" w14:textId="77777777" w:rsidTr="00756616">
        <w:trPr>
          <w:cantSplit/>
          <w:jc w:val="center"/>
          <w:ins w:id="1359"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72DE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60" w:author="Héctor Bahamonde" w:date="2026-09-18T11:04:00Z" w16du:dateUtc="2026-09-18T09:04:00Z"/>
                <w:rFonts w:ascii="Arial" w:hAnsi="Arial" w:cs="Arial"/>
                <w:color w:val="000000"/>
                <w:sz w:val="24"/>
                <w:szCs w:val="24"/>
              </w:rPr>
            </w:pPr>
            <w:ins w:id="1361" w:author="Héctor Bahamonde" w:date="2026-09-18T11:04:00Z" w16du:dateUtc="2026-09-18T09:04:00Z">
              <w:r w:rsidRPr="008372F6">
                <w:rPr>
                  <w:rFonts w:ascii="Arial" w:hAnsi="Arial" w:cs="Arial"/>
                  <w:color w:val="000000"/>
                  <w:sz w:val="24"/>
                  <w:szCs w:val="24"/>
                </w:rPr>
                <w:t>Conditional vs. reject: Loss (rescue) frame (ref: control)</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A03A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62" w:author="Héctor Bahamonde" w:date="2026-09-18T11:04:00Z" w16du:dateUtc="2026-09-18T09:04:00Z"/>
                <w:rFonts w:ascii="Arial" w:hAnsi="Arial" w:cs="Arial"/>
                <w:color w:val="000000"/>
                <w:sz w:val="24"/>
                <w:szCs w:val="24"/>
              </w:rPr>
            </w:pPr>
            <w:ins w:id="1363" w:author="Héctor Bahamonde" w:date="2026-09-18T11:04:00Z" w16du:dateUtc="2026-09-18T09:04:00Z">
              <w:r w:rsidRPr="008372F6">
                <w:rPr>
                  <w:rFonts w:ascii="Arial" w:hAnsi="Arial" w:cs="Arial"/>
                  <w:color w:val="000000"/>
                  <w:sz w:val="24"/>
                  <w:szCs w:val="24"/>
                </w:rPr>
                <w:t>1.558**</w:t>
              </w:r>
              <w:r w:rsidRPr="008372F6">
                <w:rPr>
                  <w:rFonts w:ascii="Arial" w:hAnsi="Arial" w:cs="Arial"/>
                  <w:color w:val="000000"/>
                  <w:sz w:val="24"/>
                  <w:szCs w:val="24"/>
                </w:rPr>
                <w:br/>
                <w:t>[1.156, 2.099]</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B626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64" w:author="Héctor Bahamonde" w:date="2026-09-18T11:04:00Z" w16du:dateUtc="2026-09-18T09:04:00Z"/>
                <w:rFonts w:ascii="Arial" w:hAnsi="Arial" w:cs="Arial"/>
                <w:color w:val="000000"/>
                <w:sz w:val="24"/>
                <w:szCs w:val="24"/>
              </w:rPr>
            </w:pPr>
          </w:p>
        </w:tc>
      </w:tr>
      <w:tr w:rsidR="00856CFB" w:rsidRPr="008372F6" w14:paraId="3C0572DF" w14:textId="77777777" w:rsidTr="00756616">
        <w:trPr>
          <w:cantSplit/>
          <w:jc w:val="center"/>
          <w:ins w:id="1365"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A296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66" w:author="Héctor Bahamonde" w:date="2026-09-18T11:04:00Z" w16du:dateUtc="2026-09-18T09:04:00Z"/>
                <w:rFonts w:ascii="Arial" w:hAnsi="Arial" w:cs="Arial"/>
                <w:color w:val="000000"/>
                <w:sz w:val="24"/>
                <w:szCs w:val="24"/>
              </w:rPr>
            </w:pPr>
            <w:ins w:id="1367" w:author="Héctor Bahamonde" w:date="2026-09-18T11:04:00Z" w16du:dateUtc="2026-09-18T09:04:00Z">
              <w:r w:rsidRPr="008372F6">
                <w:rPr>
                  <w:rFonts w:ascii="Arial" w:hAnsi="Arial" w:cs="Arial"/>
                  <w:color w:val="000000"/>
                  <w:sz w:val="24"/>
                  <w:szCs w:val="24"/>
                </w:rPr>
                <w:t>Conditional vs. reject: Gains (health maximisation) frame (ref: control)</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27EB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68" w:author="Héctor Bahamonde" w:date="2026-09-18T11:04:00Z" w16du:dateUtc="2026-09-18T09:04:00Z"/>
                <w:rFonts w:ascii="Arial" w:hAnsi="Arial" w:cs="Arial"/>
                <w:color w:val="000000"/>
                <w:sz w:val="24"/>
                <w:szCs w:val="24"/>
              </w:rPr>
            </w:pPr>
            <w:ins w:id="1369" w:author="Héctor Bahamonde" w:date="2026-09-18T11:04:00Z" w16du:dateUtc="2026-09-18T09:04:00Z">
              <w:r w:rsidRPr="008372F6">
                <w:rPr>
                  <w:rFonts w:ascii="Arial" w:hAnsi="Arial" w:cs="Arial"/>
                  <w:color w:val="000000"/>
                  <w:sz w:val="24"/>
                  <w:szCs w:val="24"/>
                </w:rPr>
                <w:t>1.182</w:t>
              </w:r>
              <w:r w:rsidRPr="008372F6">
                <w:rPr>
                  <w:rFonts w:ascii="Arial" w:hAnsi="Arial" w:cs="Arial"/>
                  <w:color w:val="000000"/>
                  <w:sz w:val="24"/>
                  <w:szCs w:val="24"/>
                </w:rPr>
                <w:br/>
                <w:t>[0.898, 1.556]</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37AA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70" w:author="Héctor Bahamonde" w:date="2026-09-18T11:04:00Z" w16du:dateUtc="2026-09-18T09:04:00Z"/>
                <w:rFonts w:ascii="Arial" w:hAnsi="Arial" w:cs="Arial"/>
                <w:color w:val="000000"/>
                <w:sz w:val="24"/>
                <w:szCs w:val="24"/>
              </w:rPr>
            </w:pPr>
          </w:p>
        </w:tc>
      </w:tr>
      <w:tr w:rsidR="00856CFB" w:rsidRPr="008372F6" w14:paraId="36D782CC" w14:textId="77777777" w:rsidTr="00756616">
        <w:trPr>
          <w:cantSplit/>
          <w:jc w:val="center"/>
          <w:ins w:id="1371"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4A7C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72" w:author="Héctor Bahamonde" w:date="2026-09-18T11:04:00Z" w16du:dateUtc="2026-09-18T09:04:00Z"/>
                <w:rFonts w:ascii="Arial" w:hAnsi="Arial" w:cs="Arial"/>
                <w:color w:val="000000"/>
                <w:sz w:val="24"/>
                <w:szCs w:val="24"/>
              </w:rPr>
            </w:pPr>
            <w:ins w:id="1373" w:author="Héctor Bahamonde" w:date="2026-09-18T11:04:00Z" w16du:dateUtc="2026-09-18T09:04:00Z">
              <w:r w:rsidRPr="008372F6">
                <w:rPr>
                  <w:rFonts w:ascii="Arial" w:hAnsi="Arial" w:cs="Arial"/>
                  <w:color w:val="000000"/>
                  <w:sz w:val="24"/>
                  <w:szCs w:val="24"/>
                </w:rPr>
                <w:t>Conditional vs. reject: Male (ref: female)</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67F0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74" w:author="Héctor Bahamonde" w:date="2026-09-18T11:04:00Z" w16du:dateUtc="2026-09-18T09:04:00Z"/>
                <w:rFonts w:ascii="Arial" w:hAnsi="Arial" w:cs="Arial"/>
                <w:color w:val="000000"/>
                <w:sz w:val="24"/>
                <w:szCs w:val="24"/>
              </w:rPr>
            </w:pPr>
            <w:ins w:id="1375" w:author="Héctor Bahamonde" w:date="2026-09-18T11:04:00Z" w16du:dateUtc="2026-09-18T09:04:00Z">
              <w:r w:rsidRPr="008372F6">
                <w:rPr>
                  <w:rFonts w:ascii="Arial" w:hAnsi="Arial" w:cs="Arial"/>
                  <w:color w:val="000000"/>
                  <w:sz w:val="24"/>
                  <w:szCs w:val="24"/>
                </w:rPr>
                <w:t>1.381**</w:t>
              </w:r>
              <w:r w:rsidRPr="008372F6">
                <w:rPr>
                  <w:rFonts w:ascii="Arial" w:hAnsi="Arial" w:cs="Arial"/>
                  <w:color w:val="000000"/>
                  <w:sz w:val="24"/>
                  <w:szCs w:val="24"/>
                </w:rPr>
                <w:br/>
                <w:t>[1.087, 1.755]</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3E65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76" w:author="Héctor Bahamonde" w:date="2026-09-18T11:04:00Z" w16du:dateUtc="2026-09-18T09:04:00Z"/>
                <w:rFonts w:ascii="Arial" w:hAnsi="Arial" w:cs="Arial"/>
                <w:color w:val="000000"/>
                <w:sz w:val="24"/>
                <w:szCs w:val="24"/>
              </w:rPr>
            </w:pPr>
          </w:p>
        </w:tc>
      </w:tr>
      <w:tr w:rsidR="00856CFB" w:rsidRPr="008372F6" w14:paraId="1CD64C85" w14:textId="77777777" w:rsidTr="00756616">
        <w:trPr>
          <w:cantSplit/>
          <w:jc w:val="center"/>
          <w:ins w:id="1377"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1AFF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78" w:author="Héctor Bahamonde" w:date="2026-09-18T11:04:00Z" w16du:dateUtc="2026-09-18T09:04:00Z"/>
                <w:rFonts w:ascii="Arial" w:hAnsi="Arial" w:cs="Arial"/>
                <w:color w:val="000000"/>
                <w:sz w:val="24"/>
                <w:szCs w:val="24"/>
              </w:rPr>
            </w:pPr>
            <w:ins w:id="1379" w:author="Héctor Bahamonde" w:date="2026-09-18T11:04:00Z" w16du:dateUtc="2026-09-18T09:04:00Z">
              <w:r w:rsidRPr="008372F6">
                <w:rPr>
                  <w:rFonts w:ascii="Arial" w:hAnsi="Arial" w:cs="Arial"/>
                  <w:color w:val="000000"/>
                  <w:sz w:val="24"/>
                  <w:szCs w:val="24"/>
                </w:rPr>
                <w:t>Conditional vs. reject: Age (years)</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95B9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80" w:author="Héctor Bahamonde" w:date="2026-09-18T11:04:00Z" w16du:dateUtc="2026-09-18T09:04:00Z"/>
                <w:rFonts w:ascii="Arial" w:hAnsi="Arial" w:cs="Arial"/>
                <w:color w:val="000000"/>
                <w:sz w:val="24"/>
                <w:szCs w:val="24"/>
              </w:rPr>
            </w:pPr>
            <w:ins w:id="1381" w:author="Héctor Bahamonde" w:date="2026-09-18T11:04:00Z" w16du:dateUtc="2026-09-18T09:04:00Z">
              <w:r w:rsidRPr="008372F6">
                <w:rPr>
                  <w:rFonts w:ascii="Arial" w:hAnsi="Arial" w:cs="Arial"/>
                  <w:color w:val="000000"/>
                  <w:sz w:val="24"/>
                  <w:szCs w:val="24"/>
                </w:rPr>
                <w:t>1.015***</w:t>
              </w:r>
              <w:r w:rsidRPr="008372F6">
                <w:rPr>
                  <w:rFonts w:ascii="Arial" w:hAnsi="Arial" w:cs="Arial"/>
                  <w:color w:val="000000"/>
                  <w:sz w:val="24"/>
                  <w:szCs w:val="24"/>
                </w:rPr>
                <w:br/>
                <w:t>[1.008, 1.022]</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CAD0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82" w:author="Héctor Bahamonde" w:date="2026-09-18T11:04:00Z" w16du:dateUtc="2026-09-18T09:04:00Z"/>
                <w:rFonts w:ascii="Arial" w:hAnsi="Arial" w:cs="Arial"/>
                <w:color w:val="000000"/>
                <w:sz w:val="24"/>
                <w:szCs w:val="24"/>
              </w:rPr>
            </w:pPr>
          </w:p>
        </w:tc>
      </w:tr>
      <w:tr w:rsidR="00856CFB" w:rsidRPr="008372F6" w14:paraId="2EBD4B09" w14:textId="77777777" w:rsidTr="00756616">
        <w:trPr>
          <w:cantSplit/>
          <w:jc w:val="center"/>
          <w:ins w:id="1383"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24A8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84" w:author="Héctor Bahamonde" w:date="2026-09-18T11:04:00Z" w16du:dateUtc="2026-09-18T09:04:00Z"/>
                <w:rFonts w:ascii="Arial" w:hAnsi="Arial" w:cs="Arial"/>
                <w:color w:val="000000"/>
                <w:sz w:val="24"/>
                <w:szCs w:val="24"/>
              </w:rPr>
            </w:pPr>
            <w:ins w:id="1385" w:author="Héctor Bahamonde" w:date="2026-09-18T11:04:00Z" w16du:dateUtc="2026-09-18T09:04:00Z">
              <w:r w:rsidRPr="008372F6">
                <w:rPr>
                  <w:rFonts w:ascii="Arial" w:hAnsi="Arial" w:cs="Arial"/>
                  <w:color w:val="000000"/>
                  <w:sz w:val="24"/>
                  <w:szCs w:val="24"/>
                </w:rPr>
                <w:t>Conditional vs. reject: Income: 3001-5000 €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2106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86" w:author="Héctor Bahamonde" w:date="2026-09-18T11:04:00Z" w16du:dateUtc="2026-09-18T09:04:00Z"/>
                <w:rFonts w:ascii="Arial" w:hAnsi="Arial" w:cs="Arial"/>
                <w:color w:val="000000"/>
                <w:sz w:val="24"/>
                <w:szCs w:val="24"/>
              </w:rPr>
            </w:pPr>
            <w:ins w:id="1387" w:author="Héctor Bahamonde" w:date="2026-09-18T11:04:00Z" w16du:dateUtc="2026-09-18T09:04:00Z">
              <w:r w:rsidRPr="008372F6">
                <w:rPr>
                  <w:rFonts w:ascii="Arial" w:hAnsi="Arial" w:cs="Arial"/>
                  <w:color w:val="000000"/>
                  <w:sz w:val="24"/>
                  <w:szCs w:val="24"/>
                </w:rPr>
                <w:t>0.818</w:t>
              </w:r>
              <w:r w:rsidRPr="008372F6">
                <w:rPr>
                  <w:rFonts w:ascii="Arial" w:hAnsi="Arial" w:cs="Arial"/>
                  <w:color w:val="000000"/>
                  <w:sz w:val="24"/>
                  <w:szCs w:val="24"/>
                </w:rPr>
                <w:br/>
                <w:t>[0.613, 1.090]</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D41A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88" w:author="Héctor Bahamonde" w:date="2026-09-18T11:04:00Z" w16du:dateUtc="2026-09-18T09:04:00Z"/>
                <w:rFonts w:ascii="Arial" w:hAnsi="Arial" w:cs="Arial"/>
                <w:color w:val="000000"/>
                <w:sz w:val="24"/>
                <w:szCs w:val="24"/>
              </w:rPr>
            </w:pPr>
          </w:p>
        </w:tc>
      </w:tr>
      <w:tr w:rsidR="00856CFB" w:rsidRPr="008372F6" w14:paraId="4559B910" w14:textId="77777777" w:rsidTr="00756616">
        <w:trPr>
          <w:cantSplit/>
          <w:jc w:val="center"/>
          <w:ins w:id="1389"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4732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90" w:author="Héctor Bahamonde" w:date="2026-09-18T11:04:00Z" w16du:dateUtc="2026-09-18T09:04:00Z"/>
                <w:rFonts w:ascii="Arial" w:hAnsi="Arial" w:cs="Arial"/>
                <w:color w:val="000000"/>
                <w:sz w:val="24"/>
                <w:szCs w:val="24"/>
              </w:rPr>
            </w:pPr>
            <w:ins w:id="1391" w:author="Héctor Bahamonde" w:date="2026-09-18T11:04:00Z" w16du:dateUtc="2026-09-18T09:04:00Z">
              <w:r w:rsidRPr="008372F6">
                <w:rPr>
                  <w:rFonts w:ascii="Arial" w:hAnsi="Arial" w:cs="Arial"/>
                  <w:color w:val="000000"/>
                  <w:sz w:val="24"/>
                  <w:szCs w:val="24"/>
                </w:rPr>
                <w:t>Conditional vs. reject: Income: 5001+ €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2AC0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92" w:author="Héctor Bahamonde" w:date="2026-09-18T11:04:00Z" w16du:dateUtc="2026-09-18T09:04:00Z"/>
                <w:rFonts w:ascii="Arial" w:hAnsi="Arial" w:cs="Arial"/>
                <w:color w:val="000000"/>
                <w:sz w:val="24"/>
                <w:szCs w:val="24"/>
              </w:rPr>
            </w:pPr>
            <w:ins w:id="1393" w:author="Héctor Bahamonde" w:date="2026-09-18T11:04:00Z" w16du:dateUtc="2026-09-18T09:04:00Z">
              <w:r w:rsidRPr="008372F6">
                <w:rPr>
                  <w:rFonts w:ascii="Arial" w:hAnsi="Arial" w:cs="Arial"/>
                  <w:color w:val="000000"/>
                  <w:sz w:val="24"/>
                  <w:szCs w:val="24"/>
                </w:rPr>
                <w:t>0.599**</w:t>
              </w:r>
              <w:r w:rsidRPr="008372F6">
                <w:rPr>
                  <w:rFonts w:ascii="Arial" w:hAnsi="Arial" w:cs="Arial"/>
                  <w:color w:val="000000"/>
                  <w:sz w:val="24"/>
                  <w:szCs w:val="24"/>
                </w:rPr>
                <w:br/>
                <w:t>[0.413, 0.870]</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E9B5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94" w:author="Héctor Bahamonde" w:date="2026-09-18T11:04:00Z" w16du:dateUtc="2026-09-18T09:04:00Z"/>
                <w:rFonts w:ascii="Arial" w:hAnsi="Arial" w:cs="Arial"/>
                <w:color w:val="000000"/>
                <w:sz w:val="24"/>
                <w:szCs w:val="24"/>
              </w:rPr>
            </w:pPr>
          </w:p>
        </w:tc>
      </w:tr>
      <w:tr w:rsidR="00856CFB" w:rsidRPr="008372F6" w14:paraId="4EB079FF" w14:textId="77777777" w:rsidTr="00756616">
        <w:trPr>
          <w:cantSplit/>
          <w:jc w:val="center"/>
          <w:ins w:id="1395"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D629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96" w:author="Héctor Bahamonde" w:date="2026-09-18T11:04:00Z" w16du:dateUtc="2026-09-18T09:04:00Z"/>
                <w:rFonts w:ascii="Arial" w:hAnsi="Arial" w:cs="Arial"/>
                <w:color w:val="000000"/>
                <w:sz w:val="24"/>
                <w:szCs w:val="24"/>
              </w:rPr>
            </w:pPr>
            <w:ins w:id="1397" w:author="Héctor Bahamonde" w:date="2026-09-18T11:04:00Z" w16du:dateUtc="2026-09-18T09:04:00Z">
              <w:r w:rsidRPr="008372F6">
                <w:rPr>
                  <w:rFonts w:ascii="Arial" w:hAnsi="Arial" w:cs="Arial"/>
                  <w:color w:val="000000"/>
                  <w:sz w:val="24"/>
                  <w:szCs w:val="24"/>
                </w:rPr>
                <w:t>Conditional vs. reject: Income: missing/no answer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C3B8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398" w:author="Héctor Bahamonde" w:date="2026-09-18T11:04:00Z" w16du:dateUtc="2026-09-18T09:04:00Z"/>
                <w:rFonts w:ascii="Arial" w:hAnsi="Arial" w:cs="Arial"/>
                <w:color w:val="000000"/>
                <w:sz w:val="24"/>
                <w:szCs w:val="24"/>
              </w:rPr>
            </w:pPr>
            <w:ins w:id="1399" w:author="Héctor Bahamonde" w:date="2026-09-18T11:04:00Z" w16du:dateUtc="2026-09-18T09:04:00Z">
              <w:r w:rsidRPr="008372F6">
                <w:rPr>
                  <w:rFonts w:ascii="Arial" w:hAnsi="Arial" w:cs="Arial"/>
                  <w:color w:val="000000"/>
                  <w:sz w:val="24"/>
                  <w:szCs w:val="24"/>
                </w:rPr>
                <w:t>0.736+</w:t>
              </w:r>
              <w:r w:rsidRPr="008372F6">
                <w:rPr>
                  <w:rFonts w:ascii="Arial" w:hAnsi="Arial" w:cs="Arial"/>
                  <w:color w:val="000000"/>
                  <w:sz w:val="24"/>
                  <w:szCs w:val="24"/>
                </w:rPr>
                <w:br/>
                <w:t>[0.515, 1.051]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3BF5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00" w:author="Héctor Bahamonde" w:date="2026-09-18T11:04:00Z" w16du:dateUtc="2026-09-18T09:04:00Z"/>
                <w:rFonts w:ascii="Arial" w:hAnsi="Arial" w:cs="Arial"/>
                <w:color w:val="000000"/>
                <w:sz w:val="24"/>
                <w:szCs w:val="24"/>
              </w:rPr>
            </w:pPr>
          </w:p>
        </w:tc>
      </w:tr>
      <w:tr w:rsidR="00856CFB" w:rsidRPr="008372F6" w14:paraId="52187DA3" w14:textId="77777777" w:rsidTr="00756616">
        <w:trPr>
          <w:cantSplit/>
          <w:jc w:val="center"/>
          <w:ins w:id="1401"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4FC1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02" w:author="Héctor Bahamonde" w:date="2026-09-18T11:04:00Z" w16du:dateUtc="2026-09-18T09:04:00Z"/>
                <w:rFonts w:ascii="Arial" w:hAnsi="Arial" w:cs="Arial"/>
                <w:color w:val="000000"/>
                <w:sz w:val="24"/>
                <w:szCs w:val="24"/>
              </w:rPr>
            </w:pPr>
            <w:ins w:id="1403" w:author="Héctor Bahamonde" w:date="2026-09-18T11:04:00Z" w16du:dateUtc="2026-09-18T09:04:00Z">
              <w:r w:rsidRPr="008372F6">
                <w:rPr>
                  <w:rFonts w:ascii="Arial" w:hAnsi="Arial" w:cs="Arial"/>
                  <w:color w:val="000000"/>
                  <w:sz w:val="24"/>
                  <w:szCs w:val="24"/>
                </w:rPr>
                <w:t>Conditional vs. reject: Region: Southern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89B2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04" w:author="Héctor Bahamonde" w:date="2026-09-18T11:04:00Z" w16du:dateUtc="2026-09-18T09:04:00Z"/>
                <w:rFonts w:ascii="Arial" w:hAnsi="Arial" w:cs="Arial"/>
                <w:color w:val="000000"/>
                <w:sz w:val="24"/>
                <w:szCs w:val="24"/>
              </w:rPr>
            </w:pPr>
            <w:ins w:id="1405" w:author="Héctor Bahamonde" w:date="2026-09-18T11:04:00Z" w16du:dateUtc="2026-09-18T09:04:00Z">
              <w:r w:rsidRPr="008372F6">
                <w:rPr>
                  <w:rFonts w:ascii="Arial" w:hAnsi="Arial" w:cs="Arial"/>
                  <w:color w:val="000000"/>
                  <w:sz w:val="24"/>
                  <w:szCs w:val="24"/>
                </w:rPr>
                <w:t>0.875</w:t>
              </w:r>
              <w:r w:rsidRPr="008372F6">
                <w:rPr>
                  <w:rFonts w:ascii="Arial" w:hAnsi="Arial" w:cs="Arial"/>
                  <w:color w:val="000000"/>
                  <w:sz w:val="24"/>
                  <w:szCs w:val="24"/>
                </w:rPr>
                <w:br/>
                <w:t>[0.627, 1.221]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5375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06" w:author="Héctor Bahamonde" w:date="2026-09-18T11:04:00Z" w16du:dateUtc="2026-09-18T09:04:00Z"/>
                <w:rFonts w:ascii="Arial" w:hAnsi="Arial" w:cs="Arial"/>
                <w:color w:val="000000"/>
                <w:sz w:val="24"/>
                <w:szCs w:val="24"/>
              </w:rPr>
            </w:pPr>
          </w:p>
        </w:tc>
      </w:tr>
      <w:tr w:rsidR="00856CFB" w:rsidRPr="008372F6" w14:paraId="6BA2D706" w14:textId="77777777" w:rsidTr="00756616">
        <w:trPr>
          <w:cantSplit/>
          <w:jc w:val="center"/>
          <w:ins w:id="1407"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8B42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08" w:author="Héctor Bahamonde" w:date="2026-09-18T11:04:00Z" w16du:dateUtc="2026-09-18T09:04:00Z"/>
                <w:rFonts w:ascii="Arial" w:hAnsi="Arial" w:cs="Arial"/>
                <w:color w:val="000000"/>
                <w:sz w:val="24"/>
                <w:szCs w:val="24"/>
              </w:rPr>
            </w:pPr>
            <w:ins w:id="1409" w:author="Héctor Bahamonde" w:date="2026-09-18T11:04:00Z" w16du:dateUtc="2026-09-18T09:04:00Z">
              <w:r w:rsidRPr="008372F6">
                <w:rPr>
                  <w:rFonts w:ascii="Arial" w:hAnsi="Arial" w:cs="Arial"/>
                  <w:color w:val="000000"/>
                  <w:sz w:val="24"/>
                  <w:szCs w:val="24"/>
                </w:rPr>
                <w:t>Conditional vs. reject: Region: Western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4F3A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10" w:author="Héctor Bahamonde" w:date="2026-09-18T11:04:00Z" w16du:dateUtc="2026-09-18T09:04:00Z"/>
                <w:rFonts w:ascii="Arial" w:hAnsi="Arial" w:cs="Arial"/>
                <w:color w:val="000000"/>
                <w:sz w:val="24"/>
                <w:szCs w:val="24"/>
              </w:rPr>
            </w:pPr>
            <w:ins w:id="1411" w:author="Héctor Bahamonde" w:date="2026-09-18T11:04:00Z" w16du:dateUtc="2026-09-18T09:04:00Z">
              <w:r w:rsidRPr="008372F6">
                <w:rPr>
                  <w:rFonts w:ascii="Arial" w:hAnsi="Arial" w:cs="Arial"/>
                  <w:color w:val="000000"/>
                  <w:sz w:val="24"/>
                  <w:szCs w:val="24"/>
                </w:rPr>
                <w:t>1.048</w:t>
              </w:r>
              <w:r w:rsidRPr="008372F6">
                <w:rPr>
                  <w:rFonts w:ascii="Arial" w:hAnsi="Arial" w:cs="Arial"/>
                  <w:color w:val="000000"/>
                  <w:sz w:val="24"/>
                  <w:szCs w:val="24"/>
                </w:rPr>
                <w:br/>
                <w:t>[0.757, 1.451]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3DDD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12" w:author="Héctor Bahamonde" w:date="2026-09-18T11:04:00Z" w16du:dateUtc="2026-09-18T09:04:00Z"/>
                <w:rFonts w:ascii="Arial" w:hAnsi="Arial" w:cs="Arial"/>
                <w:color w:val="000000"/>
                <w:sz w:val="24"/>
                <w:szCs w:val="24"/>
              </w:rPr>
            </w:pPr>
          </w:p>
        </w:tc>
      </w:tr>
      <w:tr w:rsidR="00856CFB" w:rsidRPr="008372F6" w14:paraId="3A291753" w14:textId="77777777" w:rsidTr="00756616">
        <w:trPr>
          <w:cantSplit/>
          <w:jc w:val="center"/>
          <w:ins w:id="1413"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FF16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14" w:author="Héctor Bahamonde" w:date="2026-09-18T11:04:00Z" w16du:dateUtc="2026-09-18T09:04:00Z"/>
                <w:rFonts w:ascii="Arial" w:hAnsi="Arial" w:cs="Arial"/>
                <w:color w:val="000000"/>
                <w:sz w:val="24"/>
                <w:szCs w:val="24"/>
              </w:rPr>
            </w:pPr>
            <w:ins w:id="1415" w:author="Héctor Bahamonde" w:date="2026-09-18T11:04:00Z" w16du:dateUtc="2026-09-18T09:04:00Z">
              <w:r w:rsidRPr="008372F6">
                <w:rPr>
                  <w:rFonts w:ascii="Arial" w:hAnsi="Arial" w:cs="Arial"/>
                  <w:color w:val="000000"/>
                  <w:sz w:val="24"/>
                  <w:szCs w:val="24"/>
                </w:rPr>
                <w:lastRenderedPageBreak/>
                <w:t>Conditional vs. reject: Region: Northern and Eastern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D99D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16" w:author="Héctor Bahamonde" w:date="2026-09-18T11:04:00Z" w16du:dateUtc="2026-09-18T09:04:00Z"/>
                <w:rFonts w:ascii="Arial" w:hAnsi="Arial" w:cs="Arial"/>
                <w:color w:val="000000"/>
                <w:sz w:val="24"/>
                <w:szCs w:val="24"/>
              </w:rPr>
            </w:pPr>
            <w:ins w:id="1417" w:author="Héctor Bahamonde" w:date="2026-09-18T11:04:00Z" w16du:dateUtc="2026-09-18T09:04:00Z">
              <w:r w:rsidRPr="008372F6">
                <w:rPr>
                  <w:rFonts w:ascii="Arial" w:hAnsi="Arial" w:cs="Arial"/>
                  <w:color w:val="000000"/>
                  <w:sz w:val="24"/>
                  <w:szCs w:val="24"/>
                </w:rPr>
                <w:t>0.808</w:t>
              </w:r>
              <w:r w:rsidRPr="008372F6">
                <w:rPr>
                  <w:rFonts w:ascii="Arial" w:hAnsi="Arial" w:cs="Arial"/>
                  <w:color w:val="000000"/>
                  <w:sz w:val="24"/>
                  <w:szCs w:val="24"/>
                </w:rPr>
                <w:br/>
                <w:t>[0.587, 1.111]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2E21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18" w:author="Héctor Bahamonde" w:date="2026-09-18T11:04:00Z" w16du:dateUtc="2026-09-18T09:04:00Z"/>
                <w:rFonts w:ascii="Arial" w:hAnsi="Arial" w:cs="Arial"/>
                <w:color w:val="000000"/>
                <w:sz w:val="24"/>
                <w:szCs w:val="24"/>
              </w:rPr>
            </w:pPr>
          </w:p>
        </w:tc>
      </w:tr>
      <w:tr w:rsidR="00856CFB" w:rsidRPr="008372F6" w14:paraId="20F2A7D3" w14:textId="77777777" w:rsidTr="00756616">
        <w:trPr>
          <w:cantSplit/>
          <w:jc w:val="center"/>
          <w:ins w:id="1419"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0AC1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20" w:author="Héctor Bahamonde" w:date="2026-09-18T11:04:00Z" w16du:dateUtc="2026-09-18T09:04:00Z"/>
                <w:rFonts w:ascii="Arial" w:hAnsi="Arial" w:cs="Arial"/>
                <w:color w:val="000000"/>
                <w:sz w:val="24"/>
                <w:szCs w:val="24"/>
              </w:rPr>
            </w:pPr>
            <w:ins w:id="1421" w:author="Héctor Bahamonde" w:date="2026-09-18T11:04:00Z" w16du:dateUtc="2026-09-18T09:04:00Z">
              <w:r w:rsidRPr="008372F6">
                <w:rPr>
                  <w:rFonts w:ascii="Arial" w:hAnsi="Arial" w:cs="Arial"/>
                  <w:color w:val="000000"/>
                  <w:sz w:val="24"/>
                  <w:szCs w:val="24"/>
                </w:rPr>
                <w:t>Conditional vs. reject: Eligible for Kela reimbursement: yes (ref: no)</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789A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22" w:author="Héctor Bahamonde" w:date="2026-09-18T11:04:00Z" w16du:dateUtc="2026-09-18T09:04:00Z"/>
                <w:rFonts w:ascii="Arial" w:hAnsi="Arial" w:cs="Arial"/>
                <w:color w:val="000000"/>
                <w:sz w:val="24"/>
                <w:szCs w:val="24"/>
              </w:rPr>
            </w:pPr>
            <w:ins w:id="1423" w:author="Héctor Bahamonde" w:date="2026-09-18T11:04:00Z" w16du:dateUtc="2026-09-18T09:04:00Z">
              <w:r w:rsidRPr="008372F6">
                <w:rPr>
                  <w:rFonts w:ascii="Arial" w:hAnsi="Arial" w:cs="Arial"/>
                  <w:color w:val="000000"/>
                  <w:sz w:val="24"/>
                  <w:szCs w:val="24"/>
                </w:rPr>
                <w:t>0.998</w:t>
              </w:r>
              <w:r w:rsidRPr="008372F6">
                <w:rPr>
                  <w:rFonts w:ascii="Arial" w:hAnsi="Arial" w:cs="Arial"/>
                  <w:color w:val="000000"/>
                  <w:sz w:val="24"/>
                  <w:szCs w:val="24"/>
                </w:rPr>
                <w:br/>
                <w:t>[0.741, 1.343]</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8E9E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24" w:author="Héctor Bahamonde" w:date="2026-09-18T11:04:00Z" w16du:dateUtc="2026-09-18T09:04:00Z"/>
                <w:rFonts w:ascii="Arial" w:hAnsi="Arial" w:cs="Arial"/>
                <w:color w:val="000000"/>
                <w:sz w:val="24"/>
                <w:szCs w:val="24"/>
              </w:rPr>
            </w:pPr>
          </w:p>
        </w:tc>
      </w:tr>
      <w:tr w:rsidR="00856CFB" w:rsidRPr="008372F6" w14:paraId="26E943F0" w14:textId="77777777" w:rsidTr="00756616">
        <w:trPr>
          <w:cantSplit/>
          <w:jc w:val="center"/>
          <w:ins w:id="1425"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D201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26" w:author="Héctor Bahamonde" w:date="2026-09-18T11:04:00Z" w16du:dateUtc="2026-09-18T09:04:00Z"/>
                <w:rFonts w:ascii="Arial" w:hAnsi="Arial" w:cs="Arial"/>
                <w:color w:val="000000"/>
                <w:sz w:val="24"/>
                <w:szCs w:val="24"/>
              </w:rPr>
            </w:pPr>
            <w:ins w:id="1427" w:author="Héctor Bahamonde" w:date="2026-09-18T11:04:00Z" w16du:dateUtc="2026-09-18T09:04:00Z">
              <w:r w:rsidRPr="008372F6">
                <w:rPr>
                  <w:rFonts w:ascii="Arial" w:hAnsi="Arial" w:cs="Arial"/>
                  <w:color w:val="000000"/>
                  <w:sz w:val="24"/>
                  <w:szCs w:val="24"/>
                </w:rPr>
                <w:t>Conditional vs. reject: Medicine expenditure: 300-599 €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6104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28" w:author="Héctor Bahamonde" w:date="2026-09-18T11:04:00Z" w16du:dateUtc="2026-09-18T09:04:00Z"/>
                <w:rFonts w:ascii="Arial" w:hAnsi="Arial" w:cs="Arial"/>
                <w:color w:val="000000"/>
                <w:sz w:val="24"/>
                <w:szCs w:val="24"/>
              </w:rPr>
            </w:pPr>
            <w:ins w:id="1429" w:author="Héctor Bahamonde" w:date="2026-09-18T11:04:00Z" w16du:dateUtc="2026-09-18T09:04:00Z">
              <w:r w:rsidRPr="008372F6">
                <w:rPr>
                  <w:rFonts w:ascii="Arial" w:hAnsi="Arial" w:cs="Arial"/>
                  <w:color w:val="000000"/>
                  <w:sz w:val="24"/>
                  <w:szCs w:val="24"/>
                </w:rPr>
                <w:t>0.805</w:t>
              </w:r>
              <w:r w:rsidRPr="008372F6">
                <w:rPr>
                  <w:rFonts w:ascii="Arial" w:hAnsi="Arial" w:cs="Arial"/>
                  <w:color w:val="000000"/>
                  <w:sz w:val="24"/>
                  <w:szCs w:val="24"/>
                </w:rPr>
                <w:br/>
                <w:t>[0.552, 1.173]</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AD3B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30" w:author="Héctor Bahamonde" w:date="2026-09-18T11:04:00Z" w16du:dateUtc="2026-09-18T09:04:00Z"/>
                <w:rFonts w:ascii="Arial" w:hAnsi="Arial" w:cs="Arial"/>
                <w:color w:val="000000"/>
                <w:sz w:val="24"/>
                <w:szCs w:val="24"/>
              </w:rPr>
            </w:pPr>
          </w:p>
        </w:tc>
      </w:tr>
      <w:tr w:rsidR="00856CFB" w:rsidRPr="008372F6" w14:paraId="0D869335" w14:textId="77777777" w:rsidTr="00756616">
        <w:trPr>
          <w:cantSplit/>
          <w:jc w:val="center"/>
          <w:ins w:id="1431"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01EF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32" w:author="Héctor Bahamonde" w:date="2026-09-18T11:04:00Z" w16du:dateUtc="2026-09-18T09:04:00Z"/>
                <w:rFonts w:ascii="Arial" w:hAnsi="Arial" w:cs="Arial"/>
                <w:color w:val="000000"/>
                <w:sz w:val="24"/>
                <w:szCs w:val="24"/>
              </w:rPr>
            </w:pPr>
            <w:ins w:id="1433" w:author="Héctor Bahamonde" w:date="2026-09-18T11:04:00Z" w16du:dateUtc="2026-09-18T09:04:00Z">
              <w:r w:rsidRPr="008372F6">
                <w:rPr>
                  <w:rFonts w:ascii="Arial" w:hAnsi="Arial" w:cs="Arial"/>
                  <w:color w:val="000000"/>
                  <w:sz w:val="24"/>
                  <w:szCs w:val="24"/>
                </w:rPr>
                <w:t>Conditional vs. reject: Medicine expenditure: 600 € or more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095D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34" w:author="Héctor Bahamonde" w:date="2026-09-18T11:04:00Z" w16du:dateUtc="2026-09-18T09:04:00Z"/>
                <w:rFonts w:ascii="Arial" w:hAnsi="Arial" w:cs="Arial"/>
                <w:color w:val="000000"/>
                <w:sz w:val="24"/>
                <w:szCs w:val="24"/>
              </w:rPr>
            </w:pPr>
            <w:ins w:id="1435" w:author="Héctor Bahamonde" w:date="2026-09-18T11:04:00Z" w16du:dateUtc="2026-09-18T09:04:00Z">
              <w:r w:rsidRPr="008372F6">
                <w:rPr>
                  <w:rFonts w:ascii="Arial" w:hAnsi="Arial" w:cs="Arial"/>
                  <w:color w:val="000000"/>
                  <w:sz w:val="24"/>
                  <w:szCs w:val="24"/>
                </w:rPr>
                <w:t>1.267</w:t>
              </w:r>
              <w:r w:rsidRPr="008372F6">
                <w:rPr>
                  <w:rFonts w:ascii="Arial" w:hAnsi="Arial" w:cs="Arial"/>
                  <w:color w:val="000000"/>
                  <w:sz w:val="24"/>
                  <w:szCs w:val="24"/>
                </w:rPr>
                <w:br/>
                <w:t>[0.719, 2.231]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2189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36" w:author="Héctor Bahamonde" w:date="2026-09-18T11:04:00Z" w16du:dateUtc="2026-09-18T09:04:00Z"/>
                <w:rFonts w:ascii="Arial" w:hAnsi="Arial" w:cs="Arial"/>
                <w:color w:val="000000"/>
                <w:sz w:val="24"/>
                <w:szCs w:val="24"/>
              </w:rPr>
            </w:pPr>
          </w:p>
        </w:tc>
      </w:tr>
      <w:tr w:rsidR="00856CFB" w:rsidRPr="008372F6" w14:paraId="61C7C327" w14:textId="77777777" w:rsidTr="00756616">
        <w:trPr>
          <w:cantSplit/>
          <w:jc w:val="center"/>
          <w:ins w:id="1437"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A01C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38" w:author="Héctor Bahamonde" w:date="2026-09-18T11:04:00Z" w16du:dateUtc="2026-09-18T09:04:00Z"/>
                <w:rFonts w:ascii="Arial" w:hAnsi="Arial" w:cs="Arial"/>
                <w:color w:val="000000"/>
                <w:sz w:val="24"/>
                <w:szCs w:val="24"/>
              </w:rPr>
            </w:pPr>
            <w:ins w:id="1439" w:author="Héctor Bahamonde" w:date="2026-09-18T11:04:00Z" w16du:dateUtc="2026-09-18T09:04:00Z">
              <w:r w:rsidRPr="008372F6">
                <w:rPr>
                  <w:rFonts w:ascii="Arial" w:hAnsi="Arial" w:cs="Arial"/>
                  <w:color w:val="000000"/>
                  <w:sz w:val="24"/>
                  <w:szCs w:val="24"/>
                </w:rPr>
                <w:t>Conditional vs. reject: Medicine expenditure: up to 100 €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287C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40" w:author="Héctor Bahamonde" w:date="2026-09-18T11:04:00Z" w16du:dateUtc="2026-09-18T09:04:00Z"/>
                <w:rFonts w:ascii="Arial" w:hAnsi="Arial" w:cs="Arial"/>
                <w:color w:val="000000"/>
                <w:sz w:val="24"/>
                <w:szCs w:val="24"/>
              </w:rPr>
            </w:pPr>
            <w:ins w:id="1441" w:author="Héctor Bahamonde" w:date="2026-09-18T11:04:00Z" w16du:dateUtc="2026-09-18T09:04:00Z">
              <w:r w:rsidRPr="008372F6">
                <w:rPr>
                  <w:rFonts w:ascii="Arial" w:hAnsi="Arial" w:cs="Arial"/>
                  <w:color w:val="000000"/>
                  <w:sz w:val="24"/>
                  <w:szCs w:val="24"/>
                </w:rPr>
                <w:t>0.793</w:t>
              </w:r>
              <w:r w:rsidRPr="008372F6">
                <w:rPr>
                  <w:rFonts w:ascii="Arial" w:hAnsi="Arial" w:cs="Arial"/>
                  <w:color w:val="000000"/>
                  <w:sz w:val="24"/>
                  <w:szCs w:val="24"/>
                </w:rPr>
                <w:br/>
                <w:t>[0.573, 1.098]</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0CE5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42" w:author="Héctor Bahamonde" w:date="2026-09-18T11:04:00Z" w16du:dateUtc="2026-09-18T09:04:00Z"/>
                <w:rFonts w:ascii="Arial" w:hAnsi="Arial" w:cs="Arial"/>
                <w:color w:val="000000"/>
                <w:sz w:val="24"/>
                <w:szCs w:val="24"/>
              </w:rPr>
            </w:pPr>
          </w:p>
        </w:tc>
      </w:tr>
      <w:tr w:rsidR="00856CFB" w:rsidRPr="008372F6" w14:paraId="33E344F5" w14:textId="77777777" w:rsidTr="00756616">
        <w:trPr>
          <w:cantSplit/>
          <w:jc w:val="center"/>
          <w:ins w:id="1443"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6A52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44" w:author="Héctor Bahamonde" w:date="2026-09-18T11:04:00Z" w16du:dateUtc="2026-09-18T09:04:00Z"/>
                <w:rFonts w:ascii="Arial" w:hAnsi="Arial" w:cs="Arial"/>
                <w:color w:val="000000"/>
                <w:sz w:val="24"/>
                <w:szCs w:val="24"/>
              </w:rPr>
            </w:pPr>
            <w:ins w:id="1445" w:author="Héctor Bahamonde" w:date="2026-09-18T11:04:00Z" w16du:dateUtc="2026-09-18T09:04:00Z">
              <w:r w:rsidRPr="008372F6">
                <w:rPr>
                  <w:rFonts w:ascii="Arial" w:hAnsi="Arial" w:cs="Arial"/>
                  <w:color w:val="000000"/>
                  <w:sz w:val="24"/>
                  <w:szCs w:val="24"/>
                </w:rPr>
                <w:t>Conditional vs. reject: Medicine expenditure: no prescribed medicines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BB2C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46" w:author="Héctor Bahamonde" w:date="2026-09-18T11:04:00Z" w16du:dateUtc="2026-09-18T09:04:00Z"/>
                <w:rFonts w:ascii="Arial" w:hAnsi="Arial" w:cs="Arial"/>
                <w:color w:val="000000"/>
                <w:sz w:val="24"/>
                <w:szCs w:val="24"/>
              </w:rPr>
            </w:pPr>
            <w:ins w:id="1447" w:author="Héctor Bahamonde" w:date="2026-09-18T11:04:00Z" w16du:dateUtc="2026-09-18T09:04:00Z">
              <w:r w:rsidRPr="008372F6">
                <w:rPr>
                  <w:rFonts w:ascii="Arial" w:hAnsi="Arial" w:cs="Arial"/>
                  <w:color w:val="000000"/>
                  <w:sz w:val="24"/>
                  <w:szCs w:val="24"/>
                </w:rPr>
                <w:t>0.598*</w:t>
              </w:r>
              <w:r w:rsidRPr="008372F6">
                <w:rPr>
                  <w:rFonts w:ascii="Arial" w:hAnsi="Arial" w:cs="Arial"/>
                  <w:color w:val="000000"/>
                  <w:sz w:val="24"/>
                  <w:szCs w:val="24"/>
                </w:rPr>
                <w:br/>
                <w:t>[0.403, 0.888]</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6205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48" w:author="Héctor Bahamonde" w:date="2026-09-18T11:04:00Z" w16du:dateUtc="2026-09-18T09:04:00Z"/>
                <w:rFonts w:ascii="Arial" w:hAnsi="Arial" w:cs="Arial"/>
                <w:color w:val="000000"/>
                <w:sz w:val="24"/>
                <w:szCs w:val="24"/>
              </w:rPr>
            </w:pPr>
          </w:p>
        </w:tc>
      </w:tr>
      <w:tr w:rsidR="00856CFB" w:rsidRPr="008372F6" w14:paraId="4637DB07" w14:textId="77777777" w:rsidTr="00756616">
        <w:trPr>
          <w:cantSplit/>
          <w:jc w:val="center"/>
          <w:ins w:id="1449"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929F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50" w:author="Héctor Bahamonde" w:date="2026-09-18T11:04:00Z" w16du:dateUtc="2026-09-18T09:04:00Z"/>
                <w:rFonts w:ascii="Arial" w:hAnsi="Arial" w:cs="Arial"/>
                <w:color w:val="000000"/>
                <w:sz w:val="24"/>
                <w:szCs w:val="24"/>
              </w:rPr>
            </w:pPr>
            <w:ins w:id="1451" w:author="Héctor Bahamonde" w:date="2026-09-18T11:04:00Z" w16du:dateUtc="2026-09-18T09:04:00Z">
              <w:r w:rsidRPr="008372F6">
                <w:rPr>
                  <w:rFonts w:ascii="Arial" w:hAnsi="Arial" w:cs="Arial"/>
                  <w:color w:val="000000"/>
                  <w:sz w:val="24"/>
                  <w:szCs w:val="24"/>
                </w:rPr>
                <w:t>Conditional vs. reject: Medicine expenditure: don't know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AF29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52" w:author="Héctor Bahamonde" w:date="2026-09-18T11:04:00Z" w16du:dateUtc="2026-09-18T09:04:00Z"/>
                <w:rFonts w:ascii="Arial" w:hAnsi="Arial" w:cs="Arial"/>
                <w:color w:val="000000"/>
                <w:sz w:val="24"/>
                <w:szCs w:val="24"/>
              </w:rPr>
            </w:pPr>
            <w:ins w:id="1453" w:author="Héctor Bahamonde" w:date="2026-09-18T11:04:00Z" w16du:dateUtc="2026-09-18T09:04:00Z">
              <w:r w:rsidRPr="008372F6">
                <w:rPr>
                  <w:rFonts w:ascii="Arial" w:hAnsi="Arial" w:cs="Arial"/>
                  <w:color w:val="000000"/>
                  <w:sz w:val="24"/>
                  <w:szCs w:val="24"/>
                </w:rPr>
                <w:t>2.073*</w:t>
              </w:r>
              <w:r w:rsidRPr="008372F6">
                <w:rPr>
                  <w:rFonts w:ascii="Arial" w:hAnsi="Arial" w:cs="Arial"/>
                  <w:color w:val="000000"/>
                  <w:sz w:val="24"/>
                  <w:szCs w:val="24"/>
                </w:rPr>
                <w:br/>
                <w:t>[1.115, 3.855]</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893B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54" w:author="Héctor Bahamonde" w:date="2026-09-18T11:04:00Z" w16du:dateUtc="2026-09-18T09:04:00Z"/>
                <w:rFonts w:ascii="Arial" w:hAnsi="Arial" w:cs="Arial"/>
                <w:color w:val="000000"/>
                <w:sz w:val="24"/>
                <w:szCs w:val="24"/>
              </w:rPr>
            </w:pPr>
          </w:p>
        </w:tc>
      </w:tr>
      <w:tr w:rsidR="00856CFB" w:rsidRPr="008372F6" w14:paraId="2905FBBB" w14:textId="77777777" w:rsidTr="00756616">
        <w:trPr>
          <w:cantSplit/>
          <w:jc w:val="center"/>
          <w:ins w:id="1455"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A659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56" w:author="Héctor Bahamonde" w:date="2026-09-18T11:04:00Z" w16du:dateUtc="2026-09-18T09:04:00Z"/>
                <w:rFonts w:ascii="Arial" w:hAnsi="Arial" w:cs="Arial"/>
                <w:color w:val="000000"/>
                <w:sz w:val="24"/>
                <w:szCs w:val="24"/>
              </w:rPr>
            </w:pPr>
            <w:ins w:id="1457" w:author="Héctor Bahamonde" w:date="2026-09-18T11:04:00Z" w16du:dateUtc="2026-09-18T09:04:00Z">
              <w:r w:rsidRPr="008372F6">
                <w:rPr>
                  <w:rFonts w:ascii="Arial" w:hAnsi="Arial" w:cs="Arial"/>
                  <w:color w:val="000000"/>
                  <w:sz w:val="24"/>
                  <w:szCs w:val="24"/>
                </w:rPr>
                <w:t>Unconditional vs. reject: Intercept</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77D9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58" w:author="Héctor Bahamonde" w:date="2026-09-18T11:04:00Z" w16du:dateUtc="2026-09-18T09:04:00Z"/>
                <w:rFonts w:ascii="Arial" w:hAnsi="Arial" w:cs="Arial"/>
                <w:color w:val="000000"/>
                <w:sz w:val="24"/>
                <w:szCs w:val="24"/>
              </w:rPr>
            </w:pPr>
            <w:ins w:id="1459" w:author="Héctor Bahamonde" w:date="2026-09-18T11:04:00Z" w16du:dateUtc="2026-09-18T09:04:00Z">
              <w:r w:rsidRPr="008372F6">
                <w:rPr>
                  <w:rFonts w:ascii="Arial" w:hAnsi="Arial" w:cs="Arial"/>
                  <w:color w:val="000000"/>
                  <w:sz w:val="24"/>
                  <w:szCs w:val="24"/>
                </w:rPr>
                <w:t>0.605+</w:t>
              </w:r>
              <w:r w:rsidRPr="008372F6">
                <w:rPr>
                  <w:rFonts w:ascii="Arial" w:hAnsi="Arial" w:cs="Arial"/>
                  <w:color w:val="000000"/>
                  <w:sz w:val="24"/>
                  <w:szCs w:val="24"/>
                </w:rPr>
                <w:br/>
                <w:t>[0.339, 1.081]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8C9E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60" w:author="Héctor Bahamonde" w:date="2026-09-18T11:04:00Z" w16du:dateUtc="2026-09-18T09:04:00Z"/>
                <w:rFonts w:ascii="Arial" w:hAnsi="Arial" w:cs="Arial"/>
                <w:color w:val="000000"/>
                <w:sz w:val="24"/>
                <w:szCs w:val="24"/>
              </w:rPr>
            </w:pPr>
          </w:p>
        </w:tc>
      </w:tr>
      <w:tr w:rsidR="00856CFB" w:rsidRPr="008372F6" w14:paraId="4E2985AB" w14:textId="77777777" w:rsidTr="00756616">
        <w:trPr>
          <w:cantSplit/>
          <w:jc w:val="center"/>
          <w:ins w:id="1461"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70ED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62" w:author="Héctor Bahamonde" w:date="2026-09-18T11:04:00Z" w16du:dateUtc="2026-09-18T09:04:00Z"/>
                <w:rFonts w:ascii="Arial" w:hAnsi="Arial" w:cs="Arial"/>
                <w:color w:val="000000"/>
                <w:sz w:val="24"/>
                <w:szCs w:val="24"/>
              </w:rPr>
            </w:pPr>
            <w:ins w:id="1463" w:author="Héctor Bahamonde" w:date="2026-09-18T11:04:00Z" w16du:dateUtc="2026-09-18T09:04:00Z">
              <w:r w:rsidRPr="008372F6">
                <w:rPr>
                  <w:rFonts w:ascii="Arial" w:hAnsi="Arial" w:cs="Arial"/>
                  <w:color w:val="000000"/>
                  <w:sz w:val="24"/>
                  <w:szCs w:val="24"/>
                </w:rPr>
                <w:t>Unconditional vs. reject: Loss (rescue) frame (ref: control)</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1737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64" w:author="Héctor Bahamonde" w:date="2026-09-18T11:04:00Z" w16du:dateUtc="2026-09-18T09:04:00Z"/>
                <w:rFonts w:ascii="Arial" w:hAnsi="Arial" w:cs="Arial"/>
                <w:color w:val="000000"/>
                <w:sz w:val="24"/>
                <w:szCs w:val="24"/>
              </w:rPr>
            </w:pPr>
            <w:ins w:id="1465" w:author="Héctor Bahamonde" w:date="2026-09-18T11:04:00Z" w16du:dateUtc="2026-09-18T09:04:00Z">
              <w:r w:rsidRPr="008372F6">
                <w:rPr>
                  <w:rFonts w:ascii="Arial" w:hAnsi="Arial" w:cs="Arial"/>
                  <w:color w:val="000000"/>
                  <w:sz w:val="24"/>
                  <w:szCs w:val="24"/>
                </w:rPr>
                <w:t>1.986***</w:t>
              </w:r>
              <w:r w:rsidRPr="008372F6">
                <w:rPr>
                  <w:rFonts w:ascii="Arial" w:hAnsi="Arial" w:cs="Arial"/>
                  <w:color w:val="000000"/>
                  <w:sz w:val="24"/>
                  <w:szCs w:val="24"/>
                </w:rPr>
                <w:br/>
                <w:t>[1.433, 2.752]</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7BE3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66" w:author="Héctor Bahamonde" w:date="2026-09-18T11:04:00Z" w16du:dateUtc="2026-09-18T09:04:00Z"/>
                <w:rFonts w:ascii="Arial" w:hAnsi="Arial" w:cs="Arial"/>
                <w:color w:val="000000"/>
                <w:sz w:val="24"/>
                <w:szCs w:val="24"/>
              </w:rPr>
            </w:pPr>
          </w:p>
        </w:tc>
      </w:tr>
      <w:tr w:rsidR="00856CFB" w:rsidRPr="008372F6" w14:paraId="343F7ADA" w14:textId="77777777" w:rsidTr="00756616">
        <w:trPr>
          <w:cantSplit/>
          <w:jc w:val="center"/>
          <w:ins w:id="1467"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9DFC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68" w:author="Héctor Bahamonde" w:date="2026-09-18T11:04:00Z" w16du:dateUtc="2026-09-18T09:04:00Z"/>
                <w:rFonts w:ascii="Arial" w:hAnsi="Arial" w:cs="Arial"/>
                <w:color w:val="000000"/>
                <w:sz w:val="24"/>
                <w:szCs w:val="24"/>
              </w:rPr>
            </w:pPr>
            <w:ins w:id="1469" w:author="Héctor Bahamonde" w:date="2026-09-18T11:04:00Z" w16du:dateUtc="2026-09-18T09:04:00Z">
              <w:r w:rsidRPr="008372F6">
                <w:rPr>
                  <w:rFonts w:ascii="Arial" w:hAnsi="Arial" w:cs="Arial"/>
                  <w:color w:val="000000"/>
                  <w:sz w:val="24"/>
                  <w:szCs w:val="24"/>
                </w:rPr>
                <w:t>Unconditional vs. reject: Gains (health maximisation) frame (ref: control)</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B2D1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70" w:author="Héctor Bahamonde" w:date="2026-09-18T11:04:00Z" w16du:dateUtc="2026-09-18T09:04:00Z"/>
                <w:rFonts w:ascii="Arial" w:hAnsi="Arial" w:cs="Arial"/>
                <w:color w:val="000000"/>
                <w:sz w:val="24"/>
                <w:szCs w:val="24"/>
              </w:rPr>
            </w:pPr>
            <w:ins w:id="1471" w:author="Héctor Bahamonde" w:date="2026-09-18T11:04:00Z" w16du:dateUtc="2026-09-18T09:04:00Z">
              <w:r w:rsidRPr="008372F6">
                <w:rPr>
                  <w:rFonts w:ascii="Arial" w:hAnsi="Arial" w:cs="Arial"/>
                  <w:color w:val="000000"/>
                  <w:sz w:val="24"/>
                  <w:szCs w:val="24"/>
                </w:rPr>
                <w:t>0.690*</w:t>
              </w:r>
              <w:r w:rsidRPr="008372F6">
                <w:rPr>
                  <w:rFonts w:ascii="Arial" w:hAnsi="Arial" w:cs="Arial"/>
                  <w:color w:val="000000"/>
                  <w:sz w:val="24"/>
                  <w:szCs w:val="24"/>
                </w:rPr>
                <w:br/>
                <w:t>[0.498, 0.957]</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D83A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72" w:author="Héctor Bahamonde" w:date="2026-09-18T11:04:00Z" w16du:dateUtc="2026-09-18T09:04:00Z"/>
                <w:rFonts w:ascii="Arial" w:hAnsi="Arial" w:cs="Arial"/>
                <w:color w:val="000000"/>
                <w:sz w:val="24"/>
                <w:szCs w:val="24"/>
              </w:rPr>
            </w:pPr>
          </w:p>
        </w:tc>
      </w:tr>
      <w:tr w:rsidR="00856CFB" w:rsidRPr="008372F6" w14:paraId="4BB67494" w14:textId="77777777" w:rsidTr="00756616">
        <w:trPr>
          <w:cantSplit/>
          <w:jc w:val="center"/>
          <w:ins w:id="1473"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8BBF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74" w:author="Héctor Bahamonde" w:date="2026-09-18T11:04:00Z" w16du:dateUtc="2026-09-18T09:04:00Z"/>
                <w:rFonts w:ascii="Arial" w:hAnsi="Arial" w:cs="Arial"/>
                <w:color w:val="000000"/>
                <w:sz w:val="24"/>
                <w:szCs w:val="24"/>
              </w:rPr>
            </w:pPr>
            <w:ins w:id="1475" w:author="Héctor Bahamonde" w:date="2026-09-18T11:04:00Z" w16du:dateUtc="2026-09-18T09:04:00Z">
              <w:r w:rsidRPr="008372F6">
                <w:rPr>
                  <w:rFonts w:ascii="Arial" w:hAnsi="Arial" w:cs="Arial"/>
                  <w:color w:val="000000"/>
                  <w:sz w:val="24"/>
                  <w:szCs w:val="24"/>
                </w:rPr>
                <w:t>Unconditional vs. reject: Male (ref: female)</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094A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76" w:author="Héctor Bahamonde" w:date="2026-09-18T11:04:00Z" w16du:dateUtc="2026-09-18T09:04:00Z"/>
                <w:rFonts w:ascii="Arial" w:hAnsi="Arial" w:cs="Arial"/>
                <w:color w:val="000000"/>
                <w:sz w:val="24"/>
                <w:szCs w:val="24"/>
              </w:rPr>
            </w:pPr>
            <w:ins w:id="1477" w:author="Héctor Bahamonde" w:date="2026-09-18T11:04:00Z" w16du:dateUtc="2026-09-18T09:04:00Z">
              <w:r w:rsidRPr="008372F6">
                <w:rPr>
                  <w:rFonts w:ascii="Arial" w:hAnsi="Arial" w:cs="Arial"/>
                  <w:color w:val="000000"/>
                  <w:sz w:val="24"/>
                  <w:szCs w:val="24"/>
                </w:rPr>
                <w:t>1.025</w:t>
              </w:r>
              <w:r w:rsidRPr="008372F6">
                <w:rPr>
                  <w:rFonts w:ascii="Arial" w:hAnsi="Arial" w:cs="Arial"/>
                  <w:color w:val="000000"/>
                  <w:sz w:val="24"/>
                  <w:szCs w:val="24"/>
                </w:rPr>
                <w:br/>
                <w:t>[0.782, 1.344]</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2B56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78" w:author="Héctor Bahamonde" w:date="2026-09-18T11:04:00Z" w16du:dateUtc="2026-09-18T09:04:00Z"/>
                <w:rFonts w:ascii="Arial" w:hAnsi="Arial" w:cs="Arial"/>
                <w:color w:val="000000"/>
                <w:sz w:val="24"/>
                <w:szCs w:val="24"/>
              </w:rPr>
            </w:pPr>
          </w:p>
        </w:tc>
      </w:tr>
      <w:tr w:rsidR="00856CFB" w:rsidRPr="008372F6" w14:paraId="04DD0530" w14:textId="77777777" w:rsidTr="00756616">
        <w:trPr>
          <w:cantSplit/>
          <w:jc w:val="center"/>
          <w:ins w:id="1479"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3402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80" w:author="Héctor Bahamonde" w:date="2026-09-18T11:04:00Z" w16du:dateUtc="2026-09-18T09:04:00Z"/>
                <w:rFonts w:ascii="Arial" w:hAnsi="Arial" w:cs="Arial"/>
                <w:color w:val="000000"/>
                <w:sz w:val="24"/>
                <w:szCs w:val="24"/>
              </w:rPr>
            </w:pPr>
            <w:ins w:id="1481" w:author="Héctor Bahamonde" w:date="2026-09-18T11:04:00Z" w16du:dateUtc="2026-09-18T09:04:00Z">
              <w:r w:rsidRPr="008372F6">
                <w:rPr>
                  <w:rFonts w:ascii="Arial" w:hAnsi="Arial" w:cs="Arial"/>
                  <w:color w:val="000000"/>
                  <w:sz w:val="24"/>
                  <w:szCs w:val="24"/>
                </w:rPr>
                <w:lastRenderedPageBreak/>
                <w:t>Unconditional vs. reject: Age (years)</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0478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82" w:author="Héctor Bahamonde" w:date="2026-09-18T11:04:00Z" w16du:dateUtc="2026-09-18T09:04:00Z"/>
                <w:rFonts w:ascii="Arial" w:hAnsi="Arial" w:cs="Arial"/>
                <w:color w:val="000000"/>
                <w:sz w:val="24"/>
                <w:szCs w:val="24"/>
              </w:rPr>
            </w:pPr>
            <w:ins w:id="1483" w:author="Héctor Bahamonde" w:date="2026-09-18T11:04:00Z" w16du:dateUtc="2026-09-18T09:04:00Z">
              <w:r w:rsidRPr="008372F6">
                <w:rPr>
                  <w:rFonts w:ascii="Arial" w:hAnsi="Arial" w:cs="Arial"/>
                  <w:color w:val="000000"/>
                  <w:sz w:val="24"/>
                  <w:szCs w:val="24"/>
                </w:rPr>
                <w:t>1.027***</w:t>
              </w:r>
              <w:r w:rsidRPr="008372F6">
                <w:rPr>
                  <w:rFonts w:ascii="Arial" w:hAnsi="Arial" w:cs="Arial"/>
                  <w:color w:val="000000"/>
                  <w:sz w:val="24"/>
                  <w:szCs w:val="24"/>
                </w:rPr>
                <w:br/>
                <w:t>[1.019, 1.036]</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58E9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84" w:author="Héctor Bahamonde" w:date="2026-09-18T11:04:00Z" w16du:dateUtc="2026-09-18T09:04:00Z"/>
                <w:rFonts w:ascii="Arial" w:hAnsi="Arial" w:cs="Arial"/>
                <w:color w:val="000000"/>
                <w:sz w:val="24"/>
                <w:szCs w:val="24"/>
              </w:rPr>
            </w:pPr>
          </w:p>
        </w:tc>
      </w:tr>
      <w:tr w:rsidR="00856CFB" w:rsidRPr="008372F6" w14:paraId="3E0EAB0D" w14:textId="77777777" w:rsidTr="00756616">
        <w:trPr>
          <w:cantSplit/>
          <w:jc w:val="center"/>
          <w:ins w:id="1485"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CC85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86" w:author="Héctor Bahamonde" w:date="2026-09-18T11:04:00Z" w16du:dateUtc="2026-09-18T09:04:00Z"/>
                <w:rFonts w:ascii="Arial" w:hAnsi="Arial" w:cs="Arial"/>
                <w:color w:val="000000"/>
                <w:sz w:val="24"/>
                <w:szCs w:val="24"/>
              </w:rPr>
            </w:pPr>
            <w:ins w:id="1487" w:author="Héctor Bahamonde" w:date="2026-09-18T11:04:00Z" w16du:dateUtc="2026-09-18T09:04:00Z">
              <w:r w:rsidRPr="008372F6">
                <w:rPr>
                  <w:rFonts w:ascii="Arial" w:hAnsi="Arial" w:cs="Arial"/>
                  <w:color w:val="000000"/>
                  <w:sz w:val="24"/>
                  <w:szCs w:val="24"/>
                </w:rPr>
                <w:t>Unconditional vs. reject: Income: 3001-5000 €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EC3D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88" w:author="Héctor Bahamonde" w:date="2026-09-18T11:04:00Z" w16du:dateUtc="2026-09-18T09:04:00Z"/>
                <w:rFonts w:ascii="Arial" w:hAnsi="Arial" w:cs="Arial"/>
                <w:color w:val="000000"/>
                <w:sz w:val="24"/>
                <w:szCs w:val="24"/>
              </w:rPr>
            </w:pPr>
            <w:ins w:id="1489" w:author="Héctor Bahamonde" w:date="2026-09-18T11:04:00Z" w16du:dateUtc="2026-09-18T09:04:00Z">
              <w:r w:rsidRPr="008372F6">
                <w:rPr>
                  <w:rFonts w:ascii="Arial" w:hAnsi="Arial" w:cs="Arial"/>
                  <w:color w:val="000000"/>
                  <w:sz w:val="24"/>
                  <w:szCs w:val="24"/>
                </w:rPr>
                <w:t>0.920</w:t>
              </w:r>
              <w:r w:rsidRPr="008372F6">
                <w:rPr>
                  <w:rFonts w:ascii="Arial" w:hAnsi="Arial" w:cs="Arial"/>
                  <w:color w:val="000000"/>
                  <w:sz w:val="24"/>
                  <w:szCs w:val="24"/>
                </w:rPr>
                <w:br/>
                <w:t>[0.667, 1.270]</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CE4B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90" w:author="Héctor Bahamonde" w:date="2026-09-18T11:04:00Z" w16du:dateUtc="2026-09-18T09:04:00Z"/>
                <w:rFonts w:ascii="Arial" w:hAnsi="Arial" w:cs="Arial"/>
                <w:color w:val="000000"/>
                <w:sz w:val="24"/>
                <w:szCs w:val="24"/>
              </w:rPr>
            </w:pPr>
          </w:p>
        </w:tc>
      </w:tr>
      <w:tr w:rsidR="00856CFB" w:rsidRPr="008372F6" w14:paraId="0E7E7AB0" w14:textId="77777777" w:rsidTr="00756616">
        <w:trPr>
          <w:cantSplit/>
          <w:jc w:val="center"/>
          <w:ins w:id="1491"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4ED8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92" w:author="Héctor Bahamonde" w:date="2026-09-18T11:04:00Z" w16du:dateUtc="2026-09-18T09:04:00Z"/>
                <w:rFonts w:ascii="Arial" w:hAnsi="Arial" w:cs="Arial"/>
                <w:color w:val="000000"/>
                <w:sz w:val="24"/>
                <w:szCs w:val="24"/>
              </w:rPr>
            </w:pPr>
            <w:ins w:id="1493" w:author="Héctor Bahamonde" w:date="2026-09-18T11:04:00Z" w16du:dateUtc="2026-09-18T09:04:00Z">
              <w:r w:rsidRPr="008372F6">
                <w:rPr>
                  <w:rFonts w:ascii="Arial" w:hAnsi="Arial" w:cs="Arial"/>
                  <w:color w:val="000000"/>
                  <w:sz w:val="24"/>
                  <w:szCs w:val="24"/>
                </w:rPr>
                <w:t>Unconditional vs. reject: Income: 5001+ €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8819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94" w:author="Héctor Bahamonde" w:date="2026-09-18T11:04:00Z" w16du:dateUtc="2026-09-18T09:04:00Z"/>
                <w:rFonts w:ascii="Arial" w:hAnsi="Arial" w:cs="Arial"/>
                <w:color w:val="000000"/>
                <w:sz w:val="24"/>
                <w:szCs w:val="24"/>
              </w:rPr>
            </w:pPr>
            <w:ins w:id="1495" w:author="Héctor Bahamonde" w:date="2026-09-18T11:04:00Z" w16du:dateUtc="2026-09-18T09:04:00Z">
              <w:r w:rsidRPr="008372F6">
                <w:rPr>
                  <w:rFonts w:ascii="Arial" w:hAnsi="Arial" w:cs="Arial"/>
                  <w:color w:val="000000"/>
                  <w:sz w:val="24"/>
                  <w:szCs w:val="24"/>
                </w:rPr>
                <w:t>0.610*</w:t>
              </w:r>
              <w:r w:rsidRPr="008372F6">
                <w:rPr>
                  <w:rFonts w:ascii="Arial" w:hAnsi="Arial" w:cs="Arial"/>
                  <w:color w:val="000000"/>
                  <w:sz w:val="24"/>
                  <w:szCs w:val="24"/>
                </w:rPr>
                <w:br/>
                <w:t>[0.397, 0.937]</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1921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96" w:author="Héctor Bahamonde" w:date="2026-09-18T11:04:00Z" w16du:dateUtc="2026-09-18T09:04:00Z"/>
                <w:rFonts w:ascii="Arial" w:hAnsi="Arial" w:cs="Arial"/>
                <w:color w:val="000000"/>
                <w:sz w:val="24"/>
                <w:szCs w:val="24"/>
              </w:rPr>
            </w:pPr>
          </w:p>
        </w:tc>
      </w:tr>
      <w:tr w:rsidR="00856CFB" w:rsidRPr="008372F6" w14:paraId="75608037" w14:textId="77777777" w:rsidTr="00756616">
        <w:trPr>
          <w:cantSplit/>
          <w:jc w:val="center"/>
          <w:ins w:id="1497"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56ED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498" w:author="Héctor Bahamonde" w:date="2026-09-18T11:04:00Z" w16du:dateUtc="2026-09-18T09:04:00Z"/>
                <w:rFonts w:ascii="Arial" w:hAnsi="Arial" w:cs="Arial"/>
                <w:color w:val="000000"/>
                <w:sz w:val="24"/>
                <w:szCs w:val="24"/>
              </w:rPr>
            </w:pPr>
            <w:ins w:id="1499" w:author="Héctor Bahamonde" w:date="2026-09-18T11:04:00Z" w16du:dateUtc="2026-09-18T09:04:00Z">
              <w:r w:rsidRPr="008372F6">
                <w:rPr>
                  <w:rFonts w:ascii="Arial" w:hAnsi="Arial" w:cs="Arial"/>
                  <w:color w:val="000000"/>
                  <w:sz w:val="24"/>
                  <w:szCs w:val="24"/>
                </w:rPr>
                <w:t>Unconditional vs. reject: Income: missing/no answer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A94E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00" w:author="Héctor Bahamonde" w:date="2026-09-18T11:04:00Z" w16du:dateUtc="2026-09-18T09:04:00Z"/>
                <w:rFonts w:ascii="Arial" w:hAnsi="Arial" w:cs="Arial"/>
                <w:color w:val="000000"/>
                <w:sz w:val="24"/>
                <w:szCs w:val="24"/>
              </w:rPr>
            </w:pPr>
            <w:ins w:id="1501" w:author="Héctor Bahamonde" w:date="2026-09-18T11:04:00Z" w16du:dateUtc="2026-09-18T09:04:00Z">
              <w:r w:rsidRPr="008372F6">
                <w:rPr>
                  <w:rFonts w:ascii="Arial" w:hAnsi="Arial" w:cs="Arial"/>
                  <w:color w:val="000000"/>
                  <w:sz w:val="24"/>
                  <w:szCs w:val="24"/>
                </w:rPr>
                <w:t>0.732</w:t>
              </w:r>
              <w:r w:rsidRPr="008372F6">
                <w:rPr>
                  <w:rFonts w:ascii="Arial" w:hAnsi="Arial" w:cs="Arial"/>
                  <w:color w:val="000000"/>
                  <w:sz w:val="24"/>
                  <w:szCs w:val="24"/>
                </w:rPr>
                <w:br/>
                <w:t>[0.485, 1.104]</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E8D5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02" w:author="Héctor Bahamonde" w:date="2026-09-18T11:04:00Z" w16du:dateUtc="2026-09-18T09:04:00Z"/>
                <w:rFonts w:ascii="Arial" w:hAnsi="Arial" w:cs="Arial"/>
                <w:color w:val="000000"/>
                <w:sz w:val="24"/>
                <w:szCs w:val="24"/>
              </w:rPr>
            </w:pPr>
          </w:p>
        </w:tc>
      </w:tr>
      <w:tr w:rsidR="00856CFB" w:rsidRPr="008372F6" w14:paraId="709ABB4D" w14:textId="77777777" w:rsidTr="00756616">
        <w:trPr>
          <w:cantSplit/>
          <w:jc w:val="center"/>
          <w:ins w:id="1503"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3C0B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04" w:author="Héctor Bahamonde" w:date="2026-09-18T11:04:00Z" w16du:dateUtc="2026-09-18T09:04:00Z"/>
                <w:rFonts w:ascii="Arial" w:hAnsi="Arial" w:cs="Arial"/>
                <w:color w:val="000000"/>
                <w:sz w:val="24"/>
                <w:szCs w:val="24"/>
              </w:rPr>
            </w:pPr>
            <w:ins w:id="1505" w:author="Héctor Bahamonde" w:date="2026-09-18T11:04:00Z" w16du:dateUtc="2026-09-18T09:04:00Z">
              <w:r w:rsidRPr="008372F6">
                <w:rPr>
                  <w:rFonts w:ascii="Arial" w:hAnsi="Arial" w:cs="Arial"/>
                  <w:color w:val="000000"/>
                  <w:sz w:val="24"/>
                  <w:szCs w:val="24"/>
                </w:rPr>
                <w:t>Unconditional vs. reject: Region: Southern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59E6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06" w:author="Héctor Bahamonde" w:date="2026-09-18T11:04:00Z" w16du:dateUtc="2026-09-18T09:04:00Z"/>
                <w:rFonts w:ascii="Arial" w:hAnsi="Arial" w:cs="Arial"/>
                <w:color w:val="000000"/>
                <w:sz w:val="24"/>
                <w:szCs w:val="24"/>
              </w:rPr>
            </w:pPr>
            <w:ins w:id="1507" w:author="Héctor Bahamonde" w:date="2026-09-18T11:04:00Z" w16du:dateUtc="2026-09-18T09:04:00Z">
              <w:r w:rsidRPr="008372F6">
                <w:rPr>
                  <w:rFonts w:ascii="Arial" w:hAnsi="Arial" w:cs="Arial"/>
                  <w:color w:val="000000"/>
                  <w:sz w:val="24"/>
                  <w:szCs w:val="24"/>
                </w:rPr>
                <w:t>0.831</w:t>
              </w:r>
              <w:r w:rsidRPr="008372F6">
                <w:rPr>
                  <w:rFonts w:ascii="Arial" w:hAnsi="Arial" w:cs="Arial"/>
                  <w:color w:val="000000"/>
                  <w:sz w:val="24"/>
                  <w:szCs w:val="24"/>
                </w:rPr>
                <w:br/>
                <w:t>[0.573, 1.204]</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B82E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08" w:author="Héctor Bahamonde" w:date="2026-09-18T11:04:00Z" w16du:dateUtc="2026-09-18T09:04:00Z"/>
                <w:rFonts w:ascii="Arial" w:hAnsi="Arial" w:cs="Arial"/>
                <w:color w:val="000000"/>
                <w:sz w:val="24"/>
                <w:szCs w:val="24"/>
              </w:rPr>
            </w:pPr>
          </w:p>
        </w:tc>
      </w:tr>
      <w:tr w:rsidR="00856CFB" w:rsidRPr="008372F6" w14:paraId="571E3896" w14:textId="77777777" w:rsidTr="00756616">
        <w:trPr>
          <w:cantSplit/>
          <w:jc w:val="center"/>
          <w:ins w:id="1509"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0724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10" w:author="Héctor Bahamonde" w:date="2026-09-18T11:04:00Z" w16du:dateUtc="2026-09-18T09:04:00Z"/>
                <w:rFonts w:ascii="Arial" w:hAnsi="Arial" w:cs="Arial"/>
                <w:color w:val="000000"/>
                <w:sz w:val="24"/>
                <w:szCs w:val="24"/>
              </w:rPr>
            </w:pPr>
            <w:ins w:id="1511" w:author="Héctor Bahamonde" w:date="2026-09-18T11:04:00Z" w16du:dateUtc="2026-09-18T09:04:00Z">
              <w:r w:rsidRPr="008372F6">
                <w:rPr>
                  <w:rFonts w:ascii="Arial" w:hAnsi="Arial" w:cs="Arial"/>
                  <w:color w:val="000000"/>
                  <w:sz w:val="24"/>
                  <w:szCs w:val="24"/>
                </w:rPr>
                <w:t>Unconditional vs. reject: Region: Western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D10F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12" w:author="Héctor Bahamonde" w:date="2026-09-18T11:04:00Z" w16du:dateUtc="2026-09-18T09:04:00Z"/>
                <w:rFonts w:ascii="Arial" w:hAnsi="Arial" w:cs="Arial"/>
                <w:color w:val="000000"/>
                <w:sz w:val="24"/>
                <w:szCs w:val="24"/>
              </w:rPr>
            </w:pPr>
            <w:ins w:id="1513" w:author="Héctor Bahamonde" w:date="2026-09-18T11:04:00Z" w16du:dateUtc="2026-09-18T09:04:00Z">
              <w:r w:rsidRPr="008372F6">
                <w:rPr>
                  <w:rFonts w:ascii="Arial" w:hAnsi="Arial" w:cs="Arial"/>
                  <w:color w:val="000000"/>
                  <w:sz w:val="24"/>
                  <w:szCs w:val="24"/>
                </w:rPr>
                <w:t>0.623*</w:t>
              </w:r>
              <w:r w:rsidRPr="008372F6">
                <w:rPr>
                  <w:rFonts w:ascii="Arial" w:hAnsi="Arial" w:cs="Arial"/>
                  <w:color w:val="000000"/>
                  <w:sz w:val="24"/>
                  <w:szCs w:val="24"/>
                </w:rPr>
                <w:br/>
                <w:t>[0.429, 0.905]</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1BC3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14" w:author="Héctor Bahamonde" w:date="2026-09-18T11:04:00Z" w16du:dateUtc="2026-09-18T09:04:00Z"/>
                <w:rFonts w:ascii="Arial" w:hAnsi="Arial" w:cs="Arial"/>
                <w:color w:val="000000"/>
                <w:sz w:val="24"/>
                <w:szCs w:val="24"/>
              </w:rPr>
            </w:pPr>
          </w:p>
        </w:tc>
      </w:tr>
      <w:tr w:rsidR="00856CFB" w:rsidRPr="008372F6" w14:paraId="1D07DF3C" w14:textId="77777777" w:rsidTr="00756616">
        <w:trPr>
          <w:cantSplit/>
          <w:jc w:val="center"/>
          <w:ins w:id="1515"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DAB9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16" w:author="Héctor Bahamonde" w:date="2026-09-18T11:04:00Z" w16du:dateUtc="2026-09-18T09:04:00Z"/>
                <w:rFonts w:ascii="Arial" w:hAnsi="Arial" w:cs="Arial"/>
                <w:color w:val="000000"/>
                <w:sz w:val="24"/>
                <w:szCs w:val="24"/>
              </w:rPr>
            </w:pPr>
            <w:ins w:id="1517" w:author="Héctor Bahamonde" w:date="2026-09-18T11:04:00Z" w16du:dateUtc="2026-09-18T09:04:00Z">
              <w:r w:rsidRPr="008372F6">
                <w:rPr>
                  <w:rFonts w:ascii="Arial" w:hAnsi="Arial" w:cs="Arial"/>
                  <w:color w:val="000000"/>
                  <w:sz w:val="24"/>
                  <w:szCs w:val="24"/>
                </w:rPr>
                <w:t>Unconditional vs. reject: Region: Northern and Eastern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C4BD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18" w:author="Héctor Bahamonde" w:date="2026-09-18T11:04:00Z" w16du:dateUtc="2026-09-18T09:04:00Z"/>
                <w:rFonts w:ascii="Arial" w:hAnsi="Arial" w:cs="Arial"/>
                <w:color w:val="000000"/>
                <w:sz w:val="24"/>
                <w:szCs w:val="24"/>
              </w:rPr>
            </w:pPr>
            <w:ins w:id="1519" w:author="Héctor Bahamonde" w:date="2026-09-18T11:04:00Z" w16du:dateUtc="2026-09-18T09:04:00Z">
              <w:r w:rsidRPr="008372F6">
                <w:rPr>
                  <w:rFonts w:ascii="Arial" w:hAnsi="Arial" w:cs="Arial"/>
                  <w:color w:val="000000"/>
                  <w:sz w:val="24"/>
                  <w:szCs w:val="24"/>
                </w:rPr>
                <w:t>0.609**</w:t>
              </w:r>
              <w:r w:rsidRPr="008372F6">
                <w:rPr>
                  <w:rFonts w:ascii="Arial" w:hAnsi="Arial" w:cs="Arial"/>
                  <w:color w:val="000000"/>
                  <w:sz w:val="24"/>
                  <w:szCs w:val="24"/>
                </w:rPr>
                <w:br/>
                <w:t>[0.425, 0.874]</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679B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20" w:author="Héctor Bahamonde" w:date="2026-09-18T11:04:00Z" w16du:dateUtc="2026-09-18T09:04:00Z"/>
                <w:rFonts w:ascii="Arial" w:hAnsi="Arial" w:cs="Arial"/>
                <w:color w:val="000000"/>
                <w:sz w:val="24"/>
                <w:szCs w:val="24"/>
              </w:rPr>
            </w:pPr>
          </w:p>
        </w:tc>
      </w:tr>
      <w:tr w:rsidR="00856CFB" w:rsidRPr="008372F6" w14:paraId="1500CA27" w14:textId="77777777" w:rsidTr="00756616">
        <w:trPr>
          <w:cantSplit/>
          <w:jc w:val="center"/>
          <w:ins w:id="1521"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BC96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22" w:author="Héctor Bahamonde" w:date="2026-09-18T11:04:00Z" w16du:dateUtc="2026-09-18T09:04:00Z"/>
                <w:rFonts w:ascii="Arial" w:hAnsi="Arial" w:cs="Arial"/>
                <w:color w:val="000000"/>
                <w:sz w:val="24"/>
                <w:szCs w:val="24"/>
              </w:rPr>
            </w:pPr>
            <w:ins w:id="1523" w:author="Héctor Bahamonde" w:date="2026-09-18T11:04:00Z" w16du:dateUtc="2026-09-18T09:04:00Z">
              <w:r w:rsidRPr="008372F6">
                <w:rPr>
                  <w:rFonts w:ascii="Arial" w:hAnsi="Arial" w:cs="Arial"/>
                  <w:color w:val="000000"/>
                  <w:sz w:val="24"/>
                  <w:szCs w:val="24"/>
                </w:rPr>
                <w:t>Unconditional vs. reject: Eligible for Kela reimbursement: yes (ref: no)</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A4EA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24" w:author="Héctor Bahamonde" w:date="2026-09-18T11:04:00Z" w16du:dateUtc="2026-09-18T09:04:00Z"/>
                <w:rFonts w:ascii="Arial" w:hAnsi="Arial" w:cs="Arial"/>
                <w:color w:val="000000"/>
                <w:sz w:val="24"/>
                <w:szCs w:val="24"/>
              </w:rPr>
            </w:pPr>
            <w:ins w:id="1525" w:author="Héctor Bahamonde" w:date="2026-09-18T11:04:00Z" w16du:dateUtc="2026-09-18T09:04:00Z">
              <w:r w:rsidRPr="008372F6">
                <w:rPr>
                  <w:rFonts w:ascii="Arial" w:hAnsi="Arial" w:cs="Arial"/>
                  <w:color w:val="000000"/>
                  <w:sz w:val="24"/>
                  <w:szCs w:val="24"/>
                </w:rPr>
                <w:t>0.953</w:t>
              </w:r>
              <w:r w:rsidRPr="008372F6">
                <w:rPr>
                  <w:rFonts w:ascii="Arial" w:hAnsi="Arial" w:cs="Arial"/>
                  <w:color w:val="000000"/>
                  <w:sz w:val="24"/>
                  <w:szCs w:val="24"/>
                </w:rPr>
                <w:br/>
                <w:t>[0.684, 1.330]</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76B0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26" w:author="Héctor Bahamonde" w:date="2026-09-18T11:04:00Z" w16du:dateUtc="2026-09-18T09:04:00Z"/>
                <w:rFonts w:ascii="Arial" w:hAnsi="Arial" w:cs="Arial"/>
                <w:color w:val="000000"/>
                <w:sz w:val="24"/>
                <w:szCs w:val="24"/>
              </w:rPr>
            </w:pPr>
          </w:p>
        </w:tc>
      </w:tr>
      <w:tr w:rsidR="00856CFB" w:rsidRPr="008372F6" w14:paraId="39CC0D8A" w14:textId="77777777" w:rsidTr="00756616">
        <w:trPr>
          <w:cantSplit/>
          <w:jc w:val="center"/>
          <w:ins w:id="1527"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7E3E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28" w:author="Héctor Bahamonde" w:date="2026-09-18T11:04:00Z" w16du:dateUtc="2026-09-18T09:04:00Z"/>
                <w:rFonts w:ascii="Arial" w:hAnsi="Arial" w:cs="Arial"/>
                <w:color w:val="000000"/>
                <w:sz w:val="24"/>
                <w:szCs w:val="24"/>
              </w:rPr>
            </w:pPr>
            <w:ins w:id="1529" w:author="Héctor Bahamonde" w:date="2026-09-18T11:04:00Z" w16du:dateUtc="2026-09-18T09:04:00Z">
              <w:r w:rsidRPr="008372F6">
                <w:rPr>
                  <w:rFonts w:ascii="Arial" w:hAnsi="Arial" w:cs="Arial"/>
                  <w:color w:val="000000"/>
                  <w:sz w:val="24"/>
                  <w:szCs w:val="24"/>
                </w:rPr>
                <w:t>Unconditional vs. reject: Medicine expenditure: 300-599 €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EF56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30" w:author="Héctor Bahamonde" w:date="2026-09-18T11:04:00Z" w16du:dateUtc="2026-09-18T09:04:00Z"/>
                <w:rFonts w:ascii="Arial" w:hAnsi="Arial" w:cs="Arial"/>
                <w:color w:val="000000"/>
                <w:sz w:val="24"/>
                <w:szCs w:val="24"/>
              </w:rPr>
            </w:pPr>
            <w:ins w:id="1531" w:author="Héctor Bahamonde" w:date="2026-09-18T11:04:00Z" w16du:dateUtc="2026-09-18T09:04:00Z">
              <w:r w:rsidRPr="008372F6">
                <w:rPr>
                  <w:rFonts w:ascii="Arial" w:hAnsi="Arial" w:cs="Arial"/>
                  <w:color w:val="000000"/>
                  <w:sz w:val="24"/>
                  <w:szCs w:val="24"/>
                </w:rPr>
                <w:t>0.909</w:t>
              </w:r>
              <w:r w:rsidRPr="008372F6">
                <w:rPr>
                  <w:rFonts w:ascii="Arial" w:hAnsi="Arial" w:cs="Arial"/>
                  <w:color w:val="000000"/>
                  <w:sz w:val="24"/>
                  <w:szCs w:val="24"/>
                </w:rPr>
                <w:br/>
                <w:t>[0.597, 1.385]</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A2EA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32" w:author="Héctor Bahamonde" w:date="2026-09-18T11:04:00Z" w16du:dateUtc="2026-09-18T09:04:00Z"/>
                <w:rFonts w:ascii="Arial" w:hAnsi="Arial" w:cs="Arial"/>
                <w:color w:val="000000"/>
                <w:sz w:val="24"/>
                <w:szCs w:val="24"/>
              </w:rPr>
            </w:pPr>
          </w:p>
        </w:tc>
      </w:tr>
      <w:tr w:rsidR="00856CFB" w:rsidRPr="008372F6" w14:paraId="0DA79E4F" w14:textId="77777777" w:rsidTr="00756616">
        <w:trPr>
          <w:cantSplit/>
          <w:jc w:val="center"/>
          <w:ins w:id="1533"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0374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34" w:author="Héctor Bahamonde" w:date="2026-09-18T11:04:00Z" w16du:dateUtc="2026-09-18T09:04:00Z"/>
                <w:rFonts w:ascii="Arial" w:hAnsi="Arial" w:cs="Arial"/>
                <w:color w:val="000000"/>
                <w:sz w:val="24"/>
                <w:szCs w:val="24"/>
              </w:rPr>
            </w:pPr>
            <w:ins w:id="1535" w:author="Héctor Bahamonde" w:date="2026-09-18T11:04:00Z" w16du:dateUtc="2026-09-18T09:04:00Z">
              <w:r w:rsidRPr="008372F6">
                <w:rPr>
                  <w:rFonts w:ascii="Arial" w:hAnsi="Arial" w:cs="Arial"/>
                  <w:color w:val="000000"/>
                  <w:sz w:val="24"/>
                  <w:szCs w:val="24"/>
                </w:rPr>
                <w:t>Unconditional vs. reject: Medicine expenditure: 600 € or more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692D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36" w:author="Héctor Bahamonde" w:date="2026-09-18T11:04:00Z" w16du:dateUtc="2026-09-18T09:04:00Z"/>
                <w:rFonts w:ascii="Arial" w:hAnsi="Arial" w:cs="Arial"/>
                <w:color w:val="000000"/>
                <w:sz w:val="24"/>
                <w:szCs w:val="24"/>
              </w:rPr>
            </w:pPr>
            <w:ins w:id="1537" w:author="Héctor Bahamonde" w:date="2026-09-18T11:04:00Z" w16du:dateUtc="2026-09-18T09:04:00Z">
              <w:r w:rsidRPr="008372F6">
                <w:rPr>
                  <w:rFonts w:ascii="Arial" w:hAnsi="Arial" w:cs="Arial"/>
                  <w:color w:val="000000"/>
                  <w:sz w:val="24"/>
                  <w:szCs w:val="24"/>
                </w:rPr>
                <w:t>1.193</w:t>
              </w:r>
              <w:r w:rsidRPr="008372F6">
                <w:rPr>
                  <w:rFonts w:ascii="Arial" w:hAnsi="Arial" w:cs="Arial"/>
                  <w:color w:val="000000"/>
                  <w:sz w:val="24"/>
                  <w:szCs w:val="24"/>
                </w:rPr>
                <w:br/>
                <w:t>[0.637, 2.235]</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B097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38" w:author="Héctor Bahamonde" w:date="2026-09-18T11:04:00Z" w16du:dateUtc="2026-09-18T09:04:00Z"/>
                <w:rFonts w:ascii="Arial" w:hAnsi="Arial" w:cs="Arial"/>
                <w:color w:val="000000"/>
                <w:sz w:val="24"/>
                <w:szCs w:val="24"/>
              </w:rPr>
            </w:pPr>
          </w:p>
        </w:tc>
      </w:tr>
      <w:tr w:rsidR="00856CFB" w:rsidRPr="008372F6" w14:paraId="008F15B3" w14:textId="77777777" w:rsidTr="00756616">
        <w:trPr>
          <w:cantSplit/>
          <w:jc w:val="center"/>
          <w:ins w:id="1539"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1026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40" w:author="Héctor Bahamonde" w:date="2026-09-18T11:04:00Z" w16du:dateUtc="2026-09-18T09:04:00Z"/>
                <w:rFonts w:ascii="Arial" w:hAnsi="Arial" w:cs="Arial"/>
                <w:color w:val="000000"/>
                <w:sz w:val="24"/>
                <w:szCs w:val="24"/>
              </w:rPr>
            </w:pPr>
            <w:ins w:id="1541" w:author="Héctor Bahamonde" w:date="2026-09-18T11:04:00Z" w16du:dateUtc="2026-09-18T09:04:00Z">
              <w:r w:rsidRPr="008372F6">
                <w:rPr>
                  <w:rFonts w:ascii="Arial" w:hAnsi="Arial" w:cs="Arial"/>
                  <w:color w:val="000000"/>
                  <w:sz w:val="24"/>
                  <w:szCs w:val="24"/>
                </w:rPr>
                <w:t>Unconditional vs. reject: Medicine expenditure: up to 100 €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5409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42" w:author="Héctor Bahamonde" w:date="2026-09-18T11:04:00Z" w16du:dateUtc="2026-09-18T09:04:00Z"/>
                <w:rFonts w:ascii="Arial" w:hAnsi="Arial" w:cs="Arial"/>
                <w:color w:val="000000"/>
                <w:sz w:val="24"/>
                <w:szCs w:val="24"/>
              </w:rPr>
            </w:pPr>
            <w:ins w:id="1543" w:author="Héctor Bahamonde" w:date="2026-09-18T11:04:00Z" w16du:dateUtc="2026-09-18T09:04:00Z">
              <w:r w:rsidRPr="008372F6">
                <w:rPr>
                  <w:rFonts w:ascii="Arial" w:hAnsi="Arial" w:cs="Arial"/>
                  <w:color w:val="000000"/>
                  <w:sz w:val="24"/>
                  <w:szCs w:val="24"/>
                </w:rPr>
                <w:t>1.088</w:t>
              </w:r>
              <w:r w:rsidRPr="008372F6">
                <w:rPr>
                  <w:rFonts w:ascii="Arial" w:hAnsi="Arial" w:cs="Arial"/>
                  <w:color w:val="000000"/>
                  <w:sz w:val="24"/>
                  <w:szCs w:val="24"/>
                </w:rPr>
                <w:br/>
                <w:t>[0.755, 1.568]</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BDCB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44" w:author="Héctor Bahamonde" w:date="2026-09-18T11:04:00Z" w16du:dateUtc="2026-09-18T09:04:00Z"/>
                <w:rFonts w:ascii="Arial" w:hAnsi="Arial" w:cs="Arial"/>
                <w:color w:val="000000"/>
                <w:sz w:val="24"/>
                <w:szCs w:val="24"/>
              </w:rPr>
            </w:pPr>
          </w:p>
        </w:tc>
      </w:tr>
      <w:tr w:rsidR="00856CFB" w:rsidRPr="008372F6" w14:paraId="73733ED5" w14:textId="77777777" w:rsidTr="00756616">
        <w:trPr>
          <w:cantSplit/>
          <w:jc w:val="center"/>
          <w:ins w:id="1545"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036D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46" w:author="Héctor Bahamonde" w:date="2026-09-18T11:04:00Z" w16du:dateUtc="2026-09-18T09:04:00Z"/>
                <w:rFonts w:ascii="Arial" w:hAnsi="Arial" w:cs="Arial"/>
                <w:color w:val="000000"/>
                <w:sz w:val="24"/>
                <w:szCs w:val="24"/>
              </w:rPr>
            </w:pPr>
            <w:ins w:id="1547" w:author="Héctor Bahamonde" w:date="2026-09-18T11:04:00Z" w16du:dateUtc="2026-09-18T09:04:00Z">
              <w:r w:rsidRPr="008372F6">
                <w:rPr>
                  <w:rFonts w:ascii="Arial" w:hAnsi="Arial" w:cs="Arial"/>
                  <w:color w:val="000000"/>
                  <w:sz w:val="24"/>
                  <w:szCs w:val="24"/>
                </w:rPr>
                <w:lastRenderedPageBreak/>
                <w:t>Unconditional vs. reject: Medicine expenditure: no prescribed medicines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5970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48" w:author="Héctor Bahamonde" w:date="2026-09-18T11:04:00Z" w16du:dateUtc="2026-09-18T09:04:00Z"/>
                <w:rFonts w:ascii="Arial" w:hAnsi="Arial" w:cs="Arial"/>
                <w:color w:val="000000"/>
                <w:sz w:val="24"/>
                <w:szCs w:val="24"/>
              </w:rPr>
            </w:pPr>
            <w:ins w:id="1549" w:author="Héctor Bahamonde" w:date="2026-09-18T11:04:00Z" w16du:dateUtc="2026-09-18T09:04:00Z">
              <w:r w:rsidRPr="008372F6">
                <w:rPr>
                  <w:rFonts w:ascii="Arial" w:hAnsi="Arial" w:cs="Arial"/>
                  <w:color w:val="000000"/>
                  <w:sz w:val="24"/>
                  <w:szCs w:val="24"/>
                </w:rPr>
                <w:t>0.510**</w:t>
              </w:r>
              <w:r w:rsidRPr="008372F6">
                <w:rPr>
                  <w:rFonts w:ascii="Arial" w:hAnsi="Arial" w:cs="Arial"/>
                  <w:color w:val="000000"/>
                  <w:sz w:val="24"/>
                  <w:szCs w:val="24"/>
                </w:rPr>
                <w:br/>
                <w:t>[0.317, 0.822]</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FA54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50" w:author="Héctor Bahamonde" w:date="2026-09-18T11:04:00Z" w16du:dateUtc="2026-09-18T09:04:00Z"/>
                <w:rFonts w:ascii="Arial" w:hAnsi="Arial" w:cs="Arial"/>
                <w:color w:val="000000"/>
                <w:sz w:val="24"/>
                <w:szCs w:val="24"/>
              </w:rPr>
            </w:pPr>
          </w:p>
        </w:tc>
      </w:tr>
      <w:tr w:rsidR="00856CFB" w:rsidRPr="008372F6" w14:paraId="4CE6064F" w14:textId="77777777" w:rsidTr="00756616">
        <w:trPr>
          <w:cantSplit/>
          <w:jc w:val="center"/>
          <w:ins w:id="1551"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E6AE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52" w:author="Héctor Bahamonde" w:date="2026-09-18T11:04:00Z" w16du:dateUtc="2026-09-18T09:04:00Z"/>
                <w:rFonts w:ascii="Arial" w:hAnsi="Arial" w:cs="Arial"/>
                <w:color w:val="000000"/>
                <w:sz w:val="24"/>
                <w:szCs w:val="24"/>
              </w:rPr>
            </w:pPr>
            <w:ins w:id="1553" w:author="Héctor Bahamonde" w:date="2026-09-18T11:04:00Z" w16du:dateUtc="2026-09-18T09:04:00Z">
              <w:r w:rsidRPr="008372F6">
                <w:rPr>
                  <w:rFonts w:ascii="Arial" w:hAnsi="Arial" w:cs="Arial"/>
                  <w:color w:val="000000"/>
                  <w:sz w:val="24"/>
                  <w:szCs w:val="24"/>
                </w:rPr>
                <w:t>Unconditional vs. reject: Medicine expenditure: don't know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6EE6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54" w:author="Héctor Bahamonde" w:date="2026-09-18T11:04:00Z" w16du:dateUtc="2026-09-18T09:04:00Z"/>
                <w:rFonts w:ascii="Arial" w:hAnsi="Arial" w:cs="Arial"/>
                <w:color w:val="000000"/>
                <w:sz w:val="24"/>
                <w:szCs w:val="24"/>
              </w:rPr>
            </w:pPr>
            <w:ins w:id="1555" w:author="Héctor Bahamonde" w:date="2026-09-18T11:04:00Z" w16du:dateUtc="2026-09-18T09:04:00Z">
              <w:r w:rsidRPr="008372F6">
                <w:rPr>
                  <w:rFonts w:ascii="Arial" w:hAnsi="Arial" w:cs="Arial"/>
                  <w:color w:val="000000"/>
                  <w:sz w:val="24"/>
                  <w:szCs w:val="24"/>
                </w:rPr>
                <w:t>1.743</w:t>
              </w:r>
              <w:r w:rsidRPr="008372F6">
                <w:rPr>
                  <w:rFonts w:ascii="Arial" w:hAnsi="Arial" w:cs="Arial"/>
                  <w:color w:val="000000"/>
                  <w:sz w:val="24"/>
                  <w:szCs w:val="24"/>
                </w:rPr>
                <w:br/>
                <w:t>[0.879, 3.455]</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5269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56" w:author="Héctor Bahamonde" w:date="2026-09-18T11:04:00Z" w16du:dateUtc="2026-09-18T09:04:00Z"/>
                <w:rFonts w:ascii="Arial" w:hAnsi="Arial" w:cs="Arial"/>
                <w:color w:val="000000"/>
                <w:sz w:val="24"/>
                <w:szCs w:val="24"/>
              </w:rPr>
            </w:pPr>
          </w:p>
        </w:tc>
      </w:tr>
      <w:tr w:rsidR="00856CFB" w:rsidRPr="008372F6" w14:paraId="3E2BE517" w14:textId="77777777" w:rsidTr="00756616">
        <w:trPr>
          <w:cantSplit/>
          <w:jc w:val="center"/>
          <w:ins w:id="1557"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CD8E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58" w:author="Héctor Bahamonde" w:date="2026-09-18T11:04:00Z" w16du:dateUtc="2026-09-18T09:04:00Z"/>
                <w:rFonts w:ascii="Arial" w:hAnsi="Arial" w:cs="Arial"/>
                <w:color w:val="000000"/>
                <w:sz w:val="24"/>
                <w:szCs w:val="24"/>
              </w:rPr>
            </w:pPr>
            <w:ins w:id="1559" w:author="Héctor Bahamonde" w:date="2026-09-18T11:04:00Z" w16du:dateUtc="2026-09-18T09:04:00Z">
              <w:r w:rsidRPr="008372F6">
                <w:rPr>
                  <w:rFonts w:ascii="Arial" w:hAnsi="Arial" w:cs="Arial"/>
                  <w:color w:val="000000"/>
                  <w:sz w:val="24"/>
                  <w:szCs w:val="24"/>
                </w:rPr>
                <w:t>Don't know vs. reject: Intercept</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A8F8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60" w:author="Héctor Bahamonde" w:date="2026-09-18T11:04:00Z" w16du:dateUtc="2026-09-18T09:04:00Z"/>
                <w:rFonts w:ascii="Arial" w:hAnsi="Arial" w:cs="Arial"/>
                <w:color w:val="000000"/>
                <w:sz w:val="24"/>
                <w:szCs w:val="24"/>
              </w:rPr>
            </w:pPr>
            <w:ins w:id="1561" w:author="Héctor Bahamonde" w:date="2026-09-18T11:04:00Z" w16du:dateUtc="2026-09-18T09:04:00Z">
              <w:r w:rsidRPr="008372F6">
                <w:rPr>
                  <w:rFonts w:ascii="Arial" w:hAnsi="Arial" w:cs="Arial"/>
                  <w:color w:val="000000"/>
                  <w:sz w:val="24"/>
                  <w:szCs w:val="24"/>
                </w:rPr>
                <w:t>0.159***</w:t>
              </w:r>
              <w:r w:rsidRPr="008372F6">
                <w:rPr>
                  <w:rFonts w:ascii="Arial" w:hAnsi="Arial" w:cs="Arial"/>
                  <w:color w:val="000000"/>
                  <w:sz w:val="24"/>
                  <w:szCs w:val="24"/>
                </w:rPr>
                <w:br/>
                <w:t>[0.084, 0.302]</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0236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62" w:author="Héctor Bahamonde" w:date="2026-09-18T11:04:00Z" w16du:dateUtc="2026-09-18T09:04:00Z"/>
                <w:rFonts w:ascii="Arial" w:hAnsi="Arial" w:cs="Arial"/>
                <w:color w:val="000000"/>
                <w:sz w:val="24"/>
                <w:szCs w:val="24"/>
              </w:rPr>
            </w:pPr>
          </w:p>
        </w:tc>
      </w:tr>
      <w:tr w:rsidR="00856CFB" w:rsidRPr="008372F6" w14:paraId="1A935B7F" w14:textId="77777777" w:rsidTr="00756616">
        <w:trPr>
          <w:cantSplit/>
          <w:jc w:val="center"/>
          <w:ins w:id="1563"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06AB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64" w:author="Héctor Bahamonde" w:date="2026-09-18T11:04:00Z" w16du:dateUtc="2026-09-18T09:04:00Z"/>
                <w:rFonts w:ascii="Arial" w:hAnsi="Arial" w:cs="Arial"/>
                <w:color w:val="000000"/>
                <w:sz w:val="24"/>
                <w:szCs w:val="24"/>
              </w:rPr>
            </w:pPr>
            <w:ins w:id="1565" w:author="Héctor Bahamonde" w:date="2026-09-18T11:04:00Z" w16du:dateUtc="2026-09-18T09:04:00Z">
              <w:r w:rsidRPr="008372F6">
                <w:rPr>
                  <w:rFonts w:ascii="Arial" w:hAnsi="Arial" w:cs="Arial"/>
                  <w:color w:val="000000"/>
                  <w:sz w:val="24"/>
                  <w:szCs w:val="24"/>
                </w:rPr>
                <w:t>Don't know vs. reject: Loss (rescue) frame (ref: control)</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9B8C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66" w:author="Héctor Bahamonde" w:date="2026-09-18T11:04:00Z" w16du:dateUtc="2026-09-18T09:04:00Z"/>
                <w:rFonts w:ascii="Arial" w:hAnsi="Arial" w:cs="Arial"/>
                <w:color w:val="000000"/>
                <w:sz w:val="24"/>
                <w:szCs w:val="24"/>
              </w:rPr>
            </w:pPr>
            <w:ins w:id="1567" w:author="Héctor Bahamonde" w:date="2026-09-18T11:04:00Z" w16du:dateUtc="2026-09-18T09:04:00Z">
              <w:r w:rsidRPr="008372F6">
                <w:rPr>
                  <w:rFonts w:ascii="Arial" w:hAnsi="Arial" w:cs="Arial"/>
                  <w:color w:val="000000"/>
                  <w:sz w:val="24"/>
                  <w:szCs w:val="24"/>
                </w:rPr>
                <w:t>3.328***</w:t>
              </w:r>
              <w:r w:rsidRPr="008372F6">
                <w:rPr>
                  <w:rFonts w:ascii="Arial" w:hAnsi="Arial" w:cs="Arial"/>
                  <w:color w:val="000000"/>
                  <w:sz w:val="24"/>
                  <w:szCs w:val="24"/>
                </w:rPr>
                <w:br/>
                <w:t>[2.315, 4.785]</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2982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68" w:author="Héctor Bahamonde" w:date="2026-09-18T11:04:00Z" w16du:dateUtc="2026-09-18T09:04:00Z"/>
                <w:rFonts w:ascii="Arial" w:hAnsi="Arial" w:cs="Arial"/>
                <w:color w:val="000000"/>
                <w:sz w:val="24"/>
                <w:szCs w:val="24"/>
              </w:rPr>
            </w:pPr>
          </w:p>
        </w:tc>
      </w:tr>
      <w:tr w:rsidR="00856CFB" w:rsidRPr="008372F6" w14:paraId="087D0881" w14:textId="77777777" w:rsidTr="00756616">
        <w:trPr>
          <w:cantSplit/>
          <w:jc w:val="center"/>
          <w:ins w:id="1569"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9D66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70" w:author="Héctor Bahamonde" w:date="2026-09-18T11:04:00Z" w16du:dateUtc="2026-09-18T09:04:00Z"/>
                <w:rFonts w:ascii="Arial" w:hAnsi="Arial" w:cs="Arial"/>
                <w:color w:val="000000"/>
                <w:sz w:val="24"/>
                <w:szCs w:val="24"/>
              </w:rPr>
            </w:pPr>
            <w:ins w:id="1571" w:author="Héctor Bahamonde" w:date="2026-09-18T11:04:00Z" w16du:dateUtc="2026-09-18T09:04:00Z">
              <w:r w:rsidRPr="008372F6">
                <w:rPr>
                  <w:rFonts w:ascii="Arial" w:hAnsi="Arial" w:cs="Arial"/>
                  <w:color w:val="000000"/>
                  <w:sz w:val="24"/>
                  <w:szCs w:val="24"/>
                </w:rPr>
                <w:t>Don't know vs. reject: Gains (health maximisation) frame (ref: control)</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2066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72" w:author="Héctor Bahamonde" w:date="2026-09-18T11:04:00Z" w16du:dateUtc="2026-09-18T09:04:00Z"/>
                <w:rFonts w:ascii="Arial" w:hAnsi="Arial" w:cs="Arial"/>
                <w:color w:val="000000"/>
                <w:sz w:val="24"/>
                <w:szCs w:val="24"/>
              </w:rPr>
            </w:pPr>
            <w:ins w:id="1573" w:author="Héctor Bahamonde" w:date="2026-09-18T11:04:00Z" w16du:dateUtc="2026-09-18T09:04:00Z">
              <w:r w:rsidRPr="008372F6">
                <w:rPr>
                  <w:rFonts w:ascii="Arial" w:hAnsi="Arial" w:cs="Arial"/>
                  <w:color w:val="000000"/>
                  <w:sz w:val="24"/>
                  <w:szCs w:val="24"/>
                </w:rPr>
                <w:t>1.946***</w:t>
              </w:r>
              <w:r w:rsidRPr="008372F6">
                <w:rPr>
                  <w:rFonts w:ascii="Arial" w:hAnsi="Arial" w:cs="Arial"/>
                  <w:color w:val="000000"/>
                  <w:sz w:val="24"/>
                  <w:szCs w:val="24"/>
                </w:rPr>
                <w:br/>
                <w:t>[1.374, 2.757]</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C7BF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74" w:author="Héctor Bahamonde" w:date="2026-09-18T11:04:00Z" w16du:dateUtc="2026-09-18T09:04:00Z"/>
                <w:rFonts w:ascii="Arial" w:hAnsi="Arial" w:cs="Arial"/>
                <w:color w:val="000000"/>
                <w:sz w:val="24"/>
                <w:szCs w:val="24"/>
              </w:rPr>
            </w:pPr>
          </w:p>
        </w:tc>
      </w:tr>
      <w:tr w:rsidR="00856CFB" w:rsidRPr="008372F6" w14:paraId="09014C37" w14:textId="77777777" w:rsidTr="00756616">
        <w:trPr>
          <w:cantSplit/>
          <w:jc w:val="center"/>
          <w:ins w:id="1575"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BF8C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76" w:author="Héctor Bahamonde" w:date="2026-09-18T11:04:00Z" w16du:dateUtc="2026-09-18T09:04:00Z"/>
                <w:rFonts w:ascii="Arial" w:hAnsi="Arial" w:cs="Arial"/>
                <w:color w:val="000000"/>
                <w:sz w:val="24"/>
                <w:szCs w:val="24"/>
              </w:rPr>
            </w:pPr>
            <w:ins w:id="1577" w:author="Héctor Bahamonde" w:date="2026-09-18T11:04:00Z" w16du:dateUtc="2026-09-18T09:04:00Z">
              <w:r w:rsidRPr="008372F6">
                <w:rPr>
                  <w:rFonts w:ascii="Arial" w:hAnsi="Arial" w:cs="Arial"/>
                  <w:color w:val="000000"/>
                  <w:sz w:val="24"/>
                  <w:szCs w:val="24"/>
                </w:rPr>
                <w:t>Don't know vs. reject: Male (ref: female)</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4DCA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78" w:author="Héctor Bahamonde" w:date="2026-09-18T11:04:00Z" w16du:dateUtc="2026-09-18T09:04:00Z"/>
                <w:rFonts w:ascii="Arial" w:hAnsi="Arial" w:cs="Arial"/>
                <w:color w:val="000000"/>
                <w:sz w:val="24"/>
                <w:szCs w:val="24"/>
              </w:rPr>
            </w:pPr>
            <w:ins w:id="1579" w:author="Héctor Bahamonde" w:date="2026-09-18T11:04:00Z" w16du:dateUtc="2026-09-18T09:04:00Z">
              <w:r w:rsidRPr="008372F6">
                <w:rPr>
                  <w:rFonts w:ascii="Arial" w:hAnsi="Arial" w:cs="Arial"/>
                  <w:color w:val="000000"/>
                  <w:sz w:val="24"/>
                  <w:szCs w:val="24"/>
                </w:rPr>
                <w:t>0.775+</w:t>
              </w:r>
              <w:r w:rsidRPr="008372F6">
                <w:rPr>
                  <w:rFonts w:ascii="Arial" w:hAnsi="Arial" w:cs="Arial"/>
                  <w:color w:val="000000"/>
                  <w:sz w:val="24"/>
                  <w:szCs w:val="24"/>
                </w:rPr>
                <w:br/>
                <w:t>[0.582, 1.031]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239D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80" w:author="Héctor Bahamonde" w:date="2026-09-18T11:04:00Z" w16du:dateUtc="2026-09-18T09:04:00Z"/>
                <w:rFonts w:ascii="Arial" w:hAnsi="Arial" w:cs="Arial"/>
                <w:color w:val="000000"/>
                <w:sz w:val="24"/>
                <w:szCs w:val="24"/>
              </w:rPr>
            </w:pPr>
          </w:p>
        </w:tc>
      </w:tr>
      <w:tr w:rsidR="00856CFB" w:rsidRPr="008372F6" w14:paraId="4FF111DA" w14:textId="77777777" w:rsidTr="00756616">
        <w:trPr>
          <w:cantSplit/>
          <w:jc w:val="center"/>
          <w:ins w:id="1581"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5976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82" w:author="Héctor Bahamonde" w:date="2026-09-18T11:04:00Z" w16du:dateUtc="2026-09-18T09:04:00Z"/>
                <w:rFonts w:ascii="Arial" w:hAnsi="Arial" w:cs="Arial"/>
                <w:color w:val="000000"/>
                <w:sz w:val="24"/>
                <w:szCs w:val="24"/>
              </w:rPr>
            </w:pPr>
            <w:ins w:id="1583" w:author="Héctor Bahamonde" w:date="2026-09-18T11:04:00Z" w16du:dateUtc="2026-09-18T09:04:00Z">
              <w:r w:rsidRPr="008372F6">
                <w:rPr>
                  <w:rFonts w:ascii="Arial" w:hAnsi="Arial" w:cs="Arial"/>
                  <w:color w:val="000000"/>
                  <w:sz w:val="24"/>
                  <w:szCs w:val="24"/>
                </w:rPr>
                <w:t>Don't know vs. reject: Age (years)</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EE1F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84" w:author="Héctor Bahamonde" w:date="2026-09-18T11:04:00Z" w16du:dateUtc="2026-09-18T09:04:00Z"/>
                <w:rFonts w:ascii="Arial" w:hAnsi="Arial" w:cs="Arial"/>
                <w:color w:val="000000"/>
                <w:sz w:val="24"/>
                <w:szCs w:val="24"/>
              </w:rPr>
            </w:pPr>
            <w:ins w:id="1585" w:author="Héctor Bahamonde" w:date="2026-09-18T11:04:00Z" w16du:dateUtc="2026-09-18T09:04:00Z">
              <w:r w:rsidRPr="008372F6">
                <w:rPr>
                  <w:rFonts w:ascii="Arial" w:hAnsi="Arial" w:cs="Arial"/>
                  <w:color w:val="000000"/>
                  <w:sz w:val="24"/>
                  <w:szCs w:val="24"/>
                </w:rPr>
                <w:t>1.029***</w:t>
              </w:r>
              <w:r w:rsidRPr="008372F6">
                <w:rPr>
                  <w:rFonts w:ascii="Arial" w:hAnsi="Arial" w:cs="Arial"/>
                  <w:color w:val="000000"/>
                  <w:sz w:val="24"/>
                  <w:szCs w:val="24"/>
                </w:rPr>
                <w:br/>
                <w:t>[1.020, 1.038]</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0023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86" w:author="Héctor Bahamonde" w:date="2026-09-18T11:04:00Z" w16du:dateUtc="2026-09-18T09:04:00Z"/>
                <w:rFonts w:ascii="Arial" w:hAnsi="Arial" w:cs="Arial"/>
                <w:color w:val="000000"/>
                <w:sz w:val="24"/>
                <w:szCs w:val="24"/>
              </w:rPr>
            </w:pPr>
          </w:p>
        </w:tc>
      </w:tr>
      <w:tr w:rsidR="00856CFB" w:rsidRPr="008372F6" w14:paraId="2DC399A6" w14:textId="77777777" w:rsidTr="00756616">
        <w:trPr>
          <w:cantSplit/>
          <w:jc w:val="center"/>
          <w:ins w:id="1587"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6C24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88" w:author="Héctor Bahamonde" w:date="2026-09-18T11:04:00Z" w16du:dateUtc="2026-09-18T09:04:00Z"/>
                <w:rFonts w:ascii="Arial" w:hAnsi="Arial" w:cs="Arial"/>
                <w:color w:val="000000"/>
                <w:sz w:val="24"/>
                <w:szCs w:val="24"/>
              </w:rPr>
            </w:pPr>
            <w:ins w:id="1589" w:author="Héctor Bahamonde" w:date="2026-09-18T11:04:00Z" w16du:dateUtc="2026-09-18T09:04:00Z">
              <w:r w:rsidRPr="008372F6">
                <w:rPr>
                  <w:rFonts w:ascii="Arial" w:hAnsi="Arial" w:cs="Arial"/>
                  <w:color w:val="000000"/>
                  <w:sz w:val="24"/>
                  <w:szCs w:val="24"/>
                </w:rPr>
                <w:t>Don't know vs. reject: Income: 3001-5000 €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898E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90" w:author="Héctor Bahamonde" w:date="2026-09-18T11:04:00Z" w16du:dateUtc="2026-09-18T09:04:00Z"/>
                <w:rFonts w:ascii="Arial" w:hAnsi="Arial" w:cs="Arial"/>
                <w:color w:val="000000"/>
                <w:sz w:val="24"/>
                <w:szCs w:val="24"/>
              </w:rPr>
            </w:pPr>
            <w:ins w:id="1591" w:author="Héctor Bahamonde" w:date="2026-09-18T11:04:00Z" w16du:dateUtc="2026-09-18T09:04:00Z">
              <w:r w:rsidRPr="008372F6">
                <w:rPr>
                  <w:rFonts w:ascii="Arial" w:hAnsi="Arial" w:cs="Arial"/>
                  <w:color w:val="000000"/>
                  <w:sz w:val="24"/>
                  <w:szCs w:val="24"/>
                </w:rPr>
                <w:t>0.963</w:t>
              </w:r>
              <w:r w:rsidRPr="008372F6">
                <w:rPr>
                  <w:rFonts w:ascii="Arial" w:hAnsi="Arial" w:cs="Arial"/>
                  <w:color w:val="000000"/>
                  <w:sz w:val="24"/>
                  <w:szCs w:val="24"/>
                </w:rPr>
                <w:br/>
                <w:t>[0.684, 1.355]</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DBD4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92" w:author="Héctor Bahamonde" w:date="2026-09-18T11:04:00Z" w16du:dateUtc="2026-09-18T09:04:00Z"/>
                <w:rFonts w:ascii="Arial" w:hAnsi="Arial" w:cs="Arial"/>
                <w:color w:val="000000"/>
                <w:sz w:val="24"/>
                <w:szCs w:val="24"/>
              </w:rPr>
            </w:pPr>
          </w:p>
        </w:tc>
      </w:tr>
      <w:tr w:rsidR="00856CFB" w:rsidRPr="008372F6" w14:paraId="14DD665E" w14:textId="77777777" w:rsidTr="00756616">
        <w:trPr>
          <w:cantSplit/>
          <w:jc w:val="center"/>
          <w:ins w:id="1593"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A400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94" w:author="Héctor Bahamonde" w:date="2026-09-18T11:04:00Z" w16du:dateUtc="2026-09-18T09:04:00Z"/>
                <w:rFonts w:ascii="Arial" w:hAnsi="Arial" w:cs="Arial"/>
                <w:color w:val="000000"/>
                <w:sz w:val="24"/>
                <w:szCs w:val="24"/>
              </w:rPr>
            </w:pPr>
            <w:ins w:id="1595" w:author="Héctor Bahamonde" w:date="2026-09-18T11:04:00Z" w16du:dateUtc="2026-09-18T09:04:00Z">
              <w:r w:rsidRPr="008372F6">
                <w:rPr>
                  <w:rFonts w:ascii="Arial" w:hAnsi="Arial" w:cs="Arial"/>
                  <w:color w:val="000000"/>
                  <w:sz w:val="24"/>
                  <w:szCs w:val="24"/>
                </w:rPr>
                <w:t>Don't know vs. reject: Income: 5001+ €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66A3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96" w:author="Héctor Bahamonde" w:date="2026-09-18T11:04:00Z" w16du:dateUtc="2026-09-18T09:04:00Z"/>
                <w:rFonts w:ascii="Arial" w:hAnsi="Arial" w:cs="Arial"/>
                <w:color w:val="000000"/>
                <w:sz w:val="24"/>
                <w:szCs w:val="24"/>
              </w:rPr>
            </w:pPr>
            <w:ins w:id="1597" w:author="Héctor Bahamonde" w:date="2026-09-18T11:04:00Z" w16du:dateUtc="2026-09-18T09:04:00Z">
              <w:r w:rsidRPr="008372F6">
                <w:rPr>
                  <w:rFonts w:ascii="Arial" w:hAnsi="Arial" w:cs="Arial"/>
                  <w:color w:val="000000"/>
                  <w:sz w:val="24"/>
                  <w:szCs w:val="24"/>
                </w:rPr>
                <w:t>0.411***</w:t>
              </w:r>
              <w:r w:rsidRPr="008372F6">
                <w:rPr>
                  <w:rFonts w:ascii="Arial" w:hAnsi="Arial" w:cs="Arial"/>
                  <w:color w:val="000000"/>
                  <w:sz w:val="24"/>
                  <w:szCs w:val="24"/>
                </w:rPr>
                <w:br/>
                <w:t>[0.248, 0.681]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6740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598" w:author="Héctor Bahamonde" w:date="2026-09-18T11:04:00Z" w16du:dateUtc="2026-09-18T09:04:00Z"/>
                <w:rFonts w:ascii="Arial" w:hAnsi="Arial" w:cs="Arial"/>
                <w:color w:val="000000"/>
                <w:sz w:val="24"/>
                <w:szCs w:val="24"/>
              </w:rPr>
            </w:pPr>
          </w:p>
        </w:tc>
      </w:tr>
      <w:tr w:rsidR="00856CFB" w:rsidRPr="008372F6" w14:paraId="7FB6A3F8" w14:textId="77777777" w:rsidTr="00756616">
        <w:trPr>
          <w:cantSplit/>
          <w:jc w:val="center"/>
          <w:ins w:id="1599"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CDE5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00" w:author="Héctor Bahamonde" w:date="2026-09-18T11:04:00Z" w16du:dateUtc="2026-09-18T09:04:00Z"/>
                <w:rFonts w:ascii="Arial" w:hAnsi="Arial" w:cs="Arial"/>
                <w:color w:val="000000"/>
                <w:sz w:val="24"/>
                <w:szCs w:val="24"/>
              </w:rPr>
            </w:pPr>
            <w:ins w:id="1601" w:author="Héctor Bahamonde" w:date="2026-09-18T11:04:00Z" w16du:dateUtc="2026-09-18T09:04:00Z">
              <w:r w:rsidRPr="008372F6">
                <w:rPr>
                  <w:rFonts w:ascii="Arial" w:hAnsi="Arial" w:cs="Arial"/>
                  <w:color w:val="000000"/>
                  <w:sz w:val="24"/>
                  <w:szCs w:val="24"/>
                </w:rPr>
                <w:t>Don't know vs. reject: Income: missing/no answer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B9B2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02" w:author="Héctor Bahamonde" w:date="2026-09-18T11:04:00Z" w16du:dateUtc="2026-09-18T09:04:00Z"/>
                <w:rFonts w:ascii="Arial" w:hAnsi="Arial" w:cs="Arial"/>
                <w:color w:val="000000"/>
                <w:sz w:val="24"/>
                <w:szCs w:val="24"/>
              </w:rPr>
            </w:pPr>
            <w:ins w:id="1603" w:author="Héctor Bahamonde" w:date="2026-09-18T11:04:00Z" w16du:dateUtc="2026-09-18T09:04:00Z">
              <w:r w:rsidRPr="008372F6">
                <w:rPr>
                  <w:rFonts w:ascii="Arial" w:hAnsi="Arial" w:cs="Arial"/>
                  <w:color w:val="000000"/>
                  <w:sz w:val="24"/>
                  <w:szCs w:val="24"/>
                </w:rPr>
                <w:t>1.030</w:t>
              </w:r>
              <w:r w:rsidRPr="008372F6">
                <w:rPr>
                  <w:rFonts w:ascii="Arial" w:hAnsi="Arial" w:cs="Arial"/>
                  <w:color w:val="000000"/>
                  <w:sz w:val="24"/>
                  <w:szCs w:val="24"/>
                </w:rPr>
                <w:br/>
                <w:t>[0.688, 1.543]</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C33A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04" w:author="Héctor Bahamonde" w:date="2026-09-18T11:04:00Z" w16du:dateUtc="2026-09-18T09:04:00Z"/>
                <w:rFonts w:ascii="Arial" w:hAnsi="Arial" w:cs="Arial"/>
                <w:color w:val="000000"/>
                <w:sz w:val="24"/>
                <w:szCs w:val="24"/>
              </w:rPr>
            </w:pPr>
          </w:p>
        </w:tc>
      </w:tr>
      <w:tr w:rsidR="00856CFB" w:rsidRPr="008372F6" w14:paraId="7C71727F" w14:textId="77777777" w:rsidTr="00756616">
        <w:trPr>
          <w:cantSplit/>
          <w:jc w:val="center"/>
          <w:ins w:id="1605"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D6F8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06" w:author="Héctor Bahamonde" w:date="2026-09-18T11:04:00Z" w16du:dateUtc="2026-09-18T09:04:00Z"/>
                <w:rFonts w:ascii="Arial" w:hAnsi="Arial" w:cs="Arial"/>
                <w:color w:val="000000"/>
                <w:sz w:val="24"/>
                <w:szCs w:val="24"/>
              </w:rPr>
            </w:pPr>
            <w:ins w:id="1607" w:author="Héctor Bahamonde" w:date="2026-09-18T11:04:00Z" w16du:dateUtc="2026-09-18T09:04:00Z">
              <w:r w:rsidRPr="008372F6">
                <w:rPr>
                  <w:rFonts w:ascii="Arial" w:hAnsi="Arial" w:cs="Arial"/>
                  <w:color w:val="000000"/>
                  <w:sz w:val="24"/>
                  <w:szCs w:val="24"/>
                </w:rPr>
                <w:t>Don't know vs. reject: Region: Southern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C99C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08" w:author="Héctor Bahamonde" w:date="2026-09-18T11:04:00Z" w16du:dateUtc="2026-09-18T09:04:00Z"/>
                <w:rFonts w:ascii="Arial" w:hAnsi="Arial" w:cs="Arial"/>
                <w:color w:val="000000"/>
                <w:sz w:val="24"/>
                <w:szCs w:val="24"/>
              </w:rPr>
            </w:pPr>
            <w:ins w:id="1609" w:author="Héctor Bahamonde" w:date="2026-09-18T11:04:00Z" w16du:dateUtc="2026-09-18T09:04:00Z">
              <w:r w:rsidRPr="008372F6">
                <w:rPr>
                  <w:rFonts w:ascii="Arial" w:hAnsi="Arial" w:cs="Arial"/>
                  <w:color w:val="000000"/>
                  <w:sz w:val="24"/>
                  <w:szCs w:val="24"/>
                </w:rPr>
                <w:t>0.892</w:t>
              </w:r>
              <w:r w:rsidRPr="008372F6">
                <w:rPr>
                  <w:rFonts w:ascii="Arial" w:hAnsi="Arial" w:cs="Arial"/>
                  <w:color w:val="000000"/>
                  <w:sz w:val="24"/>
                  <w:szCs w:val="24"/>
                </w:rPr>
                <w:br/>
                <w:t>[0.602, 1.321]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484A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10" w:author="Héctor Bahamonde" w:date="2026-09-18T11:04:00Z" w16du:dateUtc="2026-09-18T09:04:00Z"/>
                <w:rFonts w:ascii="Arial" w:hAnsi="Arial" w:cs="Arial"/>
                <w:color w:val="000000"/>
                <w:sz w:val="24"/>
                <w:szCs w:val="24"/>
              </w:rPr>
            </w:pPr>
          </w:p>
        </w:tc>
      </w:tr>
      <w:tr w:rsidR="00856CFB" w:rsidRPr="008372F6" w14:paraId="2936B430" w14:textId="77777777" w:rsidTr="00756616">
        <w:trPr>
          <w:cantSplit/>
          <w:jc w:val="center"/>
          <w:ins w:id="1611"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27A0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12" w:author="Héctor Bahamonde" w:date="2026-09-18T11:04:00Z" w16du:dateUtc="2026-09-18T09:04:00Z"/>
                <w:rFonts w:ascii="Arial" w:hAnsi="Arial" w:cs="Arial"/>
                <w:color w:val="000000"/>
                <w:sz w:val="24"/>
                <w:szCs w:val="24"/>
              </w:rPr>
            </w:pPr>
            <w:ins w:id="1613" w:author="Héctor Bahamonde" w:date="2026-09-18T11:04:00Z" w16du:dateUtc="2026-09-18T09:04:00Z">
              <w:r w:rsidRPr="008372F6">
                <w:rPr>
                  <w:rFonts w:ascii="Arial" w:hAnsi="Arial" w:cs="Arial"/>
                  <w:color w:val="000000"/>
                  <w:sz w:val="24"/>
                  <w:szCs w:val="24"/>
                </w:rPr>
                <w:lastRenderedPageBreak/>
                <w:t>Don't know vs. reject: Region: Western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157F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14" w:author="Héctor Bahamonde" w:date="2026-09-18T11:04:00Z" w16du:dateUtc="2026-09-18T09:04:00Z"/>
                <w:rFonts w:ascii="Arial" w:hAnsi="Arial" w:cs="Arial"/>
                <w:color w:val="000000"/>
                <w:sz w:val="24"/>
                <w:szCs w:val="24"/>
              </w:rPr>
            </w:pPr>
            <w:ins w:id="1615" w:author="Héctor Bahamonde" w:date="2026-09-18T11:04:00Z" w16du:dateUtc="2026-09-18T09:04:00Z">
              <w:r w:rsidRPr="008372F6">
                <w:rPr>
                  <w:rFonts w:ascii="Arial" w:hAnsi="Arial" w:cs="Arial"/>
                  <w:color w:val="000000"/>
                  <w:sz w:val="24"/>
                  <w:szCs w:val="24"/>
                </w:rPr>
                <w:t>1.024</w:t>
              </w:r>
              <w:r w:rsidRPr="008372F6">
                <w:rPr>
                  <w:rFonts w:ascii="Arial" w:hAnsi="Arial" w:cs="Arial"/>
                  <w:color w:val="000000"/>
                  <w:sz w:val="24"/>
                  <w:szCs w:val="24"/>
                </w:rPr>
                <w:br/>
                <w:t>[0.701, 1.494]</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828E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16" w:author="Héctor Bahamonde" w:date="2026-09-18T11:04:00Z" w16du:dateUtc="2026-09-18T09:04:00Z"/>
                <w:rFonts w:ascii="Arial" w:hAnsi="Arial" w:cs="Arial"/>
                <w:color w:val="000000"/>
                <w:sz w:val="24"/>
                <w:szCs w:val="24"/>
              </w:rPr>
            </w:pPr>
          </w:p>
        </w:tc>
      </w:tr>
      <w:tr w:rsidR="00856CFB" w:rsidRPr="008372F6" w14:paraId="617AFA9F" w14:textId="77777777" w:rsidTr="00756616">
        <w:trPr>
          <w:cantSplit/>
          <w:jc w:val="center"/>
          <w:ins w:id="1617"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B4FB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18" w:author="Héctor Bahamonde" w:date="2026-09-18T11:04:00Z" w16du:dateUtc="2026-09-18T09:04:00Z"/>
                <w:rFonts w:ascii="Arial" w:hAnsi="Arial" w:cs="Arial"/>
                <w:color w:val="000000"/>
                <w:sz w:val="24"/>
                <w:szCs w:val="24"/>
              </w:rPr>
            </w:pPr>
            <w:ins w:id="1619" w:author="Héctor Bahamonde" w:date="2026-09-18T11:04:00Z" w16du:dateUtc="2026-09-18T09:04:00Z">
              <w:r w:rsidRPr="008372F6">
                <w:rPr>
                  <w:rFonts w:ascii="Arial" w:hAnsi="Arial" w:cs="Arial"/>
                  <w:color w:val="000000"/>
                  <w:sz w:val="24"/>
                  <w:szCs w:val="24"/>
                </w:rPr>
                <w:t>Don't know vs. reject: Region: Northern and Eastern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E9EE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20" w:author="Héctor Bahamonde" w:date="2026-09-18T11:04:00Z" w16du:dateUtc="2026-09-18T09:04:00Z"/>
                <w:rFonts w:ascii="Arial" w:hAnsi="Arial" w:cs="Arial"/>
                <w:color w:val="000000"/>
                <w:sz w:val="24"/>
                <w:szCs w:val="24"/>
              </w:rPr>
            </w:pPr>
            <w:ins w:id="1621" w:author="Héctor Bahamonde" w:date="2026-09-18T11:04:00Z" w16du:dateUtc="2026-09-18T09:04:00Z">
              <w:r w:rsidRPr="008372F6">
                <w:rPr>
                  <w:rFonts w:ascii="Arial" w:hAnsi="Arial" w:cs="Arial"/>
                  <w:color w:val="000000"/>
                  <w:sz w:val="24"/>
                  <w:szCs w:val="24"/>
                </w:rPr>
                <w:t>0.517**</w:t>
              </w:r>
              <w:r w:rsidRPr="008372F6">
                <w:rPr>
                  <w:rFonts w:ascii="Arial" w:hAnsi="Arial" w:cs="Arial"/>
                  <w:color w:val="000000"/>
                  <w:sz w:val="24"/>
                  <w:szCs w:val="24"/>
                </w:rPr>
                <w:br/>
                <w:t>[0.349, 0.766]</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332A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22" w:author="Héctor Bahamonde" w:date="2026-09-18T11:04:00Z" w16du:dateUtc="2026-09-18T09:04:00Z"/>
                <w:rFonts w:ascii="Arial" w:hAnsi="Arial" w:cs="Arial"/>
                <w:color w:val="000000"/>
                <w:sz w:val="24"/>
                <w:szCs w:val="24"/>
              </w:rPr>
            </w:pPr>
          </w:p>
        </w:tc>
      </w:tr>
      <w:tr w:rsidR="00856CFB" w:rsidRPr="008372F6" w14:paraId="7B0FD69A" w14:textId="77777777" w:rsidTr="00756616">
        <w:trPr>
          <w:cantSplit/>
          <w:jc w:val="center"/>
          <w:ins w:id="1623"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D8A5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24" w:author="Héctor Bahamonde" w:date="2026-09-18T11:04:00Z" w16du:dateUtc="2026-09-18T09:04:00Z"/>
                <w:rFonts w:ascii="Arial" w:hAnsi="Arial" w:cs="Arial"/>
                <w:color w:val="000000"/>
                <w:sz w:val="24"/>
                <w:szCs w:val="24"/>
              </w:rPr>
            </w:pPr>
            <w:ins w:id="1625" w:author="Héctor Bahamonde" w:date="2026-09-18T11:04:00Z" w16du:dateUtc="2026-09-18T09:04:00Z">
              <w:r w:rsidRPr="008372F6">
                <w:rPr>
                  <w:rFonts w:ascii="Arial" w:hAnsi="Arial" w:cs="Arial"/>
                  <w:color w:val="000000"/>
                  <w:sz w:val="24"/>
                  <w:szCs w:val="24"/>
                </w:rPr>
                <w:t>Don't know vs. reject: Eligible for Kela reimbursement: yes (ref: no)</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0162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26" w:author="Héctor Bahamonde" w:date="2026-09-18T11:04:00Z" w16du:dateUtc="2026-09-18T09:04:00Z"/>
                <w:rFonts w:ascii="Arial" w:hAnsi="Arial" w:cs="Arial"/>
                <w:color w:val="000000"/>
                <w:sz w:val="24"/>
                <w:szCs w:val="24"/>
              </w:rPr>
            </w:pPr>
            <w:ins w:id="1627" w:author="Héctor Bahamonde" w:date="2026-09-18T11:04:00Z" w16du:dateUtc="2026-09-18T09:04:00Z">
              <w:r w:rsidRPr="008372F6">
                <w:rPr>
                  <w:rFonts w:ascii="Arial" w:hAnsi="Arial" w:cs="Arial"/>
                  <w:color w:val="000000"/>
                  <w:sz w:val="24"/>
                  <w:szCs w:val="24"/>
                </w:rPr>
                <w:t>1.208</w:t>
              </w:r>
              <w:r w:rsidRPr="008372F6">
                <w:rPr>
                  <w:rFonts w:ascii="Arial" w:hAnsi="Arial" w:cs="Arial"/>
                  <w:color w:val="000000"/>
                  <w:sz w:val="24"/>
                  <w:szCs w:val="24"/>
                </w:rPr>
                <w:br/>
                <w:t>[0.857, 1.703]</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D952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28" w:author="Héctor Bahamonde" w:date="2026-09-18T11:04:00Z" w16du:dateUtc="2026-09-18T09:04:00Z"/>
                <w:rFonts w:ascii="Arial" w:hAnsi="Arial" w:cs="Arial"/>
                <w:color w:val="000000"/>
                <w:sz w:val="24"/>
                <w:szCs w:val="24"/>
              </w:rPr>
            </w:pPr>
          </w:p>
        </w:tc>
      </w:tr>
      <w:tr w:rsidR="00856CFB" w:rsidRPr="008372F6" w14:paraId="458DC30B" w14:textId="77777777" w:rsidTr="00756616">
        <w:trPr>
          <w:cantSplit/>
          <w:jc w:val="center"/>
          <w:ins w:id="1629"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8BF3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30" w:author="Héctor Bahamonde" w:date="2026-09-18T11:04:00Z" w16du:dateUtc="2026-09-18T09:04:00Z"/>
                <w:rFonts w:ascii="Arial" w:hAnsi="Arial" w:cs="Arial"/>
                <w:color w:val="000000"/>
                <w:sz w:val="24"/>
                <w:szCs w:val="24"/>
              </w:rPr>
            </w:pPr>
            <w:ins w:id="1631" w:author="Héctor Bahamonde" w:date="2026-09-18T11:04:00Z" w16du:dateUtc="2026-09-18T09:04:00Z">
              <w:r w:rsidRPr="008372F6">
                <w:rPr>
                  <w:rFonts w:ascii="Arial" w:hAnsi="Arial" w:cs="Arial"/>
                  <w:color w:val="000000"/>
                  <w:sz w:val="24"/>
                  <w:szCs w:val="24"/>
                </w:rPr>
                <w:t>Don't know vs. reject: Medicine expenditure: 300-599 €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B8E3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32" w:author="Héctor Bahamonde" w:date="2026-09-18T11:04:00Z" w16du:dateUtc="2026-09-18T09:04:00Z"/>
                <w:rFonts w:ascii="Arial" w:hAnsi="Arial" w:cs="Arial"/>
                <w:color w:val="000000"/>
                <w:sz w:val="24"/>
                <w:szCs w:val="24"/>
              </w:rPr>
            </w:pPr>
            <w:ins w:id="1633" w:author="Héctor Bahamonde" w:date="2026-09-18T11:04:00Z" w16du:dateUtc="2026-09-18T09:04:00Z">
              <w:r w:rsidRPr="008372F6">
                <w:rPr>
                  <w:rFonts w:ascii="Arial" w:hAnsi="Arial" w:cs="Arial"/>
                  <w:color w:val="000000"/>
                  <w:sz w:val="24"/>
                  <w:szCs w:val="24"/>
                </w:rPr>
                <w:t>1.404</w:t>
              </w:r>
              <w:r w:rsidRPr="008372F6">
                <w:rPr>
                  <w:rFonts w:ascii="Arial" w:hAnsi="Arial" w:cs="Arial"/>
                  <w:color w:val="000000"/>
                  <w:sz w:val="24"/>
                  <w:szCs w:val="24"/>
                </w:rPr>
                <w:br/>
                <w:t>[0.893, 2.207]</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AF45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34" w:author="Héctor Bahamonde" w:date="2026-09-18T11:04:00Z" w16du:dateUtc="2026-09-18T09:04:00Z"/>
                <w:rFonts w:ascii="Arial" w:hAnsi="Arial" w:cs="Arial"/>
                <w:color w:val="000000"/>
                <w:sz w:val="24"/>
                <w:szCs w:val="24"/>
              </w:rPr>
            </w:pPr>
          </w:p>
        </w:tc>
      </w:tr>
      <w:tr w:rsidR="00856CFB" w:rsidRPr="008372F6" w14:paraId="58253EFA" w14:textId="77777777" w:rsidTr="00756616">
        <w:trPr>
          <w:cantSplit/>
          <w:jc w:val="center"/>
          <w:ins w:id="1635"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0515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36" w:author="Héctor Bahamonde" w:date="2026-09-18T11:04:00Z" w16du:dateUtc="2026-09-18T09:04:00Z"/>
                <w:rFonts w:ascii="Arial" w:hAnsi="Arial" w:cs="Arial"/>
                <w:color w:val="000000"/>
                <w:sz w:val="24"/>
                <w:szCs w:val="24"/>
              </w:rPr>
            </w:pPr>
            <w:ins w:id="1637" w:author="Héctor Bahamonde" w:date="2026-09-18T11:04:00Z" w16du:dateUtc="2026-09-18T09:04:00Z">
              <w:r w:rsidRPr="008372F6">
                <w:rPr>
                  <w:rFonts w:ascii="Arial" w:hAnsi="Arial" w:cs="Arial"/>
                  <w:color w:val="000000"/>
                  <w:sz w:val="24"/>
                  <w:szCs w:val="24"/>
                </w:rPr>
                <w:t>Don't know vs. reject: Medicine expenditure: 600 € or more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E4AD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38" w:author="Héctor Bahamonde" w:date="2026-09-18T11:04:00Z" w16du:dateUtc="2026-09-18T09:04:00Z"/>
                <w:rFonts w:ascii="Arial" w:hAnsi="Arial" w:cs="Arial"/>
                <w:color w:val="000000"/>
                <w:sz w:val="24"/>
                <w:szCs w:val="24"/>
              </w:rPr>
            </w:pPr>
            <w:ins w:id="1639" w:author="Héctor Bahamonde" w:date="2026-09-18T11:04:00Z" w16du:dateUtc="2026-09-18T09:04:00Z">
              <w:r w:rsidRPr="008372F6">
                <w:rPr>
                  <w:rFonts w:ascii="Arial" w:hAnsi="Arial" w:cs="Arial"/>
                  <w:color w:val="000000"/>
                  <w:sz w:val="24"/>
                  <w:szCs w:val="24"/>
                </w:rPr>
                <w:t>1.115</w:t>
              </w:r>
              <w:r w:rsidRPr="008372F6">
                <w:rPr>
                  <w:rFonts w:ascii="Arial" w:hAnsi="Arial" w:cs="Arial"/>
                  <w:color w:val="000000"/>
                  <w:sz w:val="24"/>
                  <w:szCs w:val="24"/>
                </w:rPr>
                <w:br/>
                <w:t>[0.555, 2.239]</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A86E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40" w:author="Héctor Bahamonde" w:date="2026-09-18T11:04:00Z" w16du:dateUtc="2026-09-18T09:04:00Z"/>
                <w:rFonts w:ascii="Arial" w:hAnsi="Arial" w:cs="Arial"/>
                <w:color w:val="000000"/>
                <w:sz w:val="24"/>
                <w:szCs w:val="24"/>
              </w:rPr>
            </w:pPr>
          </w:p>
        </w:tc>
      </w:tr>
      <w:tr w:rsidR="00856CFB" w:rsidRPr="008372F6" w14:paraId="7ACB0792" w14:textId="77777777" w:rsidTr="00756616">
        <w:trPr>
          <w:cantSplit/>
          <w:jc w:val="center"/>
          <w:ins w:id="1641"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DE37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42" w:author="Héctor Bahamonde" w:date="2026-09-18T11:04:00Z" w16du:dateUtc="2026-09-18T09:04:00Z"/>
                <w:rFonts w:ascii="Arial" w:hAnsi="Arial" w:cs="Arial"/>
                <w:color w:val="000000"/>
                <w:sz w:val="24"/>
                <w:szCs w:val="24"/>
              </w:rPr>
            </w:pPr>
            <w:ins w:id="1643" w:author="Héctor Bahamonde" w:date="2026-09-18T11:04:00Z" w16du:dateUtc="2026-09-18T09:04:00Z">
              <w:r w:rsidRPr="008372F6">
                <w:rPr>
                  <w:rFonts w:ascii="Arial" w:hAnsi="Arial" w:cs="Arial"/>
                  <w:color w:val="000000"/>
                  <w:sz w:val="24"/>
                  <w:szCs w:val="24"/>
                </w:rPr>
                <w:t>Don't know vs. reject: Medicine expenditure: up to 100 €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C6CF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44" w:author="Héctor Bahamonde" w:date="2026-09-18T11:04:00Z" w16du:dateUtc="2026-09-18T09:04:00Z"/>
                <w:rFonts w:ascii="Arial" w:hAnsi="Arial" w:cs="Arial"/>
                <w:color w:val="000000"/>
                <w:sz w:val="24"/>
                <w:szCs w:val="24"/>
              </w:rPr>
            </w:pPr>
            <w:ins w:id="1645" w:author="Héctor Bahamonde" w:date="2026-09-18T11:04:00Z" w16du:dateUtc="2026-09-18T09:04:00Z">
              <w:r w:rsidRPr="008372F6">
                <w:rPr>
                  <w:rFonts w:ascii="Arial" w:hAnsi="Arial" w:cs="Arial"/>
                  <w:color w:val="000000"/>
                  <w:sz w:val="24"/>
                  <w:szCs w:val="24"/>
                </w:rPr>
                <w:t>1.438+</w:t>
              </w:r>
              <w:r w:rsidRPr="008372F6">
                <w:rPr>
                  <w:rFonts w:ascii="Arial" w:hAnsi="Arial" w:cs="Arial"/>
                  <w:color w:val="000000"/>
                  <w:sz w:val="24"/>
                  <w:szCs w:val="24"/>
                </w:rPr>
                <w:br/>
                <w:t>[0.958, 2.159]</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C97D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46" w:author="Héctor Bahamonde" w:date="2026-09-18T11:04:00Z" w16du:dateUtc="2026-09-18T09:04:00Z"/>
                <w:rFonts w:ascii="Arial" w:hAnsi="Arial" w:cs="Arial"/>
                <w:color w:val="000000"/>
                <w:sz w:val="24"/>
                <w:szCs w:val="24"/>
              </w:rPr>
            </w:pPr>
          </w:p>
        </w:tc>
      </w:tr>
      <w:tr w:rsidR="00856CFB" w:rsidRPr="008372F6" w14:paraId="0EA97220" w14:textId="77777777" w:rsidTr="00756616">
        <w:trPr>
          <w:cantSplit/>
          <w:jc w:val="center"/>
          <w:ins w:id="1647"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E69C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48" w:author="Héctor Bahamonde" w:date="2026-09-18T11:04:00Z" w16du:dateUtc="2026-09-18T09:04:00Z"/>
                <w:rFonts w:ascii="Arial" w:hAnsi="Arial" w:cs="Arial"/>
                <w:color w:val="000000"/>
                <w:sz w:val="24"/>
                <w:szCs w:val="24"/>
              </w:rPr>
            </w:pPr>
            <w:ins w:id="1649" w:author="Héctor Bahamonde" w:date="2026-09-18T11:04:00Z" w16du:dateUtc="2026-09-18T09:04:00Z">
              <w:r w:rsidRPr="008372F6">
                <w:rPr>
                  <w:rFonts w:ascii="Arial" w:hAnsi="Arial" w:cs="Arial"/>
                  <w:color w:val="000000"/>
                  <w:sz w:val="24"/>
                  <w:szCs w:val="24"/>
                </w:rPr>
                <w:t>Don't know vs. reject: Medicine expenditure: no prescribed medicines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C7C7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50" w:author="Héctor Bahamonde" w:date="2026-09-18T11:04:00Z" w16du:dateUtc="2026-09-18T09:04:00Z"/>
                <w:rFonts w:ascii="Arial" w:hAnsi="Arial" w:cs="Arial"/>
                <w:color w:val="000000"/>
                <w:sz w:val="24"/>
                <w:szCs w:val="24"/>
              </w:rPr>
            </w:pPr>
            <w:ins w:id="1651" w:author="Héctor Bahamonde" w:date="2026-09-18T11:04:00Z" w16du:dateUtc="2026-09-18T09:04:00Z">
              <w:r w:rsidRPr="008372F6">
                <w:rPr>
                  <w:rFonts w:ascii="Arial" w:hAnsi="Arial" w:cs="Arial"/>
                  <w:color w:val="000000"/>
                  <w:sz w:val="24"/>
                  <w:szCs w:val="24"/>
                </w:rPr>
                <w:t>1.199</w:t>
              </w:r>
              <w:r w:rsidRPr="008372F6">
                <w:rPr>
                  <w:rFonts w:ascii="Arial" w:hAnsi="Arial" w:cs="Arial"/>
                  <w:color w:val="000000"/>
                  <w:sz w:val="24"/>
                  <w:szCs w:val="24"/>
                </w:rPr>
                <w:br/>
                <w:t>[0.731, 1.968]</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FA92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52" w:author="Héctor Bahamonde" w:date="2026-09-18T11:04:00Z" w16du:dateUtc="2026-09-18T09:04:00Z"/>
                <w:rFonts w:ascii="Arial" w:hAnsi="Arial" w:cs="Arial"/>
                <w:color w:val="000000"/>
                <w:sz w:val="24"/>
                <w:szCs w:val="24"/>
              </w:rPr>
            </w:pPr>
          </w:p>
        </w:tc>
      </w:tr>
      <w:tr w:rsidR="00856CFB" w:rsidRPr="008372F6" w14:paraId="2DE0E608" w14:textId="77777777" w:rsidTr="00756616">
        <w:trPr>
          <w:cantSplit/>
          <w:jc w:val="center"/>
          <w:ins w:id="1653"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BDC2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54" w:author="Héctor Bahamonde" w:date="2026-09-18T11:04:00Z" w16du:dateUtc="2026-09-18T09:04:00Z"/>
                <w:rFonts w:ascii="Arial" w:hAnsi="Arial" w:cs="Arial"/>
                <w:color w:val="000000"/>
                <w:sz w:val="24"/>
                <w:szCs w:val="24"/>
              </w:rPr>
            </w:pPr>
            <w:ins w:id="1655" w:author="Héctor Bahamonde" w:date="2026-09-18T11:04:00Z" w16du:dateUtc="2026-09-18T09:04:00Z">
              <w:r w:rsidRPr="008372F6">
                <w:rPr>
                  <w:rFonts w:ascii="Arial" w:hAnsi="Arial" w:cs="Arial"/>
                  <w:color w:val="000000"/>
                  <w:sz w:val="24"/>
                  <w:szCs w:val="24"/>
                </w:rPr>
                <w:t>Don't know vs. reject: Medicine expenditure: don't know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9127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56" w:author="Héctor Bahamonde" w:date="2026-09-18T11:04:00Z" w16du:dateUtc="2026-09-18T09:04:00Z"/>
                <w:rFonts w:ascii="Arial" w:hAnsi="Arial" w:cs="Arial"/>
                <w:color w:val="000000"/>
                <w:sz w:val="24"/>
                <w:szCs w:val="24"/>
              </w:rPr>
            </w:pPr>
            <w:ins w:id="1657" w:author="Héctor Bahamonde" w:date="2026-09-18T11:04:00Z" w16du:dateUtc="2026-09-18T09:04:00Z">
              <w:r w:rsidRPr="008372F6">
                <w:rPr>
                  <w:rFonts w:ascii="Arial" w:hAnsi="Arial" w:cs="Arial"/>
                  <w:color w:val="000000"/>
                  <w:sz w:val="24"/>
                  <w:szCs w:val="24"/>
                </w:rPr>
                <w:t>7.764***</w:t>
              </w:r>
              <w:r w:rsidRPr="008372F6">
                <w:rPr>
                  <w:rFonts w:ascii="Arial" w:hAnsi="Arial" w:cs="Arial"/>
                  <w:color w:val="000000"/>
                  <w:sz w:val="24"/>
                  <w:szCs w:val="24"/>
                </w:rPr>
                <w:br/>
                <w:t>[4.018, 15.003]</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7353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58" w:author="Héctor Bahamonde" w:date="2026-09-18T11:04:00Z" w16du:dateUtc="2026-09-18T09:04:00Z"/>
                <w:rFonts w:ascii="Arial" w:hAnsi="Arial" w:cs="Arial"/>
                <w:color w:val="000000"/>
                <w:sz w:val="24"/>
                <w:szCs w:val="24"/>
              </w:rPr>
            </w:pPr>
          </w:p>
        </w:tc>
      </w:tr>
      <w:tr w:rsidR="00856CFB" w:rsidRPr="008372F6" w14:paraId="4C0DC70B" w14:textId="77777777" w:rsidTr="00756616">
        <w:trPr>
          <w:cantSplit/>
          <w:jc w:val="center"/>
          <w:ins w:id="1659"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5882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60" w:author="Héctor Bahamonde" w:date="2026-09-18T11:04:00Z" w16du:dateUtc="2026-09-18T09:04:00Z"/>
                <w:rFonts w:ascii="Arial" w:hAnsi="Arial" w:cs="Arial"/>
                <w:color w:val="000000"/>
                <w:sz w:val="24"/>
                <w:szCs w:val="24"/>
              </w:rPr>
            </w:pPr>
            <w:ins w:id="1661" w:author="Héctor Bahamonde" w:date="2026-09-18T11:04:00Z" w16du:dateUtc="2026-09-18T09:04:00Z">
              <w:r w:rsidRPr="008372F6">
                <w:rPr>
                  <w:rFonts w:ascii="Arial" w:hAnsi="Arial" w:cs="Arial"/>
                  <w:color w:val="000000"/>
                  <w:sz w:val="24"/>
                  <w:szCs w:val="24"/>
                </w:rPr>
                <w:t>Loss (rescue) frame (ref: control)</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5832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62"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47AF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63" w:author="Héctor Bahamonde" w:date="2026-09-18T11:04:00Z" w16du:dateUtc="2026-09-18T09:04:00Z"/>
                <w:rFonts w:ascii="Arial" w:hAnsi="Arial" w:cs="Arial"/>
                <w:color w:val="000000"/>
                <w:sz w:val="24"/>
                <w:szCs w:val="24"/>
              </w:rPr>
            </w:pPr>
            <w:ins w:id="1664" w:author="Héctor Bahamonde" w:date="2026-09-18T11:04:00Z" w16du:dateUtc="2026-09-18T09:04:00Z">
              <w:r w:rsidRPr="008372F6">
                <w:rPr>
                  <w:rFonts w:ascii="Arial" w:hAnsi="Arial" w:cs="Arial"/>
                  <w:color w:val="000000"/>
                  <w:sz w:val="24"/>
                  <w:szCs w:val="24"/>
                </w:rPr>
                <w:t>1.495***</w:t>
              </w:r>
              <w:r w:rsidRPr="008372F6">
                <w:rPr>
                  <w:rFonts w:ascii="Arial" w:hAnsi="Arial" w:cs="Arial"/>
                  <w:color w:val="000000"/>
                  <w:sz w:val="24"/>
                  <w:szCs w:val="24"/>
                </w:rPr>
                <w:br/>
                <w:t>[1.229, 1.818]</w:t>
              </w:r>
            </w:ins>
          </w:p>
        </w:tc>
      </w:tr>
      <w:tr w:rsidR="00856CFB" w:rsidRPr="008372F6" w14:paraId="39D74B38" w14:textId="77777777" w:rsidTr="00756616">
        <w:trPr>
          <w:cantSplit/>
          <w:jc w:val="center"/>
          <w:ins w:id="1665"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9DA1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66" w:author="Héctor Bahamonde" w:date="2026-09-18T11:04:00Z" w16du:dateUtc="2026-09-18T09:04:00Z"/>
                <w:rFonts w:ascii="Arial" w:hAnsi="Arial" w:cs="Arial"/>
                <w:color w:val="000000"/>
                <w:sz w:val="24"/>
                <w:szCs w:val="24"/>
              </w:rPr>
            </w:pPr>
            <w:ins w:id="1667" w:author="Héctor Bahamonde" w:date="2026-09-18T11:04:00Z" w16du:dateUtc="2026-09-18T09:04:00Z">
              <w:r w:rsidRPr="008372F6">
                <w:rPr>
                  <w:rFonts w:ascii="Arial" w:hAnsi="Arial" w:cs="Arial"/>
                  <w:color w:val="000000"/>
                  <w:sz w:val="24"/>
                  <w:szCs w:val="24"/>
                </w:rPr>
                <w:t>Gains (health maximisation) frame (ref: control)</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1AB0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68"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B2E9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69" w:author="Héctor Bahamonde" w:date="2026-09-18T11:04:00Z" w16du:dateUtc="2026-09-18T09:04:00Z"/>
                <w:rFonts w:ascii="Arial" w:hAnsi="Arial" w:cs="Arial"/>
                <w:color w:val="000000"/>
                <w:sz w:val="24"/>
                <w:szCs w:val="24"/>
              </w:rPr>
            </w:pPr>
            <w:ins w:id="1670" w:author="Héctor Bahamonde" w:date="2026-09-18T11:04:00Z" w16du:dateUtc="2026-09-18T09:04:00Z">
              <w:r w:rsidRPr="008372F6">
                <w:rPr>
                  <w:rFonts w:ascii="Arial" w:hAnsi="Arial" w:cs="Arial"/>
                  <w:color w:val="000000"/>
                  <w:sz w:val="24"/>
                  <w:szCs w:val="24"/>
                </w:rPr>
                <w:t>0.739**</w:t>
              </w:r>
              <w:r w:rsidRPr="008372F6">
                <w:rPr>
                  <w:rFonts w:ascii="Arial" w:hAnsi="Arial" w:cs="Arial"/>
                  <w:color w:val="000000"/>
                  <w:sz w:val="24"/>
                  <w:szCs w:val="24"/>
                </w:rPr>
                <w:br/>
                <w:t>[0.606, 0.901]</w:t>
              </w:r>
            </w:ins>
          </w:p>
        </w:tc>
      </w:tr>
      <w:tr w:rsidR="00856CFB" w:rsidRPr="008372F6" w14:paraId="3A90CEEC" w14:textId="77777777" w:rsidTr="00756616">
        <w:trPr>
          <w:cantSplit/>
          <w:jc w:val="center"/>
          <w:ins w:id="1671"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D80A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72" w:author="Héctor Bahamonde" w:date="2026-09-18T11:04:00Z" w16du:dateUtc="2026-09-18T09:04:00Z"/>
                <w:rFonts w:ascii="Arial" w:hAnsi="Arial" w:cs="Arial"/>
                <w:color w:val="000000"/>
                <w:sz w:val="24"/>
                <w:szCs w:val="24"/>
              </w:rPr>
            </w:pPr>
            <w:ins w:id="1673" w:author="Héctor Bahamonde" w:date="2026-09-18T11:04:00Z" w16du:dateUtc="2026-09-18T09:04:00Z">
              <w:r w:rsidRPr="008372F6">
                <w:rPr>
                  <w:rFonts w:ascii="Arial" w:hAnsi="Arial" w:cs="Arial"/>
                  <w:color w:val="000000"/>
                  <w:sz w:val="24"/>
                  <w:szCs w:val="24"/>
                </w:rPr>
                <w:t>Male (ref: female)</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C7FC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74"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F90C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75" w:author="Héctor Bahamonde" w:date="2026-09-18T11:04:00Z" w16du:dateUtc="2026-09-18T09:04:00Z"/>
                <w:rFonts w:ascii="Arial" w:hAnsi="Arial" w:cs="Arial"/>
                <w:color w:val="000000"/>
                <w:sz w:val="24"/>
                <w:szCs w:val="24"/>
              </w:rPr>
            </w:pPr>
            <w:ins w:id="1676" w:author="Héctor Bahamonde" w:date="2026-09-18T11:04:00Z" w16du:dateUtc="2026-09-18T09:04:00Z">
              <w:r w:rsidRPr="008372F6">
                <w:rPr>
                  <w:rFonts w:ascii="Arial" w:hAnsi="Arial" w:cs="Arial"/>
                  <w:color w:val="000000"/>
                  <w:sz w:val="24"/>
                  <w:szCs w:val="24"/>
                </w:rPr>
                <w:t>0.941</w:t>
              </w:r>
              <w:r w:rsidRPr="008372F6">
                <w:rPr>
                  <w:rFonts w:ascii="Arial" w:hAnsi="Arial" w:cs="Arial"/>
                  <w:color w:val="000000"/>
                  <w:sz w:val="24"/>
                  <w:szCs w:val="24"/>
                </w:rPr>
                <w:br/>
                <w:t>[0.800, 1.107]</w:t>
              </w:r>
            </w:ins>
          </w:p>
        </w:tc>
      </w:tr>
      <w:tr w:rsidR="00856CFB" w:rsidRPr="008372F6" w14:paraId="5D7EDD17" w14:textId="77777777" w:rsidTr="00756616">
        <w:trPr>
          <w:cantSplit/>
          <w:jc w:val="center"/>
          <w:ins w:id="1677"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EFDE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78" w:author="Héctor Bahamonde" w:date="2026-09-18T11:04:00Z" w16du:dateUtc="2026-09-18T09:04:00Z"/>
                <w:rFonts w:ascii="Arial" w:hAnsi="Arial" w:cs="Arial"/>
                <w:color w:val="000000"/>
                <w:sz w:val="24"/>
                <w:szCs w:val="24"/>
              </w:rPr>
            </w:pPr>
            <w:ins w:id="1679" w:author="Héctor Bahamonde" w:date="2026-09-18T11:04:00Z" w16du:dateUtc="2026-09-18T09:04:00Z">
              <w:r w:rsidRPr="008372F6">
                <w:rPr>
                  <w:rFonts w:ascii="Arial" w:hAnsi="Arial" w:cs="Arial"/>
                  <w:color w:val="000000"/>
                  <w:sz w:val="24"/>
                  <w:szCs w:val="24"/>
                </w:rPr>
                <w:lastRenderedPageBreak/>
                <w:t>Age (years)</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FCD1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80"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C492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81" w:author="Héctor Bahamonde" w:date="2026-09-18T11:04:00Z" w16du:dateUtc="2026-09-18T09:04:00Z"/>
                <w:rFonts w:ascii="Arial" w:hAnsi="Arial" w:cs="Arial"/>
                <w:color w:val="000000"/>
                <w:sz w:val="24"/>
                <w:szCs w:val="24"/>
              </w:rPr>
            </w:pPr>
            <w:ins w:id="1682" w:author="Héctor Bahamonde" w:date="2026-09-18T11:04:00Z" w16du:dateUtc="2026-09-18T09:04:00Z">
              <w:r w:rsidRPr="008372F6">
                <w:rPr>
                  <w:rFonts w:ascii="Arial" w:hAnsi="Arial" w:cs="Arial"/>
                  <w:color w:val="000000"/>
                  <w:sz w:val="24"/>
                  <w:szCs w:val="24"/>
                </w:rPr>
                <w:t>1.017***</w:t>
              </w:r>
              <w:r w:rsidRPr="008372F6">
                <w:rPr>
                  <w:rFonts w:ascii="Arial" w:hAnsi="Arial" w:cs="Arial"/>
                  <w:color w:val="000000"/>
                  <w:sz w:val="24"/>
                  <w:szCs w:val="24"/>
                </w:rPr>
                <w:br/>
                <w:t>[1.011, 1.022]</w:t>
              </w:r>
            </w:ins>
          </w:p>
        </w:tc>
      </w:tr>
      <w:tr w:rsidR="00856CFB" w:rsidRPr="008372F6" w14:paraId="23A07A8A" w14:textId="77777777" w:rsidTr="00756616">
        <w:trPr>
          <w:cantSplit/>
          <w:jc w:val="center"/>
          <w:ins w:id="1683"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4B49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84" w:author="Héctor Bahamonde" w:date="2026-09-18T11:04:00Z" w16du:dateUtc="2026-09-18T09:04:00Z"/>
                <w:rFonts w:ascii="Arial" w:hAnsi="Arial" w:cs="Arial"/>
                <w:color w:val="000000"/>
                <w:sz w:val="24"/>
                <w:szCs w:val="24"/>
              </w:rPr>
            </w:pPr>
            <w:ins w:id="1685" w:author="Héctor Bahamonde" w:date="2026-09-18T11:04:00Z" w16du:dateUtc="2026-09-18T09:04:00Z">
              <w:r w:rsidRPr="008372F6">
                <w:rPr>
                  <w:rFonts w:ascii="Arial" w:hAnsi="Arial" w:cs="Arial"/>
                  <w:color w:val="000000"/>
                  <w:sz w:val="24"/>
                  <w:szCs w:val="24"/>
                </w:rPr>
                <w:t>Income: 3001-5000 €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0DAA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86"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0EB5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87" w:author="Héctor Bahamonde" w:date="2026-09-18T11:04:00Z" w16du:dateUtc="2026-09-18T09:04:00Z"/>
                <w:rFonts w:ascii="Arial" w:hAnsi="Arial" w:cs="Arial"/>
                <w:color w:val="000000"/>
                <w:sz w:val="24"/>
                <w:szCs w:val="24"/>
              </w:rPr>
            </w:pPr>
            <w:ins w:id="1688" w:author="Héctor Bahamonde" w:date="2026-09-18T11:04:00Z" w16du:dateUtc="2026-09-18T09:04:00Z">
              <w:r w:rsidRPr="008372F6">
                <w:rPr>
                  <w:rFonts w:ascii="Arial" w:hAnsi="Arial" w:cs="Arial"/>
                  <w:color w:val="000000"/>
                  <w:sz w:val="24"/>
                  <w:szCs w:val="24"/>
                </w:rPr>
                <w:t>0.994</w:t>
              </w:r>
              <w:r w:rsidRPr="008372F6">
                <w:rPr>
                  <w:rFonts w:ascii="Arial" w:hAnsi="Arial" w:cs="Arial"/>
                  <w:color w:val="000000"/>
                  <w:sz w:val="24"/>
                  <w:szCs w:val="24"/>
                </w:rPr>
                <w:br/>
                <w:t>[0.821, 1.204]</w:t>
              </w:r>
            </w:ins>
          </w:p>
        </w:tc>
      </w:tr>
      <w:tr w:rsidR="00856CFB" w:rsidRPr="008372F6" w14:paraId="3BB2DF4A" w14:textId="77777777" w:rsidTr="00756616">
        <w:trPr>
          <w:cantSplit/>
          <w:jc w:val="center"/>
          <w:ins w:id="1689"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9BA2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90" w:author="Héctor Bahamonde" w:date="2026-09-18T11:04:00Z" w16du:dateUtc="2026-09-18T09:04:00Z"/>
                <w:rFonts w:ascii="Arial" w:hAnsi="Arial" w:cs="Arial"/>
                <w:color w:val="000000"/>
                <w:sz w:val="24"/>
                <w:szCs w:val="24"/>
              </w:rPr>
            </w:pPr>
            <w:ins w:id="1691" w:author="Héctor Bahamonde" w:date="2026-09-18T11:04:00Z" w16du:dateUtc="2026-09-18T09:04:00Z">
              <w:r w:rsidRPr="008372F6">
                <w:rPr>
                  <w:rFonts w:ascii="Arial" w:hAnsi="Arial" w:cs="Arial"/>
                  <w:color w:val="000000"/>
                  <w:sz w:val="24"/>
                  <w:szCs w:val="24"/>
                </w:rPr>
                <w:t>Income: 5001+ €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64E1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92"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EBAD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93" w:author="Héctor Bahamonde" w:date="2026-09-18T11:04:00Z" w16du:dateUtc="2026-09-18T09:04:00Z"/>
                <w:rFonts w:ascii="Arial" w:hAnsi="Arial" w:cs="Arial"/>
                <w:color w:val="000000"/>
                <w:sz w:val="24"/>
                <w:szCs w:val="24"/>
              </w:rPr>
            </w:pPr>
            <w:ins w:id="1694" w:author="Héctor Bahamonde" w:date="2026-09-18T11:04:00Z" w16du:dateUtc="2026-09-18T09:04:00Z">
              <w:r w:rsidRPr="008372F6">
                <w:rPr>
                  <w:rFonts w:ascii="Arial" w:hAnsi="Arial" w:cs="Arial"/>
                  <w:color w:val="000000"/>
                  <w:sz w:val="24"/>
                  <w:szCs w:val="24"/>
                </w:rPr>
                <w:t>0.771+</w:t>
              </w:r>
              <w:r w:rsidRPr="008372F6">
                <w:rPr>
                  <w:rFonts w:ascii="Arial" w:hAnsi="Arial" w:cs="Arial"/>
                  <w:color w:val="000000"/>
                  <w:sz w:val="24"/>
                  <w:szCs w:val="24"/>
                </w:rPr>
                <w:br/>
                <w:t>[0.587, 1.013]</w:t>
              </w:r>
            </w:ins>
          </w:p>
        </w:tc>
      </w:tr>
      <w:tr w:rsidR="00856CFB" w:rsidRPr="008372F6" w14:paraId="65FCD183" w14:textId="77777777" w:rsidTr="00756616">
        <w:trPr>
          <w:cantSplit/>
          <w:jc w:val="center"/>
          <w:ins w:id="1695"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CE62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96" w:author="Héctor Bahamonde" w:date="2026-09-18T11:04:00Z" w16du:dateUtc="2026-09-18T09:04:00Z"/>
                <w:rFonts w:ascii="Arial" w:hAnsi="Arial" w:cs="Arial"/>
                <w:color w:val="000000"/>
                <w:sz w:val="24"/>
                <w:szCs w:val="24"/>
              </w:rPr>
            </w:pPr>
            <w:ins w:id="1697" w:author="Héctor Bahamonde" w:date="2026-09-18T11:04:00Z" w16du:dateUtc="2026-09-18T09:04:00Z">
              <w:r w:rsidRPr="008372F6">
                <w:rPr>
                  <w:rFonts w:ascii="Arial" w:hAnsi="Arial" w:cs="Arial"/>
                  <w:color w:val="000000"/>
                  <w:sz w:val="24"/>
                  <w:szCs w:val="24"/>
                </w:rPr>
                <w:t>Income: missing/no answer (ref: up to 3000 €)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6894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98"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D9FE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699" w:author="Héctor Bahamonde" w:date="2026-09-18T11:04:00Z" w16du:dateUtc="2026-09-18T09:04:00Z"/>
                <w:rFonts w:ascii="Arial" w:hAnsi="Arial" w:cs="Arial"/>
                <w:color w:val="000000"/>
                <w:sz w:val="24"/>
                <w:szCs w:val="24"/>
              </w:rPr>
            </w:pPr>
            <w:ins w:id="1700" w:author="Héctor Bahamonde" w:date="2026-09-18T11:04:00Z" w16du:dateUtc="2026-09-18T09:04:00Z">
              <w:r w:rsidRPr="008372F6">
                <w:rPr>
                  <w:rFonts w:ascii="Arial" w:hAnsi="Arial" w:cs="Arial"/>
                  <w:color w:val="000000"/>
                  <w:sz w:val="24"/>
                  <w:szCs w:val="24"/>
                </w:rPr>
                <w:t>0.877</w:t>
              </w:r>
              <w:r w:rsidRPr="008372F6">
                <w:rPr>
                  <w:rFonts w:ascii="Arial" w:hAnsi="Arial" w:cs="Arial"/>
                  <w:color w:val="000000"/>
                  <w:sz w:val="24"/>
                  <w:szCs w:val="24"/>
                </w:rPr>
                <w:br/>
                <w:t>[0.682, 1.127]</w:t>
              </w:r>
            </w:ins>
          </w:p>
        </w:tc>
      </w:tr>
      <w:tr w:rsidR="00856CFB" w:rsidRPr="008372F6" w14:paraId="6040FF80" w14:textId="77777777" w:rsidTr="00756616">
        <w:trPr>
          <w:cantSplit/>
          <w:jc w:val="center"/>
          <w:ins w:id="1701"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E71F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02" w:author="Héctor Bahamonde" w:date="2026-09-18T11:04:00Z" w16du:dateUtc="2026-09-18T09:04:00Z"/>
                <w:rFonts w:ascii="Arial" w:hAnsi="Arial" w:cs="Arial"/>
                <w:color w:val="000000"/>
                <w:sz w:val="24"/>
                <w:szCs w:val="24"/>
              </w:rPr>
            </w:pPr>
            <w:ins w:id="1703" w:author="Héctor Bahamonde" w:date="2026-09-18T11:04:00Z" w16du:dateUtc="2026-09-18T09:04:00Z">
              <w:r w:rsidRPr="008372F6">
                <w:rPr>
                  <w:rFonts w:ascii="Arial" w:hAnsi="Arial" w:cs="Arial"/>
                  <w:color w:val="000000"/>
                  <w:sz w:val="24"/>
                  <w:szCs w:val="24"/>
                </w:rPr>
                <w:t>Region: Southern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6253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04"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E495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05" w:author="Héctor Bahamonde" w:date="2026-09-18T11:04:00Z" w16du:dateUtc="2026-09-18T09:04:00Z"/>
                <w:rFonts w:ascii="Arial" w:hAnsi="Arial" w:cs="Arial"/>
                <w:color w:val="000000"/>
                <w:sz w:val="24"/>
                <w:szCs w:val="24"/>
              </w:rPr>
            </w:pPr>
            <w:ins w:id="1706" w:author="Héctor Bahamonde" w:date="2026-09-18T11:04:00Z" w16du:dateUtc="2026-09-18T09:04:00Z">
              <w:r w:rsidRPr="008372F6">
                <w:rPr>
                  <w:rFonts w:ascii="Arial" w:hAnsi="Arial" w:cs="Arial"/>
                  <w:color w:val="000000"/>
                  <w:sz w:val="24"/>
                  <w:szCs w:val="24"/>
                </w:rPr>
                <w:t>0.884</w:t>
              </w:r>
              <w:r w:rsidRPr="008372F6">
                <w:rPr>
                  <w:rFonts w:ascii="Arial" w:hAnsi="Arial" w:cs="Arial"/>
                  <w:color w:val="000000"/>
                  <w:sz w:val="24"/>
                  <w:szCs w:val="24"/>
                </w:rPr>
                <w:br/>
                <w:t>[0.705, 1.108]</w:t>
              </w:r>
            </w:ins>
          </w:p>
        </w:tc>
      </w:tr>
      <w:tr w:rsidR="00856CFB" w:rsidRPr="008372F6" w14:paraId="48CF79AA" w14:textId="77777777" w:rsidTr="00756616">
        <w:trPr>
          <w:cantSplit/>
          <w:jc w:val="center"/>
          <w:ins w:id="1707"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6AA5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08" w:author="Héctor Bahamonde" w:date="2026-09-18T11:04:00Z" w16du:dateUtc="2026-09-18T09:04:00Z"/>
                <w:rFonts w:ascii="Arial" w:hAnsi="Arial" w:cs="Arial"/>
                <w:color w:val="000000"/>
                <w:sz w:val="24"/>
                <w:szCs w:val="24"/>
              </w:rPr>
            </w:pPr>
            <w:ins w:id="1709" w:author="Héctor Bahamonde" w:date="2026-09-18T11:04:00Z" w16du:dateUtc="2026-09-18T09:04:00Z">
              <w:r w:rsidRPr="008372F6">
                <w:rPr>
                  <w:rFonts w:ascii="Arial" w:hAnsi="Arial" w:cs="Arial"/>
                  <w:color w:val="000000"/>
                  <w:sz w:val="24"/>
                  <w:szCs w:val="24"/>
                </w:rPr>
                <w:t>Region: Western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29BF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10"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5EE9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11" w:author="Héctor Bahamonde" w:date="2026-09-18T11:04:00Z" w16du:dateUtc="2026-09-18T09:04:00Z"/>
                <w:rFonts w:ascii="Arial" w:hAnsi="Arial" w:cs="Arial"/>
                <w:color w:val="000000"/>
                <w:sz w:val="24"/>
                <w:szCs w:val="24"/>
              </w:rPr>
            </w:pPr>
            <w:ins w:id="1712" w:author="Héctor Bahamonde" w:date="2026-09-18T11:04:00Z" w16du:dateUtc="2026-09-18T09:04:00Z">
              <w:r w:rsidRPr="008372F6">
                <w:rPr>
                  <w:rFonts w:ascii="Arial" w:hAnsi="Arial" w:cs="Arial"/>
                  <w:color w:val="000000"/>
                  <w:sz w:val="24"/>
                  <w:szCs w:val="24"/>
                </w:rPr>
                <w:t>0.716**</w:t>
              </w:r>
              <w:r w:rsidRPr="008372F6">
                <w:rPr>
                  <w:rFonts w:ascii="Arial" w:hAnsi="Arial" w:cs="Arial"/>
                  <w:color w:val="000000"/>
                  <w:sz w:val="24"/>
                  <w:szCs w:val="24"/>
                </w:rPr>
                <w:br/>
                <w:t>[0.575, 0.891]</w:t>
              </w:r>
            </w:ins>
          </w:p>
        </w:tc>
      </w:tr>
      <w:tr w:rsidR="00856CFB" w:rsidRPr="008372F6" w14:paraId="4B2C9CBF" w14:textId="77777777" w:rsidTr="00756616">
        <w:trPr>
          <w:cantSplit/>
          <w:jc w:val="center"/>
          <w:ins w:id="1713"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B420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14" w:author="Héctor Bahamonde" w:date="2026-09-18T11:04:00Z" w16du:dateUtc="2026-09-18T09:04:00Z"/>
                <w:rFonts w:ascii="Arial" w:hAnsi="Arial" w:cs="Arial"/>
                <w:color w:val="000000"/>
                <w:sz w:val="24"/>
                <w:szCs w:val="24"/>
              </w:rPr>
            </w:pPr>
            <w:ins w:id="1715" w:author="Héctor Bahamonde" w:date="2026-09-18T11:04:00Z" w16du:dateUtc="2026-09-18T09:04:00Z">
              <w:r w:rsidRPr="008372F6">
                <w:rPr>
                  <w:rFonts w:ascii="Arial" w:hAnsi="Arial" w:cs="Arial"/>
                  <w:color w:val="000000"/>
                  <w:sz w:val="24"/>
                  <w:szCs w:val="24"/>
                </w:rPr>
                <w:t>Region: Northern and Eastern Finland (ref: Helsinki-Uusimaa)</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FF2A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16"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C1BA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17" w:author="Héctor Bahamonde" w:date="2026-09-18T11:04:00Z" w16du:dateUtc="2026-09-18T09:04:00Z"/>
                <w:rFonts w:ascii="Arial" w:hAnsi="Arial" w:cs="Arial"/>
                <w:color w:val="000000"/>
                <w:sz w:val="24"/>
                <w:szCs w:val="24"/>
              </w:rPr>
            </w:pPr>
            <w:ins w:id="1718" w:author="Héctor Bahamonde" w:date="2026-09-18T11:04:00Z" w16du:dateUtc="2026-09-18T09:04:00Z">
              <w:r w:rsidRPr="008372F6">
                <w:rPr>
                  <w:rFonts w:ascii="Arial" w:hAnsi="Arial" w:cs="Arial"/>
                  <w:color w:val="000000"/>
                  <w:sz w:val="24"/>
                  <w:szCs w:val="24"/>
                </w:rPr>
                <w:t>0.722**</w:t>
              </w:r>
              <w:r w:rsidRPr="008372F6">
                <w:rPr>
                  <w:rFonts w:ascii="Arial" w:hAnsi="Arial" w:cs="Arial"/>
                  <w:color w:val="000000"/>
                  <w:sz w:val="24"/>
                  <w:szCs w:val="24"/>
                </w:rPr>
                <w:br/>
                <w:t>[0.579, 0.900]</w:t>
              </w:r>
            </w:ins>
          </w:p>
        </w:tc>
      </w:tr>
      <w:tr w:rsidR="00856CFB" w:rsidRPr="008372F6" w14:paraId="5190E7CC" w14:textId="77777777" w:rsidTr="00756616">
        <w:trPr>
          <w:cantSplit/>
          <w:jc w:val="center"/>
          <w:ins w:id="1719"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61A2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20" w:author="Héctor Bahamonde" w:date="2026-09-18T11:04:00Z" w16du:dateUtc="2026-09-18T09:04:00Z"/>
                <w:rFonts w:ascii="Arial" w:hAnsi="Arial" w:cs="Arial"/>
                <w:color w:val="000000"/>
                <w:sz w:val="24"/>
                <w:szCs w:val="24"/>
              </w:rPr>
            </w:pPr>
            <w:ins w:id="1721" w:author="Héctor Bahamonde" w:date="2026-09-18T11:04:00Z" w16du:dateUtc="2026-09-18T09:04:00Z">
              <w:r w:rsidRPr="008372F6">
                <w:rPr>
                  <w:rFonts w:ascii="Arial" w:hAnsi="Arial" w:cs="Arial"/>
                  <w:color w:val="000000"/>
                  <w:sz w:val="24"/>
                  <w:szCs w:val="24"/>
                </w:rPr>
                <w:t>Eligible for Kela reimbursement: yes (ref: no)</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586E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22"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4619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23" w:author="Héctor Bahamonde" w:date="2026-09-18T11:04:00Z" w16du:dateUtc="2026-09-18T09:04:00Z"/>
                <w:rFonts w:ascii="Arial" w:hAnsi="Arial" w:cs="Arial"/>
                <w:color w:val="000000"/>
                <w:sz w:val="24"/>
                <w:szCs w:val="24"/>
              </w:rPr>
            </w:pPr>
            <w:ins w:id="1724" w:author="Héctor Bahamonde" w:date="2026-09-18T11:04:00Z" w16du:dateUtc="2026-09-18T09:04:00Z">
              <w:r w:rsidRPr="008372F6">
                <w:rPr>
                  <w:rFonts w:ascii="Arial" w:hAnsi="Arial" w:cs="Arial"/>
                  <w:color w:val="000000"/>
                  <w:sz w:val="24"/>
                  <w:szCs w:val="24"/>
                </w:rPr>
                <w:t>0.962</w:t>
              </w:r>
              <w:r w:rsidRPr="008372F6">
                <w:rPr>
                  <w:rFonts w:ascii="Arial" w:hAnsi="Arial" w:cs="Arial"/>
                  <w:color w:val="000000"/>
                  <w:sz w:val="24"/>
                  <w:szCs w:val="24"/>
                </w:rPr>
                <w:br/>
                <w:t>[0.793, 1.167]</w:t>
              </w:r>
            </w:ins>
          </w:p>
        </w:tc>
      </w:tr>
      <w:tr w:rsidR="00856CFB" w:rsidRPr="008372F6" w14:paraId="7814492F" w14:textId="77777777" w:rsidTr="00756616">
        <w:trPr>
          <w:cantSplit/>
          <w:jc w:val="center"/>
          <w:ins w:id="1725"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9664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26" w:author="Héctor Bahamonde" w:date="2026-09-18T11:04:00Z" w16du:dateUtc="2026-09-18T09:04:00Z"/>
                <w:rFonts w:ascii="Arial" w:hAnsi="Arial" w:cs="Arial"/>
                <w:color w:val="000000"/>
                <w:sz w:val="24"/>
                <w:szCs w:val="24"/>
              </w:rPr>
            </w:pPr>
            <w:ins w:id="1727" w:author="Héctor Bahamonde" w:date="2026-09-18T11:04:00Z" w16du:dateUtc="2026-09-18T09:04:00Z">
              <w:r w:rsidRPr="008372F6">
                <w:rPr>
                  <w:rFonts w:ascii="Arial" w:hAnsi="Arial" w:cs="Arial"/>
                  <w:color w:val="000000"/>
                  <w:sz w:val="24"/>
                  <w:szCs w:val="24"/>
                </w:rPr>
                <w:t>Medicine expenditure: 300-599 €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6CAE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28"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2D07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29" w:author="Héctor Bahamonde" w:date="2026-09-18T11:04:00Z" w16du:dateUtc="2026-09-18T09:04:00Z"/>
                <w:rFonts w:ascii="Arial" w:hAnsi="Arial" w:cs="Arial"/>
                <w:color w:val="000000"/>
                <w:sz w:val="24"/>
                <w:szCs w:val="24"/>
              </w:rPr>
            </w:pPr>
            <w:ins w:id="1730" w:author="Héctor Bahamonde" w:date="2026-09-18T11:04:00Z" w16du:dateUtc="2026-09-18T09:04:00Z">
              <w:r w:rsidRPr="008372F6">
                <w:rPr>
                  <w:rFonts w:ascii="Arial" w:hAnsi="Arial" w:cs="Arial"/>
                  <w:color w:val="000000"/>
                  <w:sz w:val="24"/>
                  <w:szCs w:val="24"/>
                </w:rPr>
                <w:t>0.986</w:t>
              </w:r>
              <w:r w:rsidRPr="008372F6">
                <w:rPr>
                  <w:rFonts w:ascii="Arial" w:hAnsi="Arial" w:cs="Arial"/>
                  <w:color w:val="000000"/>
                  <w:sz w:val="24"/>
                  <w:szCs w:val="24"/>
                </w:rPr>
                <w:br/>
                <w:t>[0.767, 1.267]</w:t>
              </w:r>
            </w:ins>
          </w:p>
        </w:tc>
      </w:tr>
      <w:tr w:rsidR="00856CFB" w:rsidRPr="008372F6" w14:paraId="56940719" w14:textId="77777777" w:rsidTr="00756616">
        <w:trPr>
          <w:cantSplit/>
          <w:jc w:val="center"/>
          <w:ins w:id="1731"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875C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32" w:author="Héctor Bahamonde" w:date="2026-09-18T11:04:00Z" w16du:dateUtc="2026-09-18T09:04:00Z"/>
                <w:rFonts w:ascii="Arial" w:hAnsi="Arial" w:cs="Arial"/>
                <w:color w:val="000000"/>
                <w:sz w:val="24"/>
                <w:szCs w:val="24"/>
              </w:rPr>
            </w:pPr>
            <w:ins w:id="1733" w:author="Héctor Bahamonde" w:date="2026-09-18T11:04:00Z" w16du:dateUtc="2026-09-18T09:04:00Z">
              <w:r w:rsidRPr="008372F6">
                <w:rPr>
                  <w:rFonts w:ascii="Arial" w:hAnsi="Arial" w:cs="Arial"/>
                  <w:color w:val="000000"/>
                  <w:sz w:val="24"/>
                  <w:szCs w:val="24"/>
                </w:rPr>
                <w:t>Medicine expenditure: 600 € or more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A335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34"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FB23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35" w:author="Héctor Bahamonde" w:date="2026-09-18T11:04:00Z" w16du:dateUtc="2026-09-18T09:04:00Z"/>
                <w:rFonts w:ascii="Arial" w:hAnsi="Arial" w:cs="Arial"/>
                <w:color w:val="000000"/>
                <w:sz w:val="24"/>
                <w:szCs w:val="24"/>
              </w:rPr>
            </w:pPr>
            <w:ins w:id="1736" w:author="Héctor Bahamonde" w:date="2026-09-18T11:04:00Z" w16du:dateUtc="2026-09-18T09:04:00Z">
              <w:r w:rsidRPr="008372F6">
                <w:rPr>
                  <w:rFonts w:ascii="Arial" w:hAnsi="Arial" w:cs="Arial"/>
                  <w:color w:val="000000"/>
                  <w:sz w:val="24"/>
                  <w:szCs w:val="24"/>
                </w:rPr>
                <w:t>1.053</w:t>
              </w:r>
              <w:r w:rsidRPr="008372F6">
                <w:rPr>
                  <w:rFonts w:ascii="Arial" w:hAnsi="Arial" w:cs="Arial"/>
                  <w:color w:val="000000"/>
                  <w:sz w:val="24"/>
                  <w:szCs w:val="24"/>
                </w:rPr>
                <w:br/>
                <w:t>[0.758, 1.462]</w:t>
              </w:r>
            </w:ins>
          </w:p>
        </w:tc>
      </w:tr>
      <w:tr w:rsidR="00856CFB" w:rsidRPr="008372F6" w14:paraId="77518D9A" w14:textId="77777777" w:rsidTr="00756616">
        <w:trPr>
          <w:cantSplit/>
          <w:jc w:val="center"/>
          <w:ins w:id="1737"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1293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38" w:author="Héctor Bahamonde" w:date="2026-09-18T11:04:00Z" w16du:dateUtc="2026-09-18T09:04:00Z"/>
                <w:rFonts w:ascii="Arial" w:hAnsi="Arial" w:cs="Arial"/>
                <w:color w:val="000000"/>
                <w:sz w:val="24"/>
                <w:szCs w:val="24"/>
              </w:rPr>
            </w:pPr>
            <w:ins w:id="1739" w:author="Héctor Bahamonde" w:date="2026-09-18T11:04:00Z" w16du:dateUtc="2026-09-18T09:04:00Z">
              <w:r w:rsidRPr="008372F6">
                <w:rPr>
                  <w:rFonts w:ascii="Arial" w:hAnsi="Arial" w:cs="Arial"/>
                  <w:color w:val="000000"/>
                  <w:sz w:val="24"/>
                  <w:szCs w:val="24"/>
                </w:rPr>
                <w:t>Medicine expenditure: up to 100 €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7FD3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40"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A5B6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41" w:author="Héctor Bahamonde" w:date="2026-09-18T11:04:00Z" w16du:dateUtc="2026-09-18T09:04:00Z"/>
                <w:rFonts w:ascii="Arial" w:hAnsi="Arial" w:cs="Arial"/>
                <w:color w:val="000000"/>
                <w:sz w:val="24"/>
                <w:szCs w:val="24"/>
              </w:rPr>
            </w:pPr>
            <w:ins w:id="1742" w:author="Héctor Bahamonde" w:date="2026-09-18T11:04:00Z" w16du:dateUtc="2026-09-18T09:04:00Z">
              <w:r w:rsidRPr="008372F6">
                <w:rPr>
                  <w:rFonts w:ascii="Arial" w:hAnsi="Arial" w:cs="Arial"/>
                  <w:color w:val="000000"/>
                  <w:sz w:val="24"/>
                  <w:szCs w:val="24"/>
                </w:rPr>
                <w:t>1.149</w:t>
              </w:r>
              <w:r w:rsidRPr="008372F6">
                <w:rPr>
                  <w:rFonts w:ascii="Arial" w:hAnsi="Arial" w:cs="Arial"/>
                  <w:color w:val="000000"/>
                  <w:sz w:val="24"/>
                  <w:szCs w:val="24"/>
                </w:rPr>
                <w:br/>
                <w:t>[0.918, 1.436]</w:t>
              </w:r>
            </w:ins>
          </w:p>
        </w:tc>
      </w:tr>
      <w:tr w:rsidR="00856CFB" w:rsidRPr="008372F6" w14:paraId="0CD6E94F" w14:textId="77777777" w:rsidTr="00756616">
        <w:trPr>
          <w:cantSplit/>
          <w:jc w:val="center"/>
          <w:ins w:id="1743"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2519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44" w:author="Héctor Bahamonde" w:date="2026-09-18T11:04:00Z" w16du:dateUtc="2026-09-18T09:04:00Z"/>
                <w:rFonts w:ascii="Arial" w:hAnsi="Arial" w:cs="Arial"/>
                <w:color w:val="000000"/>
                <w:sz w:val="24"/>
                <w:szCs w:val="24"/>
              </w:rPr>
            </w:pPr>
            <w:ins w:id="1745" w:author="Héctor Bahamonde" w:date="2026-09-18T11:04:00Z" w16du:dateUtc="2026-09-18T09:04:00Z">
              <w:r w:rsidRPr="008372F6">
                <w:rPr>
                  <w:rFonts w:ascii="Arial" w:hAnsi="Arial" w:cs="Arial"/>
                  <w:color w:val="000000"/>
                  <w:sz w:val="24"/>
                  <w:szCs w:val="24"/>
                </w:rPr>
                <w:lastRenderedPageBreak/>
                <w:t>Medicine expenditure: no prescribed medicines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014D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46"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C954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47" w:author="Héctor Bahamonde" w:date="2026-09-18T11:04:00Z" w16du:dateUtc="2026-09-18T09:04:00Z"/>
                <w:rFonts w:ascii="Arial" w:hAnsi="Arial" w:cs="Arial"/>
                <w:color w:val="000000"/>
                <w:sz w:val="24"/>
                <w:szCs w:val="24"/>
              </w:rPr>
            </w:pPr>
            <w:ins w:id="1748" w:author="Héctor Bahamonde" w:date="2026-09-18T11:04:00Z" w16du:dateUtc="2026-09-18T09:04:00Z">
              <w:r w:rsidRPr="008372F6">
                <w:rPr>
                  <w:rFonts w:ascii="Arial" w:hAnsi="Arial" w:cs="Arial"/>
                  <w:color w:val="000000"/>
                  <w:sz w:val="24"/>
                  <w:szCs w:val="24"/>
                </w:rPr>
                <w:t>0.702*</w:t>
              </w:r>
              <w:r w:rsidRPr="008372F6">
                <w:rPr>
                  <w:rFonts w:ascii="Arial" w:hAnsi="Arial" w:cs="Arial"/>
                  <w:color w:val="000000"/>
                  <w:sz w:val="24"/>
                  <w:szCs w:val="24"/>
                </w:rPr>
                <w:br/>
                <w:t>[0.522, 0.942]</w:t>
              </w:r>
            </w:ins>
          </w:p>
        </w:tc>
      </w:tr>
      <w:tr w:rsidR="00856CFB" w:rsidRPr="008372F6" w14:paraId="09FC15FD" w14:textId="77777777" w:rsidTr="00756616">
        <w:trPr>
          <w:cantSplit/>
          <w:jc w:val="center"/>
          <w:ins w:id="1749"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1377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50" w:author="Héctor Bahamonde" w:date="2026-09-18T11:04:00Z" w16du:dateUtc="2026-09-18T09:04:00Z"/>
                <w:rFonts w:ascii="Arial" w:hAnsi="Arial" w:cs="Arial"/>
                <w:color w:val="000000"/>
                <w:sz w:val="24"/>
                <w:szCs w:val="24"/>
              </w:rPr>
            </w:pPr>
            <w:ins w:id="1751" w:author="Héctor Bahamonde" w:date="2026-09-18T11:04:00Z" w16du:dateUtc="2026-09-18T09:04:00Z">
              <w:r w:rsidRPr="008372F6">
                <w:rPr>
                  <w:rFonts w:ascii="Arial" w:hAnsi="Arial" w:cs="Arial"/>
                  <w:color w:val="000000"/>
                  <w:sz w:val="24"/>
                  <w:szCs w:val="24"/>
                </w:rPr>
                <w:t>Medicine expenditure: don't know (ref: 100-299 €)</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AB4A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52"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1BA1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53" w:author="Héctor Bahamonde" w:date="2026-09-18T11:04:00Z" w16du:dateUtc="2026-09-18T09:04:00Z"/>
                <w:rFonts w:ascii="Arial" w:hAnsi="Arial" w:cs="Arial"/>
                <w:color w:val="000000"/>
                <w:sz w:val="24"/>
                <w:szCs w:val="24"/>
              </w:rPr>
            </w:pPr>
            <w:ins w:id="1754" w:author="Héctor Bahamonde" w:date="2026-09-18T11:04:00Z" w16du:dateUtc="2026-09-18T09:04:00Z">
              <w:r w:rsidRPr="008372F6">
                <w:rPr>
                  <w:rFonts w:ascii="Arial" w:hAnsi="Arial" w:cs="Arial"/>
                  <w:color w:val="000000"/>
                  <w:sz w:val="24"/>
                  <w:szCs w:val="24"/>
                </w:rPr>
                <w:t>1.150</w:t>
              </w:r>
              <w:r w:rsidRPr="008372F6">
                <w:rPr>
                  <w:rFonts w:ascii="Arial" w:hAnsi="Arial" w:cs="Arial"/>
                  <w:color w:val="000000"/>
                  <w:sz w:val="24"/>
                  <w:szCs w:val="24"/>
                </w:rPr>
                <w:br/>
                <w:t>[0.821, 1.609]</w:t>
              </w:r>
            </w:ins>
          </w:p>
        </w:tc>
      </w:tr>
      <w:tr w:rsidR="00856CFB" w:rsidRPr="008372F6" w14:paraId="65A3E98F" w14:textId="77777777" w:rsidTr="00756616">
        <w:trPr>
          <w:cantSplit/>
          <w:jc w:val="center"/>
          <w:ins w:id="1755"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44F6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56" w:author="Héctor Bahamonde" w:date="2026-09-18T11:04:00Z" w16du:dateUtc="2026-09-18T09:04:00Z"/>
                <w:rFonts w:ascii="Arial" w:hAnsi="Arial" w:cs="Arial"/>
                <w:color w:val="000000"/>
                <w:sz w:val="24"/>
                <w:szCs w:val="24"/>
              </w:rPr>
            </w:pPr>
            <w:ins w:id="1757" w:author="Héctor Bahamonde" w:date="2026-09-18T11:04:00Z" w16du:dateUtc="2026-09-18T09:04:00Z">
              <w:r w:rsidRPr="008372F6">
                <w:rPr>
                  <w:rFonts w:ascii="Arial" w:hAnsi="Arial" w:cs="Arial"/>
                  <w:color w:val="000000"/>
                  <w:sz w:val="24"/>
                  <w:szCs w:val="24"/>
                </w:rPr>
                <w:t>Threshold: reject | conditional funding</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6B04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58"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584C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59" w:author="Héctor Bahamonde" w:date="2026-09-18T11:04:00Z" w16du:dateUtc="2026-09-18T09:04:00Z"/>
                <w:rFonts w:ascii="Arial" w:hAnsi="Arial" w:cs="Arial"/>
                <w:color w:val="000000"/>
                <w:sz w:val="24"/>
                <w:szCs w:val="24"/>
              </w:rPr>
            </w:pPr>
            <w:ins w:id="1760" w:author="Héctor Bahamonde" w:date="2026-09-18T11:04:00Z" w16du:dateUtc="2026-09-18T09:04:00Z">
              <w:r w:rsidRPr="008372F6">
                <w:rPr>
                  <w:rFonts w:ascii="Arial" w:hAnsi="Arial" w:cs="Arial"/>
                  <w:color w:val="000000"/>
                  <w:sz w:val="24"/>
                  <w:szCs w:val="24"/>
                </w:rPr>
                <w:t>-1.194</w:t>
              </w:r>
              <w:r w:rsidRPr="008372F6">
                <w:rPr>
                  <w:rFonts w:ascii="Arial" w:hAnsi="Arial" w:cs="Arial"/>
                  <w:color w:val="000000"/>
                  <w:sz w:val="24"/>
                  <w:szCs w:val="24"/>
                </w:rPr>
                <w:br/>
                <w:t>[-1.562, -0.826]</w:t>
              </w:r>
            </w:ins>
          </w:p>
        </w:tc>
      </w:tr>
      <w:tr w:rsidR="00856CFB" w:rsidRPr="008372F6" w14:paraId="15502E13" w14:textId="77777777" w:rsidTr="00756616">
        <w:trPr>
          <w:cantSplit/>
          <w:jc w:val="center"/>
          <w:ins w:id="1761"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40B4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62" w:author="Héctor Bahamonde" w:date="2026-09-18T11:04:00Z" w16du:dateUtc="2026-09-18T09:04:00Z"/>
                <w:rFonts w:ascii="Arial" w:hAnsi="Arial" w:cs="Arial"/>
                <w:color w:val="000000"/>
                <w:sz w:val="24"/>
                <w:szCs w:val="24"/>
              </w:rPr>
            </w:pPr>
            <w:ins w:id="1763" w:author="Héctor Bahamonde" w:date="2026-09-18T11:04:00Z" w16du:dateUtc="2026-09-18T09:04:00Z">
              <w:r w:rsidRPr="008372F6">
                <w:rPr>
                  <w:rFonts w:ascii="Arial" w:hAnsi="Arial" w:cs="Arial"/>
                  <w:color w:val="000000"/>
                  <w:sz w:val="24"/>
                  <w:szCs w:val="24"/>
                </w:rPr>
                <w:t>Threshold: conditional | unconditional funding</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1BE6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64" w:author="Héctor Bahamonde" w:date="2026-09-18T11:04:00Z" w16du:dateUtc="2026-09-18T09:04:00Z"/>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2F2F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65" w:author="Héctor Bahamonde" w:date="2026-09-18T11:04:00Z" w16du:dateUtc="2026-09-18T09:04:00Z"/>
                <w:rFonts w:ascii="Arial" w:hAnsi="Arial" w:cs="Arial"/>
                <w:color w:val="000000"/>
                <w:sz w:val="24"/>
                <w:szCs w:val="24"/>
              </w:rPr>
            </w:pPr>
            <w:ins w:id="1766" w:author="Héctor Bahamonde" w:date="2026-09-18T11:04:00Z" w16du:dateUtc="2026-09-18T09:04:00Z">
              <w:r w:rsidRPr="008372F6">
                <w:rPr>
                  <w:rFonts w:ascii="Arial" w:hAnsi="Arial" w:cs="Arial"/>
                  <w:color w:val="000000"/>
                  <w:sz w:val="24"/>
                  <w:szCs w:val="24"/>
                </w:rPr>
                <w:t>1.706</w:t>
              </w:r>
              <w:r w:rsidRPr="008372F6">
                <w:rPr>
                  <w:rFonts w:ascii="Arial" w:hAnsi="Arial" w:cs="Arial"/>
                  <w:color w:val="000000"/>
                  <w:sz w:val="24"/>
                  <w:szCs w:val="24"/>
                </w:rPr>
                <w:br/>
                <w:t>[1.334, 2.078]</w:t>
              </w:r>
            </w:ins>
          </w:p>
        </w:tc>
      </w:tr>
      <w:tr w:rsidR="00856CFB" w:rsidRPr="008372F6" w14:paraId="7680DBAD" w14:textId="77777777" w:rsidTr="00756616">
        <w:trPr>
          <w:cantSplit/>
          <w:jc w:val="center"/>
          <w:ins w:id="1767"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44CC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68" w:author="Héctor Bahamonde" w:date="2026-09-18T11:04:00Z" w16du:dateUtc="2026-09-18T09:04:00Z"/>
                <w:rFonts w:ascii="Arial" w:hAnsi="Arial" w:cs="Arial"/>
                <w:color w:val="000000"/>
                <w:sz w:val="24"/>
                <w:szCs w:val="24"/>
              </w:rPr>
            </w:pPr>
            <w:ins w:id="1769" w:author="Héctor Bahamonde" w:date="2026-09-18T11:04:00Z" w16du:dateUtc="2026-09-18T09:04:00Z">
              <w:r w:rsidRPr="008372F6">
                <w:rPr>
                  <w:rFonts w:ascii="Arial" w:hAnsi="Arial" w:cs="Arial"/>
                  <w:color w:val="000000"/>
                  <w:sz w:val="24"/>
                  <w:szCs w:val="24"/>
                </w:rPr>
                <w:t>Num.Obs.</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2E2F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70" w:author="Héctor Bahamonde" w:date="2026-09-18T11:04:00Z" w16du:dateUtc="2026-09-18T09:04:00Z"/>
                <w:rFonts w:ascii="Arial" w:hAnsi="Arial" w:cs="Arial"/>
                <w:color w:val="000000"/>
                <w:sz w:val="24"/>
                <w:szCs w:val="24"/>
              </w:rPr>
            </w:pPr>
            <w:ins w:id="1771" w:author="Héctor Bahamonde" w:date="2026-09-18T11:04:00Z" w16du:dateUtc="2026-09-18T09:04:00Z">
              <w:r w:rsidRPr="008372F6">
                <w:rPr>
                  <w:rFonts w:ascii="Arial" w:hAnsi="Arial" w:cs="Arial"/>
                  <w:color w:val="000000"/>
                  <w:sz w:val="24"/>
                  <w:szCs w:val="24"/>
                </w:rPr>
                <w:t>1,499</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8C6D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72" w:author="Héctor Bahamonde" w:date="2026-09-18T11:04:00Z" w16du:dateUtc="2026-09-18T09:04:00Z"/>
                <w:rFonts w:ascii="Arial" w:hAnsi="Arial" w:cs="Arial"/>
                <w:color w:val="000000"/>
                <w:sz w:val="24"/>
                <w:szCs w:val="24"/>
              </w:rPr>
            </w:pPr>
            <w:ins w:id="1773" w:author="Héctor Bahamonde" w:date="2026-09-18T11:04:00Z" w16du:dateUtc="2026-09-18T09:04:00Z">
              <w:r w:rsidRPr="008372F6">
                <w:rPr>
                  <w:rFonts w:ascii="Arial" w:hAnsi="Arial" w:cs="Arial"/>
                  <w:color w:val="000000"/>
                  <w:sz w:val="24"/>
                  <w:szCs w:val="24"/>
                </w:rPr>
                <w:t>1,258</w:t>
              </w:r>
            </w:ins>
          </w:p>
        </w:tc>
      </w:tr>
      <w:tr w:rsidR="00856CFB" w:rsidRPr="008372F6" w14:paraId="48E8FCE0" w14:textId="77777777" w:rsidTr="00756616">
        <w:trPr>
          <w:cantSplit/>
          <w:jc w:val="center"/>
          <w:ins w:id="1774"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8850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75" w:author="Héctor Bahamonde" w:date="2026-09-18T11:04:00Z" w16du:dateUtc="2026-09-18T09:04:00Z"/>
                <w:rFonts w:ascii="Arial" w:hAnsi="Arial" w:cs="Arial"/>
                <w:color w:val="000000"/>
                <w:sz w:val="24"/>
                <w:szCs w:val="24"/>
              </w:rPr>
            </w:pPr>
            <w:ins w:id="1776" w:author="Héctor Bahamonde" w:date="2026-09-18T11:04:00Z" w16du:dateUtc="2026-09-18T09:04:00Z">
              <w:r w:rsidRPr="008372F6">
                <w:rPr>
                  <w:rFonts w:ascii="Arial" w:hAnsi="Arial" w:cs="Arial"/>
                  <w:color w:val="000000"/>
                  <w:sz w:val="24"/>
                  <w:szCs w:val="24"/>
                </w:rPr>
                <w:t>Log.Lik.</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93ACE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77" w:author="Héctor Bahamonde" w:date="2026-09-18T11:04:00Z" w16du:dateUtc="2026-09-18T09:04:00Z"/>
                <w:rFonts w:ascii="Arial" w:hAnsi="Arial" w:cs="Arial"/>
                <w:color w:val="000000"/>
                <w:sz w:val="24"/>
                <w:szCs w:val="24"/>
              </w:rPr>
            </w:pPr>
            <w:ins w:id="1778" w:author="Héctor Bahamonde" w:date="2026-09-18T11:04:00Z" w16du:dateUtc="2026-09-18T09:04:00Z">
              <w:r w:rsidRPr="008372F6">
                <w:rPr>
                  <w:rFonts w:ascii="Arial" w:hAnsi="Arial" w:cs="Arial"/>
                  <w:color w:val="000000"/>
                  <w:sz w:val="24"/>
                  <w:szCs w:val="24"/>
                </w:rPr>
                <w:t>-3490.07</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D6B4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79" w:author="Héctor Bahamonde" w:date="2026-09-18T11:04:00Z" w16du:dateUtc="2026-09-18T09:04:00Z"/>
                <w:rFonts w:ascii="Arial" w:hAnsi="Arial" w:cs="Arial"/>
                <w:color w:val="000000"/>
                <w:sz w:val="24"/>
                <w:szCs w:val="24"/>
              </w:rPr>
            </w:pPr>
            <w:ins w:id="1780" w:author="Héctor Bahamonde" w:date="2026-09-18T11:04:00Z" w16du:dateUtc="2026-09-18T09:04:00Z">
              <w:r w:rsidRPr="008372F6">
                <w:rPr>
                  <w:rFonts w:ascii="Arial" w:hAnsi="Arial" w:cs="Arial"/>
                  <w:color w:val="000000"/>
                  <w:sz w:val="24"/>
                  <w:szCs w:val="24"/>
                </w:rPr>
                <w:t>-2239.96</w:t>
              </w:r>
            </w:ins>
          </w:p>
        </w:tc>
      </w:tr>
      <w:tr w:rsidR="00856CFB" w:rsidRPr="008372F6" w14:paraId="096AF362" w14:textId="77777777" w:rsidTr="00756616">
        <w:trPr>
          <w:cantSplit/>
          <w:jc w:val="center"/>
          <w:ins w:id="1781"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9E9C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82" w:author="Héctor Bahamonde" w:date="2026-09-18T11:04:00Z" w16du:dateUtc="2026-09-18T09:04:00Z"/>
                <w:rFonts w:ascii="Arial" w:hAnsi="Arial" w:cs="Arial"/>
                <w:color w:val="000000"/>
                <w:sz w:val="24"/>
                <w:szCs w:val="24"/>
              </w:rPr>
            </w:pPr>
            <w:ins w:id="1783" w:author="Héctor Bahamonde" w:date="2026-09-18T11:04:00Z" w16du:dateUtc="2026-09-18T09:04:00Z">
              <w:r w:rsidRPr="008372F6">
                <w:rPr>
                  <w:rFonts w:ascii="Arial" w:hAnsi="Arial" w:cs="Arial"/>
                  <w:color w:val="000000"/>
                  <w:sz w:val="24"/>
                  <w:szCs w:val="24"/>
                </w:rPr>
                <w:t>AIC</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B41C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84" w:author="Héctor Bahamonde" w:date="2026-09-18T11:04:00Z" w16du:dateUtc="2026-09-18T09:04:00Z"/>
                <w:rFonts w:ascii="Arial" w:hAnsi="Arial" w:cs="Arial"/>
                <w:color w:val="000000"/>
                <w:sz w:val="24"/>
                <w:szCs w:val="24"/>
              </w:rPr>
            </w:pPr>
            <w:ins w:id="1785" w:author="Héctor Bahamonde" w:date="2026-09-18T11:04:00Z" w16du:dateUtc="2026-09-18T09:04:00Z">
              <w:r w:rsidRPr="008372F6">
                <w:rPr>
                  <w:rFonts w:ascii="Arial" w:hAnsi="Arial" w:cs="Arial"/>
                  <w:color w:val="000000"/>
                  <w:sz w:val="24"/>
                  <w:szCs w:val="24"/>
                </w:rPr>
                <w:t>7082.14</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837A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86" w:author="Héctor Bahamonde" w:date="2026-09-18T11:04:00Z" w16du:dateUtc="2026-09-18T09:04:00Z"/>
                <w:rFonts w:ascii="Arial" w:hAnsi="Arial" w:cs="Arial"/>
                <w:color w:val="000000"/>
                <w:sz w:val="24"/>
                <w:szCs w:val="24"/>
              </w:rPr>
            </w:pPr>
            <w:ins w:id="1787" w:author="Héctor Bahamonde" w:date="2026-09-18T11:04:00Z" w16du:dateUtc="2026-09-18T09:04:00Z">
              <w:r w:rsidRPr="008372F6">
                <w:rPr>
                  <w:rFonts w:ascii="Arial" w:hAnsi="Arial" w:cs="Arial"/>
                  <w:color w:val="000000"/>
                  <w:sz w:val="24"/>
                  <w:szCs w:val="24"/>
                </w:rPr>
                <w:t>4515.92</w:t>
              </w:r>
            </w:ins>
          </w:p>
        </w:tc>
      </w:tr>
      <w:tr w:rsidR="00856CFB" w:rsidRPr="008372F6" w14:paraId="618584AE" w14:textId="77777777" w:rsidTr="00756616">
        <w:trPr>
          <w:cantSplit/>
          <w:jc w:val="center"/>
          <w:ins w:id="1788" w:author="Héctor Bahamonde" w:date="2026-09-18T11:04:00Z" w16du:dateUtc="2026-09-18T09:04:00Z"/>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7AC8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89" w:author="Héctor Bahamonde" w:date="2026-09-18T11:04:00Z" w16du:dateUtc="2026-09-18T09:04:00Z"/>
                <w:rFonts w:ascii="Arial" w:hAnsi="Arial" w:cs="Arial"/>
                <w:color w:val="000000"/>
                <w:sz w:val="24"/>
                <w:szCs w:val="24"/>
              </w:rPr>
            </w:pPr>
            <w:ins w:id="1790" w:author="Héctor Bahamonde" w:date="2026-09-18T11:04:00Z" w16du:dateUtc="2026-09-18T09:04:00Z">
              <w:r w:rsidRPr="008372F6">
                <w:rPr>
                  <w:rFonts w:ascii="Arial" w:hAnsi="Arial" w:cs="Arial"/>
                  <w:color w:val="000000"/>
                  <w:sz w:val="24"/>
                  <w:szCs w:val="24"/>
                </w:rPr>
                <w:t>BIC</w:t>
              </w:r>
            </w:ins>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36EA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91" w:author="Héctor Bahamonde" w:date="2026-09-18T11:04:00Z" w16du:dateUtc="2026-09-18T09:04:00Z"/>
                <w:rFonts w:ascii="Arial" w:hAnsi="Arial" w:cs="Arial"/>
                <w:color w:val="000000"/>
                <w:sz w:val="24"/>
                <w:szCs w:val="24"/>
              </w:rPr>
            </w:pPr>
            <w:ins w:id="1792" w:author="Héctor Bahamonde" w:date="2026-09-18T11:04:00Z" w16du:dateUtc="2026-09-18T09:04:00Z">
              <w:r w:rsidRPr="008372F6">
                <w:rPr>
                  <w:rFonts w:ascii="Arial" w:hAnsi="Arial" w:cs="Arial"/>
                  <w:color w:val="000000"/>
                  <w:sz w:val="24"/>
                  <w:szCs w:val="24"/>
                </w:rPr>
                <w:t>7387.61</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980F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93" w:author="Héctor Bahamonde" w:date="2026-09-18T11:04:00Z" w16du:dateUtc="2026-09-18T09:04:00Z"/>
                <w:rFonts w:ascii="Arial" w:hAnsi="Arial" w:cs="Arial"/>
                <w:color w:val="000000"/>
                <w:sz w:val="24"/>
                <w:szCs w:val="24"/>
              </w:rPr>
            </w:pPr>
            <w:ins w:id="1794" w:author="Héctor Bahamonde" w:date="2026-09-18T11:04:00Z" w16du:dateUtc="2026-09-18T09:04:00Z">
              <w:r w:rsidRPr="008372F6">
                <w:rPr>
                  <w:rFonts w:ascii="Arial" w:hAnsi="Arial" w:cs="Arial"/>
                  <w:color w:val="000000"/>
                  <w:sz w:val="24"/>
                  <w:szCs w:val="24"/>
                </w:rPr>
                <w:t>4620.26</w:t>
              </w:r>
            </w:ins>
          </w:p>
        </w:tc>
      </w:tr>
      <w:tr w:rsidR="00856CFB" w:rsidRPr="008372F6" w14:paraId="16129783" w14:textId="77777777" w:rsidTr="00756616">
        <w:trPr>
          <w:cantSplit/>
          <w:jc w:val="center"/>
          <w:ins w:id="1795" w:author="Héctor Bahamonde" w:date="2026-09-18T11:04:00Z" w16du:dateUtc="2026-09-18T09:04:00Z"/>
        </w:trPr>
        <w:tc>
          <w:tcPr>
            <w:tcW w:w="57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3FF83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96" w:author="Héctor Bahamonde" w:date="2026-09-18T11:04:00Z" w16du:dateUtc="2026-09-18T09:04:00Z"/>
                <w:rFonts w:ascii="Arial" w:hAnsi="Arial" w:cs="Arial"/>
                <w:color w:val="000000"/>
                <w:sz w:val="24"/>
                <w:szCs w:val="24"/>
              </w:rPr>
            </w:pPr>
            <w:ins w:id="1797" w:author="Héctor Bahamonde" w:date="2026-09-18T11:04:00Z" w16du:dateUtc="2026-09-18T09:04:00Z">
              <w:r w:rsidRPr="008372F6">
                <w:rPr>
                  <w:rFonts w:ascii="Arial" w:hAnsi="Arial" w:cs="Arial"/>
                  <w:color w:val="000000"/>
                  <w:sz w:val="24"/>
                  <w:szCs w:val="24"/>
                </w:rPr>
                <w:t>Survey weights</w:t>
              </w:r>
            </w:ins>
          </w:p>
        </w:tc>
        <w:tc>
          <w:tcPr>
            <w:tcW w:w="19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21B96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798" w:author="Héctor Bahamonde" w:date="2026-09-18T11:04:00Z" w16du:dateUtc="2026-09-18T09:04:00Z"/>
                <w:rFonts w:ascii="Arial" w:hAnsi="Arial" w:cs="Arial"/>
                <w:color w:val="000000"/>
                <w:sz w:val="24"/>
                <w:szCs w:val="24"/>
              </w:rPr>
            </w:pPr>
            <w:ins w:id="1799" w:author="Héctor Bahamonde" w:date="2026-09-18T11:04:00Z" w16du:dateUtc="2026-09-18T09:04:00Z">
              <w:r w:rsidRPr="008372F6">
                <w:rPr>
                  <w:rFonts w:ascii="Arial" w:hAnsi="Arial" w:cs="Arial"/>
                  <w:color w:val="000000"/>
                  <w:sz w:val="24"/>
                  <w:szCs w:val="24"/>
                </w:rPr>
                <w:t>Yes</w:t>
              </w:r>
            </w:ins>
          </w:p>
        </w:tc>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D3A94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00" w:author="Héctor Bahamonde" w:date="2026-09-18T11:04:00Z" w16du:dateUtc="2026-09-18T09:04:00Z"/>
                <w:rFonts w:ascii="Arial" w:hAnsi="Arial" w:cs="Arial"/>
                <w:color w:val="000000"/>
                <w:sz w:val="24"/>
                <w:szCs w:val="24"/>
              </w:rPr>
            </w:pPr>
            <w:ins w:id="1801" w:author="Héctor Bahamonde" w:date="2026-09-18T11:04:00Z" w16du:dateUtc="2026-09-18T09:04:00Z">
              <w:r w:rsidRPr="008372F6">
                <w:rPr>
                  <w:rFonts w:ascii="Arial" w:hAnsi="Arial" w:cs="Arial"/>
                  <w:color w:val="000000"/>
                  <w:sz w:val="24"/>
                  <w:szCs w:val="24"/>
                </w:rPr>
                <w:t>Yes</w:t>
              </w:r>
            </w:ins>
          </w:p>
        </w:tc>
      </w:tr>
    </w:tbl>
    <w:p w14:paraId="7F8C4DB9" w14:textId="767ADC6A" w:rsidR="00856CFB" w:rsidRDefault="00856CFB" w:rsidP="00BB4FF0">
      <w:pPr>
        <w:pStyle w:val="Heading1"/>
        <w:spacing w:before="120" w:after="120" w:line="360" w:lineRule="auto"/>
        <w:ind w:left="0" w:firstLine="0"/>
        <w:jc w:val="both"/>
        <w:rPr>
          <w:ins w:id="1802" w:author="Héctor Bahamonde" w:date="2026-09-18T11:04:00Z" w16du:dateUtc="2026-09-18T09:04:00Z"/>
          <w:rFonts w:ascii="Arial" w:hAnsi="Arial" w:cs="Arial"/>
          <w:sz w:val="24"/>
          <w:szCs w:val="24"/>
        </w:rPr>
        <w:pPrChange w:id="1803" w:author="Héctor Bahamonde" w:date="2026-09-18T11:05:00Z" w16du:dateUtc="2026-09-18T09:05:00Z">
          <w:pPr>
            <w:pStyle w:val="Heading1"/>
            <w:spacing w:before="120" w:after="120" w:line="360" w:lineRule="auto"/>
            <w:ind w:left="0"/>
            <w:jc w:val="both"/>
          </w:pPr>
        </w:pPrChange>
      </w:pPr>
      <w:ins w:id="1804" w:author="Héctor Bahamonde" w:date="2026-09-18T11:04:00Z" w16du:dateUtc="2026-09-18T09:04:00Z">
        <w:r w:rsidRPr="00DC4C31">
          <w:rPr>
            <w:rFonts w:ascii="Arial" w:hAnsi="Arial" w:cs="Arial"/>
            <w:sz w:val="24"/>
            <w:szCs w:val="24"/>
            <w:rPrChange w:id="1805" w:author="Héctor Bahamonde" w:date="2026-09-18T13:21:00Z" w16du:dateUtc="2026-09-18T11:21:00Z">
              <w:rPr>
                <w:rFonts w:ascii="Arial" w:hAnsi="Arial" w:cs="Arial"/>
                <w:b w:val="0"/>
                <w:bCs w:val="0"/>
                <w:sz w:val="24"/>
                <w:szCs w:val="24"/>
              </w:rPr>
            </w:rPrChange>
          </w:rPr>
          <w:t>Note</w:t>
        </w:r>
        <w:r w:rsidRPr="00756616">
          <w:rPr>
            <w:rFonts w:ascii="Arial" w:hAnsi="Arial" w:cs="Arial"/>
            <w:sz w:val="24"/>
            <w:szCs w:val="24"/>
          </w:rPr>
          <w:t xml:space="preserve">: </w:t>
        </w:r>
        <w:r w:rsidRPr="00BB4FF0">
          <w:rPr>
            <w:rFonts w:ascii="Arial" w:hAnsi="Arial" w:cs="Arial"/>
            <w:b w:val="0"/>
            <w:bCs w:val="0"/>
            <w:sz w:val="24"/>
            <w:szCs w:val="24"/>
            <w:rPrChange w:id="1806" w:author="Héctor Bahamonde" w:date="2026-09-18T11:05:00Z" w16du:dateUtc="2026-09-18T09:05:00Z">
              <w:rPr>
                <w:rFonts w:ascii="Arial" w:hAnsi="Arial" w:cs="Arial"/>
                <w:sz w:val="24"/>
                <w:szCs w:val="24"/>
              </w:rPr>
            </w:rPrChange>
          </w:rPr>
          <w:t xml:space="preserve">The table reports the full covariate-adjusted specifications. The multinomial logit is the main model (Equation 1), estimated on the full sample with “Reject public funding” as the baseline outcome and “Don’t know” retained as a separate category; entries are relative risk ratios. The ordinal logit is a sensitivity model estimated after excluding “Don’t know”; predictor coefficients are reported as odds ratios, while the two threshold parameters are reported on the original logit scale. Both models include the experimental framing indicators, gender, age, income group, region, eligibility for Kela medicine reimbursement, and self-reported medicine expenditure; reference categories are identified in the row labels. Both models use survey weights. Brackets contain 95% confidence intervals. Sample sizes, log likelihoods, AIC, and BIC are reported at the bottom of the table; because the models use different outcomes and samples, their coefficients and fit statistics should not be compared directly. </w:t>
        </w:r>
        <w:r w:rsidRPr="00BB4FF0">
          <w:rPr>
            <w:rFonts w:ascii="Arial" w:hAnsi="Arial" w:cs="Arial"/>
            <w:b w:val="0"/>
            <w:bCs w:val="0"/>
            <w:sz w:val="24"/>
            <w:szCs w:val="24"/>
            <w:rPrChange w:id="1807" w:author="Héctor Bahamonde" w:date="2026-09-18T11:05:00Z" w16du:dateUtc="2026-09-18T09:05:00Z">
              <w:rPr>
                <w:rFonts w:ascii="Arial" w:hAnsi="Arial" w:cs="Arial"/>
                <w:sz w:val="24"/>
                <w:szCs w:val="24"/>
              </w:rPr>
            </w:rPrChange>
          </w:rPr>
          <w:br/>
        </w:r>
        <w:r w:rsidRPr="00BB4FF0">
          <w:rPr>
            <w:rFonts w:ascii="Arial" w:hAnsi="Arial" w:cs="Arial"/>
            <w:b w:val="0"/>
            <w:bCs w:val="0"/>
            <w:sz w:val="24"/>
            <w:szCs w:val="24"/>
            <w:rPrChange w:id="1808" w:author="Héctor Bahamonde" w:date="2026-09-18T11:05:00Z" w16du:dateUtc="2026-09-18T09:05:00Z">
              <w:rPr>
                <w:rFonts w:ascii="Arial" w:hAnsi="Arial" w:cs="Arial"/>
                <w:sz w:val="24"/>
                <w:szCs w:val="24"/>
              </w:rPr>
            </w:rPrChange>
          </w:rPr>
          <w:lastRenderedPageBreak/>
          <w:t>+ p &lt; 0.10, * p &lt; 0.05, ** p &lt; 0.01, *** p &lt; 0.001.</w:t>
        </w:r>
      </w:ins>
    </w:p>
    <w:p w14:paraId="6266CBA3" w14:textId="77777777" w:rsidR="00856CFB" w:rsidRDefault="00856CFB">
      <w:pPr>
        <w:rPr>
          <w:ins w:id="1809" w:author="Héctor Bahamonde" w:date="2026-09-18T11:04:00Z" w16du:dateUtc="2026-09-18T09:04:00Z"/>
          <w:rFonts w:ascii="Arial" w:eastAsia="Georgia" w:hAnsi="Arial" w:cs="Arial"/>
          <w:b/>
          <w:bCs/>
          <w:sz w:val="24"/>
          <w:szCs w:val="24"/>
        </w:rPr>
      </w:pPr>
      <w:ins w:id="1810" w:author="Héctor Bahamonde" w:date="2026-09-18T11:04:00Z" w16du:dateUtc="2026-09-18T09:04:00Z">
        <w:r>
          <w:rPr>
            <w:rFonts w:ascii="Arial" w:hAnsi="Arial" w:cs="Arial"/>
            <w:sz w:val="24"/>
            <w:szCs w:val="24"/>
          </w:rPr>
          <w:br w:type="page"/>
        </w:r>
      </w:ins>
    </w:p>
    <w:p w14:paraId="524FEB50" w14:textId="6B7A2940" w:rsidR="00E41237" w:rsidRPr="008372F6" w:rsidRDefault="00630BB1" w:rsidP="00DC4C31">
      <w:pPr>
        <w:spacing w:before="120" w:after="120" w:line="360" w:lineRule="auto"/>
        <w:jc w:val="center"/>
        <w:rPr>
          <w:ins w:id="1811" w:author="Héctor Bahamonde" w:date="2026-08-06T15:18:00Z"/>
          <w:rFonts w:ascii="Arial" w:hAnsi="Arial" w:cs="Arial"/>
          <w:b/>
          <w:bCs/>
          <w:sz w:val="24"/>
          <w:szCs w:val="24"/>
        </w:rPr>
        <w:pPrChange w:id="1812" w:author="Héctor Bahamonde" w:date="2026-09-18T13:21:00Z" w16du:dateUtc="2026-09-18T11:21:00Z">
          <w:pPr>
            <w:spacing w:before="120" w:after="120" w:line="360" w:lineRule="auto"/>
            <w:jc w:val="both"/>
          </w:pPr>
        </w:pPrChange>
      </w:pPr>
      <w:ins w:id="1813" w:author="Héctor Bahamonde" w:date="2026-09-19T11:29:00Z" w16du:dateUtc="2026-09-19T09:29:00Z">
        <w:r w:rsidRPr="00630BB1">
          <w:rPr>
            <w:rFonts w:ascii="Arial" w:hAnsi="Arial" w:cs="Arial"/>
            <w:b/>
            <w:bCs/>
            <w:sz w:val="24"/>
            <w:szCs w:val="24"/>
          </w:rPr>
          <w:lastRenderedPageBreak/>
          <w:t>Figure OA1. Predicted Funding Preferences With and Without “Don’t Know” Responses</w:t>
        </w:r>
      </w:ins>
    </w:p>
    <w:p w14:paraId="5F032DF5" w14:textId="77777777" w:rsidR="00E41237" w:rsidRPr="008372F6" w:rsidRDefault="00E41237" w:rsidP="008372F6">
      <w:pPr>
        <w:spacing w:before="120" w:after="120" w:line="360" w:lineRule="auto"/>
        <w:jc w:val="both"/>
        <w:rPr>
          <w:ins w:id="1814" w:author="Héctor Bahamonde" w:date="2026-08-06T15:18:00Z"/>
          <w:rFonts w:ascii="Arial" w:hAnsi="Arial" w:cs="Arial"/>
          <w:sz w:val="24"/>
          <w:szCs w:val="24"/>
        </w:rPr>
      </w:pPr>
      <w:ins w:id="1815" w:author="Héctor Bahamonde" w:date="2026-08-06T15:18:00Z">
        <w:r w:rsidRPr="008372F6">
          <w:rPr>
            <w:rFonts w:ascii="Arial" w:hAnsi="Arial" w:cs="Arial"/>
            <w:noProof/>
            <w:sz w:val="24"/>
            <w:szCs w:val="24"/>
          </w:rPr>
          <w:drawing>
            <wp:inline distT="0" distB="0" distL="0" distR="0" wp14:anchorId="5F5691D5" wp14:editId="17258B9F">
              <wp:extent cx="6400800" cy="4664710"/>
              <wp:effectExtent l="0" t="0" r="0" b="0"/>
              <wp:docPr id="1548287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87072" name="Picture 1548287072"/>
                      <pic:cNvPicPr/>
                    </pic:nvPicPr>
                    <pic:blipFill>
                      <a:blip r:embed="rId17"/>
                      <a:stretch>
                        <a:fillRect/>
                      </a:stretch>
                    </pic:blipFill>
                    <pic:spPr>
                      <a:xfrm>
                        <a:off x="0" y="0"/>
                        <a:ext cx="6400800" cy="4664710"/>
                      </a:xfrm>
                      <a:prstGeom prst="rect">
                        <a:avLst/>
                      </a:prstGeom>
                    </pic:spPr>
                  </pic:pic>
                </a:graphicData>
              </a:graphic>
            </wp:inline>
          </w:drawing>
        </w:r>
      </w:ins>
    </w:p>
    <w:p w14:paraId="1806FE4D" w14:textId="1BED58CD" w:rsidR="00E41237" w:rsidRPr="008372F6" w:rsidRDefault="00E41237" w:rsidP="008372F6">
      <w:pPr>
        <w:spacing w:before="120" w:after="120" w:line="360" w:lineRule="auto"/>
        <w:jc w:val="both"/>
        <w:rPr>
          <w:ins w:id="1816" w:author="Héctor Bahamonde" w:date="2026-08-06T15:18:00Z"/>
          <w:rFonts w:ascii="Arial" w:hAnsi="Arial" w:cs="Arial"/>
          <w:sz w:val="24"/>
          <w:szCs w:val="24"/>
        </w:rPr>
      </w:pPr>
      <w:ins w:id="1817" w:author="Héctor Bahamonde" w:date="2026-08-06T15:18:00Z">
        <w:r w:rsidRPr="008372F6">
          <w:rPr>
            <w:rFonts w:ascii="Arial" w:hAnsi="Arial" w:cs="Arial"/>
            <w:sz w:val="24"/>
            <w:szCs w:val="24"/>
          </w:rPr>
          <w:t xml:space="preserve">Notes: Circles show predicted probabilities from the full-sample multinomial-logit model, which retains “Don’t know” as an outcome; triangles show estimates from the ordered-logit model, which excludes these responses. For comparability, multinomial probabilities for the three substantive outcomes are conditional on providing a substantive response, whereas the “Don’t know” panel reports its full-sample probability. </w:t>
        </w:r>
      </w:ins>
      <w:ins w:id="1818" w:author="Héctor Bahamonde" w:date="2026-09-19T12:40:00Z" w16du:dateUtc="2026-09-19T10:40:00Z">
        <w:r w:rsidR="00CD6464">
          <w:rPr>
            <w:rFonts w:ascii="Arial" w:hAnsi="Arial" w:cs="Arial"/>
            <w:sz w:val="24"/>
            <w:szCs w:val="24"/>
          </w:rPr>
          <w:t>Horizontal</w:t>
        </w:r>
      </w:ins>
      <w:ins w:id="1819" w:author="Héctor Bahamonde" w:date="2026-08-06T15:18:00Z">
        <w:r w:rsidRPr="008372F6">
          <w:rPr>
            <w:rFonts w:ascii="Arial" w:hAnsi="Arial" w:cs="Arial"/>
            <w:sz w:val="24"/>
            <w:szCs w:val="24"/>
          </w:rPr>
          <w:t xml:space="preserve"> bars indicate 95% confidence intervals.</w:t>
        </w:r>
      </w:ins>
    </w:p>
    <w:p w14:paraId="7F95714B" w14:textId="6AAFD3E9" w:rsidR="007A1B9C" w:rsidRPr="008372F6" w:rsidRDefault="007A1B9C" w:rsidP="008372F6">
      <w:pPr>
        <w:spacing w:before="120" w:after="120" w:line="360" w:lineRule="auto"/>
        <w:jc w:val="both"/>
        <w:rPr>
          <w:ins w:id="1820" w:author="Héctor Bahamonde" w:date="2026-08-10T18:52:00Z"/>
          <w:rFonts w:ascii="Arial" w:hAnsi="Arial" w:cs="Arial"/>
          <w:sz w:val="24"/>
          <w:szCs w:val="24"/>
        </w:rPr>
      </w:pPr>
      <w:ins w:id="1821" w:author="Héctor Bahamonde" w:date="2026-08-10T18:52:00Z">
        <w:r w:rsidRPr="008372F6">
          <w:rPr>
            <w:rFonts w:ascii="Arial" w:hAnsi="Arial" w:cs="Arial"/>
            <w:sz w:val="24"/>
            <w:szCs w:val="24"/>
          </w:rPr>
          <w:br w:type="page"/>
        </w:r>
      </w:ins>
    </w:p>
    <w:p w14:paraId="6F75D2A9" w14:textId="06326F60" w:rsidR="007A1B9C" w:rsidRPr="008372F6" w:rsidRDefault="002056BB" w:rsidP="00DC4C31">
      <w:pPr>
        <w:spacing w:before="120" w:after="120" w:line="360" w:lineRule="auto"/>
        <w:jc w:val="center"/>
        <w:rPr>
          <w:ins w:id="1822" w:author="Héctor Bahamonde" w:date="2026-08-10T18:52:00Z"/>
          <w:rFonts w:ascii="Arial" w:hAnsi="Arial" w:cs="Arial"/>
          <w:b/>
          <w:bCs/>
          <w:sz w:val="24"/>
          <w:szCs w:val="24"/>
          <w:rPrChange w:id="1823" w:author="Héctor Bahamonde" w:date="2026-08-10T18:55:00Z">
            <w:rPr>
              <w:ins w:id="1824" w:author="Héctor Bahamonde" w:date="2026-08-10T18:52:00Z"/>
            </w:rPr>
          </w:rPrChange>
        </w:rPr>
        <w:pPrChange w:id="1825" w:author="Héctor Bahamonde" w:date="2026-09-18T13:22:00Z" w16du:dateUtc="2026-09-18T11:22:00Z">
          <w:pPr>
            <w:spacing w:before="120" w:after="120" w:line="360" w:lineRule="auto"/>
            <w:jc w:val="both"/>
          </w:pPr>
        </w:pPrChange>
      </w:pPr>
      <w:ins w:id="1826" w:author="Héctor Bahamonde" w:date="2026-09-19T11:29:00Z" w16du:dateUtc="2026-09-19T09:29:00Z">
        <w:r w:rsidRPr="002056BB">
          <w:rPr>
            <w:rFonts w:ascii="Arial" w:hAnsi="Arial" w:cs="Arial"/>
            <w:b/>
            <w:bCs/>
            <w:sz w:val="24"/>
            <w:szCs w:val="24"/>
          </w:rPr>
          <w:lastRenderedPageBreak/>
          <w:t>Table OA2. Unweighted Multinomial and Ordinal Logit Models of Support for Funding a High-Cost Cancer Medicine</w:t>
        </w:r>
      </w:ins>
    </w:p>
    <w:tbl>
      <w:tblPr>
        <w:tblW w:w="0" w:type="auto"/>
        <w:jc w:val="center"/>
        <w:tblLayout w:type="fixed"/>
        <w:tblLook w:val="0420" w:firstRow="1" w:lastRow="0" w:firstColumn="0" w:lastColumn="0" w:noHBand="0" w:noVBand="1"/>
      </w:tblPr>
      <w:tblGrid>
        <w:gridCol w:w="5670"/>
        <w:gridCol w:w="2448"/>
        <w:gridCol w:w="1332"/>
      </w:tblGrid>
      <w:tr w:rsidR="007A1B9C" w:rsidRPr="008372F6" w14:paraId="19F1BF6C" w14:textId="77777777" w:rsidTr="001827F9">
        <w:trPr>
          <w:cantSplit/>
          <w:tblHeader/>
          <w:jc w:val="center"/>
          <w:ins w:id="1827" w:author="Héctor Bahamonde" w:date="2026-08-10T18:53:00Z"/>
        </w:trPr>
        <w:tc>
          <w:tcPr>
            <w:tcW w:w="56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7A06D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28" w:author="Héctor Bahamonde" w:date="2026-08-10T18:53:00Z"/>
                <w:rFonts w:ascii="Arial" w:hAnsi="Arial" w:cs="Arial"/>
                <w:b/>
                <w:color w:val="000000"/>
                <w:sz w:val="24"/>
                <w:szCs w:val="24"/>
              </w:rPr>
            </w:pPr>
            <w:ins w:id="1829" w:author="Héctor Bahamonde" w:date="2026-08-10T18:53:00Z">
              <w:r w:rsidRPr="008372F6">
                <w:rPr>
                  <w:rFonts w:ascii="Arial" w:hAnsi="Arial" w:cs="Arial"/>
                  <w:b/>
                  <w:color w:val="000000"/>
                  <w:sz w:val="24"/>
                  <w:szCs w:val="24"/>
                </w:rPr>
                <w:t>Parameter</w:t>
              </w:r>
            </w:ins>
          </w:p>
        </w:tc>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658A4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30" w:author="Héctor Bahamonde" w:date="2026-08-10T18:53:00Z"/>
                <w:rFonts w:ascii="Arial" w:hAnsi="Arial" w:cs="Arial"/>
                <w:b/>
                <w:color w:val="000000"/>
                <w:sz w:val="24"/>
                <w:szCs w:val="24"/>
              </w:rPr>
            </w:pPr>
            <w:ins w:id="1831" w:author="Héctor Bahamonde" w:date="2026-08-10T18:53:00Z">
              <w:r w:rsidRPr="008372F6">
                <w:rPr>
                  <w:rFonts w:ascii="Arial" w:hAnsi="Arial" w:cs="Arial"/>
                  <w:b/>
                  <w:color w:val="000000"/>
                  <w:sz w:val="24"/>
                  <w:szCs w:val="24"/>
                </w:rPr>
                <w:t>Multinomial logit</w:t>
              </w:r>
            </w:ins>
          </w:p>
        </w:tc>
        <w:tc>
          <w:tcPr>
            <w:tcW w:w="13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76784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32" w:author="Héctor Bahamonde" w:date="2026-08-10T18:53:00Z"/>
                <w:rFonts w:ascii="Arial" w:hAnsi="Arial" w:cs="Arial"/>
                <w:b/>
                <w:color w:val="000000"/>
                <w:sz w:val="24"/>
                <w:szCs w:val="24"/>
              </w:rPr>
            </w:pPr>
            <w:ins w:id="1833" w:author="Héctor Bahamonde" w:date="2026-08-10T18:53:00Z">
              <w:r w:rsidRPr="008372F6">
                <w:rPr>
                  <w:rFonts w:ascii="Arial" w:hAnsi="Arial" w:cs="Arial"/>
                  <w:b/>
                  <w:color w:val="000000"/>
                  <w:sz w:val="24"/>
                  <w:szCs w:val="24"/>
                </w:rPr>
                <w:t>Ordinal logit</w:t>
              </w:r>
            </w:ins>
          </w:p>
        </w:tc>
      </w:tr>
      <w:tr w:rsidR="007A1B9C" w:rsidRPr="008372F6" w14:paraId="2ECD801A" w14:textId="77777777" w:rsidTr="001827F9">
        <w:trPr>
          <w:cantSplit/>
          <w:jc w:val="center"/>
          <w:ins w:id="1834" w:author="Héctor Bahamonde" w:date="2026-08-10T18:53:00Z"/>
        </w:trPr>
        <w:tc>
          <w:tcPr>
            <w:tcW w:w="56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9547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35" w:author="Héctor Bahamonde" w:date="2026-08-10T18:53:00Z"/>
                <w:rFonts w:ascii="Arial" w:hAnsi="Arial" w:cs="Arial"/>
                <w:color w:val="000000"/>
                <w:sz w:val="24"/>
                <w:szCs w:val="24"/>
              </w:rPr>
            </w:pPr>
            <w:ins w:id="1836" w:author="Héctor Bahamonde" w:date="2026-08-10T18:53:00Z">
              <w:r w:rsidRPr="008372F6">
                <w:rPr>
                  <w:rFonts w:ascii="Arial" w:hAnsi="Arial" w:cs="Arial"/>
                  <w:color w:val="000000"/>
                  <w:sz w:val="24"/>
                  <w:szCs w:val="24"/>
                </w:rPr>
                <w:t>Conditional vs. reject: Intercept</w:t>
              </w:r>
            </w:ins>
          </w:p>
        </w:tc>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A6F5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389"/>
              <w:jc w:val="both"/>
              <w:rPr>
                <w:ins w:id="1837" w:author="Héctor Bahamonde" w:date="2026-08-10T18:53:00Z"/>
                <w:rFonts w:ascii="Arial" w:hAnsi="Arial" w:cs="Arial"/>
                <w:color w:val="000000"/>
                <w:sz w:val="24"/>
                <w:szCs w:val="24"/>
              </w:rPr>
            </w:pPr>
            <w:ins w:id="1838" w:author="Héctor Bahamonde" w:date="2026-08-10T18:53:00Z">
              <w:r w:rsidRPr="008372F6">
                <w:rPr>
                  <w:rFonts w:ascii="Arial" w:hAnsi="Arial" w:cs="Arial"/>
                  <w:color w:val="000000"/>
                  <w:sz w:val="24"/>
                  <w:szCs w:val="24"/>
                </w:rPr>
                <w:t>1.769</w:t>
              </w:r>
              <w:r w:rsidRPr="008372F6">
                <w:rPr>
                  <w:rFonts w:ascii="Arial" w:hAnsi="Arial" w:cs="Arial"/>
                  <w:color w:val="000000"/>
                  <w:sz w:val="24"/>
                  <w:szCs w:val="24"/>
                </w:rPr>
                <w:br/>
                <w:t>[0.883, 3.546]</w:t>
              </w:r>
            </w:ins>
          </w:p>
        </w:tc>
        <w:tc>
          <w:tcPr>
            <w:tcW w:w="13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D233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39" w:author="Héctor Bahamonde" w:date="2026-08-10T18:53:00Z"/>
                <w:rFonts w:ascii="Arial" w:hAnsi="Arial" w:cs="Arial"/>
                <w:color w:val="000000"/>
                <w:sz w:val="24"/>
                <w:szCs w:val="24"/>
              </w:rPr>
            </w:pPr>
          </w:p>
        </w:tc>
      </w:tr>
      <w:tr w:rsidR="007A1B9C" w:rsidRPr="008372F6" w14:paraId="7286212F" w14:textId="77777777" w:rsidTr="001827F9">
        <w:trPr>
          <w:cantSplit/>
          <w:jc w:val="center"/>
          <w:ins w:id="1840"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82DF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41" w:author="Héctor Bahamonde" w:date="2026-08-10T18:53:00Z"/>
                <w:rFonts w:ascii="Arial" w:hAnsi="Arial" w:cs="Arial"/>
                <w:color w:val="000000"/>
                <w:sz w:val="24"/>
                <w:szCs w:val="24"/>
              </w:rPr>
            </w:pPr>
            <w:ins w:id="1842" w:author="Héctor Bahamonde" w:date="2026-08-10T18:53:00Z">
              <w:r w:rsidRPr="008372F6">
                <w:rPr>
                  <w:rFonts w:ascii="Arial" w:hAnsi="Arial" w:cs="Arial"/>
                  <w:color w:val="000000"/>
                  <w:sz w:val="24"/>
                  <w:szCs w:val="24"/>
                </w:rPr>
                <w:t>Conditional vs. reject: Loss (rescue) frame (ref: control)</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8A31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43" w:author="Héctor Bahamonde" w:date="2026-08-10T18:53:00Z"/>
                <w:rFonts w:ascii="Arial" w:hAnsi="Arial" w:cs="Arial"/>
                <w:color w:val="000000"/>
                <w:sz w:val="24"/>
                <w:szCs w:val="24"/>
              </w:rPr>
            </w:pPr>
            <w:ins w:id="1844" w:author="Héctor Bahamonde" w:date="2026-08-10T18:53:00Z">
              <w:r w:rsidRPr="008372F6">
                <w:rPr>
                  <w:rFonts w:ascii="Arial" w:hAnsi="Arial" w:cs="Arial"/>
                  <w:color w:val="000000"/>
                  <w:sz w:val="24"/>
                  <w:szCs w:val="24"/>
                </w:rPr>
                <w:t>1.386</w:t>
              </w:r>
              <w:r w:rsidRPr="008372F6">
                <w:rPr>
                  <w:rFonts w:ascii="Arial" w:hAnsi="Arial" w:cs="Arial"/>
                  <w:color w:val="000000"/>
                  <w:sz w:val="24"/>
                  <w:szCs w:val="24"/>
                </w:rPr>
                <w:br/>
                <w:t>[0.933, 2.059]</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4957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45" w:author="Héctor Bahamonde" w:date="2026-08-10T18:53:00Z"/>
                <w:rFonts w:ascii="Arial" w:hAnsi="Arial" w:cs="Arial"/>
                <w:color w:val="000000"/>
                <w:sz w:val="24"/>
                <w:szCs w:val="24"/>
              </w:rPr>
            </w:pPr>
          </w:p>
        </w:tc>
      </w:tr>
      <w:tr w:rsidR="007A1B9C" w:rsidRPr="008372F6" w14:paraId="2AEFDC29" w14:textId="77777777" w:rsidTr="001827F9">
        <w:trPr>
          <w:cantSplit/>
          <w:jc w:val="center"/>
          <w:ins w:id="1846"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4020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47" w:author="Héctor Bahamonde" w:date="2026-08-10T18:53:00Z"/>
                <w:rFonts w:ascii="Arial" w:hAnsi="Arial" w:cs="Arial"/>
                <w:color w:val="000000"/>
                <w:sz w:val="24"/>
                <w:szCs w:val="24"/>
              </w:rPr>
            </w:pPr>
            <w:ins w:id="1848" w:author="Héctor Bahamonde" w:date="2026-08-10T18:53:00Z">
              <w:r w:rsidRPr="008372F6">
                <w:rPr>
                  <w:rFonts w:ascii="Arial" w:hAnsi="Arial" w:cs="Arial"/>
                  <w:color w:val="000000"/>
                  <w:sz w:val="24"/>
                  <w:szCs w:val="24"/>
                </w:rPr>
                <w:t>Conditional vs. reject: Gains (health maximisation) frame (ref: control)</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FC83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49" w:author="Héctor Bahamonde" w:date="2026-08-10T18:53:00Z"/>
                <w:rFonts w:ascii="Arial" w:hAnsi="Arial" w:cs="Arial"/>
                <w:color w:val="000000"/>
                <w:sz w:val="24"/>
                <w:szCs w:val="24"/>
              </w:rPr>
            </w:pPr>
            <w:ins w:id="1850" w:author="Héctor Bahamonde" w:date="2026-08-10T18:53:00Z">
              <w:r w:rsidRPr="008372F6">
                <w:rPr>
                  <w:rFonts w:ascii="Arial" w:hAnsi="Arial" w:cs="Arial"/>
                  <w:color w:val="000000"/>
                  <w:sz w:val="24"/>
                  <w:szCs w:val="24"/>
                </w:rPr>
                <w:t>1.372+</w:t>
              </w:r>
              <w:r w:rsidRPr="008372F6">
                <w:rPr>
                  <w:rFonts w:ascii="Arial" w:hAnsi="Arial" w:cs="Arial"/>
                  <w:color w:val="000000"/>
                  <w:sz w:val="24"/>
                  <w:szCs w:val="24"/>
                </w:rPr>
                <w:br/>
                <w:t>[0.944, 1.996]</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022B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51" w:author="Héctor Bahamonde" w:date="2026-08-10T18:53:00Z"/>
                <w:rFonts w:ascii="Arial" w:hAnsi="Arial" w:cs="Arial"/>
                <w:color w:val="000000"/>
                <w:sz w:val="24"/>
                <w:szCs w:val="24"/>
              </w:rPr>
            </w:pPr>
          </w:p>
        </w:tc>
      </w:tr>
      <w:tr w:rsidR="007A1B9C" w:rsidRPr="008372F6" w14:paraId="19ADB39D" w14:textId="77777777" w:rsidTr="001827F9">
        <w:trPr>
          <w:cantSplit/>
          <w:jc w:val="center"/>
          <w:ins w:id="1852"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DCE0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53" w:author="Héctor Bahamonde" w:date="2026-08-10T18:53:00Z"/>
                <w:rFonts w:ascii="Arial" w:hAnsi="Arial" w:cs="Arial"/>
                <w:color w:val="000000"/>
                <w:sz w:val="24"/>
                <w:szCs w:val="24"/>
              </w:rPr>
            </w:pPr>
            <w:ins w:id="1854" w:author="Héctor Bahamonde" w:date="2026-08-10T18:53:00Z">
              <w:r w:rsidRPr="008372F6">
                <w:rPr>
                  <w:rFonts w:ascii="Arial" w:hAnsi="Arial" w:cs="Arial"/>
                  <w:color w:val="000000"/>
                  <w:sz w:val="24"/>
                  <w:szCs w:val="24"/>
                </w:rPr>
                <w:t>Conditional vs. reject: Male (ref: female)</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6118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55" w:author="Héctor Bahamonde" w:date="2026-08-10T18:53:00Z"/>
                <w:rFonts w:ascii="Arial" w:hAnsi="Arial" w:cs="Arial"/>
                <w:color w:val="000000"/>
                <w:sz w:val="24"/>
                <w:szCs w:val="24"/>
              </w:rPr>
            </w:pPr>
            <w:ins w:id="1856" w:author="Héctor Bahamonde" w:date="2026-08-10T18:53:00Z">
              <w:r w:rsidRPr="008372F6">
                <w:rPr>
                  <w:rFonts w:ascii="Arial" w:hAnsi="Arial" w:cs="Arial"/>
                  <w:color w:val="000000"/>
                  <w:sz w:val="24"/>
                  <w:szCs w:val="24"/>
                </w:rPr>
                <w:t>1.260</w:t>
              </w:r>
              <w:r w:rsidRPr="008372F6">
                <w:rPr>
                  <w:rFonts w:ascii="Arial" w:hAnsi="Arial" w:cs="Arial"/>
                  <w:color w:val="000000"/>
                  <w:sz w:val="24"/>
                  <w:szCs w:val="24"/>
                </w:rPr>
                <w:br/>
                <w:t>[0.912, 1.742]</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A3A5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57" w:author="Héctor Bahamonde" w:date="2026-08-10T18:53:00Z"/>
                <w:rFonts w:ascii="Arial" w:hAnsi="Arial" w:cs="Arial"/>
                <w:color w:val="000000"/>
                <w:sz w:val="24"/>
                <w:szCs w:val="24"/>
              </w:rPr>
            </w:pPr>
          </w:p>
        </w:tc>
      </w:tr>
      <w:tr w:rsidR="007A1B9C" w:rsidRPr="008372F6" w14:paraId="7E6D0D7A" w14:textId="77777777" w:rsidTr="001827F9">
        <w:trPr>
          <w:cantSplit/>
          <w:jc w:val="center"/>
          <w:ins w:id="1858"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05FE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59" w:author="Héctor Bahamonde" w:date="2026-08-10T18:53:00Z"/>
                <w:rFonts w:ascii="Arial" w:hAnsi="Arial" w:cs="Arial"/>
                <w:color w:val="000000"/>
                <w:sz w:val="24"/>
                <w:szCs w:val="24"/>
              </w:rPr>
            </w:pPr>
            <w:ins w:id="1860" w:author="Héctor Bahamonde" w:date="2026-08-10T18:53:00Z">
              <w:r w:rsidRPr="008372F6">
                <w:rPr>
                  <w:rFonts w:ascii="Arial" w:hAnsi="Arial" w:cs="Arial"/>
                  <w:color w:val="000000"/>
                  <w:sz w:val="24"/>
                  <w:szCs w:val="24"/>
                </w:rPr>
                <w:t>Conditional vs. reject: Age (years)</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D1BC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61" w:author="Héctor Bahamonde" w:date="2026-08-10T18:53:00Z"/>
                <w:rFonts w:ascii="Arial" w:hAnsi="Arial" w:cs="Arial"/>
                <w:color w:val="000000"/>
                <w:sz w:val="24"/>
                <w:szCs w:val="24"/>
              </w:rPr>
            </w:pPr>
            <w:ins w:id="1862" w:author="Héctor Bahamonde" w:date="2026-08-10T18:53:00Z">
              <w:r w:rsidRPr="008372F6">
                <w:rPr>
                  <w:rFonts w:ascii="Arial" w:hAnsi="Arial" w:cs="Arial"/>
                  <w:color w:val="000000"/>
                  <w:sz w:val="24"/>
                  <w:szCs w:val="24"/>
                </w:rPr>
                <w:t>1.013*</w:t>
              </w:r>
              <w:r w:rsidRPr="008372F6">
                <w:rPr>
                  <w:rFonts w:ascii="Arial" w:hAnsi="Arial" w:cs="Arial"/>
                  <w:color w:val="000000"/>
                  <w:sz w:val="24"/>
                  <w:szCs w:val="24"/>
                </w:rPr>
                <w:br/>
                <w:t>[1.002, 1.023]</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EA35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63" w:author="Héctor Bahamonde" w:date="2026-08-10T18:53:00Z"/>
                <w:rFonts w:ascii="Arial" w:hAnsi="Arial" w:cs="Arial"/>
                <w:color w:val="000000"/>
                <w:sz w:val="24"/>
                <w:szCs w:val="24"/>
              </w:rPr>
            </w:pPr>
          </w:p>
        </w:tc>
      </w:tr>
      <w:tr w:rsidR="007A1B9C" w:rsidRPr="008372F6" w14:paraId="67DFA2D2" w14:textId="77777777" w:rsidTr="001827F9">
        <w:trPr>
          <w:cantSplit/>
          <w:jc w:val="center"/>
          <w:ins w:id="1864"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B0F7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65" w:author="Héctor Bahamonde" w:date="2026-08-10T18:53:00Z"/>
                <w:rFonts w:ascii="Arial" w:hAnsi="Arial" w:cs="Arial"/>
                <w:color w:val="000000"/>
                <w:sz w:val="24"/>
                <w:szCs w:val="24"/>
              </w:rPr>
            </w:pPr>
            <w:ins w:id="1866" w:author="Héctor Bahamonde" w:date="2026-08-10T18:53:00Z">
              <w:r w:rsidRPr="008372F6">
                <w:rPr>
                  <w:rFonts w:ascii="Arial" w:hAnsi="Arial" w:cs="Arial"/>
                  <w:color w:val="000000"/>
                  <w:sz w:val="24"/>
                  <w:szCs w:val="24"/>
                </w:rPr>
                <w:t>Conditional vs. reject: Income: 3001-5000 €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CEB6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67" w:author="Héctor Bahamonde" w:date="2026-08-10T18:53:00Z"/>
                <w:rFonts w:ascii="Arial" w:hAnsi="Arial" w:cs="Arial"/>
                <w:color w:val="000000"/>
                <w:sz w:val="24"/>
                <w:szCs w:val="24"/>
              </w:rPr>
            </w:pPr>
            <w:ins w:id="1868" w:author="Héctor Bahamonde" w:date="2026-08-10T18:53:00Z">
              <w:r w:rsidRPr="008372F6">
                <w:rPr>
                  <w:rFonts w:ascii="Arial" w:hAnsi="Arial" w:cs="Arial"/>
                  <w:color w:val="000000"/>
                  <w:sz w:val="24"/>
                  <w:szCs w:val="24"/>
                </w:rPr>
                <w:t>0.837</w:t>
              </w:r>
              <w:r w:rsidRPr="008372F6">
                <w:rPr>
                  <w:rFonts w:ascii="Arial" w:hAnsi="Arial" w:cs="Arial"/>
                  <w:color w:val="000000"/>
                  <w:sz w:val="24"/>
                  <w:szCs w:val="24"/>
                </w:rPr>
                <w:br/>
                <w:t>[0.567, 1.234]</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E7C9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69" w:author="Héctor Bahamonde" w:date="2026-08-10T18:53:00Z"/>
                <w:rFonts w:ascii="Arial" w:hAnsi="Arial" w:cs="Arial"/>
                <w:color w:val="000000"/>
                <w:sz w:val="24"/>
                <w:szCs w:val="24"/>
              </w:rPr>
            </w:pPr>
          </w:p>
        </w:tc>
      </w:tr>
      <w:tr w:rsidR="007A1B9C" w:rsidRPr="008372F6" w14:paraId="06345B75" w14:textId="77777777" w:rsidTr="001827F9">
        <w:trPr>
          <w:cantSplit/>
          <w:jc w:val="center"/>
          <w:ins w:id="1870"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6420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71" w:author="Héctor Bahamonde" w:date="2026-08-10T18:53:00Z"/>
                <w:rFonts w:ascii="Arial" w:hAnsi="Arial" w:cs="Arial"/>
                <w:color w:val="000000"/>
                <w:sz w:val="24"/>
                <w:szCs w:val="24"/>
              </w:rPr>
            </w:pPr>
            <w:ins w:id="1872" w:author="Héctor Bahamonde" w:date="2026-08-10T18:53:00Z">
              <w:r w:rsidRPr="008372F6">
                <w:rPr>
                  <w:rFonts w:ascii="Arial" w:hAnsi="Arial" w:cs="Arial"/>
                  <w:color w:val="000000"/>
                  <w:sz w:val="24"/>
                  <w:szCs w:val="24"/>
                </w:rPr>
                <w:t>Conditional vs. reject: Income: 5001+ €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F19E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73" w:author="Héctor Bahamonde" w:date="2026-08-10T18:53:00Z"/>
                <w:rFonts w:ascii="Arial" w:hAnsi="Arial" w:cs="Arial"/>
                <w:color w:val="000000"/>
                <w:sz w:val="24"/>
                <w:szCs w:val="24"/>
              </w:rPr>
            </w:pPr>
            <w:ins w:id="1874" w:author="Héctor Bahamonde" w:date="2026-08-10T18:53:00Z">
              <w:r w:rsidRPr="008372F6">
                <w:rPr>
                  <w:rFonts w:ascii="Arial" w:hAnsi="Arial" w:cs="Arial"/>
                  <w:color w:val="000000"/>
                  <w:sz w:val="24"/>
                  <w:szCs w:val="24"/>
                </w:rPr>
                <w:t>0.570*</w:t>
              </w:r>
              <w:r w:rsidRPr="008372F6">
                <w:rPr>
                  <w:rFonts w:ascii="Arial" w:hAnsi="Arial" w:cs="Arial"/>
                  <w:color w:val="000000"/>
                  <w:sz w:val="24"/>
                  <w:szCs w:val="24"/>
                </w:rPr>
                <w:br/>
                <w:t>[0.352, 0.922]</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157D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75" w:author="Héctor Bahamonde" w:date="2026-08-10T18:53:00Z"/>
                <w:rFonts w:ascii="Arial" w:hAnsi="Arial" w:cs="Arial"/>
                <w:color w:val="000000"/>
                <w:sz w:val="24"/>
                <w:szCs w:val="24"/>
              </w:rPr>
            </w:pPr>
          </w:p>
        </w:tc>
      </w:tr>
      <w:tr w:rsidR="007A1B9C" w:rsidRPr="008372F6" w14:paraId="0FA138AA" w14:textId="77777777" w:rsidTr="001827F9">
        <w:trPr>
          <w:cantSplit/>
          <w:jc w:val="center"/>
          <w:ins w:id="1876"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5446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77" w:author="Héctor Bahamonde" w:date="2026-08-10T18:53:00Z"/>
                <w:rFonts w:ascii="Arial" w:hAnsi="Arial" w:cs="Arial"/>
                <w:color w:val="000000"/>
                <w:sz w:val="24"/>
                <w:szCs w:val="24"/>
              </w:rPr>
            </w:pPr>
            <w:ins w:id="1878" w:author="Héctor Bahamonde" w:date="2026-08-10T18:53:00Z">
              <w:r w:rsidRPr="008372F6">
                <w:rPr>
                  <w:rFonts w:ascii="Arial" w:hAnsi="Arial" w:cs="Arial"/>
                  <w:color w:val="000000"/>
                  <w:sz w:val="24"/>
                  <w:szCs w:val="24"/>
                </w:rPr>
                <w:t>Conditional vs. reject: Income: missing/no answer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D5C3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79" w:author="Héctor Bahamonde" w:date="2026-08-10T18:53:00Z"/>
                <w:rFonts w:ascii="Arial" w:hAnsi="Arial" w:cs="Arial"/>
                <w:color w:val="000000"/>
                <w:sz w:val="24"/>
                <w:szCs w:val="24"/>
              </w:rPr>
            </w:pPr>
            <w:ins w:id="1880" w:author="Héctor Bahamonde" w:date="2026-08-10T18:53:00Z">
              <w:r w:rsidRPr="008372F6">
                <w:rPr>
                  <w:rFonts w:ascii="Arial" w:hAnsi="Arial" w:cs="Arial"/>
                  <w:color w:val="000000"/>
                  <w:sz w:val="24"/>
                  <w:szCs w:val="24"/>
                </w:rPr>
                <w:t>0.657+</w:t>
              </w:r>
              <w:r w:rsidRPr="008372F6">
                <w:rPr>
                  <w:rFonts w:ascii="Arial" w:hAnsi="Arial" w:cs="Arial"/>
                  <w:color w:val="000000"/>
                  <w:sz w:val="24"/>
                  <w:szCs w:val="24"/>
                </w:rPr>
                <w:br/>
                <w:t>[0.404, 1.068]</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8549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81" w:author="Héctor Bahamonde" w:date="2026-08-10T18:53:00Z"/>
                <w:rFonts w:ascii="Arial" w:hAnsi="Arial" w:cs="Arial"/>
                <w:color w:val="000000"/>
                <w:sz w:val="24"/>
                <w:szCs w:val="24"/>
              </w:rPr>
            </w:pPr>
          </w:p>
        </w:tc>
      </w:tr>
      <w:tr w:rsidR="007A1B9C" w:rsidRPr="008372F6" w14:paraId="01BF57C4" w14:textId="77777777" w:rsidTr="001827F9">
        <w:trPr>
          <w:cantSplit/>
          <w:jc w:val="center"/>
          <w:ins w:id="1882"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77A2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83" w:author="Héctor Bahamonde" w:date="2026-08-10T18:53:00Z"/>
                <w:rFonts w:ascii="Arial" w:hAnsi="Arial" w:cs="Arial"/>
                <w:color w:val="000000"/>
                <w:sz w:val="24"/>
                <w:szCs w:val="24"/>
              </w:rPr>
            </w:pPr>
            <w:ins w:id="1884" w:author="Héctor Bahamonde" w:date="2026-08-10T18:53:00Z">
              <w:r w:rsidRPr="008372F6">
                <w:rPr>
                  <w:rFonts w:ascii="Arial" w:hAnsi="Arial" w:cs="Arial"/>
                  <w:color w:val="000000"/>
                  <w:sz w:val="24"/>
                  <w:szCs w:val="24"/>
                </w:rPr>
                <w:t>Conditional vs. reject: Region: Southern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5B39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85" w:author="Héctor Bahamonde" w:date="2026-08-10T18:53:00Z"/>
                <w:rFonts w:ascii="Arial" w:hAnsi="Arial" w:cs="Arial"/>
                <w:color w:val="000000"/>
                <w:sz w:val="24"/>
                <w:szCs w:val="24"/>
              </w:rPr>
            </w:pPr>
            <w:ins w:id="1886" w:author="Héctor Bahamonde" w:date="2026-08-10T18:53:00Z">
              <w:r w:rsidRPr="008372F6">
                <w:rPr>
                  <w:rFonts w:ascii="Arial" w:hAnsi="Arial" w:cs="Arial"/>
                  <w:color w:val="000000"/>
                  <w:sz w:val="24"/>
                  <w:szCs w:val="24"/>
                </w:rPr>
                <w:t>1.252</w:t>
              </w:r>
              <w:r w:rsidRPr="008372F6">
                <w:rPr>
                  <w:rFonts w:ascii="Arial" w:hAnsi="Arial" w:cs="Arial"/>
                  <w:color w:val="000000"/>
                  <w:sz w:val="24"/>
                  <w:szCs w:val="24"/>
                </w:rPr>
                <w:br/>
                <w:t>[0.798, 1.963]</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83D2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87" w:author="Héctor Bahamonde" w:date="2026-08-10T18:53:00Z"/>
                <w:rFonts w:ascii="Arial" w:hAnsi="Arial" w:cs="Arial"/>
                <w:color w:val="000000"/>
                <w:sz w:val="24"/>
                <w:szCs w:val="24"/>
              </w:rPr>
            </w:pPr>
          </w:p>
        </w:tc>
      </w:tr>
      <w:tr w:rsidR="007A1B9C" w:rsidRPr="008372F6" w14:paraId="080E1F02" w14:textId="77777777" w:rsidTr="001827F9">
        <w:trPr>
          <w:cantSplit/>
          <w:jc w:val="center"/>
          <w:ins w:id="1888"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6B61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89" w:author="Héctor Bahamonde" w:date="2026-08-10T18:53:00Z"/>
                <w:rFonts w:ascii="Arial" w:hAnsi="Arial" w:cs="Arial"/>
                <w:color w:val="000000"/>
                <w:sz w:val="24"/>
                <w:szCs w:val="24"/>
              </w:rPr>
            </w:pPr>
            <w:ins w:id="1890" w:author="Héctor Bahamonde" w:date="2026-08-10T18:53:00Z">
              <w:r w:rsidRPr="008372F6">
                <w:rPr>
                  <w:rFonts w:ascii="Arial" w:hAnsi="Arial" w:cs="Arial"/>
                  <w:color w:val="000000"/>
                  <w:sz w:val="24"/>
                  <w:szCs w:val="24"/>
                </w:rPr>
                <w:t>Conditional vs. reject: Region: Western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3AF6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91" w:author="Héctor Bahamonde" w:date="2026-08-10T18:53:00Z"/>
                <w:rFonts w:ascii="Arial" w:hAnsi="Arial" w:cs="Arial"/>
                <w:color w:val="000000"/>
                <w:sz w:val="24"/>
                <w:szCs w:val="24"/>
              </w:rPr>
            </w:pPr>
            <w:ins w:id="1892" w:author="Héctor Bahamonde" w:date="2026-08-10T18:53:00Z">
              <w:r w:rsidRPr="008372F6">
                <w:rPr>
                  <w:rFonts w:ascii="Arial" w:hAnsi="Arial" w:cs="Arial"/>
                  <w:color w:val="000000"/>
                  <w:sz w:val="24"/>
                  <w:szCs w:val="24"/>
                </w:rPr>
                <w:t>1.204</w:t>
              </w:r>
              <w:r w:rsidRPr="008372F6">
                <w:rPr>
                  <w:rFonts w:ascii="Arial" w:hAnsi="Arial" w:cs="Arial"/>
                  <w:color w:val="000000"/>
                  <w:sz w:val="24"/>
                  <w:szCs w:val="24"/>
                </w:rPr>
                <w:br/>
                <w:t>[0.788, 1.840]</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CCB4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93" w:author="Héctor Bahamonde" w:date="2026-08-10T18:53:00Z"/>
                <w:rFonts w:ascii="Arial" w:hAnsi="Arial" w:cs="Arial"/>
                <w:color w:val="000000"/>
                <w:sz w:val="24"/>
                <w:szCs w:val="24"/>
              </w:rPr>
            </w:pPr>
          </w:p>
        </w:tc>
      </w:tr>
      <w:tr w:rsidR="007A1B9C" w:rsidRPr="008372F6" w14:paraId="38630258" w14:textId="77777777" w:rsidTr="001827F9">
        <w:trPr>
          <w:cantSplit/>
          <w:jc w:val="center"/>
          <w:ins w:id="1894"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8518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95" w:author="Héctor Bahamonde" w:date="2026-08-10T18:53:00Z"/>
                <w:rFonts w:ascii="Arial" w:hAnsi="Arial" w:cs="Arial"/>
                <w:color w:val="000000"/>
                <w:sz w:val="24"/>
                <w:szCs w:val="24"/>
              </w:rPr>
            </w:pPr>
            <w:ins w:id="1896" w:author="Héctor Bahamonde" w:date="2026-08-10T18:53:00Z">
              <w:r w:rsidRPr="008372F6">
                <w:rPr>
                  <w:rFonts w:ascii="Arial" w:hAnsi="Arial" w:cs="Arial"/>
                  <w:color w:val="000000"/>
                  <w:sz w:val="24"/>
                  <w:szCs w:val="24"/>
                </w:rPr>
                <w:lastRenderedPageBreak/>
                <w:t>Conditional vs. reject: Region: Northern and Eastern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BFAD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97" w:author="Héctor Bahamonde" w:date="2026-08-10T18:53:00Z"/>
                <w:rFonts w:ascii="Arial" w:hAnsi="Arial" w:cs="Arial"/>
                <w:color w:val="000000"/>
                <w:sz w:val="24"/>
                <w:szCs w:val="24"/>
              </w:rPr>
            </w:pPr>
            <w:ins w:id="1898" w:author="Héctor Bahamonde" w:date="2026-08-10T18:53:00Z">
              <w:r w:rsidRPr="008372F6">
                <w:rPr>
                  <w:rFonts w:ascii="Arial" w:hAnsi="Arial" w:cs="Arial"/>
                  <w:color w:val="000000"/>
                  <w:sz w:val="24"/>
                  <w:szCs w:val="24"/>
                </w:rPr>
                <w:t>0.906</w:t>
              </w:r>
              <w:r w:rsidRPr="008372F6">
                <w:rPr>
                  <w:rFonts w:ascii="Arial" w:hAnsi="Arial" w:cs="Arial"/>
                  <w:color w:val="000000"/>
                  <w:sz w:val="24"/>
                  <w:szCs w:val="24"/>
                </w:rPr>
                <w:br/>
                <w:t>[0.591, 1.388]</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3B5D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899" w:author="Héctor Bahamonde" w:date="2026-08-10T18:53:00Z"/>
                <w:rFonts w:ascii="Arial" w:hAnsi="Arial" w:cs="Arial"/>
                <w:color w:val="000000"/>
                <w:sz w:val="24"/>
                <w:szCs w:val="24"/>
              </w:rPr>
            </w:pPr>
          </w:p>
        </w:tc>
      </w:tr>
      <w:tr w:rsidR="007A1B9C" w:rsidRPr="008372F6" w14:paraId="45CCC0FC" w14:textId="77777777" w:rsidTr="001827F9">
        <w:trPr>
          <w:cantSplit/>
          <w:jc w:val="center"/>
          <w:ins w:id="1900"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DC7A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01" w:author="Héctor Bahamonde" w:date="2026-08-10T18:53:00Z"/>
                <w:rFonts w:ascii="Arial" w:hAnsi="Arial" w:cs="Arial"/>
                <w:color w:val="000000"/>
                <w:sz w:val="24"/>
                <w:szCs w:val="24"/>
              </w:rPr>
            </w:pPr>
            <w:ins w:id="1902" w:author="Héctor Bahamonde" w:date="2026-08-10T18:53:00Z">
              <w:r w:rsidRPr="008372F6">
                <w:rPr>
                  <w:rFonts w:ascii="Arial" w:hAnsi="Arial" w:cs="Arial"/>
                  <w:color w:val="000000"/>
                  <w:sz w:val="24"/>
                  <w:szCs w:val="24"/>
                </w:rPr>
                <w:t>Conditional vs. reject: Eligible for Kela reimbursement: yes (ref: no)</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0474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03" w:author="Héctor Bahamonde" w:date="2026-08-10T18:53:00Z"/>
                <w:rFonts w:ascii="Arial" w:hAnsi="Arial" w:cs="Arial"/>
                <w:color w:val="000000"/>
                <w:sz w:val="24"/>
                <w:szCs w:val="24"/>
              </w:rPr>
            </w:pPr>
            <w:ins w:id="1904" w:author="Héctor Bahamonde" w:date="2026-08-10T18:53:00Z">
              <w:r w:rsidRPr="008372F6">
                <w:rPr>
                  <w:rFonts w:ascii="Arial" w:hAnsi="Arial" w:cs="Arial"/>
                  <w:color w:val="000000"/>
                  <w:sz w:val="24"/>
                  <w:szCs w:val="24"/>
                </w:rPr>
                <w:t>1.036</w:t>
              </w:r>
              <w:r w:rsidRPr="008372F6">
                <w:rPr>
                  <w:rFonts w:ascii="Arial" w:hAnsi="Arial" w:cs="Arial"/>
                  <w:color w:val="000000"/>
                  <w:sz w:val="24"/>
                  <w:szCs w:val="24"/>
                </w:rPr>
                <w:br/>
                <w:t>[0.693, 1.548]</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B35D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05" w:author="Héctor Bahamonde" w:date="2026-08-10T18:53:00Z"/>
                <w:rFonts w:ascii="Arial" w:hAnsi="Arial" w:cs="Arial"/>
                <w:color w:val="000000"/>
                <w:sz w:val="24"/>
                <w:szCs w:val="24"/>
              </w:rPr>
            </w:pPr>
          </w:p>
        </w:tc>
      </w:tr>
      <w:tr w:rsidR="007A1B9C" w:rsidRPr="008372F6" w14:paraId="50AD9177" w14:textId="77777777" w:rsidTr="001827F9">
        <w:trPr>
          <w:cantSplit/>
          <w:jc w:val="center"/>
          <w:ins w:id="1906"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45B8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07" w:author="Héctor Bahamonde" w:date="2026-08-10T18:53:00Z"/>
                <w:rFonts w:ascii="Arial" w:hAnsi="Arial" w:cs="Arial"/>
                <w:color w:val="000000"/>
                <w:sz w:val="24"/>
                <w:szCs w:val="24"/>
              </w:rPr>
            </w:pPr>
            <w:ins w:id="1908" w:author="Héctor Bahamonde" w:date="2026-08-10T18:53:00Z">
              <w:r w:rsidRPr="008372F6">
                <w:rPr>
                  <w:rFonts w:ascii="Arial" w:hAnsi="Arial" w:cs="Arial"/>
                  <w:color w:val="000000"/>
                  <w:sz w:val="24"/>
                  <w:szCs w:val="24"/>
                </w:rPr>
                <w:t>Conditional vs. reject: Medicine expenditure: 300-599 €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793D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09" w:author="Héctor Bahamonde" w:date="2026-08-10T18:53:00Z"/>
                <w:rFonts w:ascii="Arial" w:hAnsi="Arial" w:cs="Arial"/>
                <w:color w:val="000000"/>
                <w:sz w:val="24"/>
                <w:szCs w:val="24"/>
              </w:rPr>
            </w:pPr>
            <w:ins w:id="1910" w:author="Héctor Bahamonde" w:date="2026-08-10T18:53:00Z">
              <w:r w:rsidRPr="008372F6">
                <w:rPr>
                  <w:rFonts w:ascii="Arial" w:hAnsi="Arial" w:cs="Arial"/>
                  <w:color w:val="000000"/>
                  <w:sz w:val="24"/>
                  <w:szCs w:val="24"/>
                </w:rPr>
                <w:t>0.994</w:t>
              </w:r>
              <w:r w:rsidRPr="008372F6">
                <w:rPr>
                  <w:rFonts w:ascii="Arial" w:hAnsi="Arial" w:cs="Arial"/>
                  <w:color w:val="000000"/>
                  <w:sz w:val="24"/>
                  <w:szCs w:val="24"/>
                </w:rPr>
                <w:br/>
                <w:t>[0.598, 1.651]</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09F5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11" w:author="Héctor Bahamonde" w:date="2026-08-10T18:53:00Z"/>
                <w:rFonts w:ascii="Arial" w:hAnsi="Arial" w:cs="Arial"/>
                <w:color w:val="000000"/>
                <w:sz w:val="24"/>
                <w:szCs w:val="24"/>
              </w:rPr>
            </w:pPr>
          </w:p>
        </w:tc>
      </w:tr>
      <w:tr w:rsidR="007A1B9C" w:rsidRPr="008372F6" w14:paraId="53658073" w14:textId="77777777" w:rsidTr="001827F9">
        <w:trPr>
          <w:cantSplit/>
          <w:jc w:val="center"/>
          <w:ins w:id="1912"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2594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13" w:author="Héctor Bahamonde" w:date="2026-08-10T18:53:00Z"/>
                <w:rFonts w:ascii="Arial" w:hAnsi="Arial" w:cs="Arial"/>
                <w:color w:val="000000"/>
                <w:sz w:val="24"/>
                <w:szCs w:val="24"/>
              </w:rPr>
            </w:pPr>
            <w:ins w:id="1914" w:author="Héctor Bahamonde" w:date="2026-08-10T18:53:00Z">
              <w:r w:rsidRPr="008372F6">
                <w:rPr>
                  <w:rFonts w:ascii="Arial" w:hAnsi="Arial" w:cs="Arial"/>
                  <w:color w:val="000000"/>
                  <w:sz w:val="24"/>
                  <w:szCs w:val="24"/>
                </w:rPr>
                <w:t>Conditional vs. reject: Medicine expenditure: 600 € or more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894F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15" w:author="Héctor Bahamonde" w:date="2026-08-10T18:53:00Z"/>
                <w:rFonts w:ascii="Arial" w:hAnsi="Arial" w:cs="Arial"/>
                <w:color w:val="000000"/>
                <w:sz w:val="24"/>
                <w:szCs w:val="24"/>
              </w:rPr>
            </w:pPr>
            <w:ins w:id="1916" w:author="Héctor Bahamonde" w:date="2026-08-10T18:53:00Z">
              <w:r w:rsidRPr="008372F6">
                <w:rPr>
                  <w:rFonts w:ascii="Arial" w:hAnsi="Arial" w:cs="Arial"/>
                  <w:color w:val="000000"/>
                  <w:sz w:val="24"/>
                  <w:szCs w:val="24"/>
                </w:rPr>
                <w:t>0.887</w:t>
              </w:r>
              <w:r w:rsidRPr="008372F6">
                <w:rPr>
                  <w:rFonts w:ascii="Arial" w:hAnsi="Arial" w:cs="Arial"/>
                  <w:color w:val="000000"/>
                  <w:sz w:val="24"/>
                  <w:szCs w:val="24"/>
                </w:rPr>
                <w:br/>
                <w:t>[0.461, 1.707]</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8D30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17" w:author="Héctor Bahamonde" w:date="2026-08-10T18:53:00Z"/>
                <w:rFonts w:ascii="Arial" w:hAnsi="Arial" w:cs="Arial"/>
                <w:color w:val="000000"/>
                <w:sz w:val="24"/>
                <w:szCs w:val="24"/>
              </w:rPr>
            </w:pPr>
          </w:p>
        </w:tc>
      </w:tr>
      <w:tr w:rsidR="007A1B9C" w:rsidRPr="008372F6" w14:paraId="1BC972B4" w14:textId="77777777" w:rsidTr="001827F9">
        <w:trPr>
          <w:cantSplit/>
          <w:jc w:val="center"/>
          <w:ins w:id="1918"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D96B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19" w:author="Héctor Bahamonde" w:date="2026-08-10T18:53:00Z"/>
                <w:rFonts w:ascii="Arial" w:hAnsi="Arial" w:cs="Arial"/>
                <w:color w:val="000000"/>
                <w:sz w:val="24"/>
                <w:szCs w:val="24"/>
              </w:rPr>
            </w:pPr>
            <w:ins w:id="1920" w:author="Héctor Bahamonde" w:date="2026-08-10T18:53:00Z">
              <w:r w:rsidRPr="008372F6">
                <w:rPr>
                  <w:rFonts w:ascii="Arial" w:hAnsi="Arial" w:cs="Arial"/>
                  <w:color w:val="000000"/>
                  <w:sz w:val="24"/>
                  <w:szCs w:val="24"/>
                </w:rPr>
                <w:t>Conditional vs. reject: Medicine expenditure: up to 100 €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CCBC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21" w:author="Héctor Bahamonde" w:date="2026-08-10T18:53:00Z"/>
                <w:rFonts w:ascii="Arial" w:hAnsi="Arial" w:cs="Arial"/>
                <w:color w:val="000000"/>
                <w:sz w:val="24"/>
                <w:szCs w:val="24"/>
              </w:rPr>
            </w:pPr>
            <w:ins w:id="1922" w:author="Héctor Bahamonde" w:date="2026-08-10T18:53:00Z">
              <w:r w:rsidRPr="008372F6">
                <w:rPr>
                  <w:rFonts w:ascii="Arial" w:hAnsi="Arial" w:cs="Arial"/>
                  <w:color w:val="000000"/>
                  <w:sz w:val="24"/>
                  <w:szCs w:val="24"/>
                </w:rPr>
                <w:t>0.817</w:t>
              </w:r>
              <w:r w:rsidRPr="008372F6">
                <w:rPr>
                  <w:rFonts w:ascii="Arial" w:hAnsi="Arial" w:cs="Arial"/>
                  <w:color w:val="000000"/>
                  <w:sz w:val="24"/>
                  <w:szCs w:val="24"/>
                </w:rPr>
                <w:br/>
                <w:t>[0.529, 1.264]</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208D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23" w:author="Héctor Bahamonde" w:date="2026-08-10T18:53:00Z"/>
                <w:rFonts w:ascii="Arial" w:hAnsi="Arial" w:cs="Arial"/>
                <w:color w:val="000000"/>
                <w:sz w:val="24"/>
                <w:szCs w:val="24"/>
              </w:rPr>
            </w:pPr>
          </w:p>
        </w:tc>
      </w:tr>
      <w:tr w:rsidR="007A1B9C" w:rsidRPr="008372F6" w14:paraId="3EFB364E" w14:textId="77777777" w:rsidTr="001827F9">
        <w:trPr>
          <w:cantSplit/>
          <w:jc w:val="center"/>
          <w:ins w:id="1924"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2140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25" w:author="Héctor Bahamonde" w:date="2026-08-10T18:53:00Z"/>
                <w:rFonts w:ascii="Arial" w:hAnsi="Arial" w:cs="Arial"/>
                <w:color w:val="000000"/>
                <w:sz w:val="24"/>
                <w:szCs w:val="24"/>
              </w:rPr>
            </w:pPr>
            <w:ins w:id="1926" w:author="Héctor Bahamonde" w:date="2026-08-10T18:53:00Z">
              <w:r w:rsidRPr="008372F6">
                <w:rPr>
                  <w:rFonts w:ascii="Arial" w:hAnsi="Arial" w:cs="Arial"/>
                  <w:color w:val="000000"/>
                  <w:sz w:val="24"/>
                  <w:szCs w:val="24"/>
                </w:rPr>
                <w:t>Conditional vs. reject: Medicine expenditure: no prescribed medicines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6D93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27" w:author="Héctor Bahamonde" w:date="2026-08-10T18:53:00Z"/>
                <w:rFonts w:ascii="Arial" w:hAnsi="Arial" w:cs="Arial"/>
                <w:color w:val="000000"/>
                <w:sz w:val="24"/>
                <w:szCs w:val="24"/>
              </w:rPr>
            </w:pPr>
            <w:ins w:id="1928" w:author="Héctor Bahamonde" w:date="2026-08-10T18:53:00Z">
              <w:r w:rsidRPr="008372F6">
                <w:rPr>
                  <w:rFonts w:ascii="Arial" w:hAnsi="Arial" w:cs="Arial"/>
                  <w:color w:val="000000"/>
                  <w:sz w:val="24"/>
                  <w:szCs w:val="24"/>
                </w:rPr>
                <w:t>0.567*</w:t>
              </w:r>
              <w:r w:rsidRPr="008372F6">
                <w:rPr>
                  <w:rFonts w:ascii="Arial" w:hAnsi="Arial" w:cs="Arial"/>
                  <w:color w:val="000000"/>
                  <w:sz w:val="24"/>
                  <w:szCs w:val="24"/>
                </w:rPr>
                <w:br/>
                <w:t>[0.333, 0.965]</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8AF5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29" w:author="Héctor Bahamonde" w:date="2026-08-10T18:53:00Z"/>
                <w:rFonts w:ascii="Arial" w:hAnsi="Arial" w:cs="Arial"/>
                <w:color w:val="000000"/>
                <w:sz w:val="24"/>
                <w:szCs w:val="24"/>
              </w:rPr>
            </w:pPr>
          </w:p>
        </w:tc>
      </w:tr>
      <w:tr w:rsidR="007A1B9C" w:rsidRPr="008372F6" w14:paraId="45B7BBE8" w14:textId="77777777" w:rsidTr="001827F9">
        <w:trPr>
          <w:cantSplit/>
          <w:jc w:val="center"/>
          <w:ins w:id="1930"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F33C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31" w:author="Héctor Bahamonde" w:date="2026-08-10T18:53:00Z"/>
                <w:rFonts w:ascii="Arial" w:hAnsi="Arial" w:cs="Arial"/>
                <w:color w:val="000000"/>
                <w:sz w:val="24"/>
                <w:szCs w:val="24"/>
              </w:rPr>
            </w:pPr>
            <w:ins w:id="1932" w:author="Héctor Bahamonde" w:date="2026-08-10T18:53:00Z">
              <w:r w:rsidRPr="008372F6">
                <w:rPr>
                  <w:rFonts w:ascii="Arial" w:hAnsi="Arial" w:cs="Arial"/>
                  <w:color w:val="000000"/>
                  <w:sz w:val="24"/>
                  <w:szCs w:val="24"/>
                </w:rPr>
                <w:t>Conditional vs. reject: Medicine expenditure: don't know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2A3F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33" w:author="Héctor Bahamonde" w:date="2026-08-10T18:53:00Z"/>
                <w:rFonts w:ascii="Arial" w:hAnsi="Arial" w:cs="Arial"/>
                <w:color w:val="000000"/>
                <w:sz w:val="24"/>
                <w:szCs w:val="24"/>
              </w:rPr>
            </w:pPr>
            <w:ins w:id="1934" w:author="Héctor Bahamonde" w:date="2026-08-10T18:53:00Z">
              <w:r w:rsidRPr="008372F6">
                <w:rPr>
                  <w:rFonts w:ascii="Arial" w:hAnsi="Arial" w:cs="Arial"/>
                  <w:color w:val="000000"/>
                  <w:sz w:val="24"/>
                  <w:szCs w:val="24"/>
                </w:rPr>
                <w:t>1.302</w:t>
              </w:r>
              <w:r w:rsidRPr="008372F6">
                <w:rPr>
                  <w:rFonts w:ascii="Arial" w:hAnsi="Arial" w:cs="Arial"/>
                  <w:color w:val="000000"/>
                  <w:sz w:val="24"/>
                  <w:szCs w:val="24"/>
                </w:rPr>
                <w:br/>
                <w:t>[0.565, 3.000]</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96E4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35" w:author="Héctor Bahamonde" w:date="2026-08-10T18:53:00Z"/>
                <w:rFonts w:ascii="Arial" w:hAnsi="Arial" w:cs="Arial"/>
                <w:color w:val="000000"/>
                <w:sz w:val="24"/>
                <w:szCs w:val="24"/>
              </w:rPr>
            </w:pPr>
          </w:p>
        </w:tc>
      </w:tr>
      <w:tr w:rsidR="007A1B9C" w:rsidRPr="008372F6" w14:paraId="3E6E5F75" w14:textId="77777777" w:rsidTr="001827F9">
        <w:trPr>
          <w:cantSplit/>
          <w:jc w:val="center"/>
          <w:ins w:id="1936"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09CB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37" w:author="Héctor Bahamonde" w:date="2026-08-10T18:53:00Z"/>
                <w:rFonts w:ascii="Arial" w:hAnsi="Arial" w:cs="Arial"/>
                <w:color w:val="000000"/>
                <w:sz w:val="24"/>
                <w:szCs w:val="24"/>
              </w:rPr>
            </w:pPr>
            <w:ins w:id="1938" w:author="Héctor Bahamonde" w:date="2026-08-10T18:53:00Z">
              <w:r w:rsidRPr="008372F6">
                <w:rPr>
                  <w:rFonts w:ascii="Arial" w:hAnsi="Arial" w:cs="Arial"/>
                  <w:color w:val="000000"/>
                  <w:sz w:val="24"/>
                  <w:szCs w:val="24"/>
                </w:rPr>
                <w:t>Unconditional vs. reject: Intercept</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8950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39" w:author="Héctor Bahamonde" w:date="2026-08-10T18:53:00Z"/>
                <w:rFonts w:ascii="Arial" w:hAnsi="Arial" w:cs="Arial"/>
                <w:color w:val="000000"/>
                <w:sz w:val="24"/>
                <w:szCs w:val="24"/>
              </w:rPr>
            </w:pPr>
            <w:ins w:id="1940" w:author="Héctor Bahamonde" w:date="2026-08-10T18:53:00Z">
              <w:r w:rsidRPr="008372F6">
                <w:rPr>
                  <w:rFonts w:ascii="Arial" w:hAnsi="Arial" w:cs="Arial"/>
                  <w:color w:val="000000"/>
                  <w:sz w:val="24"/>
                  <w:szCs w:val="24"/>
                </w:rPr>
                <w:t>0.568</w:t>
              </w:r>
              <w:r w:rsidRPr="008372F6">
                <w:rPr>
                  <w:rFonts w:ascii="Arial" w:hAnsi="Arial" w:cs="Arial"/>
                  <w:color w:val="000000"/>
                  <w:sz w:val="24"/>
                  <w:szCs w:val="24"/>
                </w:rPr>
                <w:br/>
                <w:t>[0.252, 1.278]</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A467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41" w:author="Héctor Bahamonde" w:date="2026-08-10T18:53:00Z"/>
                <w:rFonts w:ascii="Arial" w:hAnsi="Arial" w:cs="Arial"/>
                <w:color w:val="000000"/>
                <w:sz w:val="24"/>
                <w:szCs w:val="24"/>
              </w:rPr>
            </w:pPr>
          </w:p>
        </w:tc>
      </w:tr>
      <w:tr w:rsidR="007A1B9C" w:rsidRPr="008372F6" w14:paraId="31D5A953" w14:textId="77777777" w:rsidTr="001827F9">
        <w:trPr>
          <w:cantSplit/>
          <w:jc w:val="center"/>
          <w:ins w:id="1942"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0DAA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43" w:author="Héctor Bahamonde" w:date="2026-08-10T18:53:00Z"/>
                <w:rFonts w:ascii="Arial" w:hAnsi="Arial" w:cs="Arial"/>
                <w:color w:val="000000"/>
                <w:sz w:val="24"/>
                <w:szCs w:val="24"/>
              </w:rPr>
            </w:pPr>
            <w:ins w:id="1944" w:author="Héctor Bahamonde" w:date="2026-08-10T18:53:00Z">
              <w:r w:rsidRPr="008372F6">
                <w:rPr>
                  <w:rFonts w:ascii="Arial" w:hAnsi="Arial" w:cs="Arial"/>
                  <w:color w:val="000000"/>
                  <w:sz w:val="24"/>
                  <w:szCs w:val="24"/>
                </w:rPr>
                <w:t>Unconditional vs. reject: Loss (rescue) frame (ref: control)</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0252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45" w:author="Héctor Bahamonde" w:date="2026-08-10T18:53:00Z"/>
                <w:rFonts w:ascii="Arial" w:hAnsi="Arial" w:cs="Arial"/>
                <w:color w:val="000000"/>
                <w:sz w:val="24"/>
                <w:szCs w:val="24"/>
              </w:rPr>
            </w:pPr>
            <w:ins w:id="1946" w:author="Héctor Bahamonde" w:date="2026-08-10T18:53:00Z">
              <w:r w:rsidRPr="008372F6">
                <w:rPr>
                  <w:rFonts w:ascii="Arial" w:hAnsi="Arial" w:cs="Arial"/>
                  <w:color w:val="000000"/>
                  <w:sz w:val="24"/>
                  <w:szCs w:val="24"/>
                </w:rPr>
                <w:t>1.637*</w:t>
              </w:r>
              <w:r w:rsidRPr="008372F6">
                <w:rPr>
                  <w:rFonts w:ascii="Arial" w:hAnsi="Arial" w:cs="Arial"/>
                  <w:color w:val="000000"/>
                  <w:sz w:val="24"/>
                  <w:szCs w:val="24"/>
                </w:rPr>
                <w:br/>
                <w:t>[1.058, 2.532]</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D709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47" w:author="Héctor Bahamonde" w:date="2026-08-10T18:53:00Z"/>
                <w:rFonts w:ascii="Arial" w:hAnsi="Arial" w:cs="Arial"/>
                <w:color w:val="000000"/>
                <w:sz w:val="24"/>
                <w:szCs w:val="24"/>
              </w:rPr>
            </w:pPr>
          </w:p>
        </w:tc>
      </w:tr>
      <w:tr w:rsidR="007A1B9C" w:rsidRPr="008372F6" w14:paraId="349A6D7E" w14:textId="77777777" w:rsidTr="001827F9">
        <w:trPr>
          <w:cantSplit/>
          <w:jc w:val="center"/>
          <w:ins w:id="1948"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DA5C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49" w:author="Héctor Bahamonde" w:date="2026-08-10T18:53:00Z"/>
                <w:rFonts w:ascii="Arial" w:hAnsi="Arial" w:cs="Arial"/>
                <w:color w:val="000000"/>
                <w:sz w:val="24"/>
                <w:szCs w:val="24"/>
              </w:rPr>
            </w:pPr>
            <w:ins w:id="1950" w:author="Héctor Bahamonde" w:date="2026-08-10T18:53:00Z">
              <w:r w:rsidRPr="008372F6">
                <w:rPr>
                  <w:rFonts w:ascii="Arial" w:hAnsi="Arial" w:cs="Arial"/>
                  <w:color w:val="000000"/>
                  <w:sz w:val="24"/>
                  <w:szCs w:val="24"/>
                </w:rPr>
                <w:t>Unconditional vs. reject: Gains (health maximisation) frame (ref: control)</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D87D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51" w:author="Héctor Bahamonde" w:date="2026-08-10T18:53:00Z"/>
                <w:rFonts w:ascii="Arial" w:hAnsi="Arial" w:cs="Arial"/>
                <w:color w:val="000000"/>
                <w:sz w:val="24"/>
                <w:szCs w:val="24"/>
              </w:rPr>
            </w:pPr>
            <w:ins w:id="1952" w:author="Héctor Bahamonde" w:date="2026-08-10T18:53:00Z">
              <w:r w:rsidRPr="008372F6">
                <w:rPr>
                  <w:rFonts w:ascii="Arial" w:hAnsi="Arial" w:cs="Arial"/>
                  <w:color w:val="000000"/>
                  <w:sz w:val="24"/>
                  <w:szCs w:val="24"/>
                </w:rPr>
                <w:t>0.793</w:t>
              </w:r>
              <w:r w:rsidRPr="008372F6">
                <w:rPr>
                  <w:rFonts w:ascii="Arial" w:hAnsi="Arial" w:cs="Arial"/>
                  <w:color w:val="000000"/>
                  <w:sz w:val="24"/>
                  <w:szCs w:val="24"/>
                </w:rPr>
                <w:br/>
                <w:t>[0.509, 1.235]</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197D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53" w:author="Héctor Bahamonde" w:date="2026-08-10T18:53:00Z"/>
                <w:rFonts w:ascii="Arial" w:hAnsi="Arial" w:cs="Arial"/>
                <w:color w:val="000000"/>
                <w:sz w:val="24"/>
                <w:szCs w:val="24"/>
              </w:rPr>
            </w:pPr>
          </w:p>
        </w:tc>
      </w:tr>
      <w:tr w:rsidR="007A1B9C" w:rsidRPr="008372F6" w14:paraId="24AE179C" w14:textId="77777777" w:rsidTr="001827F9">
        <w:trPr>
          <w:cantSplit/>
          <w:jc w:val="center"/>
          <w:ins w:id="1954"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74D9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55" w:author="Héctor Bahamonde" w:date="2026-08-10T18:53:00Z"/>
                <w:rFonts w:ascii="Arial" w:hAnsi="Arial" w:cs="Arial"/>
                <w:color w:val="000000"/>
                <w:sz w:val="24"/>
                <w:szCs w:val="24"/>
              </w:rPr>
            </w:pPr>
            <w:ins w:id="1956" w:author="Héctor Bahamonde" w:date="2026-08-10T18:53:00Z">
              <w:r w:rsidRPr="008372F6">
                <w:rPr>
                  <w:rFonts w:ascii="Arial" w:hAnsi="Arial" w:cs="Arial"/>
                  <w:color w:val="000000"/>
                  <w:sz w:val="24"/>
                  <w:szCs w:val="24"/>
                </w:rPr>
                <w:t>Unconditional vs. reject: Male (ref: female)</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7A8D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57" w:author="Héctor Bahamonde" w:date="2026-08-10T18:53:00Z"/>
                <w:rFonts w:ascii="Arial" w:hAnsi="Arial" w:cs="Arial"/>
                <w:color w:val="000000"/>
                <w:sz w:val="24"/>
                <w:szCs w:val="24"/>
              </w:rPr>
            </w:pPr>
            <w:ins w:id="1958" w:author="Héctor Bahamonde" w:date="2026-08-10T18:53:00Z">
              <w:r w:rsidRPr="008372F6">
                <w:rPr>
                  <w:rFonts w:ascii="Arial" w:hAnsi="Arial" w:cs="Arial"/>
                  <w:color w:val="000000"/>
                  <w:sz w:val="24"/>
                  <w:szCs w:val="24"/>
                </w:rPr>
                <w:t>0.942</w:t>
              </w:r>
              <w:r w:rsidRPr="008372F6">
                <w:rPr>
                  <w:rFonts w:ascii="Arial" w:hAnsi="Arial" w:cs="Arial"/>
                  <w:color w:val="000000"/>
                  <w:sz w:val="24"/>
                  <w:szCs w:val="24"/>
                </w:rPr>
                <w:br/>
                <w:t>[0.652, 1.363]</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6036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59" w:author="Héctor Bahamonde" w:date="2026-08-10T18:53:00Z"/>
                <w:rFonts w:ascii="Arial" w:hAnsi="Arial" w:cs="Arial"/>
                <w:color w:val="000000"/>
                <w:sz w:val="24"/>
                <w:szCs w:val="24"/>
              </w:rPr>
            </w:pPr>
          </w:p>
        </w:tc>
      </w:tr>
      <w:tr w:rsidR="007A1B9C" w:rsidRPr="008372F6" w14:paraId="08451284" w14:textId="77777777" w:rsidTr="001827F9">
        <w:trPr>
          <w:cantSplit/>
          <w:jc w:val="center"/>
          <w:ins w:id="1960"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C793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61" w:author="Héctor Bahamonde" w:date="2026-08-10T18:53:00Z"/>
                <w:rFonts w:ascii="Arial" w:hAnsi="Arial" w:cs="Arial"/>
                <w:color w:val="000000"/>
                <w:sz w:val="24"/>
                <w:szCs w:val="24"/>
              </w:rPr>
            </w:pPr>
            <w:ins w:id="1962" w:author="Héctor Bahamonde" w:date="2026-08-10T18:53:00Z">
              <w:r w:rsidRPr="008372F6">
                <w:rPr>
                  <w:rFonts w:ascii="Arial" w:hAnsi="Arial" w:cs="Arial"/>
                  <w:color w:val="000000"/>
                  <w:sz w:val="24"/>
                  <w:szCs w:val="24"/>
                </w:rPr>
                <w:lastRenderedPageBreak/>
                <w:t>Unconditional vs. reject: Age (years)</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2052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63" w:author="Héctor Bahamonde" w:date="2026-08-10T18:53:00Z"/>
                <w:rFonts w:ascii="Arial" w:hAnsi="Arial" w:cs="Arial"/>
                <w:color w:val="000000"/>
                <w:sz w:val="24"/>
                <w:szCs w:val="24"/>
              </w:rPr>
            </w:pPr>
            <w:ins w:id="1964" w:author="Héctor Bahamonde" w:date="2026-08-10T18:53:00Z">
              <w:r w:rsidRPr="008372F6">
                <w:rPr>
                  <w:rFonts w:ascii="Arial" w:hAnsi="Arial" w:cs="Arial"/>
                  <w:color w:val="000000"/>
                  <w:sz w:val="24"/>
                  <w:szCs w:val="24"/>
                </w:rPr>
                <w:t>1.019**</w:t>
              </w:r>
              <w:r w:rsidRPr="008372F6">
                <w:rPr>
                  <w:rFonts w:ascii="Arial" w:hAnsi="Arial" w:cs="Arial"/>
                  <w:color w:val="000000"/>
                  <w:sz w:val="24"/>
                  <w:szCs w:val="24"/>
                </w:rPr>
                <w:br/>
                <w:t>[1.007, 1.031]</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C4D0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65" w:author="Héctor Bahamonde" w:date="2026-08-10T18:53:00Z"/>
                <w:rFonts w:ascii="Arial" w:hAnsi="Arial" w:cs="Arial"/>
                <w:color w:val="000000"/>
                <w:sz w:val="24"/>
                <w:szCs w:val="24"/>
              </w:rPr>
            </w:pPr>
          </w:p>
        </w:tc>
      </w:tr>
      <w:tr w:rsidR="007A1B9C" w:rsidRPr="008372F6" w14:paraId="1D368939" w14:textId="77777777" w:rsidTr="001827F9">
        <w:trPr>
          <w:cantSplit/>
          <w:jc w:val="center"/>
          <w:ins w:id="1966"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4122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67" w:author="Héctor Bahamonde" w:date="2026-08-10T18:53:00Z"/>
                <w:rFonts w:ascii="Arial" w:hAnsi="Arial" w:cs="Arial"/>
                <w:color w:val="000000"/>
                <w:sz w:val="24"/>
                <w:szCs w:val="24"/>
              </w:rPr>
            </w:pPr>
            <w:ins w:id="1968" w:author="Héctor Bahamonde" w:date="2026-08-10T18:53:00Z">
              <w:r w:rsidRPr="008372F6">
                <w:rPr>
                  <w:rFonts w:ascii="Arial" w:hAnsi="Arial" w:cs="Arial"/>
                  <w:color w:val="000000"/>
                  <w:sz w:val="24"/>
                  <w:szCs w:val="24"/>
                </w:rPr>
                <w:t>Unconditional vs. reject: Income: 3001-5000 €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9C8A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69" w:author="Héctor Bahamonde" w:date="2026-08-10T18:53:00Z"/>
                <w:rFonts w:ascii="Arial" w:hAnsi="Arial" w:cs="Arial"/>
                <w:color w:val="000000"/>
                <w:sz w:val="24"/>
                <w:szCs w:val="24"/>
              </w:rPr>
            </w:pPr>
            <w:ins w:id="1970" w:author="Héctor Bahamonde" w:date="2026-08-10T18:53:00Z">
              <w:r w:rsidRPr="008372F6">
                <w:rPr>
                  <w:rFonts w:ascii="Arial" w:hAnsi="Arial" w:cs="Arial"/>
                  <w:color w:val="000000"/>
                  <w:sz w:val="24"/>
                  <w:szCs w:val="24"/>
                </w:rPr>
                <w:t>0.933</w:t>
              </w:r>
              <w:r w:rsidRPr="008372F6">
                <w:rPr>
                  <w:rFonts w:ascii="Arial" w:hAnsi="Arial" w:cs="Arial"/>
                  <w:color w:val="000000"/>
                  <w:sz w:val="24"/>
                  <w:szCs w:val="24"/>
                </w:rPr>
                <w:br/>
                <w:t>[0.599, 1.452]</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357A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71" w:author="Héctor Bahamonde" w:date="2026-08-10T18:53:00Z"/>
                <w:rFonts w:ascii="Arial" w:hAnsi="Arial" w:cs="Arial"/>
                <w:color w:val="000000"/>
                <w:sz w:val="24"/>
                <w:szCs w:val="24"/>
              </w:rPr>
            </w:pPr>
          </w:p>
        </w:tc>
      </w:tr>
      <w:tr w:rsidR="007A1B9C" w:rsidRPr="008372F6" w14:paraId="03BA665D" w14:textId="77777777" w:rsidTr="001827F9">
        <w:trPr>
          <w:cantSplit/>
          <w:jc w:val="center"/>
          <w:ins w:id="1972"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B043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73" w:author="Héctor Bahamonde" w:date="2026-08-10T18:53:00Z"/>
                <w:rFonts w:ascii="Arial" w:hAnsi="Arial" w:cs="Arial"/>
                <w:color w:val="000000"/>
                <w:sz w:val="24"/>
                <w:szCs w:val="24"/>
              </w:rPr>
            </w:pPr>
            <w:ins w:id="1974" w:author="Héctor Bahamonde" w:date="2026-08-10T18:53:00Z">
              <w:r w:rsidRPr="008372F6">
                <w:rPr>
                  <w:rFonts w:ascii="Arial" w:hAnsi="Arial" w:cs="Arial"/>
                  <w:color w:val="000000"/>
                  <w:sz w:val="24"/>
                  <w:szCs w:val="24"/>
                </w:rPr>
                <w:t>Unconditional vs. reject: Income: 5001+ €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E31F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75" w:author="Héctor Bahamonde" w:date="2026-08-10T18:53:00Z"/>
                <w:rFonts w:ascii="Arial" w:hAnsi="Arial" w:cs="Arial"/>
                <w:color w:val="000000"/>
                <w:sz w:val="24"/>
                <w:szCs w:val="24"/>
              </w:rPr>
            </w:pPr>
            <w:ins w:id="1976" w:author="Héctor Bahamonde" w:date="2026-08-10T18:53:00Z">
              <w:r w:rsidRPr="008372F6">
                <w:rPr>
                  <w:rFonts w:ascii="Arial" w:hAnsi="Arial" w:cs="Arial"/>
                  <w:color w:val="000000"/>
                  <w:sz w:val="24"/>
                  <w:szCs w:val="24"/>
                </w:rPr>
                <w:t>0.693</w:t>
              </w:r>
              <w:r w:rsidRPr="008372F6">
                <w:rPr>
                  <w:rFonts w:ascii="Arial" w:hAnsi="Arial" w:cs="Arial"/>
                  <w:color w:val="000000"/>
                  <w:sz w:val="24"/>
                  <w:szCs w:val="24"/>
                </w:rPr>
                <w:br/>
                <w:t>[0.398, 1.206]</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E8A3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77" w:author="Héctor Bahamonde" w:date="2026-08-10T18:53:00Z"/>
                <w:rFonts w:ascii="Arial" w:hAnsi="Arial" w:cs="Arial"/>
                <w:color w:val="000000"/>
                <w:sz w:val="24"/>
                <w:szCs w:val="24"/>
              </w:rPr>
            </w:pPr>
          </w:p>
        </w:tc>
      </w:tr>
      <w:tr w:rsidR="007A1B9C" w:rsidRPr="008372F6" w14:paraId="52A2946F" w14:textId="77777777" w:rsidTr="001827F9">
        <w:trPr>
          <w:cantSplit/>
          <w:jc w:val="center"/>
          <w:ins w:id="1978"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5AF3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79" w:author="Héctor Bahamonde" w:date="2026-08-10T18:53:00Z"/>
                <w:rFonts w:ascii="Arial" w:hAnsi="Arial" w:cs="Arial"/>
                <w:color w:val="000000"/>
                <w:sz w:val="24"/>
                <w:szCs w:val="24"/>
              </w:rPr>
            </w:pPr>
            <w:ins w:id="1980" w:author="Héctor Bahamonde" w:date="2026-08-10T18:53:00Z">
              <w:r w:rsidRPr="008372F6">
                <w:rPr>
                  <w:rFonts w:ascii="Arial" w:hAnsi="Arial" w:cs="Arial"/>
                  <w:color w:val="000000"/>
                  <w:sz w:val="24"/>
                  <w:szCs w:val="24"/>
                </w:rPr>
                <w:t>Unconditional vs. reject: Income: missing/no answer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08C8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81" w:author="Héctor Bahamonde" w:date="2026-08-10T18:53:00Z"/>
                <w:rFonts w:ascii="Arial" w:hAnsi="Arial" w:cs="Arial"/>
                <w:color w:val="000000"/>
                <w:sz w:val="24"/>
                <w:szCs w:val="24"/>
              </w:rPr>
            </w:pPr>
            <w:ins w:id="1982" w:author="Héctor Bahamonde" w:date="2026-08-10T18:53:00Z">
              <w:r w:rsidRPr="008372F6">
                <w:rPr>
                  <w:rFonts w:ascii="Arial" w:hAnsi="Arial" w:cs="Arial"/>
                  <w:color w:val="000000"/>
                  <w:sz w:val="24"/>
                  <w:szCs w:val="24"/>
                </w:rPr>
                <w:t>0.846</w:t>
              </w:r>
              <w:r w:rsidRPr="008372F6">
                <w:rPr>
                  <w:rFonts w:ascii="Arial" w:hAnsi="Arial" w:cs="Arial"/>
                  <w:color w:val="000000"/>
                  <w:sz w:val="24"/>
                  <w:szCs w:val="24"/>
                </w:rPr>
                <w:br/>
                <w:t>[0.487, 1.468]</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B066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83" w:author="Héctor Bahamonde" w:date="2026-08-10T18:53:00Z"/>
                <w:rFonts w:ascii="Arial" w:hAnsi="Arial" w:cs="Arial"/>
                <w:color w:val="000000"/>
                <w:sz w:val="24"/>
                <w:szCs w:val="24"/>
              </w:rPr>
            </w:pPr>
          </w:p>
        </w:tc>
      </w:tr>
      <w:tr w:rsidR="007A1B9C" w:rsidRPr="008372F6" w14:paraId="51A427FA" w14:textId="77777777" w:rsidTr="001827F9">
        <w:trPr>
          <w:cantSplit/>
          <w:jc w:val="center"/>
          <w:ins w:id="1984"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5446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85" w:author="Héctor Bahamonde" w:date="2026-08-10T18:53:00Z"/>
                <w:rFonts w:ascii="Arial" w:hAnsi="Arial" w:cs="Arial"/>
                <w:color w:val="000000"/>
                <w:sz w:val="24"/>
                <w:szCs w:val="24"/>
              </w:rPr>
            </w:pPr>
            <w:ins w:id="1986" w:author="Héctor Bahamonde" w:date="2026-08-10T18:53:00Z">
              <w:r w:rsidRPr="008372F6">
                <w:rPr>
                  <w:rFonts w:ascii="Arial" w:hAnsi="Arial" w:cs="Arial"/>
                  <w:color w:val="000000"/>
                  <w:sz w:val="24"/>
                  <w:szCs w:val="24"/>
                </w:rPr>
                <w:t>Unconditional vs. reject: Region: Southern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F358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87" w:author="Héctor Bahamonde" w:date="2026-08-10T18:53:00Z"/>
                <w:rFonts w:ascii="Arial" w:hAnsi="Arial" w:cs="Arial"/>
                <w:color w:val="000000"/>
                <w:sz w:val="24"/>
                <w:szCs w:val="24"/>
              </w:rPr>
            </w:pPr>
            <w:ins w:id="1988" w:author="Héctor Bahamonde" w:date="2026-08-10T18:53:00Z">
              <w:r w:rsidRPr="008372F6">
                <w:rPr>
                  <w:rFonts w:ascii="Arial" w:hAnsi="Arial" w:cs="Arial"/>
                  <w:color w:val="000000"/>
                  <w:sz w:val="24"/>
                  <w:szCs w:val="24"/>
                </w:rPr>
                <w:t>1.170</w:t>
              </w:r>
              <w:r w:rsidRPr="008372F6">
                <w:rPr>
                  <w:rFonts w:ascii="Arial" w:hAnsi="Arial" w:cs="Arial"/>
                  <w:color w:val="000000"/>
                  <w:sz w:val="24"/>
                  <w:szCs w:val="24"/>
                </w:rPr>
                <w:br/>
                <w:t>[0.704, 1.943]</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6839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89" w:author="Héctor Bahamonde" w:date="2026-08-10T18:53:00Z"/>
                <w:rFonts w:ascii="Arial" w:hAnsi="Arial" w:cs="Arial"/>
                <w:color w:val="000000"/>
                <w:sz w:val="24"/>
                <w:szCs w:val="24"/>
              </w:rPr>
            </w:pPr>
          </w:p>
        </w:tc>
      </w:tr>
      <w:tr w:rsidR="007A1B9C" w:rsidRPr="008372F6" w14:paraId="4B48E778" w14:textId="77777777" w:rsidTr="001827F9">
        <w:trPr>
          <w:cantSplit/>
          <w:jc w:val="center"/>
          <w:ins w:id="1990"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E8B0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91" w:author="Héctor Bahamonde" w:date="2026-08-10T18:53:00Z"/>
                <w:rFonts w:ascii="Arial" w:hAnsi="Arial" w:cs="Arial"/>
                <w:color w:val="000000"/>
                <w:sz w:val="24"/>
                <w:szCs w:val="24"/>
              </w:rPr>
            </w:pPr>
            <w:ins w:id="1992" w:author="Héctor Bahamonde" w:date="2026-08-10T18:53:00Z">
              <w:r w:rsidRPr="008372F6">
                <w:rPr>
                  <w:rFonts w:ascii="Arial" w:hAnsi="Arial" w:cs="Arial"/>
                  <w:color w:val="000000"/>
                  <w:sz w:val="24"/>
                  <w:szCs w:val="24"/>
                </w:rPr>
                <w:t>Unconditional vs. reject: Region: Western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8198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93" w:author="Héctor Bahamonde" w:date="2026-08-10T18:53:00Z"/>
                <w:rFonts w:ascii="Arial" w:hAnsi="Arial" w:cs="Arial"/>
                <w:color w:val="000000"/>
                <w:sz w:val="24"/>
                <w:szCs w:val="24"/>
              </w:rPr>
            </w:pPr>
            <w:ins w:id="1994" w:author="Héctor Bahamonde" w:date="2026-08-10T18:53:00Z">
              <w:r w:rsidRPr="008372F6">
                <w:rPr>
                  <w:rFonts w:ascii="Arial" w:hAnsi="Arial" w:cs="Arial"/>
                  <w:color w:val="000000"/>
                  <w:sz w:val="24"/>
                  <w:szCs w:val="24"/>
                </w:rPr>
                <w:t>0.938</w:t>
              </w:r>
              <w:r w:rsidRPr="008372F6">
                <w:rPr>
                  <w:rFonts w:ascii="Arial" w:hAnsi="Arial" w:cs="Arial"/>
                  <w:color w:val="000000"/>
                  <w:sz w:val="24"/>
                  <w:szCs w:val="24"/>
                </w:rPr>
                <w:br/>
                <w:t>[0.576, 1.529]</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9352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95" w:author="Héctor Bahamonde" w:date="2026-08-10T18:53:00Z"/>
                <w:rFonts w:ascii="Arial" w:hAnsi="Arial" w:cs="Arial"/>
                <w:color w:val="000000"/>
                <w:sz w:val="24"/>
                <w:szCs w:val="24"/>
              </w:rPr>
            </w:pPr>
          </w:p>
        </w:tc>
      </w:tr>
      <w:tr w:rsidR="007A1B9C" w:rsidRPr="008372F6" w14:paraId="0526F282" w14:textId="77777777" w:rsidTr="001827F9">
        <w:trPr>
          <w:cantSplit/>
          <w:jc w:val="center"/>
          <w:ins w:id="1996"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4B95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97" w:author="Héctor Bahamonde" w:date="2026-08-10T18:53:00Z"/>
                <w:rFonts w:ascii="Arial" w:hAnsi="Arial" w:cs="Arial"/>
                <w:color w:val="000000"/>
                <w:sz w:val="24"/>
                <w:szCs w:val="24"/>
              </w:rPr>
            </w:pPr>
            <w:ins w:id="1998" w:author="Héctor Bahamonde" w:date="2026-08-10T18:53:00Z">
              <w:r w:rsidRPr="008372F6">
                <w:rPr>
                  <w:rFonts w:ascii="Arial" w:hAnsi="Arial" w:cs="Arial"/>
                  <w:color w:val="000000"/>
                  <w:sz w:val="24"/>
                  <w:szCs w:val="24"/>
                </w:rPr>
                <w:t>Unconditional vs. reject: Region: Northern and Eastern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6204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1999" w:author="Héctor Bahamonde" w:date="2026-08-10T18:53:00Z"/>
                <w:rFonts w:ascii="Arial" w:hAnsi="Arial" w:cs="Arial"/>
                <w:color w:val="000000"/>
                <w:sz w:val="24"/>
                <w:szCs w:val="24"/>
              </w:rPr>
            </w:pPr>
            <w:ins w:id="2000" w:author="Héctor Bahamonde" w:date="2026-08-10T18:53:00Z">
              <w:r w:rsidRPr="008372F6">
                <w:rPr>
                  <w:rFonts w:ascii="Arial" w:hAnsi="Arial" w:cs="Arial"/>
                  <w:color w:val="000000"/>
                  <w:sz w:val="24"/>
                  <w:szCs w:val="24"/>
                </w:rPr>
                <w:t>0.825</w:t>
              </w:r>
              <w:r w:rsidRPr="008372F6">
                <w:rPr>
                  <w:rFonts w:ascii="Arial" w:hAnsi="Arial" w:cs="Arial"/>
                  <w:color w:val="000000"/>
                  <w:sz w:val="24"/>
                  <w:szCs w:val="24"/>
                </w:rPr>
                <w:br/>
                <w:t>[0.505, 1.347]</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14B6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01" w:author="Héctor Bahamonde" w:date="2026-08-10T18:53:00Z"/>
                <w:rFonts w:ascii="Arial" w:hAnsi="Arial" w:cs="Arial"/>
                <w:color w:val="000000"/>
                <w:sz w:val="24"/>
                <w:szCs w:val="24"/>
              </w:rPr>
            </w:pPr>
          </w:p>
        </w:tc>
      </w:tr>
      <w:tr w:rsidR="007A1B9C" w:rsidRPr="008372F6" w14:paraId="65C50BD1" w14:textId="77777777" w:rsidTr="001827F9">
        <w:trPr>
          <w:cantSplit/>
          <w:jc w:val="center"/>
          <w:ins w:id="2002"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2264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03" w:author="Héctor Bahamonde" w:date="2026-08-10T18:53:00Z"/>
                <w:rFonts w:ascii="Arial" w:hAnsi="Arial" w:cs="Arial"/>
                <w:color w:val="000000"/>
                <w:sz w:val="24"/>
                <w:szCs w:val="24"/>
              </w:rPr>
            </w:pPr>
            <w:ins w:id="2004" w:author="Héctor Bahamonde" w:date="2026-08-10T18:53:00Z">
              <w:r w:rsidRPr="008372F6">
                <w:rPr>
                  <w:rFonts w:ascii="Arial" w:hAnsi="Arial" w:cs="Arial"/>
                  <w:color w:val="000000"/>
                  <w:sz w:val="24"/>
                  <w:szCs w:val="24"/>
                </w:rPr>
                <w:t>Unconditional vs. reject: Eligible for Kela reimbursement: yes (ref: no)</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2CBA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05" w:author="Héctor Bahamonde" w:date="2026-08-10T18:53:00Z"/>
                <w:rFonts w:ascii="Arial" w:hAnsi="Arial" w:cs="Arial"/>
                <w:color w:val="000000"/>
                <w:sz w:val="24"/>
                <w:szCs w:val="24"/>
              </w:rPr>
            </w:pPr>
            <w:ins w:id="2006" w:author="Héctor Bahamonde" w:date="2026-08-10T18:53:00Z">
              <w:r w:rsidRPr="008372F6">
                <w:rPr>
                  <w:rFonts w:ascii="Arial" w:hAnsi="Arial" w:cs="Arial"/>
                  <w:color w:val="000000"/>
                  <w:sz w:val="24"/>
                  <w:szCs w:val="24"/>
                </w:rPr>
                <w:t>1.206</w:t>
              </w:r>
              <w:r w:rsidRPr="008372F6">
                <w:rPr>
                  <w:rFonts w:ascii="Arial" w:hAnsi="Arial" w:cs="Arial"/>
                  <w:color w:val="000000"/>
                  <w:sz w:val="24"/>
                  <w:szCs w:val="24"/>
                </w:rPr>
                <w:br/>
                <w:t>[0.769, 1.892]</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BB46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07" w:author="Héctor Bahamonde" w:date="2026-08-10T18:53:00Z"/>
                <w:rFonts w:ascii="Arial" w:hAnsi="Arial" w:cs="Arial"/>
                <w:color w:val="000000"/>
                <w:sz w:val="24"/>
                <w:szCs w:val="24"/>
              </w:rPr>
            </w:pPr>
          </w:p>
        </w:tc>
      </w:tr>
      <w:tr w:rsidR="007A1B9C" w:rsidRPr="008372F6" w14:paraId="7DC10340" w14:textId="77777777" w:rsidTr="001827F9">
        <w:trPr>
          <w:cantSplit/>
          <w:jc w:val="center"/>
          <w:ins w:id="2008"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32B7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09" w:author="Héctor Bahamonde" w:date="2026-08-10T18:53:00Z"/>
                <w:rFonts w:ascii="Arial" w:hAnsi="Arial" w:cs="Arial"/>
                <w:color w:val="000000"/>
                <w:sz w:val="24"/>
                <w:szCs w:val="24"/>
              </w:rPr>
            </w:pPr>
            <w:ins w:id="2010" w:author="Héctor Bahamonde" w:date="2026-08-10T18:53:00Z">
              <w:r w:rsidRPr="008372F6">
                <w:rPr>
                  <w:rFonts w:ascii="Arial" w:hAnsi="Arial" w:cs="Arial"/>
                  <w:color w:val="000000"/>
                  <w:sz w:val="24"/>
                  <w:szCs w:val="24"/>
                </w:rPr>
                <w:t>Unconditional vs. reject: Medicine expenditure: 300-599 €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651B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11" w:author="Héctor Bahamonde" w:date="2026-08-10T18:53:00Z"/>
                <w:rFonts w:ascii="Arial" w:hAnsi="Arial" w:cs="Arial"/>
                <w:color w:val="000000"/>
                <w:sz w:val="24"/>
                <w:szCs w:val="24"/>
              </w:rPr>
            </w:pPr>
            <w:ins w:id="2012" w:author="Héctor Bahamonde" w:date="2026-08-10T18:53:00Z">
              <w:r w:rsidRPr="008372F6">
                <w:rPr>
                  <w:rFonts w:ascii="Arial" w:hAnsi="Arial" w:cs="Arial"/>
                  <w:color w:val="000000"/>
                  <w:sz w:val="24"/>
                  <w:szCs w:val="24"/>
                </w:rPr>
                <w:t>1.096</w:t>
              </w:r>
              <w:r w:rsidRPr="008372F6">
                <w:rPr>
                  <w:rFonts w:ascii="Arial" w:hAnsi="Arial" w:cs="Arial"/>
                  <w:color w:val="000000"/>
                  <w:sz w:val="24"/>
                  <w:szCs w:val="24"/>
                </w:rPr>
                <w:br/>
                <w:t>[0.619, 1.942]</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98DC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13" w:author="Héctor Bahamonde" w:date="2026-08-10T18:53:00Z"/>
                <w:rFonts w:ascii="Arial" w:hAnsi="Arial" w:cs="Arial"/>
                <w:color w:val="000000"/>
                <w:sz w:val="24"/>
                <w:szCs w:val="24"/>
              </w:rPr>
            </w:pPr>
          </w:p>
        </w:tc>
      </w:tr>
      <w:tr w:rsidR="007A1B9C" w:rsidRPr="008372F6" w14:paraId="34D51FAA" w14:textId="77777777" w:rsidTr="001827F9">
        <w:trPr>
          <w:cantSplit/>
          <w:jc w:val="center"/>
          <w:ins w:id="2014"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6A70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15" w:author="Héctor Bahamonde" w:date="2026-08-10T18:53:00Z"/>
                <w:rFonts w:ascii="Arial" w:hAnsi="Arial" w:cs="Arial"/>
                <w:color w:val="000000"/>
                <w:sz w:val="24"/>
                <w:szCs w:val="24"/>
              </w:rPr>
            </w:pPr>
            <w:ins w:id="2016" w:author="Héctor Bahamonde" w:date="2026-08-10T18:53:00Z">
              <w:r w:rsidRPr="008372F6">
                <w:rPr>
                  <w:rFonts w:ascii="Arial" w:hAnsi="Arial" w:cs="Arial"/>
                  <w:color w:val="000000"/>
                  <w:sz w:val="24"/>
                  <w:szCs w:val="24"/>
                </w:rPr>
                <w:t>Unconditional vs. reject: Medicine expenditure: 600 € or more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2D69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17" w:author="Héctor Bahamonde" w:date="2026-08-10T18:53:00Z"/>
                <w:rFonts w:ascii="Arial" w:hAnsi="Arial" w:cs="Arial"/>
                <w:color w:val="000000"/>
                <w:sz w:val="24"/>
                <w:szCs w:val="24"/>
              </w:rPr>
            </w:pPr>
            <w:ins w:id="2018" w:author="Héctor Bahamonde" w:date="2026-08-10T18:53:00Z">
              <w:r w:rsidRPr="008372F6">
                <w:rPr>
                  <w:rFonts w:ascii="Arial" w:hAnsi="Arial" w:cs="Arial"/>
                  <w:color w:val="000000"/>
                  <w:sz w:val="24"/>
                  <w:szCs w:val="24"/>
                </w:rPr>
                <w:t>0.825</w:t>
              </w:r>
              <w:r w:rsidRPr="008372F6">
                <w:rPr>
                  <w:rFonts w:ascii="Arial" w:hAnsi="Arial" w:cs="Arial"/>
                  <w:color w:val="000000"/>
                  <w:sz w:val="24"/>
                  <w:szCs w:val="24"/>
                </w:rPr>
                <w:br/>
                <w:t>[0.388, 1.754]</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036D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19" w:author="Héctor Bahamonde" w:date="2026-08-10T18:53:00Z"/>
                <w:rFonts w:ascii="Arial" w:hAnsi="Arial" w:cs="Arial"/>
                <w:color w:val="000000"/>
                <w:sz w:val="24"/>
                <w:szCs w:val="24"/>
              </w:rPr>
            </w:pPr>
          </w:p>
        </w:tc>
      </w:tr>
      <w:tr w:rsidR="007A1B9C" w:rsidRPr="008372F6" w14:paraId="16C8AC72" w14:textId="77777777" w:rsidTr="001827F9">
        <w:trPr>
          <w:cantSplit/>
          <w:jc w:val="center"/>
          <w:ins w:id="2020"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C87C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21" w:author="Héctor Bahamonde" w:date="2026-08-10T18:53:00Z"/>
                <w:rFonts w:ascii="Arial" w:hAnsi="Arial" w:cs="Arial"/>
                <w:color w:val="000000"/>
                <w:sz w:val="24"/>
                <w:szCs w:val="24"/>
              </w:rPr>
            </w:pPr>
            <w:ins w:id="2022" w:author="Héctor Bahamonde" w:date="2026-08-10T18:53:00Z">
              <w:r w:rsidRPr="008372F6">
                <w:rPr>
                  <w:rFonts w:ascii="Arial" w:hAnsi="Arial" w:cs="Arial"/>
                  <w:color w:val="000000"/>
                  <w:sz w:val="24"/>
                  <w:szCs w:val="24"/>
                </w:rPr>
                <w:t>Unconditional vs. reject: Medicine expenditure: up to 100 €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116D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23" w:author="Héctor Bahamonde" w:date="2026-08-10T18:53:00Z"/>
                <w:rFonts w:ascii="Arial" w:hAnsi="Arial" w:cs="Arial"/>
                <w:color w:val="000000"/>
                <w:sz w:val="24"/>
                <w:szCs w:val="24"/>
              </w:rPr>
            </w:pPr>
            <w:ins w:id="2024" w:author="Héctor Bahamonde" w:date="2026-08-10T18:53:00Z">
              <w:r w:rsidRPr="008372F6">
                <w:rPr>
                  <w:rFonts w:ascii="Arial" w:hAnsi="Arial" w:cs="Arial"/>
                  <w:color w:val="000000"/>
                  <w:sz w:val="24"/>
                  <w:szCs w:val="24"/>
                </w:rPr>
                <w:t>1.111</w:t>
              </w:r>
              <w:r w:rsidRPr="008372F6">
                <w:rPr>
                  <w:rFonts w:ascii="Arial" w:hAnsi="Arial" w:cs="Arial"/>
                  <w:color w:val="000000"/>
                  <w:sz w:val="24"/>
                  <w:szCs w:val="24"/>
                </w:rPr>
                <w:br/>
                <w:t>[0.676, 1.825]</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6D9A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25" w:author="Héctor Bahamonde" w:date="2026-08-10T18:53:00Z"/>
                <w:rFonts w:ascii="Arial" w:hAnsi="Arial" w:cs="Arial"/>
                <w:color w:val="000000"/>
                <w:sz w:val="24"/>
                <w:szCs w:val="24"/>
              </w:rPr>
            </w:pPr>
          </w:p>
        </w:tc>
      </w:tr>
      <w:tr w:rsidR="007A1B9C" w:rsidRPr="008372F6" w14:paraId="7A72002E" w14:textId="77777777" w:rsidTr="001827F9">
        <w:trPr>
          <w:cantSplit/>
          <w:jc w:val="center"/>
          <w:ins w:id="2026"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C3D8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27" w:author="Héctor Bahamonde" w:date="2026-08-10T18:53:00Z"/>
                <w:rFonts w:ascii="Arial" w:hAnsi="Arial" w:cs="Arial"/>
                <w:color w:val="000000"/>
                <w:sz w:val="24"/>
                <w:szCs w:val="24"/>
              </w:rPr>
            </w:pPr>
            <w:ins w:id="2028" w:author="Héctor Bahamonde" w:date="2026-08-10T18:53:00Z">
              <w:r w:rsidRPr="008372F6">
                <w:rPr>
                  <w:rFonts w:ascii="Arial" w:hAnsi="Arial" w:cs="Arial"/>
                  <w:color w:val="000000"/>
                  <w:sz w:val="24"/>
                  <w:szCs w:val="24"/>
                </w:rPr>
                <w:lastRenderedPageBreak/>
                <w:t>Unconditional vs. reject: Medicine expenditure: no prescribed medicines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1FD2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29" w:author="Héctor Bahamonde" w:date="2026-08-10T18:53:00Z"/>
                <w:rFonts w:ascii="Arial" w:hAnsi="Arial" w:cs="Arial"/>
                <w:color w:val="000000"/>
                <w:sz w:val="24"/>
                <w:szCs w:val="24"/>
              </w:rPr>
            </w:pPr>
            <w:ins w:id="2030" w:author="Héctor Bahamonde" w:date="2026-08-10T18:53:00Z">
              <w:r w:rsidRPr="008372F6">
                <w:rPr>
                  <w:rFonts w:ascii="Arial" w:hAnsi="Arial" w:cs="Arial"/>
                  <w:color w:val="000000"/>
                  <w:sz w:val="24"/>
                  <w:szCs w:val="24"/>
                </w:rPr>
                <w:t>0.614</w:t>
              </w:r>
              <w:r w:rsidRPr="008372F6">
                <w:rPr>
                  <w:rFonts w:ascii="Arial" w:hAnsi="Arial" w:cs="Arial"/>
                  <w:color w:val="000000"/>
                  <w:sz w:val="24"/>
                  <w:szCs w:val="24"/>
                </w:rPr>
                <w:br/>
                <w:t>[0.324, 1.162]</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A6E9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31" w:author="Héctor Bahamonde" w:date="2026-08-10T18:53:00Z"/>
                <w:rFonts w:ascii="Arial" w:hAnsi="Arial" w:cs="Arial"/>
                <w:color w:val="000000"/>
                <w:sz w:val="24"/>
                <w:szCs w:val="24"/>
              </w:rPr>
            </w:pPr>
          </w:p>
        </w:tc>
      </w:tr>
      <w:tr w:rsidR="007A1B9C" w:rsidRPr="008372F6" w14:paraId="5DFA7E89" w14:textId="77777777" w:rsidTr="001827F9">
        <w:trPr>
          <w:cantSplit/>
          <w:jc w:val="center"/>
          <w:ins w:id="2032"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DD6A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33" w:author="Héctor Bahamonde" w:date="2026-08-10T18:53:00Z"/>
                <w:rFonts w:ascii="Arial" w:hAnsi="Arial" w:cs="Arial"/>
                <w:color w:val="000000"/>
                <w:sz w:val="24"/>
                <w:szCs w:val="24"/>
              </w:rPr>
            </w:pPr>
            <w:ins w:id="2034" w:author="Héctor Bahamonde" w:date="2026-08-10T18:53:00Z">
              <w:r w:rsidRPr="008372F6">
                <w:rPr>
                  <w:rFonts w:ascii="Arial" w:hAnsi="Arial" w:cs="Arial"/>
                  <w:color w:val="000000"/>
                  <w:sz w:val="24"/>
                  <w:szCs w:val="24"/>
                </w:rPr>
                <w:t>Unconditional vs. reject: Medicine expenditure: don't know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18F5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35" w:author="Héctor Bahamonde" w:date="2026-08-10T18:53:00Z"/>
                <w:rFonts w:ascii="Arial" w:hAnsi="Arial" w:cs="Arial"/>
                <w:color w:val="000000"/>
                <w:sz w:val="24"/>
                <w:szCs w:val="24"/>
              </w:rPr>
            </w:pPr>
            <w:ins w:id="2036" w:author="Héctor Bahamonde" w:date="2026-08-10T18:53:00Z">
              <w:r w:rsidRPr="008372F6">
                <w:rPr>
                  <w:rFonts w:ascii="Arial" w:hAnsi="Arial" w:cs="Arial"/>
                  <w:color w:val="000000"/>
                  <w:sz w:val="24"/>
                  <w:szCs w:val="24"/>
                </w:rPr>
                <w:t>1.674</w:t>
              </w:r>
              <w:r w:rsidRPr="008372F6">
                <w:rPr>
                  <w:rFonts w:ascii="Arial" w:hAnsi="Arial" w:cs="Arial"/>
                  <w:color w:val="000000"/>
                  <w:sz w:val="24"/>
                  <w:szCs w:val="24"/>
                </w:rPr>
                <w:br/>
                <w:t>[0.676, 4.149]</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4533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37" w:author="Héctor Bahamonde" w:date="2026-08-10T18:53:00Z"/>
                <w:rFonts w:ascii="Arial" w:hAnsi="Arial" w:cs="Arial"/>
                <w:color w:val="000000"/>
                <w:sz w:val="24"/>
                <w:szCs w:val="24"/>
              </w:rPr>
            </w:pPr>
          </w:p>
        </w:tc>
      </w:tr>
      <w:tr w:rsidR="007A1B9C" w:rsidRPr="008372F6" w14:paraId="0F3CD9A7" w14:textId="77777777" w:rsidTr="001827F9">
        <w:trPr>
          <w:cantSplit/>
          <w:jc w:val="center"/>
          <w:ins w:id="2038"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5482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39" w:author="Héctor Bahamonde" w:date="2026-08-10T18:53:00Z"/>
                <w:rFonts w:ascii="Arial" w:hAnsi="Arial" w:cs="Arial"/>
                <w:color w:val="000000"/>
                <w:sz w:val="24"/>
                <w:szCs w:val="24"/>
              </w:rPr>
            </w:pPr>
            <w:ins w:id="2040" w:author="Héctor Bahamonde" w:date="2026-08-10T18:53:00Z">
              <w:r w:rsidRPr="008372F6">
                <w:rPr>
                  <w:rFonts w:ascii="Arial" w:hAnsi="Arial" w:cs="Arial"/>
                  <w:color w:val="000000"/>
                  <w:sz w:val="24"/>
                  <w:szCs w:val="24"/>
                </w:rPr>
                <w:t>Don't know vs. reject: Intercept</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CE53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41" w:author="Héctor Bahamonde" w:date="2026-08-10T18:53:00Z"/>
                <w:rFonts w:ascii="Arial" w:hAnsi="Arial" w:cs="Arial"/>
                <w:color w:val="000000"/>
                <w:sz w:val="24"/>
                <w:szCs w:val="24"/>
              </w:rPr>
            </w:pPr>
            <w:ins w:id="2042" w:author="Héctor Bahamonde" w:date="2026-08-10T18:53:00Z">
              <w:r w:rsidRPr="008372F6">
                <w:rPr>
                  <w:rFonts w:ascii="Arial" w:hAnsi="Arial" w:cs="Arial"/>
                  <w:color w:val="000000"/>
                  <w:sz w:val="24"/>
                  <w:szCs w:val="24"/>
                </w:rPr>
                <w:t>0.161***</w:t>
              </w:r>
              <w:r w:rsidRPr="008372F6">
                <w:rPr>
                  <w:rFonts w:ascii="Arial" w:hAnsi="Arial" w:cs="Arial"/>
                  <w:color w:val="000000"/>
                  <w:sz w:val="24"/>
                  <w:szCs w:val="24"/>
                </w:rPr>
                <w:br/>
                <w:t>[0.065, 0.400]</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256E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43" w:author="Héctor Bahamonde" w:date="2026-08-10T18:53:00Z"/>
                <w:rFonts w:ascii="Arial" w:hAnsi="Arial" w:cs="Arial"/>
                <w:color w:val="000000"/>
                <w:sz w:val="24"/>
                <w:szCs w:val="24"/>
              </w:rPr>
            </w:pPr>
          </w:p>
        </w:tc>
      </w:tr>
      <w:tr w:rsidR="007A1B9C" w:rsidRPr="008372F6" w14:paraId="2E38B9D5" w14:textId="77777777" w:rsidTr="001827F9">
        <w:trPr>
          <w:cantSplit/>
          <w:jc w:val="center"/>
          <w:ins w:id="2044"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6873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45" w:author="Héctor Bahamonde" w:date="2026-08-10T18:53:00Z"/>
                <w:rFonts w:ascii="Arial" w:hAnsi="Arial" w:cs="Arial"/>
                <w:color w:val="000000"/>
                <w:sz w:val="24"/>
                <w:szCs w:val="24"/>
              </w:rPr>
            </w:pPr>
            <w:ins w:id="2046" w:author="Héctor Bahamonde" w:date="2026-08-10T18:53:00Z">
              <w:r w:rsidRPr="008372F6">
                <w:rPr>
                  <w:rFonts w:ascii="Arial" w:hAnsi="Arial" w:cs="Arial"/>
                  <w:color w:val="000000"/>
                  <w:sz w:val="24"/>
                  <w:szCs w:val="24"/>
                </w:rPr>
                <w:t>Don't know vs. reject: Loss (rescue) frame (ref: control)</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D9DD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47" w:author="Héctor Bahamonde" w:date="2026-08-10T18:53:00Z"/>
                <w:rFonts w:ascii="Arial" w:hAnsi="Arial" w:cs="Arial"/>
                <w:color w:val="000000"/>
                <w:sz w:val="24"/>
                <w:szCs w:val="24"/>
              </w:rPr>
            </w:pPr>
            <w:ins w:id="2048" w:author="Héctor Bahamonde" w:date="2026-08-10T18:53:00Z">
              <w:r w:rsidRPr="008372F6">
                <w:rPr>
                  <w:rFonts w:ascii="Arial" w:hAnsi="Arial" w:cs="Arial"/>
                  <w:color w:val="000000"/>
                  <w:sz w:val="24"/>
                  <w:szCs w:val="24"/>
                </w:rPr>
                <w:t>3.105***</w:t>
              </w:r>
              <w:r w:rsidRPr="008372F6">
                <w:rPr>
                  <w:rFonts w:ascii="Arial" w:hAnsi="Arial" w:cs="Arial"/>
                  <w:color w:val="000000"/>
                  <w:sz w:val="24"/>
                  <w:szCs w:val="24"/>
                </w:rPr>
                <w:br/>
                <w:t>[1.888, 5.109]</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C698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49" w:author="Héctor Bahamonde" w:date="2026-08-10T18:53:00Z"/>
                <w:rFonts w:ascii="Arial" w:hAnsi="Arial" w:cs="Arial"/>
                <w:color w:val="000000"/>
                <w:sz w:val="24"/>
                <w:szCs w:val="24"/>
              </w:rPr>
            </w:pPr>
          </w:p>
        </w:tc>
      </w:tr>
      <w:tr w:rsidR="007A1B9C" w:rsidRPr="008372F6" w14:paraId="00D8BC99" w14:textId="77777777" w:rsidTr="001827F9">
        <w:trPr>
          <w:cantSplit/>
          <w:jc w:val="center"/>
          <w:ins w:id="2050"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DE1C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51" w:author="Héctor Bahamonde" w:date="2026-08-10T18:53:00Z"/>
                <w:rFonts w:ascii="Arial" w:hAnsi="Arial" w:cs="Arial"/>
                <w:color w:val="000000"/>
                <w:sz w:val="24"/>
                <w:szCs w:val="24"/>
              </w:rPr>
            </w:pPr>
            <w:ins w:id="2052" w:author="Héctor Bahamonde" w:date="2026-08-10T18:53:00Z">
              <w:r w:rsidRPr="008372F6">
                <w:rPr>
                  <w:rFonts w:ascii="Arial" w:hAnsi="Arial" w:cs="Arial"/>
                  <w:color w:val="000000"/>
                  <w:sz w:val="24"/>
                  <w:szCs w:val="24"/>
                </w:rPr>
                <w:t>Don't know vs. reject: Gains (health maximisation) frame (ref: control)</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BF22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53" w:author="Héctor Bahamonde" w:date="2026-08-10T18:53:00Z"/>
                <w:rFonts w:ascii="Arial" w:hAnsi="Arial" w:cs="Arial"/>
                <w:color w:val="000000"/>
                <w:sz w:val="24"/>
                <w:szCs w:val="24"/>
              </w:rPr>
            </w:pPr>
            <w:ins w:id="2054" w:author="Héctor Bahamonde" w:date="2026-08-10T18:53:00Z">
              <w:r w:rsidRPr="008372F6">
                <w:rPr>
                  <w:rFonts w:ascii="Arial" w:hAnsi="Arial" w:cs="Arial"/>
                  <w:color w:val="000000"/>
                  <w:sz w:val="24"/>
                  <w:szCs w:val="24"/>
                </w:rPr>
                <w:t>2.190**</w:t>
              </w:r>
              <w:r w:rsidRPr="008372F6">
                <w:rPr>
                  <w:rFonts w:ascii="Arial" w:hAnsi="Arial" w:cs="Arial"/>
                  <w:color w:val="000000"/>
                  <w:sz w:val="24"/>
                  <w:szCs w:val="24"/>
                </w:rPr>
                <w:br/>
                <w:t>[1.342, 3.575]</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6827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55" w:author="Héctor Bahamonde" w:date="2026-08-10T18:53:00Z"/>
                <w:rFonts w:ascii="Arial" w:hAnsi="Arial" w:cs="Arial"/>
                <w:color w:val="000000"/>
                <w:sz w:val="24"/>
                <w:szCs w:val="24"/>
              </w:rPr>
            </w:pPr>
          </w:p>
        </w:tc>
      </w:tr>
      <w:tr w:rsidR="007A1B9C" w:rsidRPr="008372F6" w14:paraId="24000338" w14:textId="77777777" w:rsidTr="001827F9">
        <w:trPr>
          <w:cantSplit/>
          <w:jc w:val="center"/>
          <w:ins w:id="2056"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7DC2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57" w:author="Héctor Bahamonde" w:date="2026-08-10T18:53:00Z"/>
                <w:rFonts w:ascii="Arial" w:hAnsi="Arial" w:cs="Arial"/>
                <w:color w:val="000000"/>
                <w:sz w:val="24"/>
                <w:szCs w:val="24"/>
              </w:rPr>
            </w:pPr>
            <w:ins w:id="2058" w:author="Héctor Bahamonde" w:date="2026-08-10T18:53:00Z">
              <w:r w:rsidRPr="008372F6">
                <w:rPr>
                  <w:rFonts w:ascii="Arial" w:hAnsi="Arial" w:cs="Arial"/>
                  <w:color w:val="000000"/>
                  <w:sz w:val="24"/>
                  <w:szCs w:val="24"/>
                </w:rPr>
                <w:t>Don't know vs. reject: Male (ref: female)</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4875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59" w:author="Héctor Bahamonde" w:date="2026-08-10T18:53:00Z"/>
                <w:rFonts w:ascii="Arial" w:hAnsi="Arial" w:cs="Arial"/>
                <w:color w:val="000000"/>
                <w:sz w:val="24"/>
                <w:szCs w:val="24"/>
              </w:rPr>
            </w:pPr>
            <w:ins w:id="2060" w:author="Héctor Bahamonde" w:date="2026-08-10T18:53:00Z">
              <w:r w:rsidRPr="008372F6">
                <w:rPr>
                  <w:rFonts w:ascii="Arial" w:hAnsi="Arial" w:cs="Arial"/>
                  <w:color w:val="000000"/>
                  <w:sz w:val="24"/>
                  <w:szCs w:val="24"/>
                </w:rPr>
                <w:t>0.741</w:t>
              </w:r>
              <w:r w:rsidRPr="008372F6">
                <w:rPr>
                  <w:rFonts w:ascii="Arial" w:hAnsi="Arial" w:cs="Arial"/>
                  <w:color w:val="000000"/>
                  <w:sz w:val="24"/>
                  <w:szCs w:val="24"/>
                </w:rPr>
                <w:br/>
                <w:t>[0.498, 1.102]</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950D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61" w:author="Héctor Bahamonde" w:date="2026-08-10T18:53:00Z"/>
                <w:rFonts w:ascii="Arial" w:hAnsi="Arial" w:cs="Arial"/>
                <w:color w:val="000000"/>
                <w:sz w:val="24"/>
                <w:szCs w:val="24"/>
              </w:rPr>
            </w:pPr>
          </w:p>
        </w:tc>
      </w:tr>
      <w:tr w:rsidR="007A1B9C" w:rsidRPr="008372F6" w14:paraId="2B1EDE42" w14:textId="77777777" w:rsidTr="001827F9">
        <w:trPr>
          <w:cantSplit/>
          <w:jc w:val="center"/>
          <w:ins w:id="2062"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83DC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63" w:author="Héctor Bahamonde" w:date="2026-08-10T18:53:00Z"/>
                <w:rFonts w:ascii="Arial" w:hAnsi="Arial" w:cs="Arial"/>
                <w:color w:val="000000"/>
                <w:sz w:val="24"/>
                <w:szCs w:val="24"/>
              </w:rPr>
            </w:pPr>
            <w:ins w:id="2064" w:author="Héctor Bahamonde" w:date="2026-08-10T18:53:00Z">
              <w:r w:rsidRPr="008372F6">
                <w:rPr>
                  <w:rFonts w:ascii="Arial" w:hAnsi="Arial" w:cs="Arial"/>
                  <w:color w:val="000000"/>
                  <w:sz w:val="24"/>
                  <w:szCs w:val="24"/>
                </w:rPr>
                <w:t>Don't know vs. reject: Age (years)</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7E61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65" w:author="Héctor Bahamonde" w:date="2026-08-10T18:53:00Z"/>
                <w:rFonts w:ascii="Arial" w:hAnsi="Arial" w:cs="Arial"/>
                <w:color w:val="000000"/>
                <w:sz w:val="24"/>
                <w:szCs w:val="24"/>
              </w:rPr>
            </w:pPr>
            <w:ins w:id="2066" w:author="Héctor Bahamonde" w:date="2026-08-10T18:53:00Z">
              <w:r w:rsidRPr="008372F6">
                <w:rPr>
                  <w:rFonts w:ascii="Arial" w:hAnsi="Arial" w:cs="Arial"/>
                  <w:color w:val="000000"/>
                  <w:sz w:val="24"/>
                  <w:szCs w:val="24"/>
                </w:rPr>
                <w:t>1.025***</w:t>
              </w:r>
              <w:r w:rsidRPr="008372F6">
                <w:rPr>
                  <w:rFonts w:ascii="Arial" w:hAnsi="Arial" w:cs="Arial"/>
                  <w:color w:val="000000"/>
                  <w:sz w:val="24"/>
                  <w:szCs w:val="24"/>
                </w:rPr>
                <w:br/>
                <w:t>[1.012, 1.038]</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313E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67" w:author="Héctor Bahamonde" w:date="2026-08-10T18:53:00Z"/>
                <w:rFonts w:ascii="Arial" w:hAnsi="Arial" w:cs="Arial"/>
                <w:color w:val="000000"/>
                <w:sz w:val="24"/>
                <w:szCs w:val="24"/>
              </w:rPr>
            </w:pPr>
          </w:p>
        </w:tc>
      </w:tr>
      <w:tr w:rsidR="007A1B9C" w:rsidRPr="008372F6" w14:paraId="75CDEB40" w14:textId="77777777" w:rsidTr="001827F9">
        <w:trPr>
          <w:cantSplit/>
          <w:jc w:val="center"/>
          <w:ins w:id="2068"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147F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69" w:author="Héctor Bahamonde" w:date="2026-08-10T18:53:00Z"/>
                <w:rFonts w:ascii="Arial" w:hAnsi="Arial" w:cs="Arial"/>
                <w:color w:val="000000"/>
                <w:sz w:val="24"/>
                <w:szCs w:val="24"/>
              </w:rPr>
            </w:pPr>
            <w:ins w:id="2070" w:author="Héctor Bahamonde" w:date="2026-08-10T18:53:00Z">
              <w:r w:rsidRPr="008372F6">
                <w:rPr>
                  <w:rFonts w:ascii="Arial" w:hAnsi="Arial" w:cs="Arial"/>
                  <w:color w:val="000000"/>
                  <w:sz w:val="24"/>
                  <w:szCs w:val="24"/>
                </w:rPr>
                <w:t>Don't know vs. reject: Income: 3001-5000 €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1CAB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71" w:author="Héctor Bahamonde" w:date="2026-08-10T18:53:00Z"/>
                <w:rFonts w:ascii="Arial" w:hAnsi="Arial" w:cs="Arial"/>
                <w:color w:val="000000"/>
                <w:sz w:val="24"/>
                <w:szCs w:val="24"/>
              </w:rPr>
            </w:pPr>
            <w:ins w:id="2072" w:author="Héctor Bahamonde" w:date="2026-08-10T18:53:00Z">
              <w:r w:rsidRPr="008372F6">
                <w:rPr>
                  <w:rFonts w:ascii="Arial" w:hAnsi="Arial" w:cs="Arial"/>
                  <w:color w:val="000000"/>
                  <w:sz w:val="24"/>
                  <w:szCs w:val="24"/>
                </w:rPr>
                <w:t>0.948</w:t>
              </w:r>
              <w:r w:rsidRPr="008372F6">
                <w:rPr>
                  <w:rFonts w:ascii="Arial" w:hAnsi="Arial" w:cs="Arial"/>
                  <w:color w:val="000000"/>
                  <w:sz w:val="24"/>
                  <w:szCs w:val="24"/>
                </w:rPr>
                <w:br/>
                <w:t>[0.593, 1.515]</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A59A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73" w:author="Héctor Bahamonde" w:date="2026-08-10T18:53:00Z"/>
                <w:rFonts w:ascii="Arial" w:hAnsi="Arial" w:cs="Arial"/>
                <w:color w:val="000000"/>
                <w:sz w:val="24"/>
                <w:szCs w:val="24"/>
              </w:rPr>
            </w:pPr>
          </w:p>
        </w:tc>
      </w:tr>
      <w:tr w:rsidR="007A1B9C" w:rsidRPr="008372F6" w14:paraId="2C1CDEEB" w14:textId="77777777" w:rsidTr="001827F9">
        <w:trPr>
          <w:cantSplit/>
          <w:jc w:val="center"/>
          <w:ins w:id="2074"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6EE0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75" w:author="Héctor Bahamonde" w:date="2026-08-10T18:53:00Z"/>
                <w:rFonts w:ascii="Arial" w:hAnsi="Arial" w:cs="Arial"/>
                <w:color w:val="000000"/>
                <w:sz w:val="24"/>
                <w:szCs w:val="24"/>
              </w:rPr>
            </w:pPr>
            <w:ins w:id="2076" w:author="Héctor Bahamonde" w:date="2026-08-10T18:53:00Z">
              <w:r w:rsidRPr="008372F6">
                <w:rPr>
                  <w:rFonts w:ascii="Arial" w:hAnsi="Arial" w:cs="Arial"/>
                  <w:color w:val="000000"/>
                  <w:sz w:val="24"/>
                  <w:szCs w:val="24"/>
                </w:rPr>
                <w:t>Don't know vs. reject: Income: 5001+ €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7A06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77" w:author="Héctor Bahamonde" w:date="2026-08-10T18:53:00Z"/>
                <w:rFonts w:ascii="Arial" w:hAnsi="Arial" w:cs="Arial"/>
                <w:color w:val="000000"/>
                <w:sz w:val="24"/>
                <w:szCs w:val="24"/>
              </w:rPr>
            </w:pPr>
            <w:ins w:id="2078" w:author="Héctor Bahamonde" w:date="2026-08-10T18:53:00Z">
              <w:r w:rsidRPr="008372F6">
                <w:rPr>
                  <w:rFonts w:ascii="Arial" w:hAnsi="Arial" w:cs="Arial"/>
                  <w:color w:val="000000"/>
                  <w:sz w:val="24"/>
                  <w:szCs w:val="24"/>
                </w:rPr>
                <w:t>0.470*</w:t>
              </w:r>
              <w:r w:rsidRPr="008372F6">
                <w:rPr>
                  <w:rFonts w:ascii="Arial" w:hAnsi="Arial" w:cs="Arial"/>
                  <w:color w:val="000000"/>
                  <w:sz w:val="24"/>
                  <w:szCs w:val="24"/>
                </w:rPr>
                <w:br/>
                <w:t>[0.247, 0.894]</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03E2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79" w:author="Héctor Bahamonde" w:date="2026-08-10T18:53:00Z"/>
                <w:rFonts w:ascii="Arial" w:hAnsi="Arial" w:cs="Arial"/>
                <w:color w:val="000000"/>
                <w:sz w:val="24"/>
                <w:szCs w:val="24"/>
              </w:rPr>
            </w:pPr>
          </w:p>
        </w:tc>
      </w:tr>
      <w:tr w:rsidR="007A1B9C" w:rsidRPr="008372F6" w14:paraId="4DEF8C98" w14:textId="77777777" w:rsidTr="001827F9">
        <w:trPr>
          <w:cantSplit/>
          <w:jc w:val="center"/>
          <w:ins w:id="2080"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0B02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81" w:author="Héctor Bahamonde" w:date="2026-08-10T18:53:00Z"/>
                <w:rFonts w:ascii="Arial" w:hAnsi="Arial" w:cs="Arial"/>
                <w:color w:val="000000"/>
                <w:sz w:val="24"/>
                <w:szCs w:val="24"/>
              </w:rPr>
            </w:pPr>
            <w:ins w:id="2082" w:author="Héctor Bahamonde" w:date="2026-08-10T18:53:00Z">
              <w:r w:rsidRPr="008372F6">
                <w:rPr>
                  <w:rFonts w:ascii="Arial" w:hAnsi="Arial" w:cs="Arial"/>
                  <w:color w:val="000000"/>
                  <w:sz w:val="24"/>
                  <w:szCs w:val="24"/>
                </w:rPr>
                <w:t>Don't know vs. reject: Income: missing/no answer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3307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83" w:author="Héctor Bahamonde" w:date="2026-08-10T18:53:00Z"/>
                <w:rFonts w:ascii="Arial" w:hAnsi="Arial" w:cs="Arial"/>
                <w:color w:val="000000"/>
                <w:sz w:val="24"/>
                <w:szCs w:val="24"/>
              </w:rPr>
            </w:pPr>
            <w:ins w:id="2084" w:author="Héctor Bahamonde" w:date="2026-08-10T18:53:00Z">
              <w:r w:rsidRPr="008372F6">
                <w:rPr>
                  <w:rFonts w:ascii="Arial" w:hAnsi="Arial" w:cs="Arial"/>
                  <w:color w:val="000000"/>
                  <w:sz w:val="24"/>
                  <w:szCs w:val="24"/>
                </w:rPr>
                <w:t>0.769</w:t>
              </w:r>
              <w:r w:rsidRPr="008372F6">
                <w:rPr>
                  <w:rFonts w:ascii="Arial" w:hAnsi="Arial" w:cs="Arial"/>
                  <w:color w:val="000000"/>
                  <w:sz w:val="24"/>
                  <w:szCs w:val="24"/>
                </w:rPr>
                <w:br/>
                <w:t>[0.431, 1.372]</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6628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85" w:author="Héctor Bahamonde" w:date="2026-08-10T18:53:00Z"/>
                <w:rFonts w:ascii="Arial" w:hAnsi="Arial" w:cs="Arial"/>
                <w:color w:val="000000"/>
                <w:sz w:val="24"/>
                <w:szCs w:val="24"/>
              </w:rPr>
            </w:pPr>
          </w:p>
        </w:tc>
      </w:tr>
      <w:tr w:rsidR="007A1B9C" w:rsidRPr="008372F6" w14:paraId="62E76010" w14:textId="77777777" w:rsidTr="001827F9">
        <w:trPr>
          <w:cantSplit/>
          <w:jc w:val="center"/>
          <w:ins w:id="2086"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1871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87" w:author="Héctor Bahamonde" w:date="2026-08-10T18:53:00Z"/>
                <w:rFonts w:ascii="Arial" w:hAnsi="Arial" w:cs="Arial"/>
                <w:color w:val="000000"/>
                <w:sz w:val="24"/>
                <w:szCs w:val="24"/>
              </w:rPr>
            </w:pPr>
            <w:ins w:id="2088" w:author="Héctor Bahamonde" w:date="2026-08-10T18:53:00Z">
              <w:r w:rsidRPr="008372F6">
                <w:rPr>
                  <w:rFonts w:ascii="Arial" w:hAnsi="Arial" w:cs="Arial"/>
                  <w:color w:val="000000"/>
                  <w:sz w:val="24"/>
                  <w:szCs w:val="24"/>
                </w:rPr>
                <w:t>Don't know vs. reject: Region: Southern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8A8C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89" w:author="Héctor Bahamonde" w:date="2026-08-10T18:53:00Z"/>
                <w:rFonts w:ascii="Arial" w:hAnsi="Arial" w:cs="Arial"/>
                <w:color w:val="000000"/>
                <w:sz w:val="24"/>
                <w:szCs w:val="24"/>
              </w:rPr>
            </w:pPr>
            <w:ins w:id="2090" w:author="Héctor Bahamonde" w:date="2026-08-10T18:53:00Z">
              <w:r w:rsidRPr="008372F6">
                <w:rPr>
                  <w:rFonts w:ascii="Arial" w:hAnsi="Arial" w:cs="Arial"/>
                  <w:color w:val="000000"/>
                  <w:sz w:val="24"/>
                  <w:szCs w:val="24"/>
                </w:rPr>
                <w:t>1.320</w:t>
              </w:r>
              <w:r w:rsidRPr="008372F6">
                <w:rPr>
                  <w:rFonts w:ascii="Arial" w:hAnsi="Arial" w:cs="Arial"/>
                  <w:color w:val="000000"/>
                  <w:sz w:val="24"/>
                  <w:szCs w:val="24"/>
                </w:rPr>
                <w:br/>
                <w:t>[0.767, 2.272]</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03E0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91" w:author="Héctor Bahamonde" w:date="2026-08-10T18:53:00Z"/>
                <w:rFonts w:ascii="Arial" w:hAnsi="Arial" w:cs="Arial"/>
                <w:color w:val="000000"/>
                <w:sz w:val="24"/>
                <w:szCs w:val="24"/>
              </w:rPr>
            </w:pPr>
          </w:p>
        </w:tc>
      </w:tr>
      <w:tr w:rsidR="007A1B9C" w:rsidRPr="008372F6" w14:paraId="190B9456" w14:textId="77777777" w:rsidTr="001827F9">
        <w:trPr>
          <w:cantSplit/>
          <w:jc w:val="center"/>
          <w:ins w:id="2092"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D2C6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93" w:author="Héctor Bahamonde" w:date="2026-08-10T18:53:00Z"/>
                <w:rFonts w:ascii="Arial" w:hAnsi="Arial" w:cs="Arial"/>
                <w:color w:val="000000"/>
                <w:sz w:val="24"/>
                <w:szCs w:val="24"/>
              </w:rPr>
            </w:pPr>
            <w:ins w:id="2094" w:author="Héctor Bahamonde" w:date="2026-08-10T18:53:00Z">
              <w:r w:rsidRPr="008372F6">
                <w:rPr>
                  <w:rFonts w:ascii="Arial" w:hAnsi="Arial" w:cs="Arial"/>
                  <w:color w:val="000000"/>
                  <w:sz w:val="24"/>
                  <w:szCs w:val="24"/>
                </w:rPr>
                <w:lastRenderedPageBreak/>
                <w:t>Don't know vs. reject: Region: Western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CC55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95" w:author="Héctor Bahamonde" w:date="2026-08-10T18:53:00Z"/>
                <w:rFonts w:ascii="Arial" w:hAnsi="Arial" w:cs="Arial"/>
                <w:color w:val="000000"/>
                <w:sz w:val="24"/>
                <w:szCs w:val="24"/>
              </w:rPr>
            </w:pPr>
            <w:ins w:id="2096" w:author="Héctor Bahamonde" w:date="2026-08-10T18:53:00Z">
              <w:r w:rsidRPr="008372F6">
                <w:rPr>
                  <w:rFonts w:ascii="Arial" w:hAnsi="Arial" w:cs="Arial"/>
                  <w:color w:val="000000"/>
                  <w:sz w:val="24"/>
                  <w:szCs w:val="24"/>
                </w:rPr>
                <w:t>1.387</w:t>
              </w:r>
              <w:r w:rsidRPr="008372F6">
                <w:rPr>
                  <w:rFonts w:ascii="Arial" w:hAnsi="Arial" w:cs="Arial"/>
                  <w:color w:val="000000"/>
                  <w:sz w:val="24"/>
                  <w:szCs w:val="24"/>
                </w:rPr>
                <w:br/>
                <w:t>[0.834, 2.306]</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C036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97" w:author="Héctor Bahamonde" w:date="2026-08-10T18:53:00Z"/>
                <w:rFonts w:ascii="Arial" w:hAnsi="Arial" w:cs="Arial"/>
                <w:color w:val="000000"/>
                <w:sz w:val="24"/>
                <w:szCs w:val="24"/>
              </w:rPr>
            </w:pPr>
          </w:p>
        </w:tc>
      </w:tr>
      <w:tr w:rsidR="007A1B9C" w:rsidRPr="008372F6" w14:paraId="7E412407" w14:textId="77777777" w:rsidTr="001827F9">
        <w:trPr>
          <w:cantSplit/>
          <w:jc w:val="center"/>
          <w:ins w:id="2098"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65BC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099" w:author="Héctor Bahamonde" w:date="2026-08-10T18:53:00Z"/>
                <w:rFonts w:ascii="Arial" w:hAnsi="Arial" w:cs="Arial"/>
                <w:color w:val="000000"/>
                <w:sz w:val="24"/>
                <w:szCs w:val="24"/>
              </w:rPr>
            </w:pPr>
            <w:ins w:id="2100" w:author="Héctor Bahamonde" w:date="2026-08-10T18:53:00Z">
              <w:r w:rsidRPr="008372F6">
                <w:rPr>
                  <w:rFonts w:ascii="Arial" w:hAnsi="Arial" w:cs="Arial"/>
                  <w:color w:val="000000"/>
                  <w:sz w:val="24"/>
                  <w:szCs w:val="24"/>
                </w:rPr>
                <w:t>Don't know vs. reject: Region: Northern and Eastern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B54B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01" w:author="Héctor Bahamonde" w:date="2026-08-10T18:53:00Z"/>
                <w:rFonts w:ascii="Arial" w:hAnsi="Arial" w:cs="Arial"/>
                <w:color w:val="000000"/>
                <w:sz w:val="24"/>
                <w:szCs w:val="24"/>
              </w:rPr>
            </w:pPr>
            <w:ins w:id="2102" w:author="Héctor Bahamonde" w:date="2026-08-10T18:53:00Z">
              <w:r w:rsidRPr="008372F6">
                <w:rPr>
                  <w:rFonts w:ascii="Arial" w:hAnsi="Arial" w:cs="Arial"/>
                  <w:color w:val="000000"/>
                  <w:sz w:val="24"/>
                  <w:szCs w:val="24"/>
                </w:rPr>
                <w:t>0.785</w:t>
              </w:r>
              <w:r w:rsidRPr="008372F6">
                <w:rPr>
                  <w:rFonts w:ascii="Arial" w:hAnsi="Arial" w:cs="Arial"/>
                  <w:color w:val="000000"/>
                  <w:sz w:val="24"/>
                  <w:szCs w:val="24"/>
                </w:rPr>
                <w:br/>
                <w:t>[0.456, 1.351]</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D69D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03" w:author="Héctor Bahamonde" w:date="2026-08-10T18:53:00Z"/>
                <w:rFonts w:ascii="Arial" w:hAnsi="Arial" w:cs="Arial"/>
                <w:color w:val="000000"/>
                <w:sz w:val="24"/>
                <w:szCs w:val="24"/>
              </w:rPr>
            </w:pPr>
          </w:p>
        </w:tc>
      </w:tr>
      <w:tr w:rsidR="007A1B9C" w:rsidRPr="008372F6" w14:paraId="4ED64550" w14:textId="77777777" w:rsidTr="001827F9">
        <w:trPr>
          <w:cantSplit/>
          <w:jc w:val="center"/>
          <w:ins w:id="2104"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02E1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05" w:author="Héctor Bahamonde" w:date="2026-08-10T18:53:00Z"/>
                <w:rFonts w:ascii="Arial" w:hAnsi="Arial" w:cs="Arial"/>
                <w:color w:val="000000"/>
                <w:sz w:val="24"/>
                <w:szCs w:val="24"/>
              </w:rPr>
            </w:pPr>
            <w:ins w:id="2106" w:author="Héctor Bahamonde" w:date="2026-08-10T18:53:00Z">
              <w:r w:rsidRPr="008372F6">
                <w:rPr>
                  <w:rFonts w:ascii="Arial" w:hAnsi="Arial" w:cs="Arial"/>
                  <w:color w:val="000000"/>
                  <w:sz w:val="24"/>
                  <w:szCs w:val="24"/>
                </w:rPr>
                <w:t>Don't know vs. reject: Eligible for Kela reimbursement: yes (ref: no)</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4BA1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07" w:author="Héctor Bahamonde" w:date="2026-08-10T18:53:00Z"/>
                <w:rFonts w:ascii="Arial" w:hAnsi="Arial" w:cs="Arial"/>
                <w:color w:val="000000"/>
                <w:sz w:val="24"/>
                <w:szCs w:val="24"/>
              </w:rPr>
            </w:pPr>
            <w:ins w:id="2108" w:author="Héctor Bahamonde" w:date="2026-08-10T18:53:00Z">
              <w:r w:rsidRPr="008372F6">
                <w:rPr>
                  <w:rFonts w:ascii="Arial" w:hAnsi="Arial" w:cs="Arial"/>
                  <w:color w:val="000000"/>
                  <w:sz w:val="24"/>
                  <w:szCs w:val="24"/>
                </w:rPr>
                <w:t>1.189</w:t>
              </w:r>
              <w:r w:rsidRPr="008372F6">
                <w:rPr>
                  <w:rFonts w:ascii="Arial" w:hAnsi="Arial" w:cs="Arial"/>
                  <w:color w:val="000000"/>
                  <w:sz w:val="24"/>
                  <w:szCs w:val="24"/>
                </w:rPr>
                <w:br/>
                <w:t>[0.739, 1.913]</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4C63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09" w:author="Héctor Bahamonde" w:date="2026-08-10T18:53:00Z"/>
                <w:rFonts w:ascii="Arial" w:hAnsi="Arial" w:cs="Arial"/>
                <w:color w:val="000000"/>
                <w:sz w:val="24"/>
                <w:szCs w:val="24"/>
              </w:rPr>
            </w:pPr>
          </w:p>
        </w:tc>
      </w:tr>
      <w:tr w:rsidR="007A1B9C" w:rsidRPr="008372F6" w14:paraId="6BD8CA8A" w14:textId="77777777" w:rsidTr="001827F9">
        <w:trPr>
          <w:cantSplit/>
          <w:jc w:val="center"/>
          <w:ins w:id="2110"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DF38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11" w:author="Héctor Bahamonde" w:date="2026-08-10T18:53:00Z"/>
                <w:rFonts w:ascii="Arial" w:hAnsi="Arial" w:cs="Arial"/>
                <w:color w:val="000000"/>
                <w:sz w:val="24"/>
                <w:szCs w:val="24"/>
              </w:rPr>
            </w:pPr>
            <w:ins w:id="2112" w:author="Héctor Bahamonde" w:date="2026-08-10T18:53:00Z">
              <w:r w:rsidRPr="008372F6">
                <w:rPr>
                  <w:rFonts w:ascii="Arial" w:hAnsi="Arial" w:cs="Arial"/>
                  <w:color w:val="000000"/>
                  <w:sz w:val="24"/>
                  <w:szCs w:val="24"/>
                </w:rPr>
                <w:t>Don't know vs. reject: Medicine expenditure: 300-599 €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3E68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13" w:author="Héctor Bahamonde" w:date="2026-08-10T18:53:00Z"/>
                <w:rFonts w:ascii="Arial" w:hAnsi="Arial" w:cs="Arial"/>
                <w:color w:val="000000"/>
                <w:sz w:val="24"/>
                <w:szCs w:val="24"/>
              </w:rPr>
            </w:pPr>
            <w:ins w:id="2114" w:author="Héctor Bahamonde" w:date="2026-08-10T18:53:00Z">
              <w:r w:rsidRPr="008372F6">
                <w:rPr>
                  <w:rFonts w:ascii="Arial" w:hAnsi="Arial" w:cs="Arial"/>
                  <w:color w:val="000000"/>
                  <w:sz w:val="24"/>
                  <w:szCs w:val="24"/>
                </w:rPr>
                <w:t>1.122</w:t>
              </w:r>
              <w:r w:rsidRPr="008372F6">
                <w:rPr>
                  <w:rFonts w:ascii="Arial" w:hAnsi="Arial" w:cs="Arial"/>
                  <w:color w:val="000000"/>
                  <w:sz w:val="24"/>
                  <w:szCs w:val="24"/>
                </w:rPr>
                <w:br/>
                <w:t>[0.607, 2.075]</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0494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15" w:author="Héctor Bahamonde" w:date="2026-08-10T18:53:00Z"/>
                <w:rFonts w:ascii="Arial" w:hAnsi="Arial" w:cs="Arial"/>
                <w:color w:val="000000"/>
                <w:sz w:val="24"/>
                <w:szCs w:val="24"/>
              </w:rPr>
            </w:pPr>
          </w:p>
        </w:tc>
      </w:tr>
      <w:tr w:rsidR="007A1B9C" w:rsidRPr="008372F6" w14:paraId="7E450F4E" w14:textId="77777777" w:rsidTr="001827F9">
        <w:trPr>
          <w:cantSplit/>
          <w:jc w:val="center"/>
          <w:ins w:id="2116"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EF97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17" w:author="Héctor Bahamonde" w:date="2026-08-10T18:53:00Z"/>
                <w:rFonts w:ascii="Arial" w:hAnsi="Arial" w:cs="Arial"/>
                <w:color w:val="000000"/>
                <w:sz w:val="24"/>
                <w:szCs w:val="24"/>
              </w:rPr>
            </w:pPr>
            <w:ins w:id="2118" w:author="Héctor Bahamonde" w:date="2026-08-10T18:53:00Z">
              <w:r w:rsidRPr="008372F6">
                <w:rPr>
                  <w:rFonts w:ascii="Arial" w:hAnsi="Arial" w:cs="Arial"/>
                  <w:color w:val="000000"/>
                  <w:sz w:val="24"/>
                  <w:szCs w:val="24"/>
                </w:rPr>
                <w:t>Don't know vs. reject: Medicine expenditure: 600 € or more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5CC5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19" w:author="Héctor Bahamonde" w:date="2026-08-10T18:53:00Z"/>
                <w:rFonts w:ascii="Arial" w:hAnsi="Arial" w:cs="Arial"/>
                <w:color w:val="000000"/>
                <w:sz w:val="24"/>
                <w:szCs w:val="24"/>
              </w:rPr>
            </w:pPr>
            <w:ins w:id="2120" w:author="Héctor Bahamonde" w:date="2026-08-10T18:53:00Z">
              <w:r w:rsidRPr="008372F6">
                <w:rPr>
                  <w:rFonts w:ascii="Arial" w:hAnsi="Arial" w:cs="Arial"/>
                  <w:color w:val="000000"/>
                  <w:sz w:val="24"/>
                  <w:szCs w:val="24"/>
                </w:rPr>
                <w:t>0.598</w:t>
              </w:r>
              <w:r w:rsidRPr="008372F6">
                <w:rPr>
                  <w:rFonts w:ascii="Arial" w:hAnsi="Arial" w:cs="Arial"/>
                  <w:color w:val="000000"/>
                  <w:sz w:val="24"/>
                  <w:szCs w:val="24"/>
                </w:rPr>
                <w:br/>
                <w:t>[0.253, 1.414]</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DB5D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21" w:author="Héctor Bahamonde" w:date="2026-08-10T18:53:00Z"/>
                <w:rFonts w:ascii="Arial" w:hAnsi="Arial" w:cs="Arial"/>
                <w:color w:val="000000"/>
                <w:sz w:val="24"/>
                <w:szCs w:val="24"/>
              </w:rPr>
            </w:pPr>
          </w:p>
        </w:tc>
      </w:tr>
      <w:tr w:rsidR="007A1B9C" w:rsidRPr="008372F6" w14:paraId="2A46B5B6" w14:textId="77777777" w:rsidTr="001827F9">
        <w:trPr>
          <w:cantSplit/>
          <w:jc w:val="center"/>
          <w:ins w:id="2122"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9114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23" w:author="Héctor Bahamonde" w:date="2026-08-10T18:53:00Z"/>
                <w:rFonts w:ascii="Arial" w:hAnsi="Arial" w:cs="Arial"/>
                <w:color w:val="000000"/>
                <w:sz w:val="24"/>
                <w:szCs w:val="24"/>
              </w:rPr>
            </w:pPr>
            <w:ins w:id="2124" w:author="Héctor Bahamonde" w:date="2026-08-10T18:53:00Z">
              <w:r w:rsidRPr="008372F6">
                <w:rPr>
                  <w:rFonts w:ascii="Arial" w:hAnsi="Arial" w:cs="Arial"/>
                  <w:color w:val="000000"/>
                  <w:sz w:val="24"/>
                  <w:szCs w:val="24"/>
                </w:rPr>
                <w:t>Don't know vs. reject: Medicine expenditure: up to 100 €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7D66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25" w:author="Héctor Bahamonde" w:date="2026-08-10T18:53:00Z"/>
                <w:rFonts w:ascii="Arial" w:hAnsi="Arial" w:cs="Arial"/>
                <w:color w:val="000000"/>
                <w:sz w:val="24"/>
                <w:szCs w:val="24"/>
              </w:rPr>
            </w:pPr>
            <w:ins w:id="2126" w:author="Héctor Bahamonde" w:date="2026-08-10T18:53:00Z">
              <w:r w:rsidRPr="008372F6">
                <w:rPr>
                  <w:rFonts w:ascii="Arial" w:hAnsi="Arial" w:cs="Arial"/>
                  <w:color w:val="000000"/>
                  <w:sz w:val="24"/>
                  <w:szCs w:val="24"/>
                </w:rPr>
                <w:t>1.103</w:t>
              </w:r>
              <w:r w:rsidRPr="008372F6">
                <w:rPr>
                  <w:rFonts w:ascii="Arial" w:hAnsi="Arial" w:cs="Arial"/>
                  <w:color w:val="000000"/>
                  <w:sz w:val="24"/>
                  <w:szCs w:val="24"/>
                </w:rPr>
                <w:br/>
                <w:t>[0.641, 1.899]</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A48C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27" w:author="Héctor Bahamonde" w:date="2026-08-10T18:53:00Z"/>
                <w:rFonts w:ascii="Arial" w:hAnsi="Arial" w:cs="Arial"/>
                <w:color w:val="000000"/>
                <w:sz w:val="24"/>
                <w:szCs w:val="24"/>
              </w:rPr>
            </w:pPr>
          </w:p>
        </w:tc>
      </w:tr>
      <w:tr w:rsidR="007A1B9C" w:rsidRPr="008372F6" w14:paraId="68F7ECD8" w14:textId="77777777" w:rsidTr="001827F9">
        <w:trPr>
          <w:cantSplit/>
          <w:jc w:val="center"/>
          <w:ins w:id="2128"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5E29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29" w:author="Héctor Bahamonde" w:date="2026-08-10T18:53:00Z"/>
                <w:rFonts w:ascii="Arial" w:hAnsi="Arial" w:cs="Arial"/>
                <w:color w:val="000000"/>
                <w:sz w:val="24"/>
                <w:szCs w:val="24"/>
              </w:rPr>
            </w:pPr>
            <w:ins w:id="2130" w:author="Héctor Bahamonde" w:date="2026-08-10T18:53:00Z">
              <w:r w:rsidRPr="008372F6">
                <w:rPr>
                  <w:rFonts w:ascii="Arial" w:hAnsi="Arial" w:cs="Arial"/>
                  <w:color w:val="000000"/>
                  <w:sz w:val="24"/>
                  <w:szCs w:val="24"/>
                </w:rPr>
                <w:t>Don't know vs. reject: Medicine expenditure: no prescribed medicines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325D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31" w:author="Héctor Bahamonde" w:date="2026-08-10T18:53:00Z"/>
                <w:rFonts w:ascii="Arial" w:hAnsi="Arial" w:cs="Arial"/>
                <w:color w:val="000000"/>
                <w:sz w:val="24"/>
                <w:szCs w:val="24"/>
              </w:rPr>
            </w:pPr>
            <w:ins w:id="2132" w:author="Héctor Bahamonde" w:date="2026-08-10T18:53:00Z">
              <w:r w:rsidRPr="008372F6">
                <w:rPr>
                  <w:rFonts w:ascii="Arial" w:hAnsi="Arial" w:cs="Arial"/>
                  <w:color w:val="000000"/>
                  <w:sz w:val="24"/>
                  <w:szCs w:val="24"/>
                </w:rPr>
                <w:t>0.898</w:t>
              </w:r>
              <w:r w:rsidRPr="008372F6">
                <w:rPr>
                  <w:rFonts w:ascii="Arial" w:hAnsi="Arial" w:cs="Arial"/>
                  <w:color w:val="000000"/>
                  <w:sz w:val="24"/>
                  <w:szCs w:val="24"/>
                </w:rPr>
                <w:br/>
                <w:t>[0.461, 1.748]</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F27D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33" w:author="Héctor Bahamonde" w:date="2026-08-10T18:53:00Z"/>
                <w:rFonts w:ascii="Arial" w:hAnsi="Arial" w:cs="Arial"/>
                <w:color w:val="000000"/>
                <w:sz w:val="24"/>
                <w:szCs w:val="24"/>
              </w:rPr>
            </w:pPr>
          </w:p>
        </w:tc>
      </w:tr>
      <w:tr w:rsidR="007A1B9C" w:rsidRPr="008372F6" w14:paraId="4D2018D0" w14:textId="77777777" w:rsidTr="001827F9">
        <w:trPr>
          <w:cantSplit/>
          <w:jc w:val="center"/>
          <w:ins w:id="2134"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60BD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35" w:author="Héctor Bahamonde" w:date="2026-08-10T18:53:00Z"/>
                <w:rFonts w:ascii="Arial" w:hAnsi="Arial" w:cs="Arial"/>
                <w:color w:val="000000"/>
                <w:sz w:val="24"/>
                <w:szCs w:val="24"/>
              </w:rPr>
            </w:pPr>
            <w:ins w:id="2136" w:author="Héctor Bahamonde" w:date="2026-08-10T18:53:00Z">
              <w:r w:rsidRPr="008372F6">
                <w:rPr>
                  <w:rFonts w:ascii="Arial" w:hAnsi="Arial" w:cs="Arial"/>
                  <w:color w:val="000000"/>
                  <w:sz w:val="24"/>
                  <w:szCs w:val="24"/>
                </w:rPr>
                <w:t>Don't know vs. reject: Medicine expenditure: don't know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0E3C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37" w:author="Héctor Bahamonde" w:date="2026-08-10T18:53:00Z"/>
                <w:rFonts w:ascii="Arial" w:hAnsi="Arial" w:cs="Arial"/>
                <w:color w:val="000000"/>
                <w:sz w:val="24"/>
                <w:szCs w:val="24"/>
              </w:rPr>
            </w:pPr>
            <w:ins w:id="2138" w:author="Héctor Bahamonde" w:date="2026-08-10T18:53:00Z">
              <w:r w:rsidRPr="008372F6">
                <w:rPr>
                  <w:rFonts w:ascii="Arial" w:hAnsi="Arial" w:cs="Arial"/>
                  <w:color w:val="000000"/>
                  <w:sz w:val="24"/>
                  <w:szCs w:val="24"/>
                </w:rPr>
                <w:t>4.425***</w:t>
              </w:r>
              <w:r w:rsidRPr="008372F6">
                <w:rPr>
                  <w:rFonts w:ascii="Arial" w:hAnsi="Arial" w:cs="Arial"/>
                  <w:color w:val="000000"/>
                  <w:sz w:val="24"/>
                  <w:szCs w:val="24"/>
                </w:rPr>
                <w:br/>
                <w:t>[1.833, 10.680]</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E939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39" w:author="Héctor Bahamonde" w:date="2026-08-10T18:53:00Z"/>
                <w:rFonts w:ascii="Arial" w:hAnsi="Arial" w:cs="Arial"/>
                <w:color w:val="000000"/>
                <w:sz w:val="24"/>
                <w:szCs w:val="24"/>
              </w:rPr>
            </w:pPr>
          </w:p>
        </w:tc>
      </w:tr>
      <w:tr w:rsidR="007A1B9C" w:rsidRPr="008372F6" w14:paraId="27CBB2BE" w14:textId="77777777" w:rsidTr="001827F9">
        <w:trPr>
          <w:cantSplit/>
          <w:jc w:val="center"/>
          <w:ins w:id="2140"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4B60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41" w:author="Héctor Bahamonde" w:date="2026-08-10T18:53:00Z"/>
                <w:rFonts w:ascii="Arial" w:hAnsi="Arial" w:cs="Arial"/>
                <w:color w:val="000000"/>
                <w:sz w:val="24"/>
                <w:szCs w:val="24"/>
              </w:rPr>
            </w:pPr>
            <w:ins w:id="2142" w:author="Héctor Bahamonde" w:date="2026-08-10T18:53:00Z">
              <w:r w:rsidRPr="008372F6">
                <w:rPr>
                  <w:rFonts w:ascii="Arial" w:hAnsi="Arial" w:cs="Arial"/>
                  <w:color w:val="000000"/>
                  <w:sz w:val="24"/>
                  <w:szCs w:val="24"/>
                </w:rPr>
                <w:t>Loss (rescue) frame (ref: control)</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936C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43"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6C47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44" w:author="Héctor Bahamonde" w:date="2026-08-10T18:53:00Z"/>
                <w:rFonts w:ascii="Arial" w:hAnsi="Arial" w:cs="Arial"/>
                <w:color w:val="000000"/>
                <w:sz w:val="24"/>
                <w:szCs w:val="24"/>
              </w:rPr>
            </w:pPr>
            <w:ins w:id="2145" w:author="Héctor Bahamonde" w:date="2026-08-10T18:53:00Z">
              <w:r w:rsidRPr="008372F6">
                <w:rPr>
                  <w:rFonts w:ascii="Arial" w:hAnsi="Arial" w:cs="Arial"/>
                  <w:color w:val="000000"/>
                  <w:sz w:val="24"/>
                  <w:szCs w:val="24"/>
                </w:rPr>
                <w:t>1.342*</w:t>
              </w:r>
              <w:r w:rsidRPr="008372F6">
                <w:rPr>
                  <w:rFonts w:ascii="Arial" w:hAnsi="Arial" w:cs="Arial"/>
                  <w:color w:val="000000"/>
                  <w:sz w:val="24"/>
                  <w:szCs w:val="24"/>
                </w:rPr>
                <w:br/>
                <w:t>[1.022, 1.762]</w:t>
              </w:r>
            </w:ins>
          </w:p>
        </w:tc>
      </w:tr>
      <w:tr w:rsidR="007A1B9C" w:rsidRPr="008372F6" w14:paraId="0E264D65" w14:textId="77777777" w:rsidTr="001827F9">
        <w:trPr>
          <w:cantSplit/>
          <w:jc w:val="center"/>
          <w:ins w:id="2146"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4EEA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47" w:author="Héctor Bahamonde" w:date="2026-08-10T18:53:00Z"/>
                <w:rFonts w:ascii="Arial" w:hAnsi="Arial" w:cs="Arial"/>
                <w:color w:val="000000"/>
                <w:sz w:val="24"/>
                <w:szCs w:val="24"/>
              </w:rPr>
            </w:pPr>
            <w:ins w:id="2148" w:author="Héctor Bahamonde" w:date="2026-08-10T18:53:00Z">
              <w:r w:rsidRPr="008372F6">
                <w:rPr>
                  <w:rFonts w:ascii="Arial" w:hAnsi="Arial" w:cs="Arial"/>
                  <w:color w:val="000000"/>
                  <w:sz w:val="24"/>
                  <w:szCs w:val="24"/>
                </w:rPr>
                <w:t>Gains (health maximisation) frame (ref: control)</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3548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49"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EA82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50" w:author="Héctor Bahamonde" w:date="2026-08-10T18:53:00Z"/>
                <w:rFonts w:ascii="Arial" w:hAnsi="Arial" w:cs="Arial"/>
                <w:color w:val="000000"/>
                <w:sz w:val="24"/>
                <w:szCs w:val="24"/>
              </w:rPr>
            </w:pPr>
            <w:ins w:id="2151" w:author="Héctor Bahamonde" w:date="2026-08-10T18:53:00Z">
              <w:r w:rsidRPr="008372F6">
                <w:rPr>
                  <w:rFonts w:ascii="Arial" w:hAnsi="Arial" w:cs="Arial"/>
                  <w:color w:val="000000"/>
                  <w:sz w:val="24"/>
                  <w:szCs w:val="24"/>
                </w:rPr>
                <w:t>0.811</w:t>
              </w:r>
              <w:r w:rsidRPr="008372F6">
                <w:rPr>
                  <w:rFonts w:ascii="Arial" w:hAnsi="Arial" w:cs="Arial"/>
                  <w:color w:val="000000"/>
                  <w:sz w:val="24"/>
                  <w:szCs w:val="24"/>
                </w:rPr>
                <w:br/>
                <w:t>[0.620, 1.062]</w:t>
              </w:r>
            </w:ins>
          </w:p>
        </w:tc>
      </w:tr>
      <w:tr w:rsidR="007A1B9C" w:rsidRPr="008372F6" w14:paraId="3A0EC739" w14:textId="77777777" w:rsidTr="001827F9">
        <w:trPr>
          <w:cantSplit/>
          <w:jc w:val="center"/>
          <w:ins w:id="2152"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3D20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53" w:author="Héctor Bahamonde" w:date="2026-08-10T18:53:00Z"/>
                <w:rFonts w:ascii="Arial" w:hAnsi="Arial" w:cs="Arial"/>
                <w:color w:val="000000"/>
                <w:sz w:val="24"/>
                <w:szCs w:val="24"/>
              </w:rPr>
            </w:pPr>
            <w:ins w:id="2154" w:author="Héctor Bahamonde" w:date="2026-08-10T18:53:00Z">
              <w:r w:rsidRPr="008372F6">
                <w:rPr>
                  <w:rFonts w:ascii="Arial" w:hAnsi="Arial" w:cs="Arial"/>
                  <w:color w:val="000000"/>
                  <w:sz w:val="24"/>
                  <w:szCs w:val="24"/>
                </w:rPr>
                <w:lastRenderedPageBreak/>
                <w:t>Male (ref: female)</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CB16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55"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DAC7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56" w:author="Héctor Bahamonde" w:date="2026-08-10T18:53:00Z"/>
                <w:rFonts w:ascii="Arial" w:hAnsi="Arial" w:cs="Arial"/>
                <w:color w:val="000000"/>
                <w:sz w:val="24"/>
                <w:szCs w:val="24"/>
              </w:rPr>
            </w:pPr>
            <w:ins w:id="2157" w:author="Héctor Bahamonde" w:date="2026-08-10T18:53:00Z">
              <w:r w:rsidRPr="008372F6">
                <w:rPr>
                  <w:rFonts w:ascii="Arial" w:hAnsi="Arial" w:cs="Arial"/>
                  <w:color w:val="000000"/>
                  <w:sz w:val="24"/>
                  <w:szCs w:val="24"/>
                </w:rPr>
                <w:t>0.904</w:t>
              </w:r>
              <w:r w:rsidRPr="008372F6">
                <w:rPr>
                  <w:rFonts w:ascii="Arial" w:hAnsi="Arial" w:cs="Arial"/>
                  <w:color w:val="000000"/>
                  <w:sz w:val="24"/>
                  <w:szCs w:val="24"/>
                </w:rPr>
                <w:br/>
                <w:t>[0.721, 1.132]</w:t>
              </w:r>
            </w:ins>
          </w:p>
        </w:tc>
      </w:tr>
      <w:tr w:rsidR="007A1B9C" w:rsidRPr="008372F6" w14:paraId="49D2F361" w14:textId="77777777" w:rsidTr="001827F9">
        <w:trPr>
          <w:cantSplit/>
          <w:jc w:val="center"/>
          <w:ins w:id="2158"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D95B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59" w:author="Héctor Bahamonde" w:date="2026-08-10T18:53:00Z"/>
                <w:rFonts w:ascii="Arial" w:hAnsi="Arial" w:cs="Arial"/>
                <w:color w:val="000000"/>
                <w:sz w:val="24"/>
                <w:szCs w:val="24"/>
              </w:rPr>
            </w:pPr>
            <w:ins w:id="2160" w:author="Héctor Bahamonde" w:date="2026-08-10T18:53:00Z">
              <w:r w:rsidRPr="008372F6">
                <w:rPr>
                  <w:rFonts w:ascii="Arial" w:hAnsi="Arial" w:cs="Arial"/>
                  <w:color w:val="000000"/>
                  <w:sz w:val="24"/>
                  <w:szCs w:val="24"/>
                </w:rPr>
                <w:t>Age (years)</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4AC2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61"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D098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62" w:author="Héctor Bahamonde" w:date="2026-08-10T18:53:00Z"/>
                <w:rFonts w:ascii="Arial" w:hAnsi="Arial" w:cs="Arial"/>
                <w:color w:val="000000"/>
                <w:sz w:val="24"/>
                <w:szCs w:val="24"/>
              </w:rPr>
            </w:pPr>
            <w:ins w:id="2163" w:author="Héctor Bahamonde" w:date="2026-08-10T18:53:00Z">
              <w:r w:rsidRPr="008372F6">
                <w:rPr>
                  <w:rFonts w:ascii="Arial" w:hAnsi="Arial" w:cs="Arial"/>
                  <w:color w:val="000000"/>
                  <w:sz w:val="24"/>
                  <w:szCs w:val="24"/>
                </w:rPr>
                <w:t>1.012**</w:t>
              </w:r>
              <w:r w:rsidRPr="008372F6">
                <w:rPr>
                  <w:rFonts w:ascii="Arial" w:hAnsi="Arial" w:cs="Arial"/>
                  <w:color w:val="000000"/>
                  <w:sz w:val="24"/>
                  <w:szCs w:val="24"/>
                </w:rPr>
                <w:br/>
                <w:t>[1.004, 1.019]</w:t>
              </w:r>
            </w:ins>
          </w:p>
        </w:tc>
      </w:tr>
      <w:tr w:rsidR="007A1B9C" w:rsidRPr="008372F6" w14:paraId="60CBBD6B" w14:textId="77777777" w:rsidTr="001827F9">
        <w:trPr>
          <w:cantSplit/>
          <w:jc w:val="center"/>
          <w:ins w:id="2164"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FB5B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65" w:author="Héctor Bahamonde" w:date="2026-08-10T18:53:00Z"/>
                <w:rFonts w:ascii="Arial" w:hAnsi="Arial" w:cs="Arial"/>
                <w:color w:val="000000"/>
                <w:sz w:val="24"/>
                <w:szCs w:val="24"/>
              </w:rPr>
            </w:pPr>
            <w:ins w:id="2166" w:author="Héctor Bahamonde" w:date="2026-08-10T18:53:00Z">
              <w:r w:rsidRPr="008372F6">
                <w:rPr>
                  <w:rFonts w:ascii="Arial" w:hAnsi="Arial" w:cs="Arial"/>
                  <w:color w:val="000000"/>
                  <w:sz w:val="24"/>
                  <w:szCs w:val="24"/>
                </w:rPr>
                <w:t>Income: 3001-5000 €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A1EE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67"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FF7A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68" w:author="Héctor Bahamonde" w:date="2026-08-10T18:53:00Z"/>
                <w:rFonts w:ascii="Arial" w:hAnsi="Arial" w:cs="Arial"/>
                <w:color w:val="000000"/>
                <w:sz w:val="24"/>
                <w:szCs w:val="24"/>
              </w:rPr>
            </w:pPr>
            <w:ins w:id="2169" w:author="Héctor Bahamonde" w:date="2026-08-10T18:53:00Z">
              <w:r w:rsidRPr="008372F6">
                <w:rPr>
                  <w:rFonts w:ascii="Arial" w:hAnsi="Arial" w:cs="Arial"/>
                  <w:color w:val="000000"/>
                  <w:sz w:val="24"/>
                  <w:szCs w:val="24"/>
                </w:rPr>
                <w:t>0.988</w:t>
              </w:r>
              <w:r w:rsidRPr="008372F6">
                <w:rPr>
                  <w:rFonts w:ascii="Arial" w:hAnsi="Arial" w:cs="Arial"/>
                  <w:color w:val="000000"/>
                  <w:sz w:val="24"/>
                  <w:szCs w:val="24"/>
                </w:rPr>
                <w:br/>
                <w:t>[0.760, 1.285]</w:t>
              </w:r>
            </w:ins>
          </w:p>
        </w:tc>
      </w:tr>
      <w:tr w:rsidR="007A1B9C" w:rsidRPr="008372F6" w14:paraId="203F6756" w14:textId="77777777" w:rsidTr="001827F9">
        <w:trPr>
          <w:cantSplit/>
          <w:jc w:val="center"/>
          <w:ins w:id="2170"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E9B4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71" w:author="Héctor Bahamonde" w:date="2026-08-10T18:53:00Z"/>
                <w:rFonts w:ascii="Arial" w:hAnsi="Arial" w:cs="Arial"/>
                <w:color w:val="000000"/>
                <w:sz w:val="24"/>
                <w:szCs w:val="24"/>
              </w:rPr>
            </w:pPr>
            <w:ins w:id="2172" w:author="Héctor Bahamonde" w:date="2026-08-10T18:53:00Z">
              <w:r w:rsidRPr="008372F6">
                <w:rPr>
                  <w:rFonts w:ascii="Arial" w:hAnsi="Arial" w:cs="Arial"/>
                  <w:color w:val="000000"/>
                  <w:sz w:val="24"/>
                  <w:szCs w:val="24"/>
                </w:rPr>
                <w:t>Income: 5001+ €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87BE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73"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5A60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74" w:author="Héctor Bahamonde" w:date="2026-08-10T18:53:00Z"/>
                <w:rFonts w:ascii="Arial" w:hAnsi="Arial" w:cs="Arial"/>
                <w:color w:val="000000"/>
                <w:sz w:val="24"/>
                <w:szCs w:val="24"/>
              </w:rPr>
            </w:pPr>
            <w:ins w:id="2175" w:author="Héctor Bahamonde" w:date="2026-08-10T18:53:00Z">
              <w:r w:rsidRPr="008372F6">
                <w:rPr>
                  <w:rFonts w:ascii="Arial" w:hAnsi="Arial" w:cs="Arial"/>
                  <w:color w:val="000000"/>
                  <w:sz w:val="24"/>
                  <w:szCs w:val="24"/>
                </w:rPr>
                <w:t>0.835</w:t>
              </w:r>
              <w:r w:rsidRPr="008372F6">
                <w:rPr>
                  <w:rFonts w:ascii="Arial" w:hAnsi="Arial" w:cs="Arial"/>
                  <w:color w:val="000000"/>
                  <w:sz w:val="24"/>
                  <w:szCs w:val="24"/>
                </w:rPr>
                <w:br/>
                <w:t>[0.585, 1.192]</w:t>
              </w:r>
            </w:ins>
          </w:p>
        </w:tc>
      </w:tr>
      <w:tr w:rsidR="007A1B9C" w:rsidRPr="008372F6" w14:paraId="6A7D939F" w14:textId="77777777" w:rsidTr="001827F9">
        <w:trPr>
          <w:cantSplit/>
          <w:jc w:val="center"/>
          <w:ins w:id="2176"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C0D5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77" w:author="Héctor Bahamonde" w:date="2026-08-10T18:53:00Z"/>
                <w:rFonts w:ascii="Arial" w:hAnsi="Arial" w:cs="Arial"/>
                <w:color w:val="000000"/>
                <w:sz w:val="24"/>
                <w:szCs w:val="24"/>
              </w:rPr>
            </w:pPr>
            <w:ins w:id="2178" w:author="Héctor Bahamonde" w:date="2026-08-10T18:53:00Z">
              <w:r w:rsidRPr="008372F6">
                <w:rPr>
                  <w:rFonts w:ascii="Arial" w:hAnsi="Arial" w:cs="Arial"/>
                  <w:color w:val="000000"/>
                  <w:sz w:val="24"/>
                  <w:szCs w:val="24"/>
                </w:rPr>
                <w:t>Income: missing/no answer (ref: up to 3000 €)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84D7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79"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0DB6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80" w:author="Héctor Bahamonde" w:date="2026-08-10T18:53:00Z"/>
                <w:rFonts w:ascii="Arial" w:hAnsi="Arial" w:cs="Arial"/>
                <w:color w:val="000000"/>
                <w:sz w:val="24"/>
                <w:szCs w:val="24"/>
              </w:rPr>
            </w:pPr>
            <w:ins w:id="2181" w:author="Héctor Bahamonde" w:date="2026-08-10T18:53:00Z">
              <w:r w:rsidRPr="008372F6">
                <w:rPr>
                  <w:rFonts w:ascii="Arial" w:hAnsi="Arial" w:cs="Arial"/>
                  <w:color w:val="000000"/>
                  <w:sz w:val="24"/>
                  <w:szCs w:val="24"/>
                </w:rPr>
                <w:t>0.958</w:t>
              </w:r>
              <w:r w:rsidRPr="008372F6">
                <w:rPr>
                  <w:rFonts w:ascii="Arial" w:hAnsi="Arial" w:cs="Arial"/>
                  <w:color w:val="000000"/>
                  <w:sz w:val="24"/>
                  <w:szCs w:val="24"/>
                </w:rPr>
                <w:br/>
                <w:t>[0.675, 1.360]</w:t>
              </w:r>
            </w:ins>
          </w:p>
        </w:tc>
      </w:tr>
      <w:tr w:rsidR="007A1B9C" w:rsidRPr="008372F6" w14:paraId="54D4AC73" w14:textId="77777777" w:rsidTr="001827F9">
        <w:trPr>
          <w:cantSplit/>
          <w:jc w:val="center"/>
          <w:ins w:id="2182"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5241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83" w:author="Héctor Bahamonde" w:date="2026-08-10T18:53:00Z"/>
                <w:rFonts w:ascii="Arial" w:hAnsi="Arial" w:cs="Arial"/>
                <w:color w:val="000000"/>
                <w:sz w:val="24"/>
                <w:szCs w:val="24"/>
              </w:rPr>
            </w:pPr>
            <w:ins w:id="2184" w:author="Héctor Bahamonde" w:date="2026-08-10T18:53:00Z">
              <w:r w:rsidRPr="008372F6">
                <w:rPr>
                  <w:rFonts w:ascii="Arial" w:hAnsi="Arial" w:cs="Arial"/>
                  <w:color w:val="000000"/>
                  <w:sz w:val="24"/>
                  <w:szCs w:val="24"/>
                </w:rPr>
                <w:t>Region: Southern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72ED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85"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D0B3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86" w:author="Héctor Bahamonde" w:date="2026-08-10T18:53:00Z"/>
                <w:rFonts w:ascii="Arial" w:hAnsi="Arial" w:cs="Arial"/>
                <w:color w:val="000000"/>
                <w:sz w:val="24"/>
                <w:szCs w:val="24"/>
              </w:rPr>
            </w:pPr>
            <w:ins w:id="2187" w:author="Héctor Bahamonde" w:date="2026-08-10T18:53:00Z">
              <w:r w:rsidRPr="008372F6">
                <w:rPr>
                  <w:rFonts w:ascii="Arial" w:hAnsi="Arial" w:cs="Arial"/>
                  <w:color w:val="000000"/>
                  <w:sz w:val="24"/>
                  <w:szCs w:val="24"/>
                </w:rPr>
                <w:t>1.043</w:t>
              </w:r>
              <w:r w:rsidRPr="008372F6">
                <w:rPr>
                  <w:rFonts w:ascii="Arial" w:hAnsi="Arial" w:cs="Arial"/>
                  <w:color w:val="000000"/>
                  <w:sz w:val="24"/>
                  <w:szCs w:val="24"/>
                </w:rPr>
                <w:br/>
                <w:t>[0.769, 1.415]</w:t>
              </w:r>
            </w:ins>
          </w:p>
        </w:tc>
      </w:tr>
      <w:tr w:rsidR="007A1B9C" w:rsidRPr="008372F6" w14:paraId="5E997A07" w14:textId="77777777" w:rsidTr="001827F9">
        <w:trPr>
          <w:cantSplit/>
          <w:jc w:val="center"/>
          <w:ins w:id="2188"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8A5B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89" w:author="Héctor Bahamonde" w:date="2026-08-10T18:53:00Z"/>
                <w:rFonts w:ascii="Arial" w:hAnsi="Arial" w:cs="Arial"/>
                <w:color w:val="000000"/>
                <w:sz w:val="24"/>
                <w:szCs w:val="24"/>
              </w:rPr>
            </w:pPr>
            <w:ins w:id="2190" w:author="Héctor Bahamonde" w:date="2026-08-10T18:53:00Z">
              <w:r w:rsidRPr="008372F6">
                <w:rPr>
                  <w:rFonts w:ascii="Arial" w:hAnsi="Arial" w:cs="Arial"/>
                  <w:color w:val="000000"/>
                  <w:sz w:val="24"/>
                  <w:szCs w:val="24"/>
                </w:rPr>
                <w:t>Region: Western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9896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91"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962A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92" w:author="Héctor Bahamonde" w:date="2026-08-10T18:53:00Z"/>
                <w:rFonts w:ascii="Arial" w:hAnsi="Arial" w:cs="Arial"/>
                <w:color w:val="000000"/>
                <w:sz w:val="24"/>
                <w:szCs w:val="24"/>
              </w:rPr>
            </w:pPr>
            <w:ins w:id="2193" w:author="Héctor Bahamonde" w:date="2026-08-10T18:53:00Z">
              <w:r w:rsidRPr="008372F6">
                <w:rPr>
                  <w:rFonts w:ascii="Arial" w:hAnsi="Arial" w:cs="Arial"/>
                  <w:color w:val="000000"/>
                  <w:sz w:val="24"/>
                  <w:szCs w:val="24"/>
                </w:rPr>
                <w:t>0.932</w:t>
              </w:r>
              <w:r w:rsidRPr="008372F6">
                <w:rPr>
                  <w:rFonts w:ascii="Arial" w:hAnsi="Arial" w:cs="Arial"/>
                  <w:color w:val="000000"/>
                  <w:sz w:val="24"/>
                  <w:szCs w:val="24"/>
                </w:rPr>
                <w:br/>
                <w:t>[0.696, 1.248]</w:t>
              </w:r>
            </w:ins>
          </w:p>
        </w:tc>
      </w:tr>
      <w:tr w:rsidR="007A1B9C" w:rsidRPr="008372F6" w14:paraId="245CE8C3" w14:textId="77777777" w:rsidTr="001827F9">
        <w:trPr>
          <w:cantSplit/>
          <w:jc w:val="center"/>
          <w:ins w:id="2194"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B399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95" w:author="Héctor Bahamonde" w:date="2026-08-10T18:53:00Z"/>
                <w:rFonts w:ascii="Arial" w:hAnsi="Arial" w:cs="Arial"/>
                <w:color w:val="000000"/>
                <w:sz w:val="24"/>
                <w:szCs w:val="24"/>
              </w:rPr>
            </w:pPr>
            <w:ins w:id="2196" w:author="Héctor Bahamonde" w:date="2026-08-10T18:53:00Z">
              <w:r w:rsidRPr="008372F6">
                <w:rPr>
                  <w:rFonts w:ascii="Arial" w:hAnsi="Arial" w:cs="Arial"/>
                  <w:color w:val="000000"/>
                  <w:sz w:val="24"/>
                  <w:szCs w:val="24"/>
                </w:rPr>
                <w:lastRenderedPageBreak/>
                <w:t>Region: Northern and Eastern Finland (ref: Helsinki-Uusimaa)</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CD73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97"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8CA1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198" w:author="Héctor Bahamonde" w:date="2026-08-10T18:53:00Z"/>
                <w:rFonts w:ascii="Arial" w:hAnsi="Arial" w:cs="Arial"/>
                <w:color w:val="000000"/>
                <w:sz w:val="24"/>
                <w:szCs w:val="24"/>
              </w:rPr>
            </w:pPr>
            <w:ins w:id="2199" w:author="Héctor Bahamonde" w:date="2026-08-10T18:53:00Z">
              <w:r w:rsidRPr="008372F6">
                <w:rPr>
                  <w:rFonts w:ascii="Arial" w:hAnsi="Arial" w:cs="Arial"/>
                  <w:color w:val="000000"/>
                  <w:sz w:val="24"/>
                  <w:szCs w:val="24"/>
                </w:rPr>
                <w:t>0.884</w:t>
              </w:r>
              <w:r w:rsidRPr="008372F6">
                <w:rPr>
                  <w:rFonts w:ascii="Arial" w:hAnsi="Arial" w:cs="Arial"/>
                  <w:color w:val="000000"/>
                  <w:sz w:val="24"/>
                  <w:szCs w:val="24"/>
                </w:rPr>
                <w:br/>
                <w:t>[0.649, 1.204]</w:t>
              </w:r>
            </w:ins>
          </w:p>
        </w:tc>
      </w:tr>
      <w:tr w:rsidR="007A1B9C" w:rsidRPr="008372F6" w14:paraId="579CDA4A" w14:textId="77777777" w:rsidTr="001827F9">
        <w:trPr>
          <w:cantSplit/>
          <w:jc w:val="center"/>
          <w:ins w:id="2200"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A3A9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01" w:author="Héctor Bahamonde" w:date="2026-08-10T18:53:00Z"/>
                <w:rFonts w:ascii="Arial" w:hAnsi="Arial" w:cs="Arial"/>
                <w:color w:val="000000"/>
                <w:sz w:val="24"/>
                <w:szCs w:val="24"/>
              </w:rPr>
            </w:pPr>
            <w:ins w:id="2202" w:author="Héctor Bahamonde" w:date="2026-08-10T18:53:00Z">
              <w:r w:rsidRPr="008372F6">
                <w:rPr>
                  <w:rFonts w:ascii="Arial" w:hAnsi="Arial" w:cs="Arial"/>
                  <w:color w:val="000000"/>
                  <w:sz w:val="24"/>
                  <w:szCs w:val="24"/>
                </w:rPr>
                <w:t>Eligible for Kela reimbursement: yes (ref: no)</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74E3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03"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12C4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04" w:author="Héctor Bahamonde" w:date="2026-08-10T18:53:00Z"/>
                <w:rFonts w:ascii="Arial" w:hAnsi="Arial" w:cs="Arial"/>
                <w:color w:val="000000"/>
                <w:sz w:val="24"/>
                <w:szCs w:val="24"/>
              </w:rPr>
            </w:pPr>
            <w:ins w:id="2205" w:author="Héctor Bahamonde" w:date="2026-08-10T18:53:00Z">
              <w:r w:rsidRPr="008372F6">
                <w:rPr>
                  <w:rFonts w:ascii="Arial" w:hAnsi="Arial" w:cs="Arial"/>
                  <w:color w:val="000000"/>
                  <w:sz w:val="24"/>
                  <w:szCs w:val="24"/>
                </w:rPr>
                <w:t>1.125</w:t>
              </w:r>
              <w:r w:rsidRPr="008372F6">
                <w:rPr>
                  <w:rFonts w:ascii="Arial" w:hAnsi="Arial" w:cs="Arial"/>
                  <w:color w:val="000000"/>
                  <w:sz w:val="24"/>
                  <w:szCs w:val="24"/>
                </w:rPr>
                <w:br/>
                <w:t>[0.863, 1.467]</w:t>
              </w:r>
            </w:ins>
          </w:p>
        </w:tc>
      </w:tr>
      <w:tr w:rsidR="007A1B9C" w:rsidRPr="008372F6" w14:paraId="37C10BF6" w14:textId="77777777" w:rsidTr="001827F9">
        <w:trPr>
          <w:cantSplit/>
          <w:jc w:val="center"/>
          <w:ins w:id="2206"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F26B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07" w:author="Héctor Bahamonde" w:date="2026-08-10T18:53:00Z"/>
                <w:rFonts w:ascii="Arial" w:hAnsi="Arial" w:cs="Arial"/>
                <w:color w:val="000000"/>
                <w:sz w:val="24"/>
                <w:szCs w:val="24"/>
              </w:rPr>
            </w:pPr>
            <w:ins w:id="2208" w:author="Héctor Bahamonde" w:date="2026-08-10T18:53:00Z">
              <w:r w:rsidRPr="008372F6">
                <w:rPr>
                  <w:rFonts w:ascii="Arial" w:hAnsi="Arial" w:cs="Arial"/>
                  <w:color w:val="000000"/>
                  <w:sz w:val="24"/>
                  <w:szCs w:val="24"/>
                </w:rPr>
                <w:t>Medicine expenditure: 300-599 €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C3E0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09"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4515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10" w:author="Héctor Bahamonde" w:date="2026-08-10T18:53:00Z"/>
                <w:rFonts w:ascii="Arial" w:hAnsi="Arial" w:cs="Arial"/>
                <w:color w:val="000000"/>
                <w:sz w:val="24"/>
                <w:szCs w:val="24"/>
              </w:rPr>
            </w:pPr>
            <w:ins w:id="2211" w:author="Héctor Bahamonde" w:date="2026-08-10T18:53:00Z">
              <w:r w:rsidRPr="008372F6">
                <w:rPr>
                  <w:rFonts w:ascii="Arial" w:hAnsi="Arial" w:cs="Arial"/>
                  <w:color w:val="000000"/>
                  <w:sz w:val="24"/>
                  <w:szCs w:val="24"/>
                </w:rPr>
                <w:t>1.060</w:t>
              </w:r>
              <w:r w:rsidRPr="008372F6">
                <w:rPr>
                  <w:rFonts w:ascii="Arial" w:hAnsi="Arial" w:cs="Arial"/>
                  <w:color w:val="000000"/>
                  <w:sz w:val="24"/>
                  <w:szCs w:val="24"/>
                </w:rPr>
                <w:br/>
                <w:t>[0.761, 1.477]</w:t>
              </w:r>
            </w:ins>
          </w:p>
        </w:tc>
      </w:tr>
      <w:tr w:rsidR="007A1B9C" w:rsidRPr="008372F6" w14:paraId="3983EA82" w14:textId="77777777" w:rsidTr="001827F9">
        <w:trPr>
          <w:cantSplit/>
          <w:jc w:val="center"/>
          <w:ins w:id="2212"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4AD4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13" w:author="Héctor Bahamonde" w:date="2026-08-10T18:53:00Z"/>
                <w:rFonts w:ascii="Arial" w:hAnsi="Arial" w:cs="Arial"/>
                <w:color w:val="000000"/>
                <w:sz w:val="24"/>
                <w:szCs w:val="24"/>
              </w:rPr>
            </w:pPr>
            <w:ins w:id="2214" w:author="Héctor Bahamonde" w:date="2026-08-10T18:53:00Z">
              <w:r w:rsidRPr="008372F6">
                <w:rPr>
                  <w:rFonts w:ascii="Arial" w:hAnsi="Arial" w:cs="Arial"/>
                  <w:color w:val="000000"/>
                  <w:sz w:val="24"/>
                  <w:szCs w:val="24"/>
                </w:rPr>
                <w:t>Medicine expenditure: 600 € or more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8D05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15"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C847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16" w:author="Héctor Bahamonde" w:date="2026-08-10T18:53:00Z"/>
                <w:rFonts w:ascii="Arial" w:hAnsi="Arial" w:cs="Arial"/>
                <w:color w:val="000000"/>
                <w:sz w:val="24"/>
                <w:szCs w:val="24"/>
              </w:rPr>
            </w:pPr>
            <w:ins w:id="2217" w:author="Héctor Bahamonde" w:date="2026-08-10T18:53:00Z">
              <w:r w:rsidRPr="008372F6">
                <w:rPr>
                  <w:rFonts w:ascii="Arial" w:hAnsi="Arial" w:cs="Arial"/>
                  <w:color w:val="000000"/>
                  <w:sz w:val="24"/>
                  <w:szCs w:val="24"/>
                </w:rPr>
                <w:t>0.915</w:t>
              </w:r>
              <w:r w:rsidRPr="008372F6">
                <w:rPr>
                  <w:rFonts w:ascii="Arial" w:hAnsi="Arial" w:cs="Arial"/>
                  <w:color w:val="000000"/>
                  <w:sz w:val="24"/>
                  <w:szCs w:val="24"/>
                </w:rPr>
                <w:br/>
                <w:t>[0.592, 1.413]</w:t>
              </w:r>
            </w:ins>
          </w:p>
        </w:tc>
      </w:tr>
      <w:tr w:rsidR="007A1B9C" w:rsidRPr="008372F6" w14:paraId="647418E7" w14:textId="77777777" w:rsidTr="001827F9">
        <w:trPr>
          <w:cantSplit/>
          <w:jc w:val="center"/>
          <w:ins w:id="2218"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8460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19" w:author="Héctor Bahamonde" w:date="2026-08-10T18:53:00Z"/>
                <w:rFonts w:ascii="Arial" w:hAnsi="Arial" w:cs="Arial"/>
                <w:color w:val="000000"/>
                <w:sz w:val="24"/>
                <w:szCs w:val="24"/>
              </w:rPr>
            </w:pPr>
            <w:ins w:id="2220" w:author="Héctor Bahamonde" w:date="2026-08-10T18:53:00Z">
              <w:r w:rsidRPr="008372F6">
                <w:rPr>
                  <w:rFonts w:ascii="Arial" w:hAnsi="Arial" w:cs="Arial"/>
                  <w:color w:val="000000"/>
                  <w:sz w:val="24"/>
                  <w:szCs w:val="24"/>
                </w:rPr>
                <w:t>Medicine expenditure: up to 100 €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4763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21"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7910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22" w:author="Héctor Bahamonde" w:date="2026-08-10T18:53:00Z"/>
                <w:rFonts w:ascii="Arial" w:hAnsi="Arial" w:cs="Arial"/>
                <w:color w:val="000000"/>
                <w:sz w:val="24"/>
                <w:szCs w:val="24"/>
              </w:rPr>
            </w:pPr>
            <w:ins w:id="2223" w:author="Héctor Bahamonde" w:date="2026-08-10T18:53:00Z">
              <w:r w:rsidRPr="008372F6">
                <w:rPr>
                  <w:rFonts w:ascii="Arial" w:hAnsi="Arial" w:cs="Arial"/>
                  <w:color w:val="000000"/>
                  <w:sz w:val="24"/>
                  <w:szCs w:val="24"/>
                </w:rPr>
                <w:t>1.135</w:t>
              </w:r>
              <w:r w:rsidRPr="008372F6">
                <w:rPr>
                  <w:rFonts w:ascii="Arial" w:hAnsi="Arial" w:cs="Arial"/>
                  <w:color w:val="000000"/>
                  <w:sz w:val="24"/>
                  <w:szCs w:val="24"/>
                </w:rPr>
                <w:br/>
                <w:t>[0.836, 1.542]</w:t>
              </w:r>
            </w:ins>
          </w:p>
        </w:tc>
      </w:tr>
      <w:tr w:rsidR="007A1B9C" w:rsidRPr="008372F6" w14:paraId="13D73B42" w14:textId="77777777" w:rsidTr="001827F9">
        <w:trPr>
          <w:cantSplit/>
          <w:jc w:val="center"/>
          <w:ins w:id="2224"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C41D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25" w:author="Héctor Bahamonde" w:date="2026-08-10T18:53:00Z"/>
                <w:rFonts w:ascii="Arial" w:hAnsi="Arial" w:cs="Arial"/>
                <w:color w:val="000000"/>
                <w:sz w:val="24"/>
                <w:szCs w:val="24"/>
              </w:rPr>
            </w:pPr>
            <w:ins w:id="2226" w:author="Héctor Bahamonde" w:date="2026-08-10T18:53:00Z">
              <w:r w:rsidRPr="008372F6">
                <w:rPr>
                  <w:rFonts w:ascii="Arial" w:hAnsi="Arial" w:cs="Arial"/>
                  <w:color w:val="000000"/>
                  <w:sz w:val="24"/>
                  <w:szCs w:val="24"/>
                </w:rPr>
                <w:t>Medicine expenditure: no prescribed medicines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5B7F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27"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FF5D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28" w:author="Héctor Bahamonde" w:date="2026-08-10T18:53:00Z"/>
                <w:rFonts w:ascii="Arial" w:hAnsi="Arial" w:cs="Arial"/>
                <w:color w:val="000000"/>
                <w:sz w:val="24"/>
                <w:szCs w:val="24"/>
              </w:rPr>
            </w:pPr>
            <w:ins w:id="2229" w:author="Héctor Bahamonde" w:date="2026-08-10T18:53:00Z">
              <w:r w:rsidRPr="008372F6">
                <w:rPr>
                  <w:rFonts w:ascii="Arial" w:hAnsi="Arial" w:cs="Arial"/>
                  <w:color w:val="000000"/>
                  <w:sz w:val="24"/>
                  <w:szCs w:val="24"/>
                </w:rPr>
                <w:t>0.765</w:t>
              </w:r>
              <w:r w:rsidRPr="008372F6">
                <w:rPr>
                  <w:rFonts w:ascii="Arial" w:hAnsi="Arial" w:cs="Arial"/>
                  <w:color w:val="000000"/>
                  <w:sz w:val="24"/>
                  <w:szCs w:val="24"/>
                </w:rPr>
                <w:br/>
                <w:t>[0.509, 1.149]</w:t>
              </w:r>
            </w:ins>
          </w:p>
        </w:tc>
      </w:tr>
      <w:tr w:rsidR="007A1B9C" w:rsidRPr="008372F6" w14:paraId="50CEC0C9" w14:textId="77777777" w:rsidTr="001827F9">
        <w:trPr>
          <w:cantSplit/>
          <w:jc w:val="center"/>
          <w:ins w:id="2230"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91A0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31" w:author="Héctor Bahamonde" w:date="2026-08-10T18:53:00Z"/>
                <w:rFonts w:ascii="Arial" w:hAnsi="Arial" w:cs="Arial"/>
                <w:color w:val="000000"/>
                <w:sz w:val="24"/>
                <w:szCs w:val="24"/>
              </w:rPr>
            </w:pPr>
            <w:ins w:id="2232" w:author="Héctor Bahamonde" w:date="2026-08-10T18:53:00Z">
              <w:r w:rsidRPr="008372F6">
                <w:rPr>
                  <w:rFonts w:ascii="Arial" w:hAnsi="Arial" w:cs="Arial"/>
                  <w:color w:val="000000"/>
                  <w:sz w:val="24"/>
                  <w:szCs w:val="24"/>
                </w:rPr>
                <w:t>Medicine expenditure: don't know (ref: 100-299 €)</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7A00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33"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4376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34" w:author="Héctor Bahamonde" w:date="2026-08-10T18:53:00Z"/>
                <w:rFonts w:ascii="Arial" w:hAnsi="Arial" w:cs="Arial"/>
                <w:color w:val="000000"/>
                <w:sz w:val="24"/>
                <w:szCs w:val="24"/>
              </w:rPr>
            </w:pPr>
            <w:ins w:id="2235" w:author="Héctor Bahamonde" w:date="2026-08-10T18:53:00Z">
              <w:r w:rsidRPr="008372F6">
                <w:rPr>
                  <w:rFonts w:ascii="Arial" w:hAnsi="Arial" w:cs="Arial"/>
                  <w:color w:val="000000"/>
                  <w:sz w:val="24"/>
                  <w:szCs w:val="24"/>
                </w:rPr>
                <w:t>1.334</w:t>
              </w:r>
              <w:r w:rsidRPr="008372F6">
                <w:rPr>
                  <w:rFonts w:ascii="Arial" w:hAnsi="Arial" w:cs="Arial"/>
                  <w:color w:val="000000"/>
                  <w:sz w:val="24"/>
                  <w:szCs w:val="24"/>
                </w:rPr>
                <w:br/>
                <w:t>[0.803, 2.215]</w:t>
              </w:r>
            </w:ins>
          </w:p>
        </w:tc>
      </w:tr>
      <w:tr w:rsidR="007A1B9C" w:rsidRPr="008372F6" w14:paraId="77A6CDD9" w14:textId="77777777" w:rsidTr="001827F9">
        <w:trPr>
          <w:cantSplit/>
          <w:jc w:val="center"/>
          <w:ins w:id="2236"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6D2B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37" w:author="Héctor Bahamonde" w:date="2026-08-10T18:53:00Z"/>
                <w:rFonts w:ascii="Arial" w:hAnsi="Arial" w:cs="Arial"/>
                <w:color w:val="000000"/>
                <w:sz w:val="24"/>
                <w:szCs w:val="24"/>
              </w:rPr>
            </w:pPr>
            <w:ins w:id="2238" w:author="Héctor Bahamonde" w:date="2026-08-10T18:53:00Z">
              <w:r w:rsidRPr="008372F6">
                <w:rPr>
                  <w:rFonts w:ascii="Arial" w:hAnsi="Arial" w:cs="Arial"/>
                  <w:color w:val="000000"/>
                  <w:sz w:val="24"/>
                  <w:szCs w:val="24"/>
                </w:rPr>
                <w:lastRenderedPageBreak/>
                <w:t>Threshold: reject | conditional funding</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E54F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39"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ED1E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40" w:author="Héctor Bahamonde" w:date="2026-08-10T18:53:00Z"/>
                <w:rFonts w:ascii="Arial" w:hAnsi="Arial" w:cs="Arial"/>
                <w:color w:val="000000"/>
                <w:sz w:val="24"/>
                <w:szCs w:val="24"/>
              </w:rPr>
            </w:pPr>
            <w:ins w:id="2241" w:author="Héctor Bahamonde" w:date="2026-08-10T18:53:00Z">
              <w:r w:rsidRPr="008372F6">
                <w:rPr>
                  <w:rFonts w:ascii="Arial" w:hAnsi="Arial" w:cs="Arial"/>
                  <w:color w:val="000000"/>
                  <w:sz w:val="24"/>
                  <w:szCs w:val="24"/>
                </w:rPr>
                <w:t>-1.081</w:t>
              </w:r>
              <w:r w:rsidRPr="008372F6">
                <w:rPr>
                  <w:rFonts w:ascii="Arial" w:hAnsi="Arial" w:cs="Arial"/>
                  <w:color w:val="000000"/>
                  <w:sz w:val="24"/>
                  <w:szCs w:val="24"/>
                </w:rPr>
                <w:br/>
                <w:t>[-1.601, -0.561]</w:t>
              </w:r>
            </w:ins>
          </w:p>
        </w:tc>
      </w:tr>
      <w:tr w:rsidR="007A1B9C" w:rsidRPr="008372F6" w14:paraId="2D6945ED" w14:textId="77777777" w:rsidTr="001827F9">
        <w:trPr>
          <w:cantSplit/>
          <w:jc w:val="center"/>
          <w:ins w:id="2242"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3FC9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43" w:author="Héctor Bahamonde" w:date="2026-08-10T18:53:00Z"/>
                <w:rFonts w:ascii="Arial" w:hAnsi="Arial" w:cs="Arial"/>
                <w:color w:val="000000"/>
                <w:sz w:val="24"/>
                <w:szCs w:val="24"/>
              </w:rPr>
            </w:pPr>
            <w:ins w:id="2244" w:author="Héctor Bahamonde" w:date="2026-08-10T18:53:00Z">
              <w:r w:rsidRPr="008372F6">
                <w:rPr>
                  <w:rFonts w:ascii="Arial" w:hAnsi="Arial" w:cs="Arial"/>
                  <w:color w:val="000000"/>
                  <w:sz w:val="24"/>
                  <w:szCs w:val="24"/>
                </w:rPr>
                <w:t>Threshold: conditional | unconditional funding</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ED36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45" w:author="Héctor Bahamonde" w:date="2026-08-10T18:53:00Z"/>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0CB0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46" w:author="Héctor Bahamonde" w:date="2026-08-10T18:53:00Z"/>
                <w:rFonts w:ascii="Arial" w:hAnsi="Arial" w:cs="Arial"/>
                <w:color w:val="000000"/>
                <w:sz w:val="24"/>
                <w:szCs w:val="24"/>
              </w:rPr>
            </w:pPr>
            <w:ins w:id="2247" w:author="Héctor Bahamonde" w:date="2026-08-10T18:53:00Z">
              <w:r w:rsidRPr="008372F6">
                <w:rPr>
                  <w:rFonts w:ascii="Arial" w:hAnsi="Arial" w:cs="Arial"/>
                  <w:color w:val="000000"/>
                  <w:sz w:val="24"/>
                  <w:szCs w:val="24"/>
                </w:rPr>
                <w:t>1.741</w:t>
              </w:r>
              <w:r w:rsidRPr="008372F6">
                <w:rPr>
                  <w:rFonts w:ascii="Arial" w:hAnsi="Arial" w:cs="Arial"/>
                  <w:color w:val="000000"/>
                  <w:sz w:val="24"/>
                  <w:szCs w:val="24"/>
                </w:rPr>
                <w:br/>
                <w:t>[1.214, 2.267]</w:t>
              </w:r>
            </w:ins>
          </w:p>
        </w:tc>
      </w:tr>
      <w:tr w:rsidR="007A1B9C" w:rsidRPr="008372F6" w14:paraId="45EEF59B" w14:textId="77777777" w:rsidTr="001827F9">
        <w:trPr>
          <w:cantSplit/>
          <w:jc w:val="center"/>
          <w:ins w:id="2248"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C570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49" w:author="Héctor Bahamonde" w:date="2026-08-10T18:53:00Z"/>
                <w:rFonts w:ascii="Arial" w:hAnsi="Arial" w:cs="Arial"/>
                <w:color w:val="000000"/>
                <w:sz w:val="24"/>
                <w:szCs w:val="24"/>
              </w:rPr>
            </w:pPr>
            <w:ins w:id="2250" w:author="Héctor Bahamonde" w:date="2026-08-10T18:53:00Z">
              <w:r w:rsidRPr="008372F6">
                <w:rPr>
                  <w:rFonts w:ascii="Arial" w:hAnsi="Arial" w:cs="Arial"/>
                  <w:color w:val="000000"/>
                  <w:sz w:val="24"/>
                  <w:szCs w:val="24"/>
                </w:rPr>
                <w:t>Num.Obs.</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3C81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51" w:author="Héctor Bahamonde" w:date="2026-08-10T18:53:00Z"/>
                <w:rFonts w:ascii="Arial" w:hAnsi="Arial" w:cs="Arial"/>
                <w:color w:val="000000"/>
                <w:sz w:val="24"/>
                <w:szCs w:val="24"/>
              </w:rPr>
            </w:pPr>
            <w:ins w:id="2252" w:author="Héctor Bahamonde" w:date="2026-08-10T18:53:00Z">
              <w:r w:rsidRPr="008372F6">
                <w:rPr>
                  <w:rFonts w:ascii="Arial" w:hAnsi="Arial" w:cs="Arial"/>
                  <w:color w:val="000000"/>
                  <w:sz w:val="24"/>
                  <w:szCs w:val="24"/>
                </w:rPr>
                <w:t>1,499</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0E43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53" w:author="Héctor Bahamonde" w:date="2026-08-10T18:53:00Z"/>
                <w:rFonts w:ascii="Arial" w:hAnsi="Arial" w:cs="Arial"/>
                <w:color w:val="000000"/>
                <w:sz w:val="24"/>
                <w:szCs w:val="24"/>
              </w:rPr>
            </w:pPr>
            <w:ins w:id="2254" w:author="Héctor Bahamonde" w:date="2026-08-10T18:53:00Z">
              <w:r w:rsidRPr="008372F6">
                <w:rPr>
                  <w:rFonts w:ascii="Arial" w:hAnsi="Arial" w:cs="Arial"/>
                  <w:color w:val="000000"/>
                  <w:sz w:val="24"/>
                  <w:szCs w:val="24"/>
                </w:rPr>
                <w:t>1,258</w:t>
              </w:r>
            </w:ins>
          </w:p>
        </w:tc>
      </w:tr>
      <w:tr w:rsidR="007A1B9C" w:rsidRPr="008372F6" w14:paraId="3864CBB9" w14:textId="77777777" w:rsidTr="001827F9">
        <w:trPr>
          <w:cantSplit/>
          <w:jc w:val="center"/>
          <w:ins w:id="2255"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11D6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56" w:author="Héctor Bahamonde" w:date="2026-08-10T18:53:00Z"/>
                <w:rFonts w:ascii="Arial" w:hAnsi="Arial" w:cs="Arial"/>
                <w:color w:val="000000"/>
                <w:sz w:val="24"/>
                <w:szCs w:val="24"/>
              </w:rPr>
            </w:pPr>
            <w:ins w:id="2257" w:author="Héctor Bahamonde" w:date="2026-08-10T18:53:00Z">
              <w:r w:rsidRPr="008372F6">
                <w:rPr>
                  <w:rFonts w:ascii="Arial" w:hAnsi="Arial" w:cs="Arial"/>
                  <w:color w:val="000000"/>
                  <w:sz w:val="24"/>
                  <w:szCs w:val="24"/>
                </w:rPr>
                <w:t>Log.Lik.</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1563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58" w:author="Héctor Bahamonde" w:date="2026-08-10T18:53:00Z"/>
                <w:rFonts w:ascii="Arial" w:hAnsi="Arial" w:cs="Arial"/>
                <w:color w:val="000000"/>
                <w:sz w:val="24"/>
                <w:szCs w:val="24"/>
              </w:rPr>
            </w:pPr>
            <w:ins w:id="2259" w:author="Héctor Bahamonde" w:date="2026-08-10T18:53:00Z">
              <w:r w:rsidRPr="008372F6">
                <w:rPr>
                  <w:rFonts w:ascii="Arial" w:hAnsi="Arial" w:cs="Arial"/>
                  <w:color w:val="000000"/>
                  <w:sz w:val="24"/>
                  <w:szCs w:val="24"/>
                </w:rPr>
                <w:t>-1792.72</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6B5A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60" w:author="Héctor Bahamonde" w:date="2026-08-10T18:53:00Z"/>
                <w:rFonts w:ascii="Arial" w:hAnsi="Arial" w:cs="Arial"/>
                <w:color w:val="000000"/>
                <w:sz w:val="24"/>
                <w:szCs w:val="24"/>
              </w:rPr>
            </w:pPr>
            <w:ins w:id="2261" w:author="Héctor Bahamonde" w:date="2026-08-10T18:53:00Z">
              <w:r w:rsidRPr="008372F6">
                <w:rPr>
                  <w:rFonts w:ascii="Arial" w:hAnsi="Arial" w:cs="Arial"/>
                  <w:color w:val="000000"/>
                  <w:sz w:val="24"/>
                  <w:szCs w:val="24"/>
                </w:rPr>
                <w:t>-1179.05</w:t>
              </w:r>
            </w:ins>
          </w:p>
        </w:tc>
      </w:tr>
      <w:tr w:rsidR="007A1B9C" w:rsidRPr="008372F6" w14:paraId="70C718A2" w14:textId="77777777" w:rsidTr="001827F9">
        <w:trPr>
          <w:cantSplit/>
          <w:jc w:val="center"/>
          <w:ins w:id="2262"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8474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63" w:author="Héctor Bahamonde" w:date="2026-08-10T18:53:00Z"/>
                <w:rFonts w:ascii="Arial" w:hAnsi="Arial" w:cs="Arial"/>
                <w:color w:val="000000"/>
                <w:sz w:val="24"/>
                <w:szCs w:val="24"/>
              </w:rPr>
            </w:pPr>
            <w:ins w:id="2264" w:author="Héctor Bahamonde" w:date="2026-08-10T18:53:00Z">
              <w:r w:rsidRPr="008372F6">
                <w:rPr>
                  <w:rFonts w:ascii="Arial" w:hAnsi="Arial" w:cs="Arial"/>
                  <w:color w:val="000000"/>
                  <w:sz w:val="24"/>
                  <w:szCs w:val="24"/>
                </w:rPr>
                <w:t>AIC</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27AA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65" w:author="Héctor Bahamonde" w:date="2026-08-10T18:53:00Z"/>
                <w:rFonts w:ascii="Arial" w:hAnsi="Arial" w:cs="Arial"/>
                <w:color w:val="000000"/>
                <w:sz w:val="24"/>
                <w:szCs w:val="24"/>
              </w:rPr>
            </w:pPr>
            <w:ins w:id="2266" w:author="Héctor Bahamonde" w:date="2026-08-10T18:53:00Z">
              <w:r w:rsidRPr="008372F6">
                <w:rPr>
                  <w:rFonts w:ascii="Arial" w:hAnsi="Arial" w:cs="Arial"/>
                  <w:color w:val="000000"/>
                  <w:sz w:val="24"/>
                  <w:szCs w:val="24"/>
                </w:rPr>
                <w:t>3687.44</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8440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67" w:author="Héctor Bahamonde" w:date="2026-08-10T18:53:00Z"/>
                <w:rFonts w:ascii="Arial" w:hAnsi="Arial" w:cs="Arial"/>
                <w:color w:val="000000"/>
                <w:sz w:val="24"/>
                <w:szCs w:val="24"/>
              </w:rPr>
            </w:pPr>
            <w:ins w:id="2268" w:author="Héctor Bahamonde" w:date="2026-08-10T18:53:00Z">
              <w:r w:rsidRPr="008372F6">
                <w:rPr>
                  <w:rFonts w:ascii="Arial" w:hAnsi="Arial" w:cs="Arial"/>
                  <w:color w:val="000000"/>
                  <w:sz w:val="24"/>
                  <w:szCs w:val="24"/>
                </w:rPr>
                <w:t>2394.10</w:t>
              </w:r>
            </w:ins>
          </w:p>
        </w:tc>
      </w:tr>
      <w:tr w:rsidR="007A1B9C" w:rsidRPr="008372F6" w14:paraId="56C5C15A" w14:textId="77777777" w:rsidTr="001827F9">
        <w:trPr>
          <w:cantSplit/>
          <w:jc w:val="center"/>
          <w:ins w:id="2269" w:author="Héctor Bahamonde" w:date="2026-08-10T18:53:00Z"/>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8F95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70" w:author="Héctor Bahamonde" w:date="2026-08-10T18:53:00Z"/>
                <w:rFonts w:ascii="Arial" w:hAnsi="Arial" w:cs="Arial"/>
                <w:color w:val="000000"/>
                <w:sz w:val="24"/>
                <w:szCs w:val="24"/>
              </w:rPr>
            </w:pPr>
            <w:ins w:id="2271" w:author="Héctor Bahamonde" w:date="2026-08-10T18:53:00Z">
              <w:r w:rsidRPr="008372F6">
                <w:rPr>
                  <w:rFonts w:ascii="Arial" w:hAnsi="Arial" w:cs="Arial"/>
                  <w:color w:val="000000"/>
                  <w:sz w:val="24"/>
                  <w:szCs w:val="24"/>
                </w:rPr>
                <w:t>BIC</w:t>
              </w:r>
            </w:ins>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317A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72" w:author="Héctor Bahamonde" w:date="2026-08-10T18:53:00Z"/>
                <w:rFonts w:ascii="Arial" w:hAnsi="Arial" w:cs="Arial"/>
                <w:color w:val="000000"/>
                <w:sz w:val="24"/>
                <w:szCs w:val="24"/>
              </w:rPr>
            </w:pPr>
            <w:ins w:id="2273" w:author="Héctor Bahamonde" w:date="2026-08-10T18:53:00Z">
              <w:r w:rsidRPr="008372F6">
                <w:rPr>
                  <w:rFonts w:ascii="Arial" w:hAnsi="Arial" w:cs="Arial"/>
                  <w:color w:val="000000"/>
                  <w:sz w:val="24"/>
                  <w:szCs w:val="24"/>
                </w:rPr>
                <w:t>3958.38</w:t>
              </w:r>
            </w:ins>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F950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74" w:author="Héctor Bahamonde" w:date="2026-08-10T18:53:00Z"/>
                <w:rFonts w:ascii="Arial" w:hAnsi="Arial" w:cs="Arial"/>
                <w:color w:val="000000"/>
                <w:sz w:val="24"/>
                <w:szCs w:val="24"/>
              </w:rPr>
            </w:pPr>
            <w:ins w:id="2275" w:author="Héctor Bahamonde" w:date="2026-08-10T18:53:00Z">
              <w:r w:rsidRPr="008372F6">
                <w:rPr>
                  <w:rFonts w:ascii="Arial" w:hAnsi="Arial" w:cs="Arial"/>
                  <w:color w:val="000000"/>
                  <w:sz w:val="24"/>
                  <w:szCs w:val="24"/>
                </w:rPr>
                <w:t>2486.57</w:t>
              </w:r>
            </w:ins>
          </w:p>
        </w:tc>
      </w:tr>
      <w:tr w:rsidR="007A1B9C" w:rsidRPr="008372F6" w14:paraId="4DD2B57F" w14:textId="77777777" w:rsidTr="001827F9">
        <w:trPr>
          <w:cantSplit/>
          <w:jc w:val="center"/>
          <w:ins w:id="2276" w:author="Héctor Bahamonde" w:date="2026-08-10T18:53:00Z"/>
        </w:trPr>
        <w:tc>
          <w:tcPr>
            <w:tcW w:w="56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978B4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77" w:author="Héctor Bahamonde" w:date="2026-08-10T18:53:00Z"/>
                <w:rFonts w:ascii="Arial" w:hAnsi="Arial" w:cs="Arial"/>
                <w:color w:val="000000"/>
                <w:sz w:val="24"/>
                <w:szCs w:val="24"/>
              </w:rPr>
            </w:pPr>
            <w:ins w:id="2278" w:author="Héctor Bahamonde" w:date="2026-08-10T18:53:00Z">
              <w:r w:rsidRPr="008372F6">
                <w:rPr>
                  <w:rFonts w:ascii="Arial" w:hAnsi="Arial" w:cs="Arial"/>
                  <w:color w:val="000000"/>
                  <w:sz w:val="24"/>
                  <w:szCs w:val="24"/>
                </w:rPr>
                <w:t>Survey weights</w:t>
              </w:r>
            </w:ins>
          </w:p>
        </w:tc>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C7577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79" w:author="Héctor Bahamonde" w:date="2026-08-10T18:53:00Z"/>
                <w:rFonts w:ascii="Arial" w:hAnsi="Arial" w:cs="Arial"/>
                <w:color w:val="000000"/>
                <w:sz w:val="24"/>
                <w:szCs w:val="24"/>
              </w:rPr>
            </w:pPr>
            <w:ins w:id="2280" w:author="Héctor Bahamonde" w:date="2026-08-10T18:53:00Z">
              <w:r w:rsidRPr="008372F6">
                <w:rPr>
                  <w:rFonts w:ascii="Arial" w:hAnsi="Arial" w:cs="Arial"/>
                  <w:color w:val="000000"/>
                  <w:sz w:val="24"/>
                  <w:szCs w:val="24"/>
                </w:rPr>
                <w:t>No (unweighted)</w:t>
              </w:r>
            </w:ins>
          </w:p>
        </w:tc>
        <w:tc>
          <w:tcPr>
            <w:tcW w:w="13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7287D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ins w:id="2281" w:author="Héctor Bahamonde" w:date="2026-08-10T18:53:00Z"/>
                <w:rFonts w:ascii="Arial" w:hAnsi="Arial" w:cs="Arial"/>
                <w:color w:val="000000"/>
                <w:sz w:val="24"/>
                <w:szCs w:val="24"/>
              </w:rPr>
            </w:pPr>
            <w:ins w:id="2282" w:author="Héctor Bahamonde" w:date="2026-08-10T18:53:00Z">
              <w:r w:rsidRPr="008372F6">
                <w:rPr>
                  <w:rFonts w:ascii="Arial" w:hAnsi="Arial" w:cs="Arial"/>
                  <w:color w:val="000000"/>
                  <w:sz w:val="24"/>
                  <w:szCs w:val="24"/>
                </w:rPr>
                <w:t>No (unweighted)</w:t>
              </w:r>
            </w:ins>
          </w:p>
        </w:tc>
      </w:tr>
    </w:tbl>
    <w:p w14:paraId="6C9D9F10" w14:textId="14E8933F" w:rsidR="0036653B" w:rsidRPr="008372F6" w:rsidRDefault="0036653B" w:rsidP="008372F6">
      <w:pPr>
        <w:spacing w:before="120" w:after="120" w:line="360" w:lineRule="auto"/>
        <w:jc w:val="both"/>
        <w:rPr>
          <w:ins w:id="2283" w:author="Héctor Bahamonde" w:date="2026-08-10T18:55:00Z"/>
          <w:rFonts w:ascii="Arial" w:hAnsi="Arial" w:cs="Arial"/>
          <w:sz w:val="24"/>
          <w:szCs w:val="24"/>
        </w:rPr>
        <w:pPrChange w:id="2284" w:author="Héctor Bahamonde" w:date="2026-08-10T18:56:00Z">
          <w:pPr>
            <w:spacing w:before="120" w:after="120" w:line="480" w:lineRule="auto"/>
          </w:pPr>
        </w:pPrChange>
      </w:pPr>
      <w:ins w:id="2285" w:author="Héctor Bahamonde" w:date="2026-08-10T18:56:00Z">
        <w:r w:rsidRPr="008372F6">
          <w:rPr>
            <w:rFonts w:ascii="Arial" w:hAnsi="Arial" w:cs="Arial"/>
            <w:sz w:val="24"/>
            <w:szCs w:val="24"/>
          </w:rPr>
          <w:br/>
        </w:r>
      </w:ins>
      <w:ins w:id="2286" w:author="Héctor Bahamonde" w:date="2026-08-10T18:55:00Z">
        <w:r w:rsidRPr="00EA5F79">
          <w:rPr>
            <w:rFonts w:ascii="Arial" w:hAnsi="Arial" w:cs="Arial"/>
            <w:b/>
            <w:bCs/>
            <w:sz w:val="24"/>
            <w:szCs w:val="24"/>
            <w:rPrChange w:id="2287" w:author="Héctor Bahamonde" w:date="2026-09-18T11:11:00Z" w16du:dateUtc="2026-09-18T09:11:00Z">
              <w:rPr>
                <w:rFonts w:ascii="Arial" w:hAnsi="Arial" w:cs="Arial"/>
                <w:sz w:val="24"/>
                <w:szCs w:val="24"/>
              </w:rPr>
            </w:rPrChange>
          </w:rPr>
          <w:t>Note</w:t>
        </w:r>
        <w:r w:rsidRPr="008372F6">
          <w:rPr>
            <w:rFonts w:ascii="Arial" w:hAnsi="Arial" w:cs="Arial"/>
            <w:sz w:val="24"/>
            <w:szCs w:val="24"/>
          </w:rPr>
          <w:t xml:space="preserve">: This table reproduces the specifications reported in </w:t>
        </w:r>
      </w:ins>
      <w:ins w:id="2288" w:author="Héctor Bahamonde" w:date="2026-09-18T11:13:00Z" w16du:dateUtc="2026-09-18T09:13:00Z">
        <w:r w:rsidR="00EA5F79">
          <w:rPr>
            <w:rFonts w:ascii="Arial" w:hAnsi="Arial" w:cs="Arial"/>
            <w:sz w:val="24"/>
            <w:szCs w:val="24"/>
          </w:rPr>
          <w:t>Table OA1</w:t>
        </w:r>
      </w:ins>
      <w:ins w:id="2289" w:author="Héctor Bahamonde" w:date="2026-08-10T18:55:00Z">
        <w:r w:rsidRPr="008372F6">
          <w:rPr>
            <w:rFonts w:ascii="Arial" w:hAnsi="Arial" w:cs="Arial"/>
            <w:sz w:val="24"/>
            <w:szCs w:val="24"/>
          </w:rPr>
          <w:t xml:space="preserve"> without applying the survey weight. The multinomial logit retains “I don’t know” as a separate outcome and uses “Reject public funding” as the reference category; entries are relative risk ratios. The ordinal logit excludes “I don’t know”; predictor coefficients are reported as odds ratios, while thresholds remain on the original logit scale. Both models include the full set of covariates listed in </w:t>
        </w:r>
      </w:ins>
      <w:ins w:id="2290" w:author="Héctor Bahamonde" w:date="2026-09-18T11:13:00Z" w16du:dateUtc="2026-09-18T09:13:00Z">
        <w:r w:rsidR="00EA5F79">
          <w:rPr>
            <w:rFonts w:ascii="Arial" w:hAnsi="Arial" w:cs="Arial"/>
            <w:sz w:val="24"/>
            <w:szCs w:val="24"/>
          </w:rPr>
          <w:t>Table OA1</w:t>
        </w:r>
      </w:ins>
      <w:ins w:id="2291" w:author="Héctor Bahamonde" w:date="2026-08-10T18:55:00Z">
        <w:r w:rsidRPr="008372F6">
          <w:rPr>
            <w:rFonts w:ascii="Arial" w:hAnsi="Arial" w:cs="Arial"/>
            <w:sz w:val="24"/>
            <w:szCs w:val="24"/>
          </w:rPr>
          <w:t xml:space="preserve">. Brackets contain 95% confidence intervals. Sample sizes, log likelihoods, AIC, and BIC are reported at the bottom. </w:t>
        </w:r>
      </w:ins>
    </w:p>
    <w:p w14:paraId="383B2FBD" w14:textId="75EC0AAA" w:rsidR="007A1B9C" w:rsidRPr="008372F6" w:rsidRDefault="0036653B" w:rsidP="008372F6">
      <w:pPr>
        <w:spacing w:before="120" w:after="120" w:line="360" w:lineRule="auto"/>
        <w:jc w:val="both"/>
        <w:rPr>
          <w:rFonts w:ascii="Arial" w:hAnsi="Arial" w:cs="Arial"/>
          <w:sz w:val="24"/>
          <w:szCs w:val="24"/>
        </w:rPr>
        <w:pPrChange w:id="2292" w:author="Héctor Bahamonde" w:date="2026-08-10T18:56:00Z">
          <w:pPr>
            <w:spacing w:before="120" w:after="120" w:line="480" w:lineRule="auto"/>
          </w:pPr>
        </w:pPrChange>
      </w:pPr>
      <w:ins w:id="2293" w:author="Héctor Bahamonde" w:date="2026-08-10T18:55:00Z">
        <w:r w:rsidRPr="008372F6">
          <w:rPr>
            <w:rFonts w:ascii="Arial" w:hAnsi="Arial" w:cs="Arial"/>
            <w:sz w:val="24"/>
            <w:szCs w:val="24"/>
          </w:rPr>
          <w:t>+ p &lt; 0.10, * p &lt; 0.05, ** p &lt; 0.01, *** p &lt; 0.001.</w:t>
        </w:r>
      </w:ins>
    </w:p>
    <w:sectPr w:rsidR="007A1B9C" w:rsidRPr="008372F6">
      <w:footerReference w:type="default" r:id="rId18"/>
      <w:pgSz w:w="12240" w:h="15840"/>
      <w:pgMar w:top="1820" w:right="1080" w:bottom="1080" w:left="1080" w:header="0" w:footer="88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12" w:author="Katri Aaltonen" w:date="2026-08-23T11:02:00Z" w:initials="KA">
    <w:p w14:paraId="38ACE4D4" w14:textId="77777777" w:rsidR="003D7409" w:rsidRPr="003D7409" w:rsidRDefault="003D7409" w:rsidP="003D7409">
      <w:pPr>
        <w:pStyle w:val="CommentText"/>
        <w:rPr>
          <w:highlight w:val="yellow"/>
        </w:rPr>
      </w:pPr>
      <w:r>
        <w:rPr>
          <w:rStyle w:val="CommentReference"/>
        </w:rPr>
        <w:annotationRef/>
      </w:r>
      <w:r w:rsidRPr="003D7409">
        <w:rPr>
          <w:highlight w:val="yellow"/>
        </w:rPr>
        <w:t xml:space="preserve">This is to address Reviewer 2 comment 1. Draft answer: </w:t>
      </w:r>
    </w:p>
    <w:p w14:paraId="4402A929" w14:textId="5BD359FA" w:rsidR="003D7409" w:rsidRDefault="003D7409" w:rsidP="003D7409">
      <w:pPr>
        <w:pStyle w:val="CommentText"/>
      </w:pPr>
      <w:r w:rsidRPr="003D7409">
        <w:rPr>
          <w:highlight w:val="yellow"/>
        </w:rPr>
        <w:t>We thank the Reviewer for raising this important point. This issue is one of the main motivations for the study and is reflected in the choice of the vignette and the policy implications of the findings. To make this more explicit, we have also highlighted this point in the first paragraph of the Introduction.</w:t>
      </w:r>
    </w:p>
  </w:comment>
  <w:comment w:id="196" w:author="Katri Aaltonen" w:date="2026-08-23T11:35:00Z" w:initials="KA">
    <w:p w14:paraId="6E909E09" w14:textId="749E4DE4" w:rsidR="00F3033A" w:rsidRDefault="00F3033A">
      <w:pPr>
        <w:pStyle w:val="CommentText"/>
      </w:pPr>
      <w:r>
        <w:rPr>
          <w:rStyle w:val="CommentReference"/>
        </w:rPr>
        <w:annotationRef/>
      </w:r>
      <w:r>
        <w:t xml:space="preserve">I don’t think this is needed if we need to shorten. </w:t>
      </w:r>
    </w:p>
  </w:comment>
  <w:comment w:id="299" w:author="Microsoft Office User" w:date="2026-09-11T15:32:00Z" w:initials="MOU">
    <w:p w14:paraId="6DF9F68B" w14:textId="2BE2509F" w:rsidR="000B052A" w:rsidRDefault="000B052A">
      <w:pPr>
        <w:pStyle w:val="CommentText"/>
      </w:pPr>
      <w:r>
        <w:rPr>
          <w:rStyle w:val="CommentReference"/>
        </w:rPr>
        <w:annotationRef/>
      </w:r>
      <w:r w:rsidRPr="000B052A">
        <w:rPr>
          <w:highlight w:val="yellow"/>
        </w:rPr>
        <w:t xml:space="preserve">Referee 1, comment 11: </w:t>
      </w:r>
      <w:r w:rsidRPr="000B052A">
        <w:rPr>
          <w:rFonts w:ascii="Calibri" w:hAnsi="Calibri" w:cs="Calibri"/>
          <w:color w:val="212121"/>
          <w:sz w:val="22"/>
          <w:szCs w:val="22"/>
          <w:highlight w:val="yellow"/>
        </w:rPr>
        <w:t>The contribution to the existing literature needs to be clearer. Prior studies have already examined framing, opportunity costs, and public preferences in priority setting. Since this study does not test institutional insulation, the authors should explain its contribution as a focused framing study.</w:t>
      </w:r>
    </w:p>
    <w:p w14:paraId="188A7067" w14:textId="77777777" w:rsidR="000B052A" w:rsidRDefault="000B052A">
      <w:pPr>
        <w:pStyle w:val="CommentText"/>
      </w:pPr>
    </w:p>
    <w:p w14:paraId="7AF09CC8" w14:textId="7BBBB112" w:rsidR="000B052A" w:rsidRDefault="000B052A">
      <w:pPr>
        <w:pStyle w:val="CommentText"/>
      </w:pPr>
    </w:p>
  </w:comment>
  <w:comment w:id="317" w:author="Katri Aaltonen" w:date="2026-08-23T11:42:00Z" w:initials="KA">
    <w:p w14:paraId="4251D538" w14:textId="763AAC1C" w:rsidR="00DA3B00" w:rsidRDefault="00DA3B00">
      <w:pPr>
        <w:pStyle w:val="CommentText"/>
      </w:pPr>
      <w:r>
        <w:rPr>
          <w:rStyle w:val="CommentReference"/>
        </w:rPr>
        <w:annotationRef/>
      </w:r>
      <w:r>
        <w:t>Mostly already told somewhere else, so could be shortened here?</w:t>
      </w:r>
    </w:p>
  </w:comment>
  <w:comment w:id="361" w:author="Katri Aaltonen" w:date="2026-08-23T10:37:00Z" w:initials="KA">
    <w:p w14:paraId="7922B781" w14:textId="77777777" w:rsidR="00DC5724" w:rsidRDefault="00DC5724" w:rsidP="00DC5724">
      <w:pPr>
        <w:pStyle w:val="CommentText"/>
      </w:pPr>
      <w:r>
        <w:rPr>
          <w:rStyle w:val="CommentReference"/>
        </w:rPr>
        <w:annotationRef/>
      </w:r>
      <w:r>
        <w:t xml:space="preserve">This is to address Reviewer 1 comment 14. Draft answer: </w:t>
      </w:r>
    </w:p>
    <w:p w14:paraId="0CB4A1E3" w14:textId="09C62E86" w:rsidR="00DC5724" w:rsidRDefault="00DC5724" w:rsidP="00DC5724">
      <w:pPr>
        <w:pStyle w:val="CommentText"/>
      </w:pPr>
      <w:r>
        <w:t>We thank the Reviewer for this important comment. We acknowledge that communicating highly technical clinical study outcomes to the general population can be challenging. In this respect, the vignette reflects the complexities of real-world health communication. Nevertheless, any effect of the wording is likely to have been similar across study arms, as all respondents received the same vignette. We have now explained this in more detail in the manuscript (please see ...)</w:t>
      </w:r>
    </w:p>
  </w:comment>
  <w:comment w:id="388" w:author="Katri Aaltonen" w:date="2026-08-23T10:34:00Z" w:initials="KA">
    <w:p w14:paraId="62643D49" w14:textId="62B3DC19" w:rsidR="00DC5724" w:rsidRDefault="00DC5724">
      <w:pPr>
        <w:pStyle w:val="CommentText"/>
      </w:pPr>
      <w:r>
        <w:rPr>
          <w:rStyle w:val="CommentReference"/>
        </w:rPr>
        <w:annotationRef/>
      </w:r>
      <w:r w:rsidRPr="00DC5724">
        <w:rPr>
          <w:highlight w:val="yellow"/>
        </w:rPr>
        <w:t xml:space="preserve">Diederich, A., Salzmann, D. Public preferences regarding therapeutic benefit, costs of a medical treatment and evidence-based medicine as prioritization criteria. </w:t>
      </w:r>
      <w:r w:rsidRPr="00DC5724">
        <w:rPr>
          <w:i/>
          <w:iCs/>
          <w:highlight w:val="yellow"/>
        </w:rPr>
        <w:t>J Public Health</w:t>
      </w:r>
      <w:r w:rsidRPr="00DC5724">
        <w:rPr>
          <w:highlight w:val="yellow"/>
        </w:rPr>
        <w:t xml:space="preserve"> </w:t>
      </w:r>
      <w:r w:rsidRPr="00DC5724">
        <w:rPr>
          <w:b/>
          <w:bCs/>
          <w:highlight w:val="yellow"/>
        </w:rPr>
        <w:t>23</w:t>
      </w:r>
      <w:r w:rsidRPr="00DC5724">
        <w:rPr>
          <w:highlight w:val="yellow"/>
        </w:rPr>
        <w:t>, 137–148 (2015). https://doi.org/10.1007/s10389-015-0663-x</w:t>
      </w:r>
    </w:p>
  </w:comment>
  <w:comment w:id="396" w:author="Katri Aaltonen" w:date="2026-08-23T10:35:00Z" w:initials="KA">
    <w:p w14:paraId="3574701D" w14:textId="0AADE2D7" w:rsidR="00DC5724" w:rsidRDefault="00DC5724">
      <w:pPr>
        <w:pStyle w:val="CommentText"/>
      </w:pPr>
      <w:r>
        <w:rPr>
          <w:rStyle w:val="CommentReference"/>
        </w:rPr>
        <w:annotationRef/>
      </w:r>
      <w:r>
        <w:t>Took this out to shorten</w:t>
      </w:r>
    </w:p>
  </w:comment>
  <w:comment w:id="920" w:author="Katri Aaltonen" w:date="2026-08-23T11:16:00Z" w:initials="KA">
    <w:p w14:paraId="6365CC0B" w14:textId="20804F3C" w:rsidR="00012835" w:rsidRDefault="00012835">
      <w:pPr>
        <w:pStyle w:val="CommentText"/>
      </w:pPr>
      <w:r>
        <w:rPr>
          <w:rStyle w:val="CommentReference"/>
        </w:rPr>
        <w:annotationRef/>
      </w:r>
      <w:r w:rsidRPr="00311AF7">
        <w:rPr>
          <w:highlight w:val="yellow"/>
        </w:rPr>
        <w:t>This could be left out here for brevity</w:t>
      </w:r>
    </w:p>
  </w:comment>
  <w:comment w:id="921" w:author="Héctor Bahamonde" w:date="2026-08-24T12:17:00Z" w:initials="HB">
    <w:p w14:paraId="034D4A20" w14:textId="77777777" w:rsidR="0010630B" w:rsidRDefault="0010630B" w:rsidP="0010630B">
      <w:r>
        <w:rPr>
          <w:rStyle w:val="CommentReference"/>
        </w:rPr>
        <w:annotationRef/>
      </w:r>
      <w:r w:rsidRPr="00311AF7">
        <w:rPr>
          <w:sz w:val="20"/>
          <w:szCs w:val="20"/>
          <w:highlight w:val="yellow"/>
        </w:rPr>
        <w:t>But I think R1 wanted to hear this limitation.</w:t>
      </w:r>
      <w:r>
        <w:rPr>
          <w:sz w:val="20"/>
          <w:szCs w:val="20"/>
        </w:rPr>
        <w:t xml:space="preserve"> </w:t>
      </w:r>
    </w:p>
  </w:comment>
  <w:comment w:id="922" w:author="Microsoft Office User" w:date="2026-09-11T15:03:00Z" w:initials="MOU">
    <w:p w14:paraId="09EDA703" w14:textId="76E194BF" w:rsidR="00311AF7" w:rsidRDefault="00311AF7">
      <w:pPr>
        <w:pStyle w:val="CommentText"/>
      </w:pPr>
      <w:r>
        <w:rPr>
          <w:rStyle w:val="CommentReference"/>
        </w:rPr>
        <w:annotationRef/>
      </w:r>
      <w:r w:rsidRPr="00311AF7">
        <w:rPr>
          <w:highlight w:val="yellow"/>
        </w:rPr>
        <w:t>Perhaps we should move this discussion to the section that we are discussing limitations</w:t>
      </w:r>
    </w:p>
  </w:comment>
  <w:comment w:id="923" w:author="Héctor Bahamonde" w:date="2026-09-18T13:28:00Z" w:initials="HB">
    <w:p w14:paraId="3C7A3586" w14:textId="77777777" w:rsidR="000F61A9" w:rsidRDefault="000F61A9" w:rsidP="000F61A9">
      <w:r>
        <w:rPr>
          <w:rStyle w:val="CommentReference"/>
        </w:rPr>
        <w:annotationRef/>
      </w:r>
      <w:r>
        <w:rPr>
          <w:sz w:val="20"/>
          <w:szCs w:val="20"/>
        </w:rPr>
        <w:t xml:space="preserve">I think it might make sense to have it here, given that we're talking about the frames (so addressing the length of the frames, as per R1) kind of make sense? What do you think? </w:t>
      </w:r>
    </w:p>
  </w:comment>
  <w:comment w:id="928" w:author="Katri Aaltonen" w:date="2026-08-23T11:18:00Z" w:initials="KA">
    <w:p w14:paraId="44D29413" w14:textId="6F7921EC" w:rsidR="00012835" w:rsidRDefault="00012835">
      <w:pPr>
        <w:pStyle w:val="CommentText"/>
      </w:pPr>
      <w:r w:rsidRPr="00C46DFD">
        <w:rPr>
          <w:rStyle w:val="CommentReference"/>
          <w:highlight w:val="yellow"/>
        </w:rPr>
        <w:annotationRef/>
      </w:r>
      <w:r w:rsidRPr="00C46DFD">
        <w:rPr>
          <w:highlight w:val="yellow"/>
        </w:rPr>
        <w:t>Should this be left out to keep more concise and more closely related to the results?</w:t>
      </w:r>
      <w:r w:rsidR="00DA3B00" w:rsidRPr="00C46DFD">
        <w:rPr>
          <w:highlight w:val="yellow"/>
        </w:rPr>
        <w:t xml:space="preserve"> In relation to reviewer 1 comment 13</w:t>
      </w:r>
    </w:p>
  </w:comment>
  <w:comment w:id="929" w:author="Héctor Bahamonde" w:date="2026-09-18T13:30:00Z" w:initials="HB">
    <w:p w14:paraId="5431B85B" w14:textId="77777777" w:rsidR="00C52AF8" w:rsidRDefault="00C52AF8" w:rsidP="00C52AF8">
      <w:r>
        <w:rPr>
          <w:rStyle w:val="CommentReference"/>
        </w:rPr>
        <w:annotationRef/>
      </w:r>
      <w:r>
        <w:rPr>
          <w:sz w:val="20"/>
          <w:szCs w:val="20"/>
        </w:rPr>
        <w:t xml:space="preserve">Yes. I shortened by half. </w:t>
      </w:r>
    </w:p>
  </w:comment>
  <w:comment w:id="970" w:author="Katri Aaltonen" w:date="2026-08-23T11:46:00Z" w:initials="KA">
    <w:p w14:paraId="6F51F73B" w14:textId="28EAC246" w:rsidR="00DA3B00" w:rsidRDefault="00DA3B00">
      <w:pPr>
        <w:pStyle w:val="CommentText"/>
      </w:pPr>
      <w:r>
        <w:rPr>
          <w:rStyle w:val="CommentReference"/>
        </w:rPr>
        <w:annotationRef/>
      </w:r>
      <w:r>
        <w:t>Also this could be left out for R1 comment 13</w:t>
      </w:r>
    </w:p>
  </w:comment>
  <w:comment w:id="992" w:author="Katri Aaltonen" w:date="2026-08-23T11:46:00Z" w:initials="KA">
    <w:p w14:paraId="1C0DB9F7" w14:textId="52E34C7F" w:rsidR="00DA3B00" w:rsidRDefault="00DA3B00">
      <w:pPr>
        <w:pStyle w:val="CommentText"/>
      </w:pPr>
      <w:r>
        <w:rPr>
          <w:rStyle w:val="CommentReference"/>
        </w:rPr>
        <w:annotationRef/>
      </w:r>
      <w:r>
        <w:t>Also shorten for reviewer 1 comment 13</w:t>
      </w:r>
    </w:p>
  </w:comment>
  <w:comment w:id="1024" w:author="Microsoft Office User" w:date="2026-09-13T20:45:00Z" w:initials="MOU">
    <w:p w14:paraId="500E3FA5" w14:textId="3B7567B6" w:rsidR="00E50AB6" w:rsidRDefault="00E50AB6">
      <w:pPr>
        <w:pStyle w:val="CommentText"/>
      </w:pPr>
      <w:r>
        <w:rPr>
          <w:rStyle w:val="CommentReference"/>
        </w:rPr>
        <w:annotationRef/>
      </w:r>
      <w:r w:rsidRPr="00E50AB6">
        <w:rPr>
          <w:highlight w:val="yellow"/>
        </w:rPr>
        <w:t>Hector, check that these are in line with journal’s instructions</w:t>
      </w:r>
    </w:p>
    <w:p w14:paraId="0A54B1E5" w14:textId="6E394D05" w:rsidR="00E50AB6" w:rsidRDefault="00E50AB6">
      <w:pPr>
        <w:pStyle w:val="CommentText"/>
      </w:pPr>
    </w:p>
  </w:comment>
  <w:comment w:id="1025" w:author="Héctor Bahamonde" w:date="2026-09-17T10:03:00Z" w:initials="HB">
    <w:p w14:paraId="16122772" w14:textId="77777777" w:rsidR="00F20990" w:rsidRDefault="00F20990" w:rsidP="00F20990">
      <w:r>
        <w:rPr>
          <w:rStyle w:val="CommentReference"/>
        </w:rPr>
        <w:annotationRef/>
      </w:r>
      <w:r>
        <w:rPr>
          <w:sz w:val="20"/>
          <w:szCs w:val="20"/>
        </w:rPr>
        <w:t>"</w:t>
      </w:r>
      <w:r>
        <w:rPr>
          <w:color w:val="1F1F1F"/>
          <w:sz w:val="20"/>
          <w:szCs w:val="20"/>
        </w:rPr>
        <w:t>References can be in any style or format as long as the style is consistent."</w:t>
      </w:r>
    </w:p>
    <w:p w14:paraId="5180068C" w14:textId="77777777" w:rsidR="00F20990" w:rsidRDefault="00F20990" w:rsidP="00F20990"/>
    <w:p w14:paraId="37AE89FA" w14:textId="77777777" w:rsidR="00F20990" w:rsidRDefault="00F20990" w:rsidP="00F20990">
      <w:hyperlink r:id="rId1" w:history="1">
        <w:r w:rsidRPr="00C165AD">
          <w:rPr>
            <w:rStyle w:val="Hyperlink"/>
            <w:sz w:val="20"/>
            <w:szCs w:val="20"/>
          </w:rPr>
          <w:t>https://www.sciencedirect.com/journal/social-science-and-medicine/publish/guide-for-authors#writing-and-formatting-references</w:t>
        </w:r>
      </w:hyperlink>
    </w:p>
  </w:comment>
  <w:comment w:id="1042" w:author="Microsoft Office User" w:date="2026-09-11T14:51:00Z" w:initials="MOU">
    <w:p w14:paraId="2A80F91E" w14:textId="77777777" w:rsidR="000E7832" w:rsidRDefault="000E7832">
      <w:pPr>
        <w:pStyle w:val="CommentText"/>
      </w:pPr>
      <w:r>
        <w:rPr>
          <w:rStyle w:val="CommentReference"/>
        </w:rPr>
        <w:annotationRef/>
      </w:r>
    </w:p>
    <w:p w14:paraId="7BC952AA" w14:textId="77777777" w:rsidR="000E7832" w:rsidRDefault="000E7832">
      <w:pPr>
        <w:pStyle w:val="CommentText"/>
      </w:pPr>
      <w:r>
        <w:t>Not cited above</w:t>
      </w:r>
    </w:p>
    <w:p w14:paraId="705FE4B2" w14:textId="71FEDF8F" w:rsidR="000E7832" w:rsidRDefault="000E7832">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402A929" w15:done="0"/>
  <w15:commentEx w15:paraId="6E909E09" w15:done="0"/>
  <w15:commentEx w15:paraId="7AF09CC8" w15:done="0"/>
  <w15:commentEx w15:paraId="4251D538" w15:done="1"/>
  <w15:commentEx w15:paraId="0CB4A1E3" w15:done="0"/>
  <w15:commentEx w15:paraId="62643D49" w15:done="1"/>
  <w15:commentEx w15:paraId="3574701D" w15:done="1"/>
  <w15:commentEx w15:paraId="6365CC0B" w15:done="0"/>
  <w15:commentEx w15:paraId="034D4A20" w15:paraIdParent="6365CC0B" w15:done="0"/>
  <w15:commentEx w15:paraId="09EDA703" w15:paraIdParent="6365CC0B" w15:done="0"/>
  <w15:commentEx w15:paraId="3C7A3586" w15:paraIdParent="6365CC0B" w15:done="0"/>
  <w15:commentEx w15:paraId="44D29413" w15:done="0"/>
  <w15:commentEx w15:paraId="5431B85B" w15:paraIdParent="44D29413" w15:done="0"/>
  <w15:commentEx w15:paraId="6F51F73B" w15:done="1"/>
  <w15:commentEx w15:paraId="1C0DB9F7" w15:done="1"/>
  <w15:commentEx w15:paraId="0A54B1E5" w15:done="1"/>
  <w15:commentEx w15:paraId="37AE89FA" w15:paraIdParent="0A54B1E5" w15:done="1"/>
  <w15:commentEx w15:paraId="705FE4B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51A7CBF" w16cex:dateUtc="2026-08-23T08:02:00Z"/>
  <w16cex:commentExtensible w16cex:durableId="3F4BB1F7" w16cex:dateUtc="2026-08-23T08:35:00Z"/>
  <w16cex:commentExtensible w16cex:durableId="03342E71" w16cex:dateUtc="2026-09-11T12:32:00Z"/>
  <w16cex:commentExtensible w16cex:durableId="76EB4FB9" w16cex:dateUtc="2026-08-23T08:42:00Z">
    <w16cex:extLst>
      <w16:ext w16:uri="{CE6994B0-6A32-4C9F-8C6B-6E91EDA988CE}">
        <cr:reactions xmlns:cr="http://schemas.microsoft.com/office/comments/2020/reactions">
          <cr:reaction reactionType="1">
            <cr:reactionInfo dateUtc="2026-09-18T11:25:22Z">
              <cr:user userId="S::hibano@utu.fi::ecb50e0b-e343-4ba5-bd40-e9b2004cf172" userProvider="AD" userName="Héctor Bahamonde"/>
            </cr:reactionInfo>
          </cr:reaction>
        </cr:reactions>
      </w16:ext>
    </w16cex:extLst>
  </w16cex:commentExtensible>
  <w16cex:commentExtensible w16cex:durableId="49ABD318" w16cex:dateUtc="2026-08-23T07:37:00Z"/>
  <w16cex:commentExtensible w16cex:durableId="574BCD28" w16cex:dateUtc="2026-08-23T07:34:00Z">
    <w16cex:extLst>
      <w16:ext w16:uri="{CE6994B0-6A32-4C9F-8C6B-6E91EDA988CE}">
        <cr:reactions xmlns:cr="http://schemas.microsoft.com/office/comments/2020/reactions">
          <cr:reaction reactionType="1">
            <cr:reactionInfo dateUtc="2026-09-18T11:25:55Z">
              <cr:user userId="S::hibano@utu.fi::ecb50e0b-e343-4ba5-bd40-e9b2004cf172" userProvider="AD" userName="Héctor Bahamonde"/>
            </cr:reactionInfo>
          </cr:reaction>
        </cr:reactions>
      </w16:ext>
    </w16cex:extLst>
  </w16cex:commentExtensible>
  <w16cex:commentExtensible w16cex:durableId="1C255C68" w16cex:dateUtc="2026-08-23T07:35:00Z">
    <w16cex:extLst>
      <w16:ext w16:uri="{CE6994B0-6A32-4C9F-8C6B-6E91EDA988CE}">
        <cr:reactions xmlns:cr="http://schemas.microsoft.com/office/comments/2020/reactions">
          <cr:reaction reactionType="1">
            <cr:reactionInfo dateUtc="2026-09-18T11:26:04Z">
              <cr:user userId="S::hibano@utu.fi::ecb50e0b-e343-4ba5-bd40-e9b2004cf172" userProvider="AD" userName="Héctor Bahamonde"/>
            </cr:reactionInfo>
          </cr:reaction>
        </cr:reactions>
      </w16:ext>
    </w16cex:extLst>
  </w16cex:commentExtensible>
  <w16cex:commentExtensible w16cex:durableId="5BAB5840" w16cex:dateUtc="2026-08-23T08:16:00Z"/>
  <w16cex:commentExtensible w16cex:durableId="743E1B4A" w16cex:dateUtc="2026-08-24T09:17:00Z"/>
  <w16cex:commentExtensible w16cex:durableId="2128378E" w16cex:dateUtc="2026-09-11T12:03:00Z"/>
  <w16cex:commentExtensible w16cex:durableId="2B19B35E" w16cex:dateUtc="2026-09-18T11:28:00Z"/>
  <w16cex:commentExtensible w16cex:durableId="0C2EC301" w16cex:dateUtc="2026-08-23T08:18:00Z">
    <w16cex:extLst>
      <w16:ext w16:uri="{CE6994B0-6A32-4C9F-8C6B-6E91EDA988CE}">
        <cr:reactions xmlns:cr="http://schemas.microsoft.com/office/comments/2020/reactions">
          <cr:reaction reactionType="1">
            <cr:reactionInfo dateUtc="2026-09-18T11:30:54Z">
              <cr:user userId="S::hibano@utu.fi::ecb50e0b-e343-4ba5-bd40-e9b2004cf172" userProvider="AD" userName="Héctor Bahamonde"/>
            </cr:reactionInfo>
          </cr:reaction>
        </cr:reactions>
      </w16:ext>
    </w16cex:extLst>
  </w16cex:commentExtensible>
  <w16cex:commentExtensible w16cex:durableId="260AFDF7" w16cex:dateUtc="2026-09-18T11:30:00Z"/>
  <w16cex:commentExtensible w16cex:durableId="76FBD561" w16cex:dateUtc="2026-08-23T08:46:00Z">
    <w16cex:extLst>
      <w16:ext w16:uri="{CE6994B0-6A32-4C9F-8C6B-6E91EDA988CE}">
        <cr:reactions xmlns:cr="http://schemas.microsoft.com/office/comments/2020/reactions">
          <cr:reaction reactionType="1">
            <cr:reactionInfo dateUtc="2026-09-18T11:31:33Z">
              <cr:user userId="S::hibano@utu.fi::ecb50e0b-e343-4ba5-bd40-e9b2004cf172" userProvider="AD" userName="Héctor Bahamonde"/>
            </cr:reactionInfo>
          </cr:reaction>
        </cr:reactions>
      </w16:ext>
    </w16cex:extLst>
  </w16cex:commentExtensible>
  <w16cex:commentExtensible w16cex:durableId="0F9E876F" w16cex:dateUtc="2026-08-23T08:46:00Z">
    <w16cex:extLst>
      <w16:ext w16:uri="{CE6994B0-6A32-4C9F-8C6B-6E91EDA988CE}">
        <cr:reactions xmlns:cr="http://schemas.microsoft.com/office/comments/2020/reactions">
          <cr:reaction reactionType="1">
            <cr:reactionInfo dateUtc="2026-09-18T11:31:57Z">
              <cr:user userId="S::hibano@utu.fi::ecb50e0b-e343-4ba5-bd40-e9b2004cf172" userProvider="AD" userName="Héctor Bahamonde"/>
            </cr:reactionInfo>
          </cr:reaction>
        </cr:reactions>
      </w16:ext>
    </w16cex:extLst>
  </w16cex:commentExtensible>
  <w16cex:commentExtensible w16cex:durableId="05A448EE" w16cex:dateUtc="2026-09-13T17:45:00Z">
    <w16cex:extLst>
      <w16:ext w16:uri="{CE6994B0-6A32-4C9F-8C6B-6E91EDA988CE}">
        <cr:reactions xmlns:cr="http://schemas.microsoft.com/office/comments/2020/reactions">
          <cr:reaction reactionType="1">
            <cr:reactionInfo dateUtc="2026-09-17T08:11:02Z">
              <cr:user userId="S::hibano@utu.fi::ecb50e0b-e343-4ba5-bd40-e9b2004cf172" userProvider="AD" userName="Héctor Bahamonde"/>
            </cr:reactionInfo>
          </cr:reaction>
        </cr:reactions>
      </w16:ext>
    </w16cex:extLst>
  </w16cex:commentExtensible>
  <w16cex:commentExtensible w16cex:durableId="726A3FCC" w16cex:dateUtc="2026-09-17T08:03:00Z"/>
  <w16cex:commentExtensible w16cex:durableId="7323547A" w16cex:dateUtc="2026-09-11T11:51:00Z">
    <w16cex:extLst>
      <w16:ext w16:uri="{CE6994B0-6A32-4C9F-8C6B-6E91EDA988CE}">
        <cr:reactions xmlns:cr="http://schemas.microsoft.com/office/comments/2020/reactions">
          <cr:reaction reactionType="1">
            <cr:reactionInfo dateUtc="2026-09-17T08:03:59Z">
              <cr:user userId="S::hibano@utu.fi::ecb50e0b-e343-4ba5-bd40-e9b2004cf172" userProvider="AD" userName="Héctor Bahamonde"/>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402A929" w16cid:durableId="251A7CBF"/>
  <w16cid:commentId w16cid:paraId="6E909E09" w16cid:durableId="3F4BB1F7"/>
  <w16cid:commentId w16cid:paraId="7AF09CC8" w16cid:durableId="03342E71"/>
  <w16cid:commentId w16cid:paraId="4251D538" w16cid:durableId="76EB4FB9"/>
  <w16cid:commentId w16cid:paraId="0CB4A1E3" w16cid:durableId="49ABD318"/>
  <w16cid:commentId w16cid:paraId="62643D49" w16cid:durableId="574BCD28"/>
  <w16cid:commentId w16cid:paraId="3574701D" w16cid:durableId="1C255C68"/>
  <w16cid:commentId w16cid:paraId="6365CC0B" w16cid:durableId="5BAB5840"/>
  <w16cid:commentId w16cid:paraId="034D4A20" w16cid:durableId="743E1B4A"/>
  <w16cid:commentId w16cid:paraId="09EDA703" w16cid:durableId="2128378E"/>
  <w16cid:commentId w16cid:paraId="3C7A3586" w16cid:durableId="2B19B35E"/>
  <w16cid:commentId w16cid:paraId="44D29413" w16cid:durableId="0C2EC301"/>
  <w16cid:commentId w16cid:paraId="5431B85B" w16cid:durableId="260AFDF7"/>
  <w16cid:commentId w16cid:paraId="6F51F73B" w16cid:durableId="76FBD561"/>
  <w16cid:commentId w16cid:paraId="1C0DB9F7" w16cid:durableId="0F9E876F"/>
  <w16cid:commentId w16cid:paraId="0A54B1E5" w16cid:durableId="05A448EE"/>
  <w16cid:commentId w16cid:paraId="37AE89FA" w16cid:durableId="726A3FCC"/>
  <w16cid:commentId w16cid:paraId="705FE4B2" w16cid:durableId="732354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44AE78" w14:textId="77777777" w:rsidR="00E63158" w:rsidRDefault="00E63158">
      <w:r>
        <w:separator/>
      </w:r>
    </w:p>
  </w:endnote>
  <w:endnote w:type="continuationSeparator" w:id="0">
    <w:p w14:paraId="2DCD38F2" w14:textId="77777777" w:rsidR="00E63158" w:rsidRDefault="00E631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D9A587" w14:textId="73CC920F" w:rsidR="005D491A" w:rsidRDefault="005D491A">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BB7FCC" w14:textId="73F2F4B1" w:rsidR="005D491A" w:rsidRDefault="005D491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5C9954" w14:textId="77777777" w:rsidR="00E63158" w:rsidRDefault="00E63158">
      <w:r>
        <w:separator/>
      </w:r>
    </w:p>
  </w:footnote>
  <w:footnote w:type="continuationSeparator" w:id="0">
    <w:p w14:paraId="31570BA0" w14:textId="77777777" w:rsidR="00E63158" w:rsidRDefault="00E63158">
      <w:r>
        <w:continuationSeparator/>
      </w:r>
    </w:p>
  </w:footnote>
  <w:footnote w:id="1">
    <w:p w14:paraId="032D1D89" w14:textId="5FBA5B74" w:rsidR="00175756" w:rsidRDefault="00175756" w:rsidP="00A31498">
      <w:pPr>
        <w:pStyle w:val="FootnoteText"/>
        <w:jc w:val="both"/>
      </w:pPr>
      <w:ins w:id="343" w:author="Héctor Bahamonde" w:date="2026-08-10T19:10:00Z">
        <w:r>
          <w:rPr>
            <w:rStyle w:val="FootnoteReference"/>
          </w:rPr>
          <w:footnoteRef/>
        </w:r>
        <w:r>
          <w:t xml:space="preserve"> </w:t>
        </w:r>
      </w:ins>
      <w:ins w:id="344" w:author="Héctor Bahamonde" w:date="2026-08-10T19:14:00Z">
        <w:r w:rsidR="00F67102" w:rsidRPr="00577D9C">
          <w:t xml:space="preserve">Unweighted models reported in </w:t>
        </w:r>
      </w:ins>
      <w:ins w:id="345" w:author="Héctor Bahamonde" w:date="2026-09-18T11:12:00Z" w16du:dateUtc="2026-09-18T09:12:00Z">
        <w:r w:rsidR="00EA5F79">
          <w:t>Table OA2</w:t>
        </w:r>
      </w:ins>
      <w:ins w:id="346" w:author="Héctor Bahamonde" w:date="2026-08-10T19:14:00Z">
        <w:r w:rsidR="00F67102" w:rsidRPr="00577D9C">
          <w:t xml:space="preserve"> preserve the direction of all eight framing coefficients, and their 95% confidence intervals overlap the corresponding weighted estimates in </w:t>
        </w:r>
      </w:ins>
      <w:ins w:id="347" w:author="Héctor Bahamonde" w:date="2026-09-18T11:13:00Z" w16du:dateUtc="2026-09-18T09:13:00Z">
        <w:r w:rsidR="00EA5F79">
          <w:t>Table OA1</w:t>
        </w:r>
      </w:ins>
      <w:ins w:id="348" w:author="Héctor Bahamonde" w:date="2026-08-10T19:14:00Z">
        <w:r w:rsidR="00F67102" w:rsidRPr="00577D9C">
          <w:t>. The loss-frame effect on unconditional funding, both frame effects on “I don’t know,” and the ordered-logit loss effect remain statistically distinguishable from the null. The loss-frame contrast for conditional funding, the gains-frame contrast for unconditional funding, and the ordered-logit gains effect no longer exclude the null without weights; thus, weighting affects precision for some contrasts but not the overall directional pattern.</w:t>
        </w:r>
      </w:ins>
      <w:del w:id="349" w:author="Héctor Bahamonde" w:date="2026-08-10T19:14:00Z">
        <w:r w:rsidR="00577D9C" w:rsidRPr="00577D9C" w:rsidDel="00F67102">
          <w:delText>Unweighted models reported in Table 1OA preserve the direction of all eight framing coefficients, and their 95% confidence intervals overlap the corresponding weighted estimates in Table 3. The loss-frame effect on unconditional funding, both frame effects on “I don’t know,” and the ordered-logit loss effect remain statistically distinguishable from the null. The loss-frame contrast for conditional funding, the gains-frame contrast for unconditional funding, and the ordered-logit gains effect no longer exclude the null without weights; thus, weighting affects precision for some contrasts but not the overall directional pattern.</w:delText>
        </w:r>
      </w:del>
    </w:p>
  </w:footnote>
  <w:footnote w:id="2">
    <w:p w14:paraId="7CD28385" w14:textId="7A23E532" w:rsidR="008209DD" w:rsidRPr="00A83E16" w:rsidRDefault="008209DD" w:rsidP="00A31498">
      <w:pPr>
        <w:pStyle w:val="FootnoteText"/>
        <w:jc w:val="both"/>
      </w:pPr>
      <w:r w:rsidRPr="00A83E16">
        <w:rPr>
          <w:rStyle w:val="FootnoteReference"/>
        </w:rPr>
        <w:footnoteRef/>
      </w:r>
      <w:r w:rsidRPr="00A83E16">
        <w:t xml:space="preserve"> </w:t>
      </w:r>
      <w:del w:id="467" w:author="Héctor Bahamonde" w:date="2026-08-06T15:44:00Z">
        <w:r w:rsidRPr="00A83E16" w:rsidDel="006432B5">
          <w:rPr>
            <w:position w:val="8"/>
            <w:sz w:val="12"/>
          </w:rPr>
          <w:delText>1</w:delText>
        </w:r>
      </w:del>
      <w:r w:rsidRPr="00A83E16">
        <w:rPr>
          <w:sz w:val="18"/>
        </w:rPr>
        <w:t>As a robustness check, we also estimate a</w:t>
      </w:r>
      <w:ins w:id="468" w:author="Héctor Bahamonde" w:date="2026-08-05T17:26:00Z">
        <w:r w:rsidR="001A15AD" w:rsidRPr="00A83E16">
          <w:rPr>
            <w:sz w:val="18"/>
          </w:rPr>
          <w:t>n</w:t>
        </w:r>
      </w:ins>
      <w:r w:rsidRPr="00A83E16">
        <w:rPr>
          <w:sz w:val="18"/>
        </w:rPr>
        <w:t xml:space="preserve"> </w:t>
      </w:r>
      <w:ins w:id="469" w:author="Héctor Bahamonde" w:date="2026-08-05T17:25:00Z">
        <w:r w:rsidR="003A7BEB" w:rsidRPr="00A83E16">
          <w:rPr>
            <w:w w:val="105"/>
          </w:rPr>
          <w:t>ordinal logistic regression</w:t>
        </w:r>
        <w:r w:rsidR="003A7BEB" w:rsidRPr="00A83E16" w:rsidDel="003A7BEB">
          <w:rPr>
            <w:sz w:val="18"/>
          </w:rPr>
          <w:t xml:space="preserve"> </w:t>
        </w:r>
      </w:ins>
      <w:del w:id="470" w:author="Héctor Bahamonde" w:date="2026-08-05T17:25:00Z">
        <w:r w:rsidRPr="00A83E16" w:rsidDel="003A7BEB">
          <w:rPr>
            <w:sz w:val="18"/>
          </w:rPr>
          <w:delText xml:space="preserve">multinomial logit model that relaxes the ordinality assumption </w:delText>
        </w:r>
      </w:del>
      <w:r w:rsidRPr="00A83E16">
        <w:rPr>
          <w:sz w:val="18"/>
        </w:rPr>
        <w:t xml:space="preserve">(see </w:t>
      </w:r>
      <w:ins w:id="471" w:author="Héctor Bahamonde" w:date="2026-09-19T11:25:00Z" w16du:dateUtc="2026-09-19T09:25:00Z">
        <w:r w:rsidR="008778A7" w:rsidRPr="008778A7">
          <w:t>Table OA1</w:t>
        </w:r>
      </w:ins>
      <w:del w:id="472" w:author="Héctor Bahamonde" w:date="2026-09-19T11:25:00Z" w16du:dateUtc="2026-09-19T09:25:00Z">
        <w:r w:rsidDel="008778A7">
          <w:fldChar w:fldCharType="begin"/>
        </w:r>
        <w:r w:rsidDel="008778A7">
          <w:delInstrText>HYPERLINK \l "_bookmark9"</w:delInstrText>
        </w:r>
        <w:r w:rsidDel="008778A7">
          <w:fldChar w:fldCharType="separate"/>
        </w:r>
        <w:r w:rsidRPr="00A83E16" w:rsidDel="008778A7">
          <w:rPr>
            <w:sz w:val="18"/>
          </w:rPr>
          <w:delText>Table</w:delText>
        </w:r>
        <w:r w:rsidDel="008778A7">
          <w:fldChar w:fldCharType="end"/>
        </w:r>
        <w:r w:rsidRPr="00A83E16" w:rsidDel="008778A7">
          <w:rPr>
            <w:sz w:val="18"/>
          </w:rPr>
          <w:delText xml:space="preserve"> 2</w:delText>
        </w:r>
      </w:del>
      <w:r w:rsidRPr="00A83E16">
        <w:rPr>
          <w:sz w:val="18"/>
        </w:rPr>
        <w:t xml:space="preserve">). This </w:t>
      </w:r>
      <w:ins w:id="473" w:author="Héctor Bahamonde" w:date="2026-08-05T17:25:00Z">
        <w:r w:rsidR="003A7BEB" w:rsidRPr="00A83E16">
          <w:rPr>
            <w:sz w:val="18"/>
          </w:rPr>
          <w:t xml:space="preserve">specification excludes </w:t>
        </w:r>
      </w:ins>
      <w:ins w:id="474" w:author="Héctor Bahamonde" w:date="2026-08-05T17:26:00Z">
        <w:r w:rsidR="003A7BEB" w:rsidRPr="00A83E16">
          <w:rPr>
            <w:sz w:val="18"/>
          </w:rPr>
          <w:t xml:space="preserve">the “Don’t know” category </w:t>
        </w:r>
      </w:ins>
      <w:del w:id="475" w:author="Héctor Bahamonde" w:date="2026-08-05T17:26:00Z">
        <w:r w:rsidRPr="00A83E16" w:rsidDel="003A7BEB">
          <w:rPr>
            <w:sz w:val="18"/>
          </w:rPr>
          <w:delText xml:space="preserve">is useful because, although the substantive response options can be ordered from outright rejection to unconditional public funding, the “I don’t know” (n=241) category </w:delText>
        </w:r>
      </w:del>
      <w:ins w:id="476" w:author="Héctor Bahamonde" w:date="2026-08-05T17:26:00Z">
        <w:r w:rsidR="003A7BEB" w:rsidRPr="00A83E16">
          <w:rPr>
            <w:sz w:val="18"/>
          </w:rPr>
          <w:t xml:space="preserve">because it </w:t>
        </w:r>
      </w:ins>
      <w:r w:rsidRPr="00A83E16">
        <w:rPr>
          <w:sz w:val="18"/>
        </w:rPr>
        <w:t xml:space="preserve">is not naturally located on </w:t>
      </w:r>
      <w:del w:id="477" w:author="Héctor Bahamonde" w:date="2026-08-05T17:26:00Z">
        <w:r w:rsidRPr="00A83E16" w:rsidDel="003A7BEB">
          <w:rPr>
            <w:sz w:val="18"/>
          </w:rPr>
          <w:delText xml:space="preserve">that </w:delText>
        </w:r>
      </w:del>
      <w:ins w:id="478" w:author="Héctor Bahamonde" w:date="2026-08-05T17:26:00Z">
        <w:r w:rsidR="003A7BEB" w:rsidRPr="00A83E16">
          <w:rPr>
            <w:sz w:val="18"/>
          </w:rPr>
          <w:t xml:space="preserve">the </w:t>
        </w:r>
      </w:ins>
      <w:r w:rsidRPr="00A83E16">
        <w:rPr>
          <w:sz w:val="18"/>
        </w:rPr>
        <w:t xml:space="preserve">same underlying </w:t>
      </w:r>
      <w:ins w:id="479" w:author="Héctor Bahamonde" w:date="2026-08-05T17:26:00Z">
        <w:r w:rsidR="003A7BEB" w:rsidRPr="00A83E16">
          <w:rPr>
            <w:sz w:val="18"/>
          </w:rPr>
          <w:t xml:space="preserve">answer </w:t>
        </w:r>
      </w:ins>
      <w:r w:rsidRPr="00A83E16">
        <w:rPr>
          <w:spacing w:val="-2"/>
          <w:sz w:val="18"/>
        </w:rPr>
        <w:t>scale</w:t>
      </w:r>
      <w:r w:rsidR="00BB0069" w:rsidRPr="00A83E16">
        <w:rPr>
          <w:spacing w:val="-2"/>
          <w:sz w:val="18"/>
        </w:rPr>
        <w:t>.</w:t>
      </w:r>
      <w:ins w:id="480" w:author="Héctor Bahamonde" w:date="2026-08-06T15:44:00Z">
        <w:r w:rsidR="006432B5" w:rsidRPr="00A83E16">
          <w:rPr>
            <w:spacing w:val="-2"/>
            <w:sz w:val="18"/>
          </w:rPr>
          <w:t xml:space="preserve"> </w:t>
        </w:r>
      </w:ins>
      <w:ins w:id="481" w:author="Héctor Bahamonde" w:date="2026-08-06T15:45:00Z">
        <w:r w:rsidR="006432B5" w:rsidRPr="00A83E16">
          <w:t>A likelihood-ratio test rejects the proportional-odds restriction for the framing variable, χ²(2) = 7.36, p = .025; the restriction is also rejected for several covariates. Accordingly, we use the multinomial logit as the main specification and report the ordered logit only as a sensitivity analysis</w:t>
        </w:r>
        <w:del w:id="482" w:author="Microsoft Office User" w:date="2026-09-11T12:21:00Z">
          <w:r w:rsidR="006432B5" w:rsidRPr="00A83E16" w:rsidDel="00A376A8">
            <w:delText xml:space="preserve"> (we thank Reviewer 1 for this suggestion)</w:delText>
          </w:r>
        </w:del>
        <w:r w:rsidR="006432B5" w:rsidRPr="00A83E16">
          <w:t>.</w:t>
        </w:r>
      </w:ins>
    </w:p>
  </w:footnote>
  <w:footnote w:id="3">
    <w:p w14:paraId="325E344F" w14:textId="066D576C" w:rsidR="000C12DA" w:rsidRPr="000C12DA" w:rsidRDefault="000C12DA" w:rsidP="00A31498">
      <w:pPr>
        <w:pStyle w:val="FootnoteText"/>
        <w:jc w:val="both"/>
        <w:rPr>
          <w:sz w:val="18"/>
          <w:szCs w:val="18"/>
        </w:rPr>
      </w:pPr>
      <w:r w:rsidRPr="000C12DA">
        <w:rPr>
          <w:rStyle w:val="FootnoteReference"/>
          <w:sz w:val="18"/>
          <w:szCs w:val="18"/>
        </w:rPr>
        <w:footnoteRef/>
      </w:r>
      <w:r w:rsidRPr="000C12DA">
        <w:rPr>
          <w:sz w:val="18"/>
          <w:szCs w:val="18"/>
        </w:rPr>
        <w:t xml:space="preserve"> The</w:t>
      </w:r>
      <w:r w:rsidRPr="000C12DA">
        <w:rPr>
          <w:spacing w:val="31"/>
          <w:sz w:val="18"/>
          <w:szCs w:val="18"/>
        </w:rPr>
        <w:t xml:space="preserve"> </w:t>
      </w:r>
      <w:r w:rsidRPr="000C12DA">
        <w:rPr>
          <w:sz w:val="18"/>
          <w:szCs w:val="18"/>
        </w:rPr>
        <w:t>substantive</w:t>
      </w:r>
      <w:r w:rsidRPr="000C12DA">
        <w:rPr>
          <w:spacing w:val="31"/>
          <w:sz w:val="18"/>
          <w:szCs w:val="18"/>
        </w:rPr>
        <w:t xml:space="preserve"> </w:t>
      </w:r>
      <w:r w:rsidRPr="000C12DA">
        <w:rPr>
          <w:sz w:val="18"/>
          <w:szCs w:val="18"/>
        </w:rPr>
        <w:t>conclusions</w:t>
      </w:r>
      <w:r w:rsidRPr="000C12DA">
        <w:rPr>
          <w:spacing w:val="31"/>
          <w:sz w:val="18"/>
          <w:szCs w:val="18"/>
        </w:rPr>
        <w:t xml:space="preserve"> </w:t>
      </w:r>
      <w:r w:rsidRPr="000C12DA">
        <w:rPr>
          <w:sz w:val="18"/>
          <w:szCs w:val="18"/>
        </w:rPr>
        <w:t>are</w:t>
      </w:r>
      <w:r w:rsidRPr="000C12DA">
        <w:rPr>
          <w:spacing w:val="31"/>
          <w:sz w:val="18"/>
          <w:szCs w:val="18"/>
        </w:rPr>
        <w:t xml:space="preserve"> </w:t>
      </w:r>
      <w:r w:rsidRPr="000C12DA">
        <w:rPr>
          <w:sz w:val="18"/>
          <w:szCs w:val="18"/>
        </w:rPr>
        <w:t>broadly</w:t>
      </w:r>
      <w:r w:rsidRPr="000C12DA">
        <w:rPr>
          <w:spacing w:val="31"/>
          <w:sz w:val="18"/>
          <w:szCs w:val="18"/>
        </w:rPr>
        <w:t xml:space="preserve"> </w:t>
      </w:r>
      <w:r w:rsidRPr="000C12DA">
        <w:rPr>
          <w:sz w:val="18"/>
          <w:szCs w:val="18"/>
        </w:rPr>
        <w:t>similar</w:t>
      </w:r>
      <w:r w:rsidRPr="000C12DA">
        <w:rPr>
          <w:spacing w:val="31"/>
          <w:sz w:val="18"/>
          <w:szCs w:val="18"/>
        </w:rPr>
        <w:t xml:space="preserve"> </w:t>
      </w:r>
      <w:r w:rsidRPr="000C12DA">
        <w:rPr>
          <w:sz w:val="18"/>
          <w:szCs w:val="18"/>
        </w:rPr>
        <w:t>across</w:t>
      </w:r>
      <w:r w:rsidRPr="000C12DA">
        <w:rPr>
          <w:spacing w:val="31"/>
          <w:sz w:val="18"/>
          <w:szCs w:val="18"/>
        </w:rPr>
        <w:t xml:space="preserve"> </w:t>
      </w:r>
      <w:r w:rsidRPr="000C12DA">
        <w:rPr>
          <w:sz w:val="18"/>
          <w:szCs w:val="18"/>
        </w:rPr>
        <w:t>specifications</w:t>
      </w:r>
      <w:r w:rsidRPr="000C12DA">
        <w:rPr>
          <w:spacing w:val="31"/>
          <w:sz w:val="18"/>
          <w:szCs w:val="18"/>
        </w:rPr>
        <w:t xml:space="preserve"> </w:t>
      </w:r>
      <w:r w:rsidRPr="000C12DA">
        <w:rPr>
          <w:sz w:val="18"/>
          <w:szCs w:val="18"/>
        </w:rPr>
        <w:t>in</w:t>
      </w:r>
      <w:r w:rsidRPr="000C12DA">
        <w:rPr>
          <w:spacing w:val="31"/>
          <w:sz w:val="18"/>
          <w:szCs w:val="18"/>
        </w:rPr>
        <w:t xml:space="preserve"> </w:t>
      </w:r>
      <w:r>
        <w:fldChar w:fldCharType="begin"/>
      </w:r>
      <w:r>
        <w:instrText>HYPERLINK \l "_bookmark9"</w:instrText>
      </w:r>
      <w:r>
        <w:fldChar w:fldCharType="separate"/>
      </w:r>
      <w:ins w:id="542" w:author="Héctor Bahamonde" w:date="2026-09-19T11:27:00Z" w16du:dateUtc="2026-09-19T09:27:00Z">
        <w:r w:rsidR="00175F57" w:rsidRPr="00175F57">
          <w:t xml:space="preserve"> </w:t>
        </w:r>
        <w:r w:rsidR="00175F57" w:rsidRPr="00175F57">
          <w:rPr>
            <w:sz w:val="18"/>
            <w:szCs w:val="18"/>
          </w:rPr>
          <w:t>Table OA1</w:t>
        </w:r>
      </w:ins>
      <w:del w:id="543" w:author="Héctor Bahamonde" w:date="2026-09-19T11:27:00Z" w16du:dateUtc="2026-09-19T09:27:00Z">
        <w:r w:rsidRPr="000C12DA" w:rsidDel="00175F57">
          <w:rPr>
            <w:sz w:val="18"/>
            <w:szCs w:val="18"/>
          </w:rPr>
          <w:delText>Table</w:delText>
        </w:r>
        <w:r w:rsidRPr="000C12DA" w:rsidDel="00175F57">
          <w:rPr>
            <w:spacing w:val="31"/>
            <w:sz w:val="18"/>
            <w:szCs w:val="18"/>
          </w:rPr>
          <w:delText xml:space="preserve"> </w:delText>
        </w:r>
        <w:r w:rsidRPr="000C12DA" w:rsidDel="00175F57">
          <w:rPr>
            <w:sz w:val="18"/>
            <w:szCs w:val="18"/>
          </w:rPr>
          <w:delText>2</w:delText>
        </w:r>
      </w:del>
      <w:r w:rsidRPr="000C12DA">
        <w:rPr>
          <w:sz w:val="18"/>
          <w:szCs w:val="18"/>
        </w:rPr>
        <w:t>.</w:t>
      </w:r>
      <w:r>
        <w:fldChar w:fldCharType="end"/>
      </w:r>
      <w:r w:rsidRPr="000C12DA">
        <w:rPr>
          <w:spacing w:val="40"/>
          <w:sz w:val="18"/>
          <w:szCs w:val="18"/>
        </w:rPr>
        <w:t xml:space="preserve"> </w:t>
      </w:r>
      <w:r w:rsidRPr="000C12DA">
        <w:rPr>
          <w:sz w:val="18"/>
          <w:szCs w:val="18"/>
        </w:rPr>
        <w:t>The</w:t>
      </w:r>
      <w:r w:rsidRPr="000C12DA">
        <w:rPr>
          <w:spacing w:val="31"/>
          <w:sz w:val="18"/>
          <w:szCs w:val="18"/>
        </w:rPr>
        <w:t xml:space="preserve"> </w:t>
      </w:r>
      <w:r w:rsidRPr="000C12DA">
        <w:rPr>
          <w:sz w:val="18"/>
          <w:szCs w:val="18"/>
        </w:rPr>
        <w:t>ordinal</w:t>
      </w:r>
      <w:r w:rsidRPr="000C12DA">
        <w:rPr>
          <w:spacing w:val="31"/>
          <w:sz w:val="18"/>
          <w:szCs w:val="18"/>
        </w:rPr>
        <w:t xml:space="preserve"> </w:t>
      </w:r>
      <w:r w:rsidRPr="000C12DA">
        <w:rPr>
          <w:sz w:val="18"/>
          <w:szCs w:val="18"/>
        </w:rPr>
        <w:t>model</w:t>
      </w:r>
      <w:r w:rsidRPr="000C12DA">
        <w:rPr>
          <w:spacing w:val="31"/>
          <w:sz w:val="18"/>
          <w:szCs w:val="18"/>
        </w:rPr>
        <w:t xml:space="preserve"> </w:t>
      </w:r>
      <w:r w:rsidRPr="000C12DA">
        <w:rPr>
          <w:sz w:val="18"/>
          <w:szCs w:val="18"/>
        </w:rPr>
        <w:t>suggests that the loss (rescue) frame shifts respondents toward more permissive funding positions, whereas the gains (health maximi</w:t>
      </w:r>
      <w:ins w:id="544" w:author="Microsoft Office User" w:date="2026-09-11T12:47:00Z">
        <w:r w:rsidR="00B467E3">
          <w:rPr>
            <w:sz w:val="18"/>
            <w:szCs w:val="18"/>
          </w:rPr>
          <w:t>z</w:t>
        </w:r>
      </w:ins>
      <w:del w:id="545" w:author="Microsoft Office User" w:date="2026-09-11T12:47:00Z">
        <w:r w:rsidRPr="000C12DA" w:rsidDel="00B467E3">
          <w:rPr>
            <w:sz w:val="18"/>
            <w:szCs w:val="18"/>
          </w:rPr>
          <w:delText>s</w:delText>
        </w:r>
      </w:del>
      <w:r w:rsidRPr="000C12DA">
        <w:rPr>
          <w:sz w:val="18"/>
          <w:szCs w:val="18"/>
        </w:rPr>
        <w:t>ation) frame shifts them toward more restrictive positions.</w:t>
      </w:r>
      <w:r w:rsidRPr="000C12DA">
        <w:rPr>
          <w:spacing w:val="40"/>
          <w:sz w:val="18"/>
          <w:szCs w:val="18"/>
        </w:rPr>
        <w:t xml:space="preserve"> </w:t>
      </w:r>
      <w:r w:rsidRPr="000C12DA">
        <w:rPr>
          <w:sz w:val="18"/>
          <w:szCs w:val="18"/>
        </w:rPr>
        <w:t>The multinomial model points in the same direction: the</w:t>
      </w:r>
      <w:r w:rsidRPr="000C12DA">
        <w:rPr>
          <w:spacing w:val="-6"/>
          <w:sz w:val="18"/>
          <w:szCs w:val="18"/>
        </w:rPr>
        <w:t xml:space="preserve"> </w:t>
      </w:r>
      <w:r w:rsidRPr="000C12DA">
        <w:rPr>
          <w:sz w:val="18"/>
          <w:szCs w:val="18"/>
        </w:rPr>
        <w:t>loss</w:t>
      </w:r>
      <w:r w:rsidRPr="000C12DA">
        <w:rPr>
          <w:spacing w:val="-6"/>
          <w:sz w:val="18"/>
          <w:szCs w:val="18"/>
        </w:rPr>
        <w:t xml:space="preserve"> </w:t>
      </w:r>
      <w:r w:rsidRPr="000C12DA">
        <w:rPr>
          <w:sz w:val="18"/>
          <w:szCs w:val="18"/>
        </w:rPr>
        <w:t>frame</w:t>
      </w:r>
      <w:r w:rsidRPr="000C12DA">
        <w:rPr>
          <w:spacing w:val="-6"/>
          <w:sz w:val="18"/>
          <w:szCs w:val="18"/>
        </w:rPr>
        <w:t xml:space="preserve"> </w:t>
      </w:r>
      <w:r w:rsidRPr="000C12DA">
        <w:rPr>
          <w:sz w:val="18"/>
          <w:szCs w:val="18"/>
        </w:rPr>
        <w:t>increases</w:t>
      </w:r>
      <w:r w:rsidRPr="000C12DA">
        <w:rPr>
          <w:spacing w:val="-6"/>
          <w:sz w:val="18"/>
          <w:szCs w:val="18"/>
        </w:rPr>
        <w:t xml:space="preserve"> </w:t>
      </w:r>
      <w:r w:rsidRPr="000C12DA">
        <w:rPr>
          <w:sz w:val="18"/>
          <w:szCs w:val="18"/>
        </w:rPr>
        <w:t>relative</w:t>
      </w:r>
      <w:r w:rsidRPr="000C12DA">
        <w:rPr>
          <w:spacing w:val="-6"/>
          <w:sz w:val="18"/>
          <w:szCs w:val="18"/>
        </w:rPr>
        <w:t xml:space="preserve"> </w:t>
      </w:r>
      <w:r w:rsidRPr="000C12DA">
        <w:rPr>
          <w:sz w:val="18"/>
          <w:szCs w:val="18"/>
        </w:rPr>
        <w:t>support</w:t>
      </w:r>
      <w:r w:rsidRPr="000C12DA">
        <w:rPr>
          <w:spacing w:val="-6"/>
          <w:sz w:val="18"/>
          <w:szCs w:val="18"/>
        </w:rPr>
        <w:t xml:space="preserve"> </w:t>
      </w:r>
      <w:r w:rsidRPr="000C12DA">
        <w:rPr>
          <w:sz w:val="18"/>
          <w:szCs w:val="18"/>
        </w:rPr>
        <w:t>for</w:t>
      </w:r>
      <w:r w:rsidRPr="000C12DA">
        <w:rPr>
          <w:spacing w:val="-6"/>
          <w:sz w:val="18"/>
          <w:szCs w:val="18"/>
        </w:rPr>
        <w:t xml:space="preserve"> </w:t>
      </w:r>
      <w:r w:rsidRPr="000C12DA">
        <w:rPr>
          <w:sz w:val="18"/>
          <w:szCs w:val="18"/>
        </w:rPr>
        <w:t>conditional</w:t>
      </w:r>
      <w:r w:rsidRPr="000C12DA">
        <w:rPr>
          <w:spacing w:val="-6"/>
          <w:sz w:val="18"/>
          <w:szCs w:val="18"/>
        </w:rPr>
        <w:t xml:space="preserve"> </w:t>
      </w:r>
      <w:r w:rsidRPr="000C12DA">
        <w:rPr>
          <w:sz w:val="18"/>
          <w:szCs w:val="18"/>
        </w:rPr>
        <w:t>and</w:t>
      </w:r>
      <w:r w:rsidRPr="000C12DA">
        <w:rPr>
          <w:spacing w:val="-6"/>
          <w:sz w:val="18"/>
          <w:szCs w:val="18"/>
        </w:rPr>
        <w:t xml:space="preserve"> </w:t>
      </w:r>
      <w:r w:rsidRPr="000C12DA">
        <w:rPr>
          <w:sz w:val="18"/>
          <w:szCs w:val="18"/>
        </w:rPr>
        <w:t>unconditional</w:t>
      </w:r>
      <w:r w:rsidRPr="000C12DA">
        <w:rPr>
          <w:spacing w:val="-6"/>
          <w:sz w:val="18"/>
          <w:szCs w:val="18"/>
        </w:rPr>
        <w:t xml:space="preserve"> </w:t>
      </w:r>
      <w:r w:rsidRPr="000C12DA">
        <w:rPr>
          <w:sz w:val="18"/>
          <w:szCs w:val="18"/>
        </w:rPr>
        <w:t>funding</w:t>
      </w:r>
      <w:r w:rsidRPr="000C12DA">
        <w:rPr>
          <w:spacing w:val="-6"/>
          <w:sz w:val="18"/>
          <w:szCs w:val="18"/>
        </w:rPr>
        <w:t xml:space="preserve"> </w:t>
      </w:r>
      <w:r w:rsidRPr="000C12DA">
        <w:rPr>
          <w:sz w:val="18"/>
          <w:szCs w:val="18"/>
        </w:rPr>
        <w:t>compared</w:t>
      </w:r>
      <w:r w:rsidRPr="000C12DA">
        <w:rPr>
          <w:spacing w:val="-6"/>
          <w:sz w:val="18"/>
          <w:szCs w:val="18"/>
        </w:rPr>
        <w:t xml:space="preserve"> </w:t>
      </w:r>
      <w:r w:rsidRPr="000C12DA">
        <w:rPr>
          <w:sz w:val="18"/>
          <w:szCs w:val="18"/>
        </w:rPr>
        <w:t>with</w:t>
      </w:r>
      <w:r w:rsidRPr="000C12DA">
        <w:rPr>
          <w:spacing w:val="-6"/>
          <w:sz w:val="18"/>
          <w:szCs w:val="18"/>
        </w:rPr>
        <w:t xml:space="preserve"> </w:t>
      </w:r>
      <w:r w:rsidRPr="000C12DA">
        <w:rPr>
          <w:sz w:val="18"/>
          <w:szCs w:val="18"/>
        </w:rPr>
        <w:t>rejection, while the gains frame is most clearly associated with lower relative support for unconditional funding.</w:t>
      </w:r>
      <w:r w:rsidRPr="000C12DA">
        <w:rPr>
          <w:spacing w:val="34"/>
          <w:sz w:val="18"/>
          <w:szCs w:val="18"/>
        </w:rPr>
        <w:t xml:space="preserve"> </w:t>
      </w:r>
      <w:r w:rsidRPr="000C12DA">
        <w:rPr>
          <w:sz w:val="18"/>
          <w:szCs w:val="18"/>
        </w:rPr>
        <w:t>Both frames also increase “I don’t know” responses relative to rejection, suggesting some increase in expressed uncertainty.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73376A"/>
    <w:multiLevelType w:val="hybridMultilevel"/>
    <w:tmpl w:val="7460F296"/>
    <w:lvl w:ilvl="0" w:tplc="3D402AEE">
      <w:start w:val="1"/>
      <w:numFmt w:val="decimal"/>
      <w:lvlText w:val="%1."/>
      <w:lvlJc w:val="left"/>
      <w:pPr>
        <w:ind w:left="720" w:hanging="360"/>
      </w:pPr>
      <w:rPr>
        <w:rFonts w:hint="default"/>
        <w:w w:val="11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CCC1CD0"/>
    <w:multiLevelType w:val="hybridMultilevel"/>
    <w:tmpl w:val="E4E2370A"/>
    <w:lvl w:ilvl="0" w:tplc="DDD4BD52">
      <w:start w:val="1"/>
      <w:numFmt w:val="decimal"/>
      <w:lvlText w:val="%1."/>
      <w:lvlJc w:val="left"/>
      <w:pPr>
        <w:ind w:left="400" w:hanging="163"/>
      </w:pPr>
      <w:rPr>
        <w:rFonts w:ascii="Times New Roman" w:eastAsia="Times New Roman" w:hAnsi="Times New Roman" w:cs="Times New Roman"/>
        <w:b w:val="0"/>
        <w:bCs w:val="0"/>
        <w:i w:val="0"/>
        <w:iCs w:val="0"/>
        <w:spacing w:val="-1"/>
        <w:w w:val="104"/>
        <w:sz w:val="13"/>
        <w:szCs w:val="13"/>
        <w:lang w:val="en-US" w:eastAsia="en-US" w:bidi="ar-SA"/>
      </w:rPr>
    </w:lvl>
    <w:lvl w:ilvl="1" w:tplc="1D64DBF2">
      <w:numFmt w:val="bullet"/>
      <w:lvlText w:val="•"/>
      <w:lvlJc w:val="left"/>
      <w:pPr>
        <w:ind w:left="832" w:hanging="163"/>
      </w:pPr>
      <w:rPr>
        <w:rFonts w:hint="default"/>
        <w:lang w:val="en-US" w:eastAsia="en-US" w:bidi="ar-SA"/>
      </w:rPr>
    </w:lvl>
    <w:lvl w:ilvl="2" w:tplc="8A3A4B6C">
      <w:numFmt w:val="bullet"/>
      <w:lvlText w:val="•"/>
      <w:lvlJc w:val="left"/>
      <w:pPr>
        <w:ind w:left="1265" w:hanging="163"/>
      </w:pPr>
      <w:rPr>
        <w:rFonts w:hint="default"/>
        <w:lang w:val="en-US" w:eastAsia="en-US" w:bidi="ar-SA"/>
      </w:rPr>
    </w:lvl>
    <w:lvl w:ilvl="3" w:tplc="0512DFB8">
      <w:numFmt w:val="bullet"/>
      <w:lvlText w:val="•"/>
      <w:lvlJc w:val="left"/>
      <w:pPr>
        <w:ind w:left="1697" w:hanging="163"/>
      </w:pPr>
      <w:rPr>
        <w:rFonts w:hint="default"/>
        <w:lang w:val="en-US" w:eastAsia="en-US" w:bidi="ar-SA"/>
      </w:rPr>
    </w:lvl>
    <w:lvl w:ilvl="4" w:tplc="473E78BC">
      <w:numFmt w:val="bullet"/>
      <w:lvlText w:val="•"/>
      <w:lvlJc w:val="left"/>
      <w:pPr>
        <w:ind w:left="2130" w:hanging="163"/>
      </w:pPr>
      <w:rPr>
        <w:rFonts w:hint="default"/>
        <w:lang w:val="en-US" w:eastAsia="en-US" w:bidi="ar-SA"/>
      </w:rPr>
    </w:lvl>
    <w:lvl w:ilvl="5" w:tplc="3FCAA3E6">
      <w:numFmt w:val="bullet"/>
      <w:lvlText w:val="•"/>
      <w:lvlJc w:val="left"/>
      <w:pPr>
        <w:ind w:left="2563" w:hanging="163"/>
      </w:pPr>
      <w:rPr>
        <w:rFonts w:hint="default"/>
        <w:lang w:val="en-US" w:eastAsia="en-US" w:bidi="ar-SA"/>
      </w:rPr>
    </w:lvl>
    <w:lvl w:ilvl="6" w:tplc="3BCC6BB2">
      <w:numFmt w:val="bullet"/>
      <w:lvlText w:val="•"/>
      <w:lvlJc w:val="left"/>
      <w:pPr>
        <w:ind w:left="2995" w:hanging="163"/>
      </w:pPr>
      <w:rPr>
        <w:rFonts w:hint="default"/>
        <w:lang w:val="en-US" w:eastAsia="en-US" w:bidi="ar-SA"/>
      </w:rPr>
    </w:lvl>
    <w:lvl w:ilvl="7" w:tplc="FF8C32D0">
      <w:numFmt w:val="bullet"/>
      <w:lvlText w:val="•"/>
      <w:lvlJc w:val="left"/>
      <w:pPr>
        <w:ind w:left="3428" w:hanging="163"/>
      </w:pPr>
      <w:rPr>
        <w:rFonts w:hint="default"/>
        <w:lang w:val="en-US" w:eastAsia="en-US" w:bidi="ar-SA"/>
      </w:rPr>
    </w:lvl>
    <w:lvl w:ilvl="8" w:tplc="E66C542C">
      <w:numFmt w:val="bullet"/>
      <w:lvlText w:val="•"/>
      <w:lvlJc w:val="left"/>
      <w:pPr>
        <w:ind w:left="3860" w:hanging="163"/>
      </w:pPr>
      <w:rPr>
        <w:rFonts w:hint="default"/>
        <w:lang w:val="en-US" w:eastAsia="en-US" w:bidi="ar-SA"/>
      </w:rPr>
    </w:lvl>
  </w:abstractNum>
  <w:abstractNum w:abstractNumId="2" w15:restartNumberingAfterBreak="0">
    <w:nsid w:val="575927D1"/>
    <w:multiLevelType w:val="hybridMultilevel"/>
    <w:tmpl w:val="69045772"/>
    <w:lvl w:ilvl="0" w:tplc="0409000F">
      <w:start w:val="1"/>
      <w:numFmt w:val="decimal"/>
      <w:lvlText w:val="%1."/>
      <w:lvlJc w:val="left"/>
      <w:pPr>
        <w:ind w:left="1186" w:hanging="360"/>
      </w:pPr>
    </w:lvl>
    <w:lvl w:ilvl="1" w:tplc="04090019" w:tentative="1">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3" w15:restartNumberingAfterBreak="0">
    <w:nsid w:val="5C637ED1"/>
    <w:multiLevelType w:val="hybridMultilevel"/>
    <w:tmpl w:val="F61C5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2A60B1A"/>
    <w:multiLevelType w:val="multilevel"/>
    <w:tmpl w:val="A5B0FB6E"/>
    <w:lvl w:ilvl="0">
      <w:start w:val="1"/>
      <w:numFmt w:val="decimal"/>
      <w:lvlText w:val="%1"/>
      <w:lvlJc w:val="left"/>
      <w:pPr>
        <w:ind w:left="844" w:hanging="485"/>
      </w:pPr>
      <w:rPr>
        <w:rFonts w:ascii="Times New Roman" w:eastAsia="Georgia" w:hAnsi="Times New Roman" w:cs="Times New Roman" w:hint="default"/>
        <w:b/>
        <w:bCs/>
        <w:i w:val="0"/>
        <w:iCs w:val="0"/>
        <w:spacing w:val="0"/>
        <w:w w:val="117"/>
        <w:sz w:val="28"/>
        <w:szCs w:val="28"/>
        <w:lang w:val="en-US" w:eastAsia="en-US" w:bidi="ar-SA"/>
      </w:rPr>
    </w:lvl>
    <w:lvl w:ilvl="1">
      <w:start w:val="1"/>
      <w:numFmt w:val="decimal"/>
      <w:lvlText w:val="%1.%2"/>
      <w:lvlJc w:val="left"/>
      <w:pPr>
        <w:ind w:left="972" w:hanging="613"/>
      </w:pPr>
      <w:rPr>
        <w:rFonts w:ascii="Georgia" w:eastAsia="Georgia" w:hAnsi="Georgia" w:cs="Georgia" w:hint="default"/>
        <w:b/>
        <w:bCs/>
        <w:i w:val="0"/>
        <w:iCs w:val="0"/>
        <w:spacing w:val="-1"/>
        <w:w w:val="109"/>
        <w:sz w:val="24"/>
        <w:szCs w:val="24"/>
        <w:lang w:val="en-US" w:eastAsia="en-US" w:bidi="ar-SA"/>
      </w:rPr>
    </w:lvl>
    <w:lvl w:ilvl="2">
      <w:numFmt w:val="bullet"/>
      <w:lvlText w:val="•"/>
      <w:lvlJc w:val="left"/>
      <w:pPr>
        <w:ind w:left="1991" w:hanging="613"/>
      </w:pPr>
      <w:rPr>
        <w:rFonts w:hint="default"/>
        <w:lang w:val="en-US" w:eastAsia="en-US" w:bidi="ar-SA"/>
      </w:rPr>
    </w:lvl>
    <w:lvl w:ilvl="3">
      <w:numFmt w:val="bullet"/>
      <w:lvlText w:val="•"/>
      <w:lvlJc w:val="left"/>
      <w:pPr>
        <w:ind w:left="3002" w:hanging="613"/>
      </w:pPr>
      <w:rPr>
        <w:rFonts w:hint="default"/>
        <w:lang w:val="en-US" w:eastAsia="en-US" w:bidi="ar-SA"/>
      </w:rPr>
    </w:lvl>
    <w:lvl w:ilvl="4">
      <w:numFmt w:val="bullet"/>
      <w:lvlText w:val="•"/>
      <w:lvlJc w:val="left"/>
      <w:pPr>
        <w:ind w:left="4013" w:hanging="613"/>
      </w:pPr>
      <w:rPr>
        <w:rFonts w:hint="default"/>
        <w:lang w:val="en-US" w:eastAsia="en-US" w:bidi="ar-SA"/>
      </w:rPr>
    </w:lvl>
    <w:lvl w:ilvl="5">
      <w:numFmt w:val="bullet"/>
      <w:lvlText w:val="•"/>
      <w:lvlJc w:val="left"/>
      <w:pPr>
        <w:ind w:left="5024" w:hanging="613"/>
      </w:pPr>
      <w:rPr>
        <w:rFonts w:hint="default"/>
        <w:lang w:val="en-US" w:eastAsia="en-US" w:bidi="ar-SA"/>
      </w:rPr>
    </w:lvl>
    <w:lvl w:ilvl="6">
      <w:numFmt w:val="bullet"/>
      <w:lvlText w:val="•"/>
      <w:lvlJc w:val="left"/>
      <w:pPr>
        <w:ind w:left="6035" w:hanging="613"/>
      </w:pPr>
      <w:rPr>
        <w:rFonts w:hint="default"/>
        <w:lang w:val="en-US" w:eastAsia="en-US" w:bidi="ar-SA"/>
      </w:rPr>
    </w:lvl>
    <w:lvl w:ilvl="7">
      <w:numFmt w:val="bullet"/>
      <w:lvlText w:val="•"/>
      <w:lvlJc w:val="left"/>
      <w:pPr>
        <w:ind w:left="7046" w:hanging="613"/>
      </w:pPr>
      <w:rPr>
        <w:rFonts w:hint="default"/>
        <w:lang w:val="en-US" w:eastAsia="en-US" w:bidi="ar-SA"/>
      </w:rPr>
    </w:lvl>
    <w:lvl w:ilvl="8">
      <w:numFmt w:val="bullet"/>
      <w:lvlText w:val="•"/>
      <w:lvlJc w:val="left"/>
      <w:pPr>
        <w:ind w:left="8057" w:hanging="613"/>
      </w:pPr>
      <w:rPr>
        <w:rFonts w:hint="default"/>
        <w:lang w:val="en-US" w:eastAsia="en-US" w:bidi="ar-SA"/>
      </w:rPr>
    </w:lvl>
  </w:abstractNum>
  <w:num w:numId="1" w16cid:durableId="243955060">
    <w:abstractNumId w:val="1"/>
  </w:num>
  <w:num w:numId="2" w16cid:durableId="1216164381">
    <w:abstractNumId w:val="4"/>
  </w:num>
  <w:num w:numId="3" w16cid:durableId="1514417682">
    <w:abstractNumId w:val="0"/>
  </w:num>
  <w:num w:numId="4" w16cid:durableId="714088665">
    <w:abstractNumId w:val="3"/>
  </w:num>
  <w:num w:numId="5" w16cid:durableId="60766118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Héctor Bahamonde">
    <w15:presenceInfo w15:providerId="AD" w15:userId="S::hibano@utu.fi::ecb50e0b-e343-4ba5-bd40-e9b2004cf172"/>
  </w15:person>
  <w15:person w15:author="Katri Aaltonen">
    <w15:presenceInfo w15:providerId="AD" w15:userId="S::kmaaal@utu.fi::256b0cb1-b668-442b-9b94-698e2859606a"/>
  </w15:person>
  <w15:person w15:author="Microsoft Office User">
    <w15:presenceInfo w15:providerId="None" w15:userId="Microsoft Office User"/>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91A"/>
    <w:rsid w:val="00000A2E"/>
    <w:rsid w:val="000101E8"/>
    <w:rsid w:val="00012835"/>
    <w:rsid w:val="00012F0C"/>
    <w:rsid w:val="00023585"/>
    <w:rsid w:val="00024615"/>
    <w:rsid w:val="00025374"/>
    <w:rsid w:val="00025559"/>
    <w:rsid w:val="00026A4E"/>
    <w:rsid w:val="000367CE"/>
    <w:rsid w:val="00046231"/>
    <w:rsid w:val="0005305F"/>
    <w:rsid w:val="00053B93"/>
    <w:rsid w:val="000552C9"/>
    <w:rsid w:val="000605A5"/>
    <w:rsid w:val="000773C3"/>
    <w:rsid w:val="0009156F"/>
    <w:rsid w:val="00094080"/>
    <w:rsid w:val="000A08AF"/>
    <w:rsid w:val="000A2CD3"/>
    <w:rsid w:val="000A6C8F"/>
    <w:rsid w:val="000B052A"/>
    <w:rsid w:val="000C12DA"/>
    <w:rsid w:val="000C1B7D"/>
    <w:rsid w:val="000D4A67"/>
    <w:rsid w:val="000E0E2A"/>
    <w:rsid w:val="000E1E94"/>
    <w:rsid w:val="000E3F1A"/>
    <w:rsid w:val="000E7832"/>
    <w:rsid w:val="000F2815"/>
    <w:rsid w:val="000F61A9"/>
    <w:rsid w:val="00101F08"/>
    <w:rsid w:val="0010630B"/>
    <w:rsid w:val="00111A9D"/>
    <w:rsid w:val="00133F1C"/>
    <w:rsid w:val="00135068"/>
    <w:rsid w:val="001405AC"/>
    <w:rsid w:val="00142A06"/>
    <w:rsid w:val="001446A2"/>
    <w:rsid w:val="00145243"/>
    <w:rsid w:val="00150CD2"/>
    <w:rsid w:val="00152454"/>
    <w:rsid w:val="001671DA"/>
    <w:rsid w:val="00170DAC"/>
    <w:rsid w:val="00175756"/>
    <w:rsid w:val="00175F57"/>
    <w:rsid w:val="0018100B"/>
    <w:rsid w:val="00182F1E"/>
    <w:rsid w:val="00193800"/>
    <w:rsid w:val="00197F15"/>
    <w:rsid w:val="001A15AD"/>
    <w:rsid w:val="001A723D"/>
    <w:rsid w:val="001A7E54"/>
    <w:rsid w:val="001C0514"/>
    <w:rsid w:val="001E26C0"/>
    <w:rsid w:val="001F22CE"/>
    <w:rsid w:val="002056BB"/>
    <w:rsid w:val="00205904"/>
    <w:rsid w:val="002105ED"/>
    <w:rsid w:val="002140F3"/>
    <w:rsid w:val="00217ADD"/>
    <w:rsid w:val="0022234C"/>
    <w:rsid w:val="00224467"/>
    <w:rsid w:val="00225C44"/>
    <w:rsid w:val="0022726C"/>
    <w:rsid w:val="00232290"/>
    <w:rsid w:val="00246713"/>
    <w:rsid w:val="00253D94"/>
    <w:rsid w:val="002713EE"/>
    <w:rsid w:val="00275C4D"/>
    <w:rsid w:val="00281F66"/>
    <w:rsid w:val="002915DD"/>
    <w:rsid w:val="0029689B"/>
    <w:rsid w:val="002A45E6"/>
    <w:rsid w:val="002C2747"/>
    <w:rsid w:val="002D225B"/>
    <w:rsid w:val="002D46C8"/>
    <w:rsid w:val="002E56EB"/>
    <w:rsid w:val="002E5AF1"/>
    <w:rsid w:val="00304641"/>
    <w:rsid w:val="00311AF7"/>
    <w:rsid w:val="0032099C"/>
    <w:rsid w:val="00320B43"/>
    <w:rsid w:val="00337572"/>
    <w:rsid w:val="00343513"/>
    <w:rsid w:val="00345258"/>
    <w:rsid w:val="00347A86"/>
    <w:rsid w:val="00351B29"/>
    <w:rsid w:val="0036653B"/>
    <w:rsid w:val="0037350D"/>
    <w:rsid w:val="00380282"/>
    <w:rsid w:val="0038401E"/>
    <w:rsid w:val="00396273"/>
    <w:rsid w:val="003A0D05"/>
    <w:rsid w:val="003A7BEB"/>
    <w:rsid w:val="003B2659"/>
    <w:rsid w:val="003C0628"/>
    <w:rsid w:val="003C51B4"/>
    <w:rsid w:val="003D03EE"/>
    <w:rsid w:val="003D7409"/>
    <w:rsid w:val="003E540B"/>
    <w:rsid w:val="003E7EAF"/>
    <w:rsid w:val="003F081C"/>
    <w:rsid w:val="003F27A0"/>
    <w:rsid w:val="003F6F7B"/>
    <w:rsid w:val="003F7B8B"/>
    <w:rsid w:val="003F7C09"/>
    <w:rsid w:val="00401DB1"/>
    <w:rsid w:val="00403B47"/>
    <w:rsid w:val="00407C17"/>
    <w:rsid w:val="004114C5"/>
    <w:rsid w:val="004121C3"/>
    <w:rsid w:val="0042017B"/>
    <w:rsid w:val="00422370"/>
    <w:rsid w:val="00435E8C"/>
    <w:rsid w:val="0047362E"/>
    <w:rsid w:val="0048174D"/>
    <w:rsid w:val="004879B9"/>
    <w:rsid w:val="004C1289"/>
    <w:rsid w:val="004C3A86"/>
    <w:rsid w:val="004C41C9"/>
    <w:rsid w:val="00503BC1"/>
    <w:rsid w:val="00503FE7"/>
    <w:rsid w:val="00523435"/>
    <w:rsid w:val="00537B37"/>
    <w:rsid w:val="00546067"/>
    <w:rsid w:val="00546DA2"/>
    <w:rsid w:val="00554F3A"/>
    <w:rsid w:val="00560602"/>
    <w:rsid w:val="00565C53"/>
    <w:rsid w:val="00570046"/>
    <w:rsid w:val="005745CF"/>
    <w:rsid w:val="00577D9C"/>
    <w:rsid w:val="00586FAE"/>
    <w:rsid w:val="00596CF9"/>
    <w:rsid w:val="005B03FB"/>
    <w:rsid w:val="005C5A3F"/>
    <w:rsid w:val="005D1F48"/>
    <w:rsid w:val="005D2932"/>
    <w:rsid w:val="005D491A"/>
    <w:rsid w:val="005F2A68"/>
    <w:rsid w:val="00612C0E"/>
    <w:rsid w:val="00616918"/>
    <w:rsid w:val="006258BD"/>
    <w:rsid w:val="00630346"/>
    <w:rsid w:val="00630BB1"/>
    <w:rsid w:val="006432B5"/>
    <w:rsid w:val="00643FFA"/>
    <w:rsid w:val="0064462E"/>
    <w:rsid w:val="006473D3"/>
    <w:rsid w:val="006751DF"/>
    <w:rsid w:val="00685F38"/>
    <w:rsid w:val="006A23E3"/>
    <w:rsid w:val="006A26C4"/>
    <w:rsid w:val="006A5364"/>
    <w:rsid w:val="006B1599"/>
    <w:rsid w:val="006B75F7"/>
    <w:rsid w:val="006C6CDF"/>
    <w:rsid w:val="006C7CD0"/>
    <w:rsid w:val="006D34DC"/>
    <w:rsid w:val="006D54E4"/>
    <w:rsid w:val="006F041B"/>
    <w:rsid w:val="00706E2F"/>
    <w:rsid w:val="00715B8D"/>
    <w:rsid w:val="00723D01"/>
    <w:rsid w:val="00732829"/>
    <w:rsid w:val="00733F0A"/>
    <w:rsid w:val="00736A93"/>
    <w:rsid w:val="007423C7"/>
    <w:rsid w:val="00743378"/>
    <w:rsid w:val="00752649"/>
    <w:rsid w:val="00755263"/>
    <w:rsid w:val="00763861"/>
    <w:rsid w:val="00781AAE"/>
    <w:rsid w:val="007840DF"/>
    <w:rsid w:val="00795367"/>
    <w:rsid w:val="00797FB3"/>
    <w:rsid w:val="007A06E7"/>
    <w:rsid w:val="007A1B9C"/>
    <w:rsid w:val="007A33EC"/>
    <w:rsid w:val="007B26EF"/>
    <w:rsid w:val="007B32E8"/>
    <w:rsid w:val="007B43B5"/>
    <w:rsid w:val="007C0CFF"/>
    <w:rsid w:val="007C4598"/>
    <w:rsid w:val="007D1DEE"/>
    <w:rsid w:val="007E4DEA"/>
    <w:rsid w:val="007E511A"/>
    <w:rsid w:val="007E7952"/>
    <w:rsid w:val="007F7BFA"/>
    <w:rsid w:val="00800D49"/>
    <w:rsid w:val="00807BBA"/>
    <w:rsid w:val="00812742"/>
    <w:rsid w:val="00814FC9"/>
    <w:rsid w:val="008209DD"/>
    <w:rsid w:val="008341EE"/>
    <w:rsid w:val="00834E31"/>
    <w:rsid w:val="008360CF"/>
    <w:rsid w:val="00836E98"/>
    <w:rsid w:val="008372F6"/>
    <w:rsid w:val="008464BD"/>
    <w:rsid w:val="00856CFB"/>
    <w:rsid w:val="00867A28"/>
    <w:rsid w:val="00873FE2"/>
    <w:rsid w:val="00876595"/>
    <w:rsid w:val="008778A7"/>
    <w:rsid w:val="008925B0"/>
    <w:rsid w:val="00893948"/>
    <w:rsid w:val="008954D4"/>
    <w:rsid w:val="008B6239"/>
    <w:rsid w:val="008B6949"/>
    <w:rsid w:val="00906149"/>
    <w:rsid w:val="00911F67"/>
    <w:rsid w:val="00914815"/>
    <w:rsid w:val="009153C1"/>
    <w:rsid w:val="0092484B"/>
    <w:rsid w:val="009276B3"/>
    <w:rsid w:val="009307B0"/>
    <w:rsid w:val="00942922"/>
    <w:rsid w:val="00947D83"/>
    <w:rsid w:val="009560EF"/>
    <w:rsid w:val="00964BD0"/>
    <w:rsid w:val="009665A6"/>
    <w:rsid w:val="00980753"/>
    <w:rsid w:val="00980E10"/>
    <w:rsid w:val="00981A8C"/>
    <w:rsid w:val="00994F35"/>
    <w:rsid w:val="009A6FC1"/>
    <w:rsid w:val="009B5769"/>
    <w:rsid w:val="009D02F2"/>
    <w:rsid w:val="009D0733"/>
    <w:rsid w:val="009D4DDE"/>
    <w:rsid w:val="009D6C4B"/>
    <w:rsid w:val="009E6D2E"/>
    <w:rsid w:val="009F5EC3"/>
    <w:rsid w:val="00A04EA4"/>
    <w:rsid w:val="00A2424C"/>
    <w:rsid w:val="00A31498"/>
    <w:rsid w:val="00A376A8"/>
    <w:rsid w:val="00A52229"/>
    <w:rsid w:val="00A565E6"/>
    <w:rsid w:val="00A56B0D"/>
    <w:rsid w:val="00A640B7"/>
    <w:rsid w:val="00A74FD2"/>
    <w:rsid w:val="00A76921"/>
    <w:rsid w:val="00A77464"/>
    <w:rsid w:val="00A83E16"/>
    <w:rsid w:val="00A852BC"/>
    <w:rsid w:val="00AB6864"/>
    <w:rsid w:val="00AC2EFD"/>
    <w:rsid w:val="00AC487C"/>
    <w:rsid w:val="00AC5931"/>
    <w:rsid w:val="00AD44B4"/>
    <w:rsid w:val="00AE7983"/>
    <w:rsid w:val="00AF583C"/>
    <w:rsid w:val="00AF744B"/>
    <w:rsid w:val="00B01600"/>
    <w:rsid w:val="00B153BD"/>
    <w:rsid w:val="00B23519"/>
    <w:rsid w:val="00B25174"/>
    <w:rsid w:val="00B27CEB"/>
    <w:rsid w:val="00B30E2A"/>
    <w:rsid w:val="00B32B68"/>
    <w:rsid w:val="00B467E3"/>
    <w:rsid w:val="00B55C9A"/>
    <w:rsid w:val="00B97226"/>
    <w:rsid w:val="00BA34C6"/>
    <w:rsid w:val="00BA6D99"/>
    <w:rsid w:val="00BB0069"/>
    <w:rsid w:val="00BB4FF0"/>
    <w:rsid w:val="00BC7F05"/>
    <w:rsid w:val="00BD5EBC"/>
    <w:rsid w:val="00BE4B3C"/>
    <w:rsid w:val="00BF2660"/>
    <w:rsid w:val="00BF5283"/>
    <w:rsid w:val="00BF5770"/>
    <w:rsid w:val="00C25A62"/>
    <w:rsid w:val="00C25E16"/>
    <w:rsid w:val="00C312B7"/>
    <w:rsid w:val="00C31D9A"/>
    <w:rsid w:val="00C360C4"/>
    <w:rsid w:val="00C454E5"/>
    <w:rsid w:val="00C46DFD"/>
    <w:rsid w:val="00C52AF8"/>
    <w:rsid w:val="00C60F21"/>
    <w:rsid w:val="00C61827"/>
    <w:rsid w:val="00C63DE3"/>
    <w:rsid w:val="00C70203"/>
    <w:rsid w:val="00C73EB1"/>
    <w:rsid w:val="00C774EA"/>
    <w:rsid w:val="00C80BDD"/>
    <w:rsid w:val="00C90C40"/>
    <w:rsid w:val="00CB22F4"/>
    <w:rsid w:val="00CB41E0"/>
    <w:rsid w:val="00CC7565"/>
    <w:rsid w:val="00CD6464"/>
    <w:rsid w:val="00CF0262"/>
    <w:rsid w:val="00CF0FF4"/>
    <w:rsid w:val="00CF66EB"/>
    <w:rsid w:val="00D04E66"/>
    <w:rsid w:val="00D151B9"/>
    <w:rsid w:val="00D16498"/>
    <w:rsid w:val="00D23AA3"/>
    <w:rsid w:val="00D33FE8"/>
    <w:rsid w:val="00D3445B"/>
    <w:rsid w:val="00D43841"/>
    <w:rsid w:val="00D47439"/>
    <w:rsid w:val="00D5353D"/>
    <w:rsid w:val="00D6172F"/>
    <w:rsid w:val="00D67825"/>
    <w:rsid w:val="00D709B3"/>
    <w:rsid w:val="00D7135A"/>
    <w:rsid w:val="00D821FE"/>
    <w:rsid w:val="00D85FE8"/>
    <w:rsid w:val="00D878C7"/>
    <w:rsid w:val="00D9432B"/>
    <w:rsid w:val="00D94BA7"/>
    <w:rsid w:val="00DA3B00"/>
    <w:rsid w:val="00DA7ED8"/>
    <w:rsid w:val="00DB7F9A"/>
    <w:rsid w:val="00DC075D"/>
    <w:rsid w:val="00DC10DA"/>
    <w:rsid w:val="00DC1280"/>
    <w:rsid w:val="00DC462E"/>
    <w:rsid w:val="00DC4AC2"/>
    <w:rsid w:val="00DC4C31"/>
    <w:rsid w:val="00DC5724"/>
    <w:rsid w:val="00DE1856"/>
    <w:rsid w:val="00DF4916"/>
    <w:rsid w:val="00DF506C"/>
    <w:rsid w:val="00E057ED"/>
    <w:rsid w:val="00E16244"/>
    <w:rsid w:val="00E41237"/>
    <w:rsid w:val="00E47708"/>
    <w:rsid w:val="00E50AB6"/>
    <w:rsid w:val="00E517B1"/>
    <w:rsid w:val="00E63158"/>
    <w:rsid w:val="00E643EC"/>
    <w:rsid w:val="00E75F7B"/>
    <w:rsid w:val="00E810D2"/>
    <w:rsid w:val="00E850A6"/>
    <w:rsid w:val="00E86997"/>
    <w:rsid w:val="00EA0EF2"/>
    <w:rsid w:val="00EA5F79"/>
    <w:rsid w:val="00EA7791"/>
    <w:rsid w:val="00EC2983"/>
    <w:rsid w:val="00ED3EB6"/>
    <w:rsid w:val="00ED641D"/>
    <w:rsid w:val="00EE18BE"/>
    <w:rsid w:val="00EF2C03"/>
    <w:rsid w:val="00EF4E81"/>
    <w:rsid w:val="00EF5BE9"/>
    <w:rsid w:val="00F00F29"/>
    <w:rsid w:val="00F073E1"/>
    <w:rsid w:val="00F157A9"/>
    <w:rsid w:val="00F20990"/>
    <w:rsid w:val="00F24996"/>
    <w:rsid w:val="00F3033A"/>
    <w:rsid w:val="00F32E69"/>
    <w:rsid w:val="00F66F5F"/>
    <w:rsid w:val="00F67102"/>
    <w:rsid w:val="00F77C8A"/>
    <w:rsid w:val="00F84A19"/>
    <w:rsid w:val="00F95F87"/>
    <w:rsid w:val="00FA158F"/>
    <w:rsid w:val="00FB5EA2"/>
    <w:rsid w:val="00FB6CD5"/>
    <w:rsid w:val="00FD4DA7"/>
    <w:rsid w:val="00FD51F3"/>
    <w:rsid w:val="00FD6722"/>
    <w:rsid w:val="00FE1CD1"/>
    <w:rsid w:val="00FE5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0455C"/>
  <w15:docId w15:val="{5BF90C4F-040E-5F4F-91D9-3059833AC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44" w:hanging="484"/>
      <w:outlineLvl w:val="0"/>
    </w:pPr>
    <w:rPr>
      <w:rFonts w:ascii="Georgia" w:eastAsia="Georgia" w:hAnsi="Georgia" w:cs="Georgia"/>
      <w:b/>
      <w:bCs/>
      <w:sz w:val="28"/>
      <w:szCs w:val="28"/>
    </w:rPr>
  </w:style>
  <w:style w:type="paragraph" w:styleId="Heading2">
    <w:name w:val="heading 2"/>
    <w:basedOn w:val="Normal"/>
    <w:uiPriority w:val="9"/>
    <w:unhideWhenUsed/>
    <w:qFormat/>
    <w:pPr>
      <w:spacing w:before="1"/>
      <w:ind w:left="972" w:hanging="612"/>
      <w:outlineLvl w:val="1"/>
    </w:pPr>
    <w:rPr>
      <w:rFonts w:ascii="Georgia" w:eastAsia="Georgia" w:hAnsi="Georgia" w:cs="Georg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473" w:right="465" w:hanging="7"/>
      <w:jc w:val="center"/>
    </w:pPr>
    <w:rPr>
      <w:rFonts w:ascii="Georgia" w:eastAsia="Georgia" w:hAnsi="Georgia" w:cs="Georgia"/>
      <w:b/>
      <w:bCs/>
      <w:sz w:val="34"/>
      <w:szCs w:val="34"/>
    </w:rPr>
  </w:style>
  <w:style w:type="paragraph" w:styleId="ListParagraph">
    <w:name w:val="List Paragraph"/>
    <w:basedOn w:val="Normal"/>
    <w:uiPriority w:val="1"/>
    <w:qFormat/>
    <w:pPr>
      <w:ind w:left="844" w:hanging="484"/>
    </w:pPr>
    <w:rPr>
      <w:rFonts w:ascii="Georgia" w:eastAsia="Georgia" w:hAnsi="Georgia" w:cs="Georgia"/>
    </w:rPr>
  </w:style>
  <w:style w:type="paragraph" w:customStyle="1" w:styleId="TableParagraph">
    <w:name w:val="Table Paragraph"/>
    <w:basedOn w:val="Normal"/>
    <w:uiPriority w:val="1"/>
    <w:qFormat/>
  </w:style>
  <w:style w:type="paragraph" w:styleId="FootnoteText">
    <w:name w:val="footnote text"/>
    <w:basedOn w:val="Normal"/>
    <w:link w:val="FootnoteTextChar"/>
    <w:uiPriority w:val="99"/>
    <w:semiHidden/>
    <w:unhideWhenUsed/>
    <w:rsid w:val="008209DD"/>
    <w:rPr>
      <w:sz w:val="20"/>
      <w:szCs w:val="20"/>
    </w:rPr>
  </w:style>
  <w:style w:type="character" w:customStyle="1" w:styleId="FootnoteTextChar">
    <w:name w:val="Footnote Text Char"/>
    <w:basedOn w:val="DefaultParagraphFont"/>
    <w:link w:val="FootnoteText"/>
    <w:uiPriority w:val="99"/>
    <w:semiHidden/>
    <w:rsid w:val="008209DD"/>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8209DD"/>
    <w:rPr>
      <w:vertAlign w:val="superscript"/>
    </w:rPr>
  </w:style>
  <w:style w:type="paragraph" w:styleId="Header">
    <w:name w:val="header"/>
    <w:basedOn w:val="Normal"/>
    <w:link w:val="HeaderChar"/>
    <w:uiPriority w:val="99"/>
    <w:unhideWhenUsed/>
    <w:rsid w:val="009153C1"/>
    <w:pPr>
      <w:tabs>
        <w:tab w:val="center" w:pos="4680"/>
        <w:tab w:val="right" w:pos="9360"/>
      </w:tabs>
    </w:pPr>
  </w:style>
  <w:style w:type="character" w:customStyle="1" w:styleId="HeaderChar">
    <w:name w:val="Header Char"/>
    <w:basedOn w:val="DefaultParagraphFont"/>
    <w:link w:val="Header"/>
    <w:uiPriority w:val="99"/>
    <w:rsid w:val="009153C1"/>
    <w:rPr>
      <w:rFonts w:ascii="Times New Roman" w:eastAsia="Times New Roman" w:hAnsi="Times New Roman" w:cs="Times New Roman"/>
    </w:rPr>
  </w:style>
  <w:style w:type="paragraph" w:styleId="Footer">
    <w:name w:val="footer"/>
    <w:basedOn w:val="Normal"/>
    <w:link w:val="FooterChar"/>
    <w:uiPriority w:val="99"/>
    <w:unhideWhenUsed/>
    <w:rsid w:val="009153C1"/>
    <w:pPr>
      <w:tabs>
        <w:tab w:val="center" w:pos="4680"/>
        <w:tab w:val="right" w:pos="9360"/>
      </w:tabs>
    </w:pPr>
  </w:style>
  <w:style w:type="character" w:customStyle="1" w:styleId="FooterChar">
    <w:name w:val="Footer Char"/>
    <w:basedOn w:val="DefaultParagraphFont"/>
    <w:link w:val="Footer"/>
    <w:uiPriority w:val="99"/>
    <w:rsid w:val="009153C1"/>
    <w:rPr>
      <w:rFonts w:ascii="Times New Roman" w:eastAsia="Times New Roman" w:hAnsi="Times New Roman" w:cs="Times New Roman"/>
    </w:rPr>
  </w:style>
  <w:style w:type="paragraph" w:styleId="Revision">
    <w:name w:val="Revision"/>
    <w:hidden/>
    <w:uiPriority w:val="99"/>
    <w:semiHidden/>
    <w:rsid w:val="003E7EAF"/>
    <w:pPr>
      <w:widowControl/>
      <w:autoSpaceDE/>
      <w:autoSpaceDN/>
    </w:pPr>
    <w:rPr>
      <w:rFonts w:ascii="Times New Roman" w:eastAsia="Times New Roman" w:hAnsi="Times New Roman" w:cs="Times New Roman"/>
    </w:rPr>
  </w:style>
  <w:style w:type="paragraph" w:styleId="NormalWeb">
    <w:name w:val="Normal (Web)"/>
    <w:basedOn w:val="Normal"/>
    <w:uiPriority w:val="99"/>
    <w:semiHidden/>
    <w:unhideWhenUsed/>
    <w:rsid w:val="00911F67"/>
    <w:pPr>
      <w:widowControl/>
      <w:autoSpaceDE/>
      <w:autoSpaceDN/>
      <w:spacing w:before="100" w:beforeAutospacing="1" w:after="100" w:afterAutospacing="1"/>
    </w:pPr>
    <w:rPr>
      <w:sz w:val="24"/>
      <w:szCs w:val="24"/>
    </w:rPr>
  </w:style>
  <w:style w:type="character" w:styleId="PlaceholderText">
    <w:name w:val="Placeholder Text"/>
    <w:basedOn w:val="DefaultParagraphFont"/>
    <w:uiPriority w:val="99"/>
    <w:semiHidden/>
    <w:rsid w:val="00911F67"/>
    <w:rPr>
      <w:color w:val="666666"/>
    </w:rPr>
  </w:style>
  <w:style w:type="character" w:styleId="Hyperlink">
    <w:name w:val="Hyperlink"/>
    <w:basedOn w:val="DefaultParagraphFont"/>
    <w:uiPriority w:val="99"/>
    <w:unhideWhenUsed/>
    <w:rsid w:val="00D33FE8"/>
    <w:rPr>
      <w:color w:val="0000FF" w:themeColor="hyperlink"/>
      <w:u w:val="single"/>
    </w:rPr>
  </w:style>
  <w:style w:type="character" w:styleId="UnresolvedMention">
    <w:name w:val="Unresolved Mention"/>
    <w:basedOn w:val="DefaultParagraphFont"/>
    <w:uiPriority w:val="99"/>
    <w:semiHidden/>
    <w:unhideWhenUsed/>
    <w:rsid w:val="00D33FE8"/>
    <w:rPr>
      <w:color w:val="605E5C"/>
      <w:shd w:val="clear" w:color="auto" w:fill="E1DFDD"/>
    </w:rPr>
  </w:style>
  <w:style w:type="character" w:styleId="CommentReference">
    <w:name w:val="annotation reference"/>
    <w:basedOn w:val="DefaultParagraphFont"/>
    <w:uiPriority w:val="99"/>
    <w:semiHidden/>
    <w:unhideWhenUsed/>
    <w:rsid w:val="00DC5724"/>
    <w:rPr>
      <w:sz w:val="16"/>
      <w:szCs w:val="16"/>
    </w:rPr>
  </w:style>
  <w:style w:type="paragraph" w:styleId="CommentText">
    <w:name w:val="annotation text"/>
    <w:basedOn w:val="Normal"/>
    <w:link w:val="CommentTextChar"/>
    <w:uiPriority w:val="99"/>
    <w:semiHidden/>
    <w:unhideWhenUsed/>
    <w:rsid w:val="00DC5724"/>
    <w:rPr>
      <w:sz w:val="20"/>
      <w:szCs w:val="20"/>
    </w:rPr>
  </w:style>
  <w:style w:type="character" w:customStyle="1" w:styleId="CommentTextChar">
    <w:name w:val="Comment Text Char"/>
    <w:basedOn w:val="DefaultParagraphFont"/>
    <w:link w:val="CommentText"/>
    <w:uiPriority w:val="99"/>
    <w:semiHidden/>
    <w:rsid w:val="00DC572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C5724"/>
    <w:rPr>
      <w:b/>
      <w:bCs/>
    </w:rPr>
  </w:style>
  <w:style w:type="character" w:customStyle="1" w:styleId="CommentSubjectChar">
    <w:name w:val="Comment Subject Char"/>
    <w:basedOn w:val="CommentTextChar"/>
    <w:link w:val="CommentSubject"/>
    <w:uiPriority w:val="99"/>
    <w:semiHidden/>
    <w:rsid w:val="00DC5724"/>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www.sciencedirect.com/journal/social-science-and-medicine/publish/guide-for-authors#writing-and-formatting-references"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emf"/><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image" Target="media/image4.emf"/><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emf"/><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66104-615C-4240-B808-07FC936B9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49</Pages>
  <Words>15765</Words>
  <Characters>89864</Characters>
  <Application>Microsoft Office Word</Application>
  <DocSecurity>0</DocSecurity>
  <Lines>748</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Katri Aaltonen</dc:creator>
  <cp:lastModifiedBy>Héctor Bahamonde</cp:lastModifiedBy>
  <cp:revision>86</cp:revision>
  <cp:lastPrinted>2026-09-19T09:57:00Z</cp:lastPrinted>
  <dcterms:created xsi:type="dcterms:W3CDTF">2026-09-18T12:52:00Z</dcterms:created>
  <dcterms:modified xsi:type="dcterms:W3CDTF">2026-09-19T10:40:00Z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2026-05-27T00:00:00Z</vt:filetime>
  </property>
  <property fmtid="{D5CDD505-2E9C-101B-9397-08002B2CF9AE}" pid="4" name="Creator">
    <vt:lpwstr>LaTeX with hyperref</vt:lpwstr>
  </property>
  <property fmtid="{D5CDD505-2E9C-101B-9397-08002B2CF9AE}" pid="5" name="LastSaved">
    <vt:filetime>2026-05-27T00:00:00Z</vt:filetime>
  </property>
  <property fmtid="{D5CDD505-2E9C-101B-9397-08002B2CF9AE}" pid="6" name="PTEX.Fullbanner">
    <vt:lpwstr>This is pdfTeX, Version 3.141592653-2.6-1.40.28 (TeX Live 2025) kpathsea version 6.4.1</vt:lpwstr>
  </property>
  <property fmtid="{D5CDD505-2E9C-101B-9397-08002B2CF9AE}" pid="7" name="Producer">
    <vt:lpwstr>pdfTeX-1.40.28</vt:lpwstr>
  </property>
</Properties>
</file>