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CC56C" w14:textId="77777777" w:rsidR="00724F9D" w:rsidRDefault="00000000">
      <w:pPr>
        <w:pStyle w:val="Title"/>
        <w:rPr>
          <w:ins w:id="0" w:author="Héctor Bahamonde" w:date="2026-10-19T18:06:00Z"/>
        </w:rPr>
      </w:pPr>
      <w:ins w:id="1" w:author="Héctor Bahamonde" w:date="2026-10-19T18:06:00Z">
        <w:r>
          <w:rPr>
            <w:rFonts w:ascii="Arial" w:hAnsi="Arial"/>
          </w:rPr>
          <w:t>Informational Framing and Public Preferences for Funding High-Cost Cancer Medicines in Finland</w:t>
        </w:r>
      </w:ins>
    </w:p>
    <w:p w14:paraId="538EB426" w14:textId="52265EFC" w:rsidR="005D491A" w:rsidRPr="008372F6" w:rsidRDefault="009C5283" w:rsidP="00292B66">
      <w:pPr>
        <w:pStyle w:val="Title"/>
      </w:pPr>
      <w:ins w:id="2" w:author="Héctor Bahamonde" w:date="2026-10-19T21:27:00Z">
        <w:r>
          <w:br/>
        </w:r>
        <w:r>
          <w:br/>
        </w:r>
      </w:ins>
      <w:r w:rsidR="001F45F5" w:rsidRPr="008372F6">
        <w:t>Abstract</w:t>
      </w:r>
    </w:p>
    <w:p w14:paraId="24A1EFA5" w14:textId="77777777" w:rsidR="005D491A" w:rsidRPr="008372F6" w:rsidRDefault="00B962FC" w:rsidP="00F77C8A">
      <w:pPr>
        <w:pStyle w:val="BodyText"/>
        <w:spacing w:before="120" w:after="120" w:line="360" w:lineRule="auto"/>
        <w:jc w:val="both"/>
        <w:rPr>
          <w:rFonts w:ascii="Arial" w:hAnsi="Arial" w:cs="Arial"/>
          <w:sz w:val="24"/>
          <w:szCs w:val="24"/>
        </w:rPr>
      </w:pPr>
      <w:ins w:id="3" w:author="Héctor Bahamonde" w:date="2026-10-19T20:53:00Z">
        <w:r w:rsidRPr="00B962FC">
          <w:rPr>
            <w:rFonts w:ascii="Arial" w:hAnsi="Arial" w:cs="Arial"/>
            <w:w w:val="105"/>
            <w:sz w:val="24"/>
            <w:szCs w:val="24"/>
          </w:rPr>
          <w:t>Public funding of high-cost cancer medicines requires choices between patient benefit and limited resources.</w:t>
        </w:r>
      </w:ins>
      <w:del w:id="4" w:author="Héctor Bahamonde" w:date="2026-10-19T20:53:00Z">
        <w:r w:rsidRPr="008372F6" w:rsidDel="00B962FC">
          <w:rPr>
            <w:rFonts w:ascii="Arial" w:hAnsi="Arial" w:cs="Arial"/>
            <w:w w:val="105"/>
            <w:sz w:val="24"/>
            <w:szCs w:val="24"/>
          </w:rPr>
          <w:delText>Governments</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often</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insulate</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costly</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and</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controversial</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healthcare</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funding</w:delText>
        </w:r>
        <w:r w:rsidRPr="008372F6" w:rsidDel="00B962FC">
          <w:rPr>
            <w:rFonts w:ascii="Arial" w:hAnsi="Arial" w:cs="Arial"/>
            <w:spacing w:val="-3"/>
            <w:w w:val="105"/>
            <w:sz w:val="24"/>
            <w:szCs w:val="24"/>
          </w:rPr>
          <w:delText xml:space="preserve"> </w:delText>
        </w:r>
        <w:r w:rsidRPr="008372F6" w:rsidDel="00B962FC">
          <w:rPr>
            <w:rFonts w:ascii="Arial" w:hAnsi="Arial" w:cs="Arial"/>
            <w:w w:val="105"/>
            <w:sz w:val="24"/>
            <w:szCs w:val="24"/>
          </w:rPr>
          <w:delText>decisions from day-to-day electoral politics by delegating authority to technical bodies that rely on formal assessments and objective criteria.</w:delText>
        </w:r>
      </w:del>
      <w:r w:rsidRPr="008372F6">
        <w:rPr>
          <w:rFonts w:ascii="Arial" w:hAnsi="Arial" w:cs="Arial"/>
          <w:w w:val="105"/>
          <w:sz w:val="24"/>
          <w:szCs w:val="24"/>
        </w:rPr>
        <w:t xml:space="preserve"> </w:t>
      </w:r>
      <w:ins w:id="5" w:author="Héctor Bahamonde" w:date="2026-10-19T20:54:00Z">
        <w:r w:rsidRPr="00B962FC">
          <w:rPr>
            <w:rFonts w:ascii="Arial" w:hAnsi="Arial" w:cs="Arial"/>
            <w:w w:val="105"/>
            <w:sz w:val="24"/>
            <w:szCs w:val="24"/>
          </w:rPr>
          <w:t>Public preferences may depend on the information and justifications provided.</w:t>
        </w:r>
      </w:ins>
      <w:del w:id="6" w:author="Héctor Bahamonde" w:date="2026-10-19T20:54:00Z">
        <w:r w:rsidRPr="008372F6" w:rsidDel="00B962FC">
          <w:rPr>
            <w:rFonts w:ascii="Arial" w:hAnsi="Arial" w:cs="Arial"/>
            <w:w w:val="105"/>
            <w:sz w:val="24"/>
            <w:szCs w:val="24"/>
          </w:rPr>
          <w:delText>Yet public responses to these decisions may still depend on how identical choices are presented.</w:delText>
        </w:r>
      </w:del>
      <w:r w:rsidRPr="008372F6">
        <w:rPr>
          <w:rFonts w:ascii="Arial" w:hAnsi="Arial" w:cs="Arial"/>
          <w:w w:val="105"/>
          <w:sz w:val="24"/>
          <w:szCs w:val="24"/>
        </w:rPr>
        <w:t xml:space="preserve"> </w:t>
      </w:r>
      <w:ins w:id="7" w:author="Héctor Bahamonde" w:date="2026-10-19T20:54:00Z">
        <w:r w:rsidRPr="00B962FC">
          <w:rPr>
            <w:rFonts w:ascii="Arial" w:hAnsi="Arial" w:cs="Arial"/>
            <w:w w:val="105"/>
            <w:sz w:val="24"/>
            <w:szCs w:val="24"/>
          </w:rPr>
          <w:t>This article examines how rescue-oriented and resource-preservation justifications affect public funding preferences in Finland.</w:t>
        </w:r>
      </w:ins>
      <w:del w:id="8" w:author="Héctor Bahamonde" w:date="2026-10-19T20:54:00Z">
        <w:r w:rsidRPr="008372F6" w:rsidDel="00B962FC">
          <w:rPr>
            <w:rFonts w:ascii="Arial" w:hAnsi="Arial" w:cs="Arial"/>
            <w:w w:val="105"/>
            <w:sz w:val="24"/>
            <w:szCs w:val="24"/>
          </w:rPr>
          <w:delText xml:space="preserve">This article examines </w:delText>
        </w:r>
        <w:r w:rsidR="00224467" w:rsidRPr="008372F6" w:rsidDel="00B962FC">
          <w:rPr>
            <w:rFonts w:ascii="Arial" w:hAnsi="Arial" w:cs="Arial"/>
            <w:w w:val="105"/>
            <w:sz w:val="24"/>
            <w:szCs w:val="24"/>
          </w:rPr>
          <w:delText>the extent to which mass</w:delText>
        </w:r>
        <w:r w:rsidR="00224467" w:rsidRPr="008372F6" w:rsidDel="00B962FC">
          <w:rPr>
            <w:rFonts w:ascii="Arial" w:hAnsi="Arial" w:cs="Arial"/>
            <w:spacing w:val="-4"/>
            <w:w w:val="105"/>
            <w:sz w:val="24"/>
            <w:szCs w:val="24"/>
          </w:rPr>
          <w:delText xml:space="preserve"> </w:delText>
        </w:r>
        <w:r w:rsidR="00224467" w:rsidRPr="008372F6" w:rsidDel="00B962FC">
          <w:rPr>
            <w:rFonts w:ascii="Arial" w:hAnsi="Arial" w:cs="Arial"/>
            <w:w w:val="105"/>
            <w:sz w:val="24"/>
            <w:szCs w:val="24"/>
          </w:rPr>
          <w:delText>preferences on public funding of high-cost cancer medicines are sensitive to framing effects</w:delText>
        </w:r>
        <w:r w:rsidRPr="008372F6" w:rsidDel="00B962FC">
          <w:rPr>
            <w:rFonts w:ascii="Arial" w:hAnsi="Arial" w:cs="Arial"/>
            <w:w w:val="105"/>
            <w:sz w:val="24"/>
            <w:szCs w:val="24"/>
          </w:rPr>
          <w:delText>.</w:delText>
        </w:r>
      </w:del>
      <w:r w:rsidRPr="008372F6">
        <w:rPr>
          <w:rFonts w:ascii="Arial" w:hAnsi="Arial" w:cs="Arial"/>
          <w:spacing w:val="31"/>
          <w:w w:val="105"/>
          <w:sz w:val="24"/>
          <w:szCs w:val="24"/>
        </w:rPr>
        <w:t xml:space="preserve"> </w:t>
      </w:r>
      <w:ins w:id="9" w:author="Héctor Bahamonde" w:date="2026-10-19T20:56:00Z">
        <w:r w:rsidR="00C36900" w:rsidRPr="00C36900">
          <w:rPr>
            <w:rFonts w:ascii="Arial" w:hAnsi="Arial" w:cs="Arial"/>
            <w:w w:val="105"/>
            <w:sz w:val="24"/>
            <w:szCs w:val="24"/>
          </w:rPr>
          <w:t>Drawing on prospect theory, we expect rescue and resource-preservation justifications to shift funding preferences in different directions.</w:t>
        </w:r>
      </w:ins>
      <w:del w:id="10" w:author="Héctor Bahamonde" w:date="2026-10-19T20:54:00Z">
        <w:r w:rsidRPr="008372F6" w:rsidDel="00B962FC">
          <w:rPr>
            <w:rFonts w:ascii="Arial" w:hAnsi="Arial" w:cs="Arial"/>
            <w:w w:val="105"/>
            <w:sz w:val="24"/>
            <w:szCs w:val="24"/>
          </w:rPr>
          <w:delText>Drawing on prospect theory, we argue that preferences are</w:delText>
        </w:r>
        <w:r w:rsidRPr="008372F6" w:rsidDel="00B962FC">
          <w:rPr>
            <w:rFonts w:ascii="Arial" w:hAnsi="Arial" w:cs="Arial"/>
            <w:spacing w:val="40"/>
            <w:w w:val="105"/>
            <w:sz w:val="24"/>
            <w:szCs w:val="24"/>
          </w:rPr>
          <w:delText xml:space="preserve"> </w:delText>
        </w:r>
        <w:r w:rsidRPr="008372F6" w:rsidDel="00B962FC">
          <w:rPr>
            <w:rFonts w:ascii="Arial" w:hAnsi="Arial" w:cs="Arial"/>
            <w:w w:val="105"/>
            <w:sz w:val="24"/>
            <w:szCs w:val="24"/>
          </w:rPr>
          <w:delText>reference-point</w:delText>
        </w:r>
        <w:r w:rsidRPr="008372F6" w:rsidDel="00B962FC">
          <w:rPr>
            <w:rFonts w:ascii="Arial" w:hAnsi="Arial" w:cs="Arial"/>
            <w:spacing w:val="40"/>
            <w:w w:val="105"/>
            <w:sz w:val="24"/>
            <w:szCs w:val="24"/>
          </w:rPr>
          <w:delText xml:space="preserve"> </w:delText>
        </w:r>
        <w:r w:rsidRPr="008372F6" w:rsidDel="00B962FC">
          <w:rPr>
            <w:rFonts w:ascii="Arial" w:hAnsi="Arial" w:cs="Arial"/>
            <w:w w:val="105"/>
            <w:sz w:val="24"/>
            <w:szCs w:val="24"/>
          </w:rPr>
          <w:delText>dependent:</w:delText>
        </w:r>
        <w:r w:rsidRPr="008372F6" w:rsidDel="00B962FC">
          <w:rPr>
            <w:rFonts w:ascii="Arial" w:hAnsi="Arial" w:cs="Arial"/>
            <w:spacing w:val="40"/>
            <w:w w:val="105"/>
            <w:sz w:val="24"/>
            <w:szCs w:val="24"/>
          </w:rPr>
          <w:delText xml:space="preserve"> </w:delText>
        </w:r>
        <w:r w:rsidRPr="008372F6" w:rsidDel="00B962FC">
          <w:rPr>
            <w:rFonts w:ascii="Arial" w:hAnsi="Arial" w:cs="Arial"/>
            <w:w w:val="105"/>
            <w:sz w:val="24"/>
            <w:szCs w:val="24"/>
          </w:rPr>
          <w:delText>citizens</w:delText>
        </w:r>
        <w:r w:rsidRPr="008372F6" w:rsidDel="00B962FC">
          <w:rPr>
            <w:rFonts w:ascii="Arial" w:hAnsi="Arial" w:cs="Arial"/>
            <w:spacing w:val="40"/>
            <w:w w:val="105"/>
            <w:sz w:val="24"/>
            <w:szCs w:val="24"/>
          </w:rPr>
          <w:delText xml:space="preserve"> </w:delText>
        </w:r>
        <w:r w:rsidRPr="008372F6" w:rsidDel="00B962FC">
          <w:rPr>
            <w:rFonts w:ascii="Arial" w:hAnsi="Arial" w:cs="Arial"/>
            <w:w w:val="105"/>
            <w:sz w:val="24"/>
            <w:szCs w:val="24"/>
          </w:rPr>
          <w:delText>respond</w:delText>
        </w:r>
        <w:r w:rsidRPr="008372F6" w:rsidDel="00B962FC">
          <w:rPr>
            <w:rFonts w:ascii="Arial" w:hAnsi="Arial" w:cs="Arial"/>
            <w:spacing w:val="40"/>
            <w:w w:val="105"/>
            <w:sz w:val="24"/>
            <w:szCs w:val="24"/>
          </w:rPr>
          <w:delText xml:space="preserve"> </w:delText>
        </w:r>
        <w:r w:rsidRPr="008372F6" w:rsidDel="00B962FC">
          <w:rPr>
            <w:rFonts w:ascii="Arial" w:hAnsi="Arial" w:cs="Arial"/>
            <w:w w:val="105"/>
            <w:sz w:val="24"/>
            <w:szCs w:val="24"/>
          </w:rPr>
          <w:delText>differently when decisions are framed as avoiding salient losses rather than preserving existing gains.</w:delText>
        </w:r>
      </w:del>
      <w:r w:rsidRPr="008372F6">
        <w:rPr>
          <w:rFonts w:ascii="Arial" w:hAnsi="Arial" w:cs="Arial"/>
          <w:spacing w:val="40"/>
          <w:w w:val="105"/>
          <w:sz w:val="24"/>
          <w:szCs w:val="24"/>
        </w:rPr>
        <w:t xml:space="preserve"> </w:t>
      </w:r>
      <w:ins w:id="11" w:author="Héctor Bahamonde" w:date="2026-10-19T20:57:00Z">
        <w:r w:rsidR="00C36900" w:rsidRPr="00C36900">
          <w:rPr>
            <w:rFonts w:ascii="Arial" w:hAnsi="Arial" w:cs="Arial"/>
            <w:w w:val="105"/>
            <w:sz w:val="24"/>
            <w:szCs w:val="24"/>
          </w:rPr>
          <w:t>We examine these expectations in a survey experiment</w:t>
        </w:r>
      </w:ins>
      <w:del w:id="12" w:author="Héctor Bahamonde" w:date="2026-10-19T20:57:00Z">
        <w:r w:rsidRPr="008372F6" w:rsidDel="00C36900">
          <w:rPr>
            <w:rFonts w:ascii="Arial" w:hAnsi="Arial" w:cs="Arial"/>
            <w:w w:val="105"/>
            <w:sz w:val="24"/>
            <w:szCs w:val="24"/>
          </w:rPr>
          <w:delText>We</w:delText>
        </w:r>
        <w:r w:rsidRPr="008372F6" w:rsidDel="00C36900">
          <w:rPr>
            <w:rFonts w:ascii="Arial" w:hAnsi="Arial" w:cs="Arial"/>
            <w:spacing w:val="80"/>
            <w:w w:val="105"/>
            <w:sz w:val="24"/>
            <w:szCs w:val="24"/>
          </w:rPr>
          <w:delText xml:space="preserve"> </w:delText>
        </w:r>
        <w:r w:rsidRPr="008372F6" w:rsidDel="00C36900">
          <w:rPr>
            <w:rFonts w:ascii="Arial" w:hAnsi="Arial" w:cs="Arial"/>
            <w:w w:val="105"/>
            <w:sz w:val="24"/>
            <w:szCs w:val="24"/>
          </w:rPr>
          <w:delText xml:space="preserve">test this argument with </w:delText>
        </w:r>
        <w:r w:rsidR="00ED641D" w:rsidRPr="008372F6" w:rsidDel="00C36900">
          <w:rPr>
            <w:rFonts w:ascii="Arial" w:hAnsi="Arial" w:cs="Arial"/>
            <w:w w:val="105"/>
            <w:sz w:val="24"/>
            <w:szCs w:val="24"/>
          </w:rPr>
          <w:delText>a survey experiment</w:delText>
        </w:r>
      </w:del>
      <w:r w:rsidR="00ED641D" w:rsidRPr="008372F6">
        <w:rPr>
          <w:rFonts w:ascii="Arial" w:hAnsi="Arial" w:cs="Arial"/>
          <w:w w:val="105"/>
          <w:sz w:val="24"/>
          <w:szCs w:val="24"/>
        </w:rPr>
        <w:t xml:space="preserve"> </w:t>
      </w:r>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Respondents evaluated an identical clinical vignette and were </w:t>
      </w:r>
      <w:ins w:id="13" w:author="Héctor Bahamonde" w:date="2026-10-19T20:57:00Z">
        <w:r w:rsidR="00C36900" w:rsidRPr="00C36900">
          <w:rPr>
            <w:rFonts w:ascii="Arial" w:hAnsi="Arial" w:cs="Arial"/>
            <w:w w:val="105"/>
            <w:sz w:val="24"/>
            <w:szCs w:val="24"/>
          </w:rPr>
          <w:t>randomly assigned to rescue or resource-preservation justifications, or to a control without supplementary information.</w:t>
        </w:r>
      </w:ins>
      <w:del w:id="14" w:author="Héctor Bahamonde" w:date="2026-10-19T20:57:00Z">
        <w:r w:rsidRPr="008372F6" w:rsidDel="00C36900">
          <w:rPr>
            <w:rFonts w:ascii="Arial" w:hAnsi="Arial" w:cs="Arial"/>
            <w:w w:val="105"/>
            <w:sz w:val="24"/>
            <w:szCs w:val="24"/>
          </w:rPr>
          <w:delText>randomly assigned to alternative frames emphasizing</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either</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last-resort</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rescue</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or</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stewardship</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of</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finite</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collective</w:delText>
        </w:r>
        <w:r w:rsidRPr="008372F6" w:rsidDel="00C36900">
          <w:rPr>
            <w:rFonts w:ascii="Arial" w:hAnsi="Arial" w:cs="Arial"/>
            <w:spacing w:val="-1"/>
            <w:w w:val="105"/>
            <w:sz w:val="24"/>
            <w:szCs w:val="24"/>
          </w:rPr>
          <w:delText xml:space="preserve"> </w:delText>
        </w:r>
        <w:r w:rsidRPr="008372F6" w:rsidDel="00C36900">
          <w:rPr>
            <w:rFonts w:ascii="Arial" w:hAnsi="Arial" w:cs="Arial"/>
            <w:w w:val="105"/>
            <w:sz w:val="24"/>
            <w:szCs w:val="24"/>
          </w:rPr>
          <w:delText>resources.</w:delText>
        </w:r>
      </w:del>
      <w:r w:rsidRPr="00292B66">
        <w:rPr>
          <w:rFonts w:ascii="Arial" w:hAnsi="Arial" w:cs="Arial"/>
          <w:w w:val="105"/>
          <w:sz w:val="24"/>
          <w:szCs w:val="24"/>
        </w:rPr>
        <w:t xml:space="preserve"> </w:t>
      </w:r>
      <w:ins w:id="15" w:author="Héctor Bahamonde" w:date="2026-10-19T20:57:00Z">
        <w:r w:rsidR="00C36900" w:rsidRPr="00C36900">
          <w:rPr>
            <w:rFonts w:ascii="Arial" w:hAnsi="Arial" w:cs="Arial"/>
            <w:w w:val="105"/>
            <w:sz w:val="24"/>
            <w:szCs w:val="24"/>
          </w:rPr>
          <w:t>Relative to the common-vignette control,</w:t>
        </w:r>
      </w:ins>
      <w:del w:id="16" w:author="Héctor Bahamonde" w:date="2026-10-19T20:57:00Z">
        <w:r w:rsidR="009D02F2" w:rsidRPr="00292B66" w:rsidDel="00C36900">
          <w:rPr>
            <w:rFonts w:ascii="Arial" w:hAnsi="Arial" w:cs="Arial"/>
            <w:w w:val="105"/>
            <w:sz w:val="24"/>
            <w:szCs w:val="24"/>
          </w:rPr>
          <w:delText>Holding clinical evidence, costs, and uncertainty constant,</w:delText>
        </w:r>
      </w:del>
      <w:r w:rsidR="009D02F2" w:rsidRPr="00292B66">
        <w:rPr>
          <w:rFonts w:ascii="Arial" w:hAnsi="Arial" w:cs="Arial"/>
          <w:w w:val="105"/>
          <w:sz w:val="24"/>
          <w:szCs w:val="24"/>
        </w:rPr>
        <w:t xml:space="preserve"> </w:t>
      </w:r>
      <w:ins w:id="17" w:author="Héctor Bahamonde" w:date="2026-10-19T20:57:00Z">
        <w:r w:rsidR="00C36900" w:rsidRPr="00C36900">
          <w:rPr>
            <w:rFonts w:ascii="Arial" w:hAnsi="Arial" w:cs="Arial"/>
            <w:w w:val="105"/>
            <w:sz w:val="24"/>
            <w:szCs w:val="24"/>
          </w:rPr>
          <w:t>rescue information reduces rejection, whereas resource-preservation information reduces unconditional funding. Both treatments also increase “I don’t know” responses.</w:t>
        </w:r>
      </w:ins>
      <w:del w:id="18" w:author="Héctor Bahamonde" w:date="2026-10-19T20:57:00Z">
        <w:r w:rsidR="009D02F2" w:rsidRPr="00292B66" w:rsidDel="00C36900">
          <w:rPr>
            <w:rFonts w:ascii="Arial" w:hAnsi="Arial" w:cs="Arial"/>
            <w:w w:val="105"/>
            <w:sz w:val="24"/>
            <w:szCs w:val="24"/>
          </w:rPr>
          <w:delText>we find that the rescue-oriented frame shifts support toward unconditional funding, whereas the resource-preservation frame shifts support toward conditional funding within Finland’s delegated reimbursement setting.</w:delText>
        </w:r>
      </w:del>
    </w:p>
    <w:p w14:paraId="73735E9C"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del w:id="19" w:author="Héctor Bahamonde" w:date="2026-10-19T18:06:00Z">
        <w:r>
          <w:rPr>
            <w:rFonts w:ascii="Arial" w:hAnsi="Arial" w:cs="Arial"/>
            <w:sz w:val="24"/>
            <w:szCs w:val="24"/>
          </w:rPr>
          <w:delText>1</w:delText>
        </w:r>
      </w:del>
      <w:ins w:id="20" w:author="Héctor Bahamonde" w:date="2026-10-19T18:06:00Z">
        <w:r>
          <w:rPr>
            <w:rFonts w:ascii="Arial" w:hAnsi="Arial" w:cs="Arial"/>
            <w:sz w:val="24"/>
            <w:szCs w:val="24"/>
          </w:rPr>
          <w:t>115</w:t>
        </w:r>
      </w:ins>
      <w:del w:id="21" w:author="Héctor Bahamonde" w:date="2026-10-19T18:06:00Z">
        <w:r>
          <w:rPr>
            <w:rFonts w:ascii="Arial" w:hAnsi="Arial" w:cs="Arial"/>
            <w:sz w:val="24"/>
            <w:szCs w:val="24"/>
          </w:rPr>
          <w:delText>60</w:delText>
        </w:r>
      </w:del>
      <w:r w:rsidRPr="008372F6">
        <w:rPr>
          <w:rFonts w:ascii="Arial" w:hAnsi="Arial" w:cs="Arial"/>
          <w:spacing w:val="4"/>
          <w:sz w:val="24"/>
          <w:szCs w:val="24"/>
        </w:rPr>
        <w:t xml:space="preserve"> </w:t>
      </w:r>
      <w:r w:rsidRPr="008372F6">
        <w:rPr>
          <w:rFonts w:ascii="Arial" w:hAnsi="Arial" w:cs="Arial"/>
          <w:sz w:val="24"/>
          <w:szCs w:val="24"/>
        </w:rPr>
        <w:t>words.</w:t>
      </w:r>
    </w:p>
    <w:p w14:paraId="2C01866D" w14:textId="77777777" w:rsidR="008372F6" w:rsidRDefault="00000000" w:rsidP="008372F6">
      <w:pPr>
        <w:pStyle w:val="BodyText"/>
        <w:spacing w:before="120" w:after="120" w:line="360" w:lineRule="auto"/>
        <w:jc w:val="both"/>
        <w:rPr>
          <w:rFonts w:ascii="Arial" w:hAnsi="Arial" w:cs="Arial"/>
          <w:w w:val="105"/>
          <w:sz w:val="24"/>
          <w:szCs w:val="24"/>
        </w:rPr>
      </w:pPr>
      <w:r w:rsidRPr="00292B66">
        <w:rPr>
          <w:rFonts w:ascii="Arial" w:hAnsi="Arial" w:cs="Arial"/>
          <w:b/>
          <w:bCs/>
          <w:iCs/>
          <w:w w:val="105"/>
          <w:sz w:val="24"/>
          <w:szCs w:val="24"/>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r w:rsidR="007C0CFF" w:rsidRPr="008372F6">
        <w:rPr>
          <w:rFonts w:ascii="Arial" w:hAnsi="Arial" w:cs="Arial"/>
          <w:w w:val="105"/>
          <w:sz w:val="24"/>
          <w:szCs w:val="24"/>
        </w:rPr>
        <w:t xml:space="preserve"> framing effect;</w:t>
      </w:r>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518ED1E6" w14:textId="77777777" w:rsidR="000605A5" w:rsidRPr="002335E7" w:rsidRDefault="000605A5" w:rsidP="00292B66">
      <w:pPr>
        <w:pStyle w:val="BodyText"/>
        <w:spacing w:before="840" w:after="120" w:line="360" w:lineRule="auto"/>
        <w:jc w:val="both"/>
        <w:rPr>
          <w:rFonts w:ascii="Arial" w:hAnsi="Arial" w:cs="Arial"/>
          <w:sz w:val="24"/>
          <w:szCs w:val="24"/>
        </w:rPr>
      </w:pPr>
      <w:r w:rsidRPr="002335E7">
        <w:rPr>
          <w:rFonts w:ascii="Arial" w:hAnsi="Arial" w:cs="Arial"/>
          <w:b/>
          <w:bCs/>
          <w:w w:val="105"/>
          <w:sz w:val="24"/>
          <w:szCs w:val="24"/>
        </w:rPr>
        <w:lastRenderedPageBreak/>
        <w:t>AI statement:</w:t>
      </w:r>
      <w:r w:rsidRPr="002335E7">
        <w:rPr>
          <w:rFonts w:ascii="Arial" w:hAnsi="Arial" w:cs="Arial"/>
          <w:w w:val="105"/>
          <w:sz w:val="24"/>
          <w:szCs w:val="24"/>
        </w:rPr>
        <w:t xml:space="preserve"> Artificial intelligence tool Microsoft Copilot was used to support language editing, proofreading, and minor editorial refinement.</w:t>
      </w:r>
      <w:r w:rsidRPr="002335E7">
        <w:rPr>
          <w:rFonts w:ascii="Arial" w:hAnsi="Arial" w:cs="Arial"/>
          <w:spacing w:val="37"/>
          <w:w w:val="105"/>
          <w:sz w:val="24"/>
          <w:szCs w:val="24"/>
        </w:rPr>
        <w:t xml:space="preserve"> </w:t>
      </w:r>
      <w:r w:rsidRPr="002335E7">
        <w:rPr>
          <w:rFonts w:ascii="Arial" w:hAnsi="Arial" w:cs="Arial"/>
          <w:w w:val="105"/>
          <w:sz w:val="24"/>
          <w:szCs w:val="24"/>
        </w:rPr>
        <w:t>After using this tool, the authors reviewed and edited 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as</w:t>
      </w:r>
      <w:r w:rsidRPr="002335E7">
        <w:rPr>
          <w:rFonts w:ascii="Arial" w:hAnsi="Arial" w:cs="Arial"/>
          <w:spacing w:val="34"/>
          <w:w w:val="105"/>
          <w:sz w:val="24"/>
          <w:szCs w:val="24"/>
        </w:rPr>
        <w:t xml:space="preserve"> </w:t>
      </w:r>
      <w:r w:rsidRPr="002335E7">
        <w:rPr>
          <w:rFonts w:ascii="Arial" w:hAnsi="Arial" w:cs="Arial"/>
          <w:w w:val="105"/>
          <w:sz w:val="24"/>
          <w:szCs w:val="24"/>
        </w:rPr>
        <w:t>needed</w:t>
      </w:r>
      <w:r w:rsidRPr="002335E7">
        <w:rPr>
          <w:rFonts w:ascii="Arial" w:hAnsi="Arial" w:cs="Arial"/>
          <w:spacing w:val="34"/>
          <w:w w:val="105"/>
          <w:sz w:val="24"/>
          <w:szCs w:val="24"/>
        </w:rPr>
        <w:t xml:space="preserve"> </w:t>
      </w:r>
      <w:r w:rsidRPr="002335E7">
        <w:rPr>
          <w:rFonts w:ascii="Arial" w:hAnsi="Arial" w:cs="Arial"/>
          <w:w w:val="105"/>
          <w:sz w:val="24"/>
          <w:szCs w:val="24"/>
        </w:rPr>
        <w:t>and</w:t>
      </w:r>
      <w:r w:rsidRPr="002335E7">
        <w:rPr>
          <w:rFonts w:ascii="Arial" w:hAnsi="Arial" w:cs="Arial"/>
          <w:spacing w:val="34"/>
          <w:w w:val="105"/>
          <w:sz w:val="24"/>
          <w:szCs w:val="24"/>
        </w:rPr>
        <w:t xml:space="preserve"> </w:t>
      </w:r>
      <w:r w:rsidRPr="002335E7">
        <w:rPr>
          <w:rFonts w:ascii="Arial" w:hAnsi="Arial" w:cs="Arial"/>
          <w:w w:val="105"/>
          <w:sz w:val="24"/>
          <w:szCs w:val="24"/>
        </w:rPr>
        <w:t>take</w:t>
      </w:r>
      <w:r w:rsidRPr="002335E7">
        <w:rPr>
          <w:rFonts w:ascii="Arial" w:hAnsi="Arial" w:cs="Arial"/>
          <w:spacing w:val="34"/>
          <w:w w:val="105"/>
          <w:sz w:val="24"/>
          <w:szCs w:val="24"/>
        </w:rPr>
        <w:t xml:space="preserve"> </w:t>
      </w:r>
      <w:r w:rsidRPr="002335E7">
        <w:rPr>
          <w:rFonts w:ascii="Arial" w:hAnsi="Arial" w:cs="Arial"/>
          <w:w w:val="105"/>
          <w:sz w:val="24"/>
          <w:szCs w:val="24"/>
        </w:rPr>
        <w:t>full</w:t>
      </w:r>
      <w:r w:rsidRPr="002335E7">
        <w:rPr>
          <w:rFonts w:ascii="Arial" w:hAnsi="Arial" w:cs="Arial"/>
          <w:spacing w:val="34"/>
          <w:w w:val="105"/>
          <w:sz w:val="24"/>
          <w:szCs w:val="24"/>
        </w:rPr>
        <w:t xml:space="preserve"> </w:t>
      </w:r>
      <w:r w:rsidRPr="002335E7">
        <w:rPr>
          <w:rFonts w:ascii="Arial" w:hAnsi="Arial" w:cs="Arial"/>
          <w:w w:val="105"/>
          <w:sz w:val="24"/>
          <w:szCs w:val="24"/>
        </w:rPr>
        <w:t>responsibility</w:t>
      </w:r>
      <w:r w:rsidRPr="002335E7">
        <w:rPr>
          <w:rFonts w:ascii="Arial" w:hAnsi="Arial" w:cs="Arial"/>
          <w:spacing w:val="34"/>
          <w:w w:val="105"/>
          <w:sz w:val="24"/>
          <w:szCs w:val="24"/>
        </w:rPr>
        <w:t xml:space="preserve"> </w:t>
      </w:r>
      <w:r w:rsidRPr="002335E7">
        <w:rPr>
          <w:rFonts w:ascii="Arial" w:hAnsi="Arial" w:cs="Arial"/>
          <w:w w:val="105"/>
          <w:sz w:val="24"/>
          <w:szCs w:val="24"/>
        </w:rPr>
        <w:t>for</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of</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publication.</w:t>
      </w:r>
    </w:p>
    <w:p w14:paraId="6F173746" w14:textId="77777777"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sz w:val="24"/>
          <w:szCs w:val="24"/>
        </w:rPr>
        <w:t>Conflict</w:t>
      </w:r>
      <w:r w:rsidRPr="002335E7">
        <w:rPr>
          <w:rFonts w:ascii="Arial" w:hAnsi="Arial" w:cs="Arial"/>
          <w:b/>
          <w:bCs/>
          <w:spacing w:val="1"/>
          <w:sz w:val="24"/>
          <w:szCs w:val="24"/>
        </w:rPr>
        <w:t xml:space="preserve"> </w:t>
      </w:r>
      <w:r w:rsidRPr="002335E7">
        <w:rPr>
          <w:rFonts w:ascii="Arial" w:hAnsi="Arial" w:cs="Arial"/>
          <w:b/>
          <w:bCs/>
          <w:sz w:val="24"/>
          <w:szCs w:val="24"/>
        </w:rPr>
        <w:t>of</w:t>
      </w:r>
      <w:r w:rsidRPr="002335E7">
        <w:rPr>
          <w:rFonts w:ascii="Arial" w:hAnsi="Arial" w:cs="Arial"/>
          <w:b/>
          <w:bCs/>
          <w:spacing w:val="1"/>
          <w:sz w:val="24"/>
          <w:szCs w:val="24"/>
        </w:rPr>
        <w:t xml:space="preserve"> </w:t>
      </w:r>
      <w:r w:rsidRPr="002335E7">
        <w:rPr>
          <w:rFonts w:ascii="Arial" w:hAnsi="Arial" w:cs="Arial"/>
          <w:b/>
          <w:bCs/>
          <w:sz w:val="24"/>
          <w:szCs w:val="24"/>
        </w:rPr>
        <w:t>interests:</w:t>
      </w:r>
      <w:r w:rsidRPr="002335E7">
        <w:rPr>
          <w:rFonts w:ascii="Arial" w:hAnsi="Arial" w:cs="Arial"/>
          <w:spacing w:val="10"/>
          <w:sz w:val="24"/>
          <w:szCs w:val="24"/>
        </w:rPr>
        <w:t xml:space="preserve"> </w:t>
      </w:r>
      <w:r w:rsidRPr="002335E7">
        <w:rPr>
          <w:rFonts w:ascii="Arial" w:hAnsi="Arial" w:cs="Arial"/>
          <w:sz w:val="24"/>
          <w:szCs w:val="24"/>
        </w:rPr>
        <w:t>No</w:t>
      </w:r>
      <w:r w:rsidRPr="002335E7">
        <w:rPr>
          <w:rFonts w:ascii="Arial" w:hAnsi="Arial" w:cs="Arial"/>
          <w:spacing w:val="-6"/>
          <w:sz w:val="24"/>
          <w:szCs w:val="24"/>
        </w:rPr>
        <w:t xml:space="preserve"> </w:t>
      </w:r>
      <w:r w:rsidRPr="002335E7">
        <w:rPr>
          <w:rFonts w:ascii="Arial" w:hAnsi="Arial" w:cs="Arial"/>
          <w:sz w:val="24"/>
          <w:szCs w:val="24"/>
        </w:rPr>
        <w:t>conflict</w:t>
      </w:r>
      <w:r w:rsidRPr="002335E7">
        <w:rPr>
          <w:rFonts w:ascii="Arial" w:hAnsi="Arial" w:cs="Arial"/>
          <w:spacing w:val="-6"/>
          <w:sz w:val="24"/>
          <w:szCs w:val="24"/>
        </w:rPr>
        <w:t xml:space="preserve"> </w:t>
      </w:r>
      <w:r w:rsidRPr="002335E7">
        <w:rPr>
          <w:rFonts w:ascii="Arial" w:hAnsi="Arial" w:cs="Arial"/>
          <w:sz w:val="24"/>
          <w:szCs w:val="24"/>
        </w:rPr>
        <w:t>of</w:t>
      </w:r>
      <w:r w:rsidRPr="002335E7">
        <w:rPr>
          <w:rFonts w:ascii="Arial" w:hAnsi="Arial" w:cs="Arial"/>
          <w:spacing w:val="-5"/>
          <w:sz w:val="24"/>
          <w:szCs w:val="24"/>
        </w:rPr>
        <w:t xml:space="preserve"> </w:t>
      </w:r>
      <w:r w:rsidRPr="002335E7">
        <w:rPr>
          <w:rFonts w:ascii="Arial" w:hAnsi="Arial" w:cs="Arial"/>
          <w:sz w:val="24"/>
          <w:szCs w:val="24"/>
        </w:rPr>
        <w:t>interest.</w:t>
      </w:r>
    </w:p>
    <w:p w14:paraId="68B066A6" w14:textId="77777777"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Funding</w:t>
      </w:r>
      <w:r w:rsidRPr="002335E7">
        <w:rPr>
          <w:rFonts w:ascii="Arial" w:hAnsi="Arial" w:cs="Arial"/>
          <w:color w:val="000000" w:themeColor="text1"/>
          <w:w w:val="105"/>
          <w:sz w:val="24"/>
          <w:szCs w:val="24"/>
        </w:rPr>
        <w:t>:</w:t>
      </w:r>
      <w:r w:rsidR="00C360C4" w:rsidRPr="00292B66">
        <w:rPr>
          <w:rFonts w:ascii="Arial" w:hAnsi="Arial" w:cs="Arial"/>
          <w:color w:val="000000" w:themeColor="text1"/>
        </w:rPr>
        <w:t xml:space="preserve"> </w:t>
      </w:r>
      <w:r w:rsidR="00C360C4" w:rsidRPr="002335E7">
        <w:rPr>
          <w:rFonts w:ascii="Arial" w:hAnsi="Arial" w:cs="Arial"/>
          <w:color w:val="000000" w:themeColor="text1"/>
          <w:w w:val="105"/>
          <w:sz w:val="24"/>
          <w:szCs w:val="24"/>
        </w:rPr>
        <w:t xml:space="preserve">This study was supported by the Academy of Finland Flagship </w:t>
      </w:r>
      <w:proofErr w:type="spellStart"/>
      <w:r w:rsidR="00C360C4" w:rsidRPr="002335E7">
        <w:rPr>
          <w:rFonts w:ascii="Arial" w:hAnsi="Arial" w:cs="Arial"/>
          <w:color w:val="000000" w:themeColor="text1"/>
          <w:w w:val="105"/>
          <w:sz w:val="24"/>
          <w:szCs w:val="24"/>
        </w:rPr>
        <w:t>Programme</w:t>
      </w:r>
      <w:proofErr w:type="spellEnd"/>
      <w:r w:rsidR="00C360C4" w:rsidRPr="002335E7">
        <w:rPr>
          <w:rFonts w:ascii="Arial" w:hAnsi="Arial" w:cs="Arial"/>
          <w:color w:val="000000" w:themeColor="text1"/>
          <w:w w:val="105"/>
          <w:sz w:val="24"/>
          <w:szCs w:val="24"/>
        </w:rPr>
        <w:t xml:space="preserve"> (decision number 320162)</w:t>
      </w:r>
      <w:r w:rsidRPr="002335E7">
        <w:rPr>
          <w:rFonts w:ascii="Arial" w:hAnsi="Arial" w:cs="Arial"/>
          <w:color w:val="000000" w:themeColor="text1"/>
          <w:w w:val="105"/>
          <w:sz w:val="24"/>
          <w:szCs w:val="24"/>
        </w:rPr>
        <w:t>.</w:t>
      </w:r>
    </w:p>
    <w:p w14:paraId="525ECFA3" w14:textId="77777777" w:rsidR="005D491A"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Running</w:t>
      </w:r>
      <w:r w:rsidRPr="002335E7">
        <w:rPr>
          <w:rFonts w:ascii="Arial" w:hAnsi="Arial" w:cs="Arial"/>
          <w:b/>
          <w:bCs/>
          <w:spacing w:val="-3"/>
          <w:w w:val="105"/>
          <w:sz w:val="24"/>
          <w:szCs w:val="24"/>
        </w:rPr>
        <w:t xml:space="preserve"> </w:t>
      </w:r>
      <w:r w:rsidRPr="002335E7">
        <w:rPr>
          <w:rFonts w:ascii="Arial" w:hAnsi="Arial" w:cs="Arial"/>
          <w:b/>
          <w:bCs/>
          <w:w w:val="105"/>
          <w:sz w:val="24"/>
          <w:szCs w:val="24"/>
        </w:rPr>
        <w:t>title:</w:t>
      </w:r>
      <w:r w:rsidRPr="002335E7">
        <w:rPr>
          <w:rFonts w:ascii="Arial" w:hAnsi="Arial" w:cs="Arial"/>
          <w:spacing w:val="6"/>
          <w:w w:val="105"/>
          <w:sz w:val="24"/>
          <w:szCs w:val="24"/>
        </w:rPr>
        <w:t xml:space="preserve"> </w:t>
      </w:r>
      <w:ins w:id="22" w:author="Héctor Bahamonde" w:date="2026-10-19T20:48:00Z">
        <w:r w:rsidR="00244696" w:rsidRPr="00244696">
          <w:rPr>
            <w:rFonts w:ascii="Arial" w:hAnsi="Arial" w:cs="Arial"/>
            <w:w w:val="105"/>
            <w:sz w:val="24"/>
            <w:szCs w:val="24"/>
          </w:rPr>
          <w:t>Informational Framing and Funding Preferences.</w:t>
        </w:r>
      </w:ins>
      <w:del w:id="23" w:author="Héctor Bahamonde" w:date="2026-10-19T20:48:00Z">
        <w:r w:rsidR="0037350D" w:rsidRPr="002335E7" w:rsidDel="00244696">
          <w:rPr>
            <w:rFonts w:ascii="Arial" w:hAnsi="Arial" w:cs="Arial"/>
            <w:w w:val="105"/>
            <w:sz w:val="24"/>
            <w:szCs w:val="24"/>
          </w:rPr>
          <w:delText>Delegation, Framing, and Mass Preferences.</w:delText>
        </w:r>
      </w:del>
    </w:p>
    <w:p w14:paraId="1A50782F" w14:textId="77777777" w:rsidR="00D47439" w:rsidRPr="002335E7" w:rsidRDefault="00D47439" w:rsidP="00292B66">
      <w:pPr>
        <w:spacing w:before="360" w:after="120" w:line="360" w:lineRule="auto"/>
        <w:jc w:val="both"/>
        <w:rPr>
          <w:rFonts w:ascii="Arial" w:hAnsi="Arial" w:cs="Arial"/>
          <w:sz w:val="24"/>
          <w:szCs w:val="24"/>
        </w:rPr>
        <w:sectPr w:rsidR="00D47439" w:rsidRPr="002335E7">
          <w:pgSz w:w="12240" w:h="15840"/>
          <w:pgMar w:top="1340" w:right="1080" w:bottom="280" w:left="1080" w:header="720" w:footer="720" w:gutter="0"/>
          <w:cols w:space="720"/>
        </w:sectPr>
      </w:pPr>
      <w:r w:rsidRPr="00292B66">
        <w:rPr>
          <w:rFonts w:ascii="Arial" w:hAnsi="Arial" w:cs="Arial"/>
          <w:b/>
          <w:bCs/>
          <w:sz w:val="24"/>
          <w:szCs w:val="24"/>
        </w:rPr>
        <w:t>Data-usage permission</w:t>
      </w:r>
      <w:r w:rsidRPr="002335E7">
        <w:rPr>
          <w:rFonts w:ascii="Arial" w:hAnsi="Arial" w:cs="Arial"/>
          <w:sz w:val="24"/>
          <w:szCs w:val="24"/>
        </w:rPr>
        <w:t>: use of the data was authorized by the Finnish Medicines Agency (</w:t>
      </w:r>
      <w:proofErr w:type="spellStart"/>
      <w:r w:rsidRPr="002335E7">
        <w:rPr>
          <w:rFonts w:ascii="Arial" w:hAnsi="Arial" w:cs="Arial"/>
          <w:sz w:val="24"/>
          <w:szCs w:val="24"/>
        </w:rPr>
        <w:t>Fimea</w:t>
      </w:r>
      <w:proofErr w:type="spellEnd"/>
      <w:r w:rsidRPr="002335E7">
        <w:rPr>
          <w:rFonts w:ascii="Arial" w:hAnsi="Arial" w:cs="Arial"/>
          <w:sz w:val="24"/>
          <w:szCs w:val="24"/>
        </w:rPr>
        <w:t>), decision no. FIMEA/2020/005050.</w:t>
      </w:r>
    </w:p>
    <w:p w14:paraId="1C1F5FFE" w14:textId="77777777" w:rsidR="005D491A" w:rsidRPr="006E3227" w:rsidRDefault="00000000" w:rsidP="00292B66">
      <w:pPr>
        <w:pStyle w:val="Title"/>
        <w:numPr>
          <w:ilvl w:val="0"/>
          <w:numId w:val="5"/>
        </w:numPr>
        <w:ind w:left="0" w:hanging="540"/>
        <w:jc w:val="both"/>
      </w:pPr>
      <w:bookmarkStart w:id="24" w:name="Introduction"/>
      <w:bookmarkEnd w:id="24"/>
      <w:r w:rsidRPr="006E3227">
        <w:lastRenderedPageBreak/>
        <w:t>Introduction</w:t>
      </w:r>
    </w:p>
    <w:p w14:paraId="7AB26099"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dilemmas, alongside conflicting values and interests (</w:t>
      </w:r>
      <w:proofErr w:type="spellStart"/>
      <w:r w:rsidRPr="008372F6">
        <w:rPr>
          <w:rFonts w:ascii="Arial" w:hAnsi="Arial" w:cs="Arial"/>
          <w:w w:val="105"/>
          <w:sz w:val="24"/>
          <w:szCs w:val="24"/>
        </w:rPr>
        <w:t>Bærøe</w:t>
      </w:r>
      <w:proofErr w:type="spellEnd"/>
      <w:r w:rsidRPr="008372F6">
        <w:rPr>
          <w:rFonts w:ascii="Arial" w:hAnsi="Arial" w:cs="Arial"/>
          <w:w w:val="105"/>
          <w:sz w:val="24"/>
          <w:szCs w:val="24"/>
        </w:rPr>
        <w:t xml:space="preserv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r w:rsidR="00AD44B4">
        <w:rPr>
          <w:rFonts w:ascii="Arial" w:hAnsi="Arial" w:cs="Arial"/>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r w:rsidR="00D7135A" w:rsidRPr="00D7135A">
        <w:rPr>
          <w:rFonts w:ascii="Arial" w:hAnsi="Arial" w:cs="Arial"/>
          <w:w w:val="105"/>
          <w:sz w:val="24"/>
          <w:szCs w:val="24"/>
        </w:rPr>
        <w:t>Corbett and Mori 1999; Abelson and Collins 2009</w:t>
      </w:r>
      <w:r w:rsidR="00D7135A" w:rsidRPr="008A6A3C">
        <w:rPr>
          <w:rFonts w:ascii="Arial" w:hAnsi="Arial" w:cs="Arial"/>
          <w:w w:val="105"/>
          <w:sz w:val="24"/>
          <w:szCs w:val="24"/>
        </w:rPr>
        <w:t>).</w:t>
      </w:r>
      <w:r w:rsidR="00FA158F" w:rsidRPr="008A6A3C">
        <w:rPr>
          <w:rFonts w:ascii="Arial" w:hAnsi="Arial" w:cs="Arial"/>
          <w:sz w:val="24"/>
          <w:szCs w:val="24"/>
        </w:rPr>
        <w:t xml:space="preserve"> </w:t>
      </w:r>
      <w:r w:rsidR="002F4C89">
        <w:rPr>
          <w:rFonts w:ascii="Arial" w:hAnsi="Arial" w:cs="Arial"/>
          <w:sz w:val="24"/>
          <w:szCs w:val="24"/>
        </w:rPr>
        <w:t xml:space="preserve"> In recent decades, these debates have been further challenged by high uncertainty, because</w:t>
      </w:r>
      <w:r w:rsidR="00FA158F" w:rsidRPr="008A6A3C">
        <w:rPr>
          <w:rFonts w:ascii="Arial" w:hAnsi="Arial" w:cs="Arial"/>
          <w:sz w:val="24"/>
          <w:szCs w:val="24"/>
        </w:rPr>
        <w:t xml:space="preserve"> many new medicines are approved </w:t>
      </w:r>
      <w:r w:rsidR="002F4C89">
        <w:rPr>
          <w:rFonts w:ascii="Arial" w:hAnsi="Arial" w:cs="Arial"/>
          <w:sz w:val="24"/>
          <w:szCs w:val="24"/>
        </w:rPr>
        <w:t xml:space="preserve">based on evidence </w:t>
      </w:r>
      <w:r w:rsidR="00FA158F" w:rsidRPr="008A6A3C">
        <w:rPr>
          <w:rFonts w:ascii="Arial" w:hAnsi="Arial" w:cs="Arial"/>
          <w:sz w:val="24"/>
          <w:szCs w:val="24"/>
        </w:rPr>
        <w:t>on surrogate endpoints</w:t>
      </w:r>
      <w:r w:rsidR="002F4C89">
        <w:rPr>
          <w:rFonts w:ascii="Arial" w:hAnsi="Arial" w:cs="Arial"/>
          <w:sz w:val="24"/>
          <w:szCs w:val="24"/>
        </w:rPr>
        <w:t>, often</w:t>
      </w:r>
      <w:r w:rsidR="00FA158F" w:rsidRPr="008A6A3C">
        <w:rPr>
          <w:rFonts w:ascii="Arial" w:hAnsi="Arial" w:cs="Arial"/>
          <w:sz w:val="24"/>
          <w:szCs w:val="24"/>
        </w:rPr>
        <w:t xml:space="preserve"> before evidence </w:t>
      </w:r>
      <w:r w:rsidR="002F4C89">
        <w:rPr>
          <w:rFonts w:ascii="Arial" w:hAnsi="Arial" w:cs="Arial"/>
          <w:sz w:val="24"/>
          <w:szCs w:val="24"/>
        </w:rPr>
        <w:t xml:space="preserve">on clinically most meaningful benefits, such as </w:t>
      </w:r>
      <w:r w:rsidR="00FA158F" w:rsidRPr="008A6A3C">
        <w:rPr>
          <w:rFonts w:ascii="Arial" w:hAnsi="Arial" w:cs="Arial"/>
          <w:sz w:val="24"/>
          <w:szCs w:val="24"/>
        </w:rPr>
        <w:t xml:space="preserve">overall survival or quality of life is available (Cohen 2017; Davis et al. 2017; Vella Bonanno et al. 2017; Hwang et al. 2020; </w:t>
      </w:r>
      <w:proofErr w:type="spellStart"/>
      <w:r w:rsidR="00FA158F" w:rsidRPr="008A6A3C">
        <w:rPr>
          <w:rFonts w:ascii="Arial" w:hAnsi="Arial" w:cs="Arial"/>
          <w:sz w:val="24"/>
          <w:szCs w:val="24"/>
        </w:rPr>
        <w:t>Brinkhuis</w:t>
      </w:r>
      <w:proofErr w:type="spellEnd"/>
      <w:r w:rsidR="00FA158F" w:rsidRPr="008A6A3C">
        <w:rPr>
          <w:rFonts w:ascii="Arial" w:hAnsi="Arial" w:cs="Arial"/>
          <w:sz w:val="24"/>
          <w:szCs w:val="24"/>
        </w:rPr>
        <w:t xml:space="preserve"> et al. 2024)</w:t>
      </w:r>
      <w:r w:rsidR="00EC2983" w:rsidRPr="008A6A3C">
        <w:rPr>
          <w:rFonts w:ascii="Arial" w:hAnsi="Arial" w:cs="Arial"/>
          <w:sz w:val="24"/>
          <w:szCs w:val="24"/>
        </w:rPr>
        <w:t xml:space="preserve">. </w:t>
      </w:r>
      <w:r w:rsidRPr="008A6A3C">
        <w:rPr>
          <w:rFonts w:ascii="Arial" w:hAnsi="Arial" w:cs="Arial"/>
          <w:sz w:val="24"/>
          <w:szCs w:val="24"/>
        </w:rPr>
        <w:t>I</w:t>
      </w:r>
      <w:r w:rsidRPr="008A6A3C">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2830B8CE" w14:textId="77777777" w:rsidR="005D491A" w:rsidRPr="008372F6" w:rsidRDefault="00000000" w:rsidP="008372F6">
      <w:pPr>
        <w:pStyle w:val="BodyText"/>
        <w:spacing w:before="120" w:after="120" w:line="360" w:lineRule="auto"/>
        <w:jc w:val="both"/>
        <w:rPr>
          <w:rFonts w:ascii="Arial" w:hAnsi="Arial" w:cs="Arial"/>
          <w:sz w:val="24"/>
          <w:szCs w:val="24"/>
        </w:rPr>
      </w:pPr>
      <w:r>
        <w:rPr>
          <w:rFonts w:ascii="Arial" w:hAnsi="Arial" w:cs="Arial"/>
          <w:w w:val="105"/>
          <w:sz w:val="24"/>
          <w:szCs w:val="24"/>
        </w:rPr>
        <w:t xml:space="preserve">We examine </w:t>
      </w:r>
      <w:del w:id="25" w:author="Héctor Bahamonde" w:date="2026-10-19T18:06:00Z">
        <w:r>
          <w:rPr>
            <w:rFonts w:ascii="Arial" w:hAnsi="Arial" w:cs="Arial"/>
            <w:w w:val="105"/>
            <w:sz w:val="24"/>
            <w:szCs w:val="24"/>
          </w:rPr>
          <w:delText>whether</w:delText>
        </w:r>
      </w:del>
      <w:ins w:id="26" w:author="Héctor Bahamonde" w:date="2026-10-19T18:06:00Z">
        <w:r>
          <w:rPr>
            <w:rFonts w:ascii="Arial" w:hAnsi="Arial" w:cs="Arial"/>
            <w:w w:val="105"/>
            <w:sz w:val="24"/>
            <w:szCs w:val="24"/>
          </w:rPr>
          <w:t>how</w:t>
        </w:r>
      </w:ins>
      <w:r>
        <w:rPr>
          <w:rFonts w:ascii="Arial" w:hAnsi="Arial" w:cs="Arial"/>
          <w:w w:val="105"/>
          <w:sz w:val="24"/>
          <w:szCs w:val="24"/>
        </w:rPr>
        <w:t xml:space="preserve"> preferences over healthcare funding decisions </w:t>
      </w:r>
      <w:del w:id="27" w:author="Héctor Bahamonde" w:date="2026-10-19T18:06:00Z">
        <w:r>
          <w:rPr>
            <w:rFonts w:ascii="Arial" w:hAnsi="Arial" w:cs="Arial"/>
            <w:w w:val="105"/>
            <w:sz w:val="24"/>
            <w:szCs w:val="24"/>
          </w:rPr>
          <w:delText xml:space="preserve">are </w:delText>
        </w:r>
      </w:del>
      <w:ins w:id="28" w:author="Héctor Bahamonde" w:date="2026-10-19T18:06:00Z">
        <w:r>
          <w:rPr>
            <w:rFonts w:ascii="Arial" w:hAnsi="Arial" w:cs="Arial"/>
            <w:w w:val="105"/>
            <w:sz w:val="24"/>
            <w:szCs w:val="24"/>
          </w:rPr>
          <w:t>respond</w:t>
        </w:r>
      </w:ins>
      <w:del w:id="29" w:author="Héctor Bahamonde" w:date="2026-10-19T18:06:00Z">
        <w:r>
          <w:rPr>
            <w:rFonts w:ascii="Arial" w:hAnsi="Arial" w:cs="Arial"/>
            <w:w w:val="105"/>
            <w:sz w:val="24"/>
            <w:szCs w:val="24"/>
          </w:rPr>
          <w:delText>elastic</w:delText>
        </w:r>
      </w:del>
      <w:r>
        <w:rPr>
          <w:rFonts w:ascii="Arial" w:hAnsi="Arial" w:cs="Arial"/>
          <w:w w:val="105"/>
          <w:sz w:val="24"/>
          <w:szCs w:val="24"/>
        </w:rPr>
        <w:t xml:space="preserve"> to </w:t>
      </w:r>
      <w:del w:id="30" w:author="Héctor Bahamonde" w:date="2026-10-19T18:06:00Z">
        <w:r>
          <w:rPr>
            <w:rFonts w:ascii="Arial" w:hAnsi="Arial" w:cs="Arial"/>
            <w:w w:val="105"/>
            <w:sz w:val="24"/>
            <w:szCs w:val="24"/>
          </w:rPr>
          <w:delText>framing</w:delText>
        </w:r>
      </w:del>
      <w:ins w:id="31" w:author="Héctor Bahamonde" w:date="2026-10-19T18:06:00Z">
        <w:r>
          <w:rPr>
            <w:rFonts w:ascii="Arial" w:hAnsi="Arial" w:cs="Arial"/>
            <w:w w:val="105"/>
            <w:sz w:val="24"/>
            <w:szCs w:val="24"/>
          </w:rPr>
          <w:t>informational</w:t>
        </w:r>
      </w:ins>
      <w:r>
        <w:rPr>
          <w:rFonts w:ascii="Arial" w:hAnsi="Arial" w:cs="Arial"/>
          <w:w w:val="105"/>
          <w:sz w:val="24"/>
          <w:szCs w:val="24"/>
        </w:rPr>
        <w:t xml:space="preserve"> </w:t>
      </w:r>
      <w:del w:id="32" w:author="Héctor Bahamonde" w:date="2026-10-19T18:06:00Z">
        <w:r>
          <w:rPr>
            <w:rFonts w:ascii="Arial" w:hAnsi="Arial" w:cs="Arial"/>
            <w:w w:val="105"/>
            <w:sz w:val="24"/>
            <w:szCs w:val="24"/>
          </w:rPr>
          <w:delText>effects</w:delText>
        </w:r>
      </w:del>
      <w:ins w:id="33" w:author="Héctor Bahamonde" w:date="2026-10-19T18:06:00Z">
        <w:r>
          <w:rPr>
            <w:rFonts w:ascii="Arial" w:hAnsi="Arial" w:cs="Arial"/>
            <w:w w:val="105"/>
            <w:sz w:val="24"/>
            <w:szCs w:val="24"/>
          </w:rPr>
          <w:t>justifications.</w:t>
        </w:r>
      </w:ins>
      <w:del w:id="34" w:author="Héctor Bahamonde" w:date="2026-10-19T18:06:00Z">
        <w:r>
          <w:rPr>
            <w:rFonts w:ascii="Arial" w:hAnsi="Arial" w:cs="Arial"/>
            <w:w w:val="105"/>
            <w:sz w:val="24"/>
            <w:szCs w:val="24"/>
          </w:rPr>
          <w:delText>.</w:delText>
        </w:r>
      </w:del>
      <w:r>
        <w:rPr>
          <w:rFonts w:ascii="Arial" w:hAnsi="Arial" w:cs="Arial"/>
          <w:w w:val="105"/>
          <w:sz w:val="24"/>
          <w:szCs w:val="24"/>
        </w:rPr>
        <w:t xml:space="preserve"> The study setting reflects </w:t>
      </w:r>
      <w:r w:rsidRPr="008372F6">
        <w:rPr>
          <w:rFonts w:ascii="Arial" w:hAnsi="Arial" w:cs="Arial"/>
          <w:w w:val="105"/>
          <w:sz w:val="24"/>
          <w:szCs w:val="24"/>
        </w:rPr>
        <w:t xml:space="preserve">institutional insulation, </w:t>
      </w:r>
      <w:r w:rsidR="00F3033A" w:rsidRPr="008372F6">
        <w:rPr>
          <w:rFonts w:ascii="Arial" w:hAnsi="Arial" w:cs="Arial"/>
          <w:w w:val="105"/>
          <w:sz w:val="24"/>
          <w:szCs w:val="24"/>
        </w:rPr>
        <w:t xml:space="preserve">that is, </w:t>
      </w:r>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r w:rsidR="00942922" w:rsidRPr="00942922">
        <w:rPr>
          <w:rFonts w:ascii="Arial" w:hAnsi="Arial" w:cs="Arial"/>
          <w:w w:val="105"/>
          <w:sz w:val="24"/>
          <w:szCs w:val="24"/>
        </w:rPr>
        <w:t>(Thatcher and Sweet 2002; Egeberg and Trondal 2009).</w:t>
      </w:r>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r w:rsidR="005F2A68" w:rsidRPr="008372F6">
        <w:rPr>
          <w:rFonts w:ascii="Arial" w:hAnsi="Arial" w:cs="Arial"/>
          <w:w w:val="105"/>
          <w:sz w:val="24"/>
          <w:szCs w:val="24"/>
        </w:rPr>
        <w:t>z</w:t>
      </w:r>
      <w:r w:rsidRPr="008372F6">
        <w:rPr>
          <w:rFonts w:ascii="Arial" w:hAnsi="Arial" w:cs="Arial"/>
          <w:w w:val="105"/>
          <w:sz w:val="24"/>
          <w:szCs w:val="24"/>
        </w:rPr>
        <w:t>ation and rationing are debated, yet these institutional arrangements are envisaged to depolitici</w:t>
      </w:r>
      <w:r w:rsidR="005F2A68" w:rsidRPr="008372F6">
        <w:rPr>
          <w:rFonts w:ascii="Arial" w:hAnsi="Arial" w:cs="Arial"/>
          <w:w w:val="105"/>
          <w:sz w:val="24"/>
          <w:szCs w:val="24"/>
        </w:rPr>
        <w:t>z</w:t>
      </w:r>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w:t>
      </w:r>
      <w:ins w:id="35" w:author="Héctor Bahamonde" w:date="2026-10-19T20:59:00Z">
        <w:r w:rsidR="001F45F5" w:rsidRPr="001F45F5">
          <w:rPr>
            <w:rFonts w:ascii="Arial" w:hAnsi="Arial" w:cs="Arial"/>
            <w:w w:val="105"/>
            <w:sz w:val="24"/>
            <w:szCs w:val="24"/>
          </w:rPr>
          <w:t>To assess these responses,</w:t>
        </w:r>
      </w:ins>
      <w:del w:id="36" w:author="Héctor Bahamonde" w:date="2026-10-19T20:59:00Z">
        <w:r w:rsidRPr="008372F6" w:rsidDel="001F45F5">
          <w:rPr>
            <w:rFonts w:ascii="Arial" w:hAnsi="Arial" w:cs="Arial"/>
            <w:w w:val="105"/>
            <w:sz w:val="24"/>
            <w:szCs w:val="24"/>
          </w:rPr>
          <w:delText xml:space="preserve">To assess </w:delText>
        </w:r>
        <w:r w:rsidR="003D7409" w:rsidRPr="008372F6" w:rsidDel="001F45F5">
          <w:rPr>
            <w:rFonts w:ascii="Arial" w:hAnsi="Arial" w:cs="Arial"/>
            <w:w w:val="105"/>
            <w:sz w:val="24"/>
            <w:szCs w:val="24"/>
          </w:rPr>
          <w:delText>the</w:delText>
        </w:r>
        <w:r w:rsidRPr="008372F6" w:rsidDel="001F45F5">
          <w:rPr>
            <w:rFonts w:ascii="Arial" w:hAnsi="Arial" w:cs="Arial"/>
            <w:w w:val="105"/>
            <w:sz w:val="24"/>
            <w:szCs w:val="24"/>
          </w:rPr>
          <w:delText xml:space="preserve"> framing effects,</w:delText>
        </w:r>
      </w:del>
      <w:r w:rsidRPr="008372F6">
        <w:rPr>
          <w:rFonts w:ascii="Arial" w:hAnsi="Arial" w:cs="Arial"/>
          <w:w w:val="105"/>
          <w:sz w:val="24"/>
          <w:szCs w:val="24"/>
        </w:rPr>
        <w:t xml:space="preserve"> we field a survey experiment embedded in the 2021 Finnish Medicines Barometer in which we randomly vary the interpretive frame attached to an otherwise identical reimbursement decision. </w:t>
      </w:r>
      <w:ins w:id="37" w:author="Héctor Bahamonde" w:date="2026-10-19T20:59:00Z">
        <w:r w:rsidR="001F45F5" w:rsidRPr="001F45F5">
          <w:rPr>
            <w:rFonts w:ascii="Arial" w:hAnsi="Arial" w:cs="Arial"/>
            <w:w w:val="105"/>
            <w:sz w:val="24"/>
            <w:szCs w:val="24"/>
          </w:rPr>
          <w:t>Prospect theory suggests that individuals evaluate options relative to a reference point (Kahneman and Tversky 1979),</w:t>
        </w:r>
      </w:ins>
      <w:del w:id="38" w:author="Héctor Bahamonde" w:date="2026-10-19T20:59:00Z">
        <w:r w:rsidRPr="008372F6" w:rsidDel="001F45F5">
          <w:rPr>
            <w:rFonts w:ascii="Arial" w:hAnsi="Arial" w:cs="Arial"/>
            <w:w w:val="105"/>
            <w:sz w:val="24"/>
            <w:szCs w:val="24"/>
          </w:rPr>
          <w:delText>This</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design</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allows</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us</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to</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test</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a</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core</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finding</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from</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prospect</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theory</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(Kahneman</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and</w:delText>
        </w:r>
        <w:r w:rsidRPr="008372F6" w:rsidDel="001F45F5">
          <w:rPr>
            <w:rFonts w:ascii="Arial" w:hAnsi="Arial" w:cs="Arial"/>
            <w:spacing w:val="-1"/>
            <w:w w:val="105"/>
            <w:sz w:val="24"/>
            <w:szCs w:val="24"/>
          </w:rPr>
          <w:delText xml:space="preserve"> </w:delText>
        </w:r>
        <w:r w:rsidRPr="008372F6" w:rsidDel="001F45F5">
          <w:rPr>
            <w:rFonts w:ascii="Arial" w:hAnsi="Arial" w:cs="Arial"/>
            <w:w w:val="105"/>
            <w:sz w:val="24"/>
            <w:szCs w:val="24"/>
          </w:rPr>
          <w:delText>Tversky</w:delText>
        </w:r>
        <w:r w:rsidRPr="008372F6" w:rsidDel="001F45F5">
          <w:rPr>
            <w:rFonts w:ascii="Arial" w:hAnsi="Arial" w:cs="Arial"/>
            <w:spacing w:val="-1"/>
            <w:w w:val="105"/>
            <w:sz w:val="24"/>
            <w:szCs w:val="24"/>
          </w:rPr>
          <w:delText xml:space="preserve"> </w:delText>
        </w:r>
        <w:r w:rsidR="005D491A" w:rsidDel="001F45F5">
          <w:fldChar w:fldCharType="begin"/>
        </w:r>
        <w:r w:rsidR="005D491A" w:rsidDel="001F45F5">
          <w:delInstrText>HYPERLINK \l "_bookmark61"</w:delInstrText>
        </w:r>
        <w:r w:rsidR="005D491A" w:rsidDel="001F45F5">
          <w:fldChar w:fldCharType="separate"/>
        </w:r>
        <w:r w:rsidR="005D491A" w:rsidRPr="008372F6" w:rsidDel="001F45F5">
          <w:rPr>
            <w:rFonts w:ascii="Arial" w:hAnsi="Arial" w:cs="Arial"/>
            <w:w w:val="105"/>
            <w:sz w:val="24"/>
            <w:szCs w:val="24"/>
          </w:rPr>
          <w:delText>1979):</w:delText>
        </w:r>
        <w:r w:rsidR="005D491A" w:rsidDel="001F45F5">
          <w:fldChar w:fldCharType="end"/>
        </w:r>
        <w:r w:rsidRPr="008372F6" w:rsidDel="001F45F5">
          <w:rPr>
            <w:rFonts w:ascii="Arial" w:hAnsi="Arial" w:cs="Arial"/>
            <w:spacing w:val="29"/>
            <w:w w:val="105"/>
            <w:sz w:val="24"/>
            <w:szCs w:val="24"/>
          </w:rPr>
          <w:delText xml:space="preserve"> </w:delText>
        </w:r>
        <w:r w:rsidRPr="008372F6" w:rsidDel="001F45F5">
          <w:rPr>
            <w:rFonts w:ascii="Arial" w:hAnsi="Arial" w:cs="Arial"/>
            <w:w w:val="105"/>
            <w:sz w:val="24"/>
            <w:szCs w:val="24"/>
          </w:rPr>
          <w:delText>that individuals evaluate options relative to a reference point,</w:delText>
        </w:r>
      </w:del>
      <w:r w:rsidRPr="008372F6">
        <w:rPr>
          <w:rFonts w:ascii="Arial" w:hAnsi="Arial" w:cs="Arial"/>
          <w:w w:val="105"/>
          <w:sz w:val="24"/>
          <w:szCs w:val="24"/>
        </w:rPr>
        <w:t xml:space="preserve">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ins w:id="39" w:author="Héctor Bahamonde" w:date="2026-10-19T20:59:00Z">
        <w:r w:rsidR="001F45F5" w:rsidRPr="001F45F5">
          <w:rPr>
            <w:rFonts w:ascii="Arial" w:hAnsi="Arial" w:cs="Arial"/>
            <w:w w:val="105"/>
            <w:sz w:val="24"/>
            <w:szCs w:val="24"/>
          </w:rPr>
          <w:t>We test whether these informational justifications shift stated funding preferences.</w:t>
        </w:r>
      </w:ins>
      <w:del w:id="40" w:author="Héctor Bahamonde" w:date="2026-10-19T20:59:00Z">
        <w:r w:rsidR="00DC462E" w:rsidRPr="00DC462E" w:rsidDel="001F45F5">
          <w:rPr>
            <w:rFonts w:ascii="Arial" w:hAnsi="Arial" w:cs="Arial"/>
            <w:w w:val="105"/>
            <w:sz w:val="24"/>
            <w:szCs w:val="24"/>
          </w:rPr>
          <w:delText>We test whether varying the justification attached to an otherwise identical reimbursement decision shifts stated preferences within this delegated setting</w:delText>
        </w:r>
        <w:r w:rsidR="00F3033A" w:rsidRPr="008372F6" w:rsidDel="001F45F5">
          <w:rPr>
            <w:rFonts w:ascii="Arial" w:hAnsi="Arial" w:cs="Arial"/>
            <w:w w:val="105"/>
            <w:sz w:val="24"/>
            <w:szCs w:val="24"/>
          </w:rPr>
          <w:delText>.</w:delText>
        </w:r>
      </w:del>
    </w:p>
    <w:p w14:paraId="702E8DFA" w14:textId="77777777" w:rsidR="005D491A" w:rsidRPr="008372F6" w:rsidRDefault="00E95E82" w:rsidP="008372F6">
      <w:pPr>
        <w:pStyle w:val="BodyText"/>
        <w:spacing w:before="120" w:after="120" w:line="360" w:lineRule="auto"/>
        <w:jc w:val="both"/>
        <w:rPr>
          <w:rFonts w:ascii="Arial" w:hAnsi="Arial" w:cs="Arial"/>
          <w:sz w:val="24"/>
          <w:szCs w:val="24"/>
        </w:rPr>
      </w:pPr>
      <w:ins w:id="41" w:author="Héctor Bahamonde" w:date="2026-10-19T20:51:00Z">
        <w:r w:rsidRPr="00E95E82">
          <w:rPr>
            <w:rFonts w:ascii="Arial" w:hAnsi="Arial" w:cs="Arial"/>
            <w:w w:val="110"/>
            <w:sz w:val="24"/>
            <w:szCs w:val="24"/>
          </w:rPr>
          <w:lastRenderedPageBreak/>
          <w:t>We expect differences in stated funding preferences because</w:t>
        </w:r>
      </w:ins>
      <w:del w:id="42" w:author="Héctor Bahamonde" w:date="2026-10-19T20:51:00Z">
        <w:r w:rsidR="00380282" w:rsidRPr="008372F6" w:rsidDel="00E95E82">
          <w:rPr>
            <w:rFonts w:ascii="Arial" w:hAnsi="Arial" w:cs="Arial"/>
            <w:w w:val="110"/>
            <w:sz w:val="24"/>
            <w:szCs w:val="24"/>
          </w:rPr>
          <w:delText>We argue that institutional insulation need not neutrali</w:delText>
        </w:r>
        <w:r w:rsidR="005F2A68" w:rsidRPr="008372F6" w:rsidDel="00E95E82">
          <w:rPr>
            <w:rFonts w:ascii="Arial" w:hAnsi="Arial" w:cs="Arial"/>
            <w:w w:val="110"/>
            <w:sz w:val="24"/>
            <w:szCs w:val="24"/>
          </w:rPr>
          <w:delText>z</w:delText>
        </w:r>
        <w:r w:rsidR="00380282" w:rsidRPr="008372F6" w:rsidDel="00E95E82">
          <w:rPr>
            <w:rFonts w:ascii="Arial" w:hAnsi="Arial" w:cs="Arial"/>
            <w:w w:val="110"/>
            <w:sz w:val="24"/>
            <w:szCs w:val="24"/>
          </w:rPr>
          <w:delText>e framing effects in mass preferences because</w:delText>
        </w:r>
      </w:del>
      <w:r w:rsidR="00380282" w:rsidRPr="008372F6">
        <w:rPr>
          <w:rFonts w:ascii="Arial" w:hAnsi="Arial" w:cs="Arial"/>
          <w:w w:val="110"/>
          <w:sz w:val="24"/>
          <w:szCs w:val="24"/>
        </w:rPr>
        <w:t xml:space="preserve"> citizens may still interpret distributive trade-offs through competing reference points.</w:t>
      </w:r>
      <w:r w:rsidR="00380282" w:rsidRPr="008372F6">
        <w:rPr>
          <w:rFonts w:ascii="Arial" w:hAnsi="Arial" w:cs="Arial"/>
          <w:spacing w:val="12"/>
          <w:w w:val="110"/>
          <w:sz w:val="24"/>
          <w:szCs w:val="24"/>
        </w:rPr>
        <w:t xml:space="preserve"> </w:t>
      </w:r>
      <w:ins w:id="43" w:author="Héctor Bahamonde" w:date="2026-10-19T20:53:00Z">
        <w:r w:rsidR="00B962FC" w:rsidRPr="00B962FC">
          <w:rPr>
            <w:rFonts w:ascii="Arial" w:hAnsi="Arial" w:cs="Arial"/>
            <w:spacing w:val="-2"/>
            <w:w w:val="110"/>
            <w:sz w:val="24"/>
            <w:szCs w:val="24"/>
          </w:rPr>
          <w:t>Competing justifications may therefore shape public interpretation.</w:t>
        </w:r>
      </w:ins>
      <w:del w:id="44" w:author="Héctor Bahamonde" w:date="2026-10-19T20:53:00Z">
        <w:r w:rsidR="00380282" w:rsidRPr="008372F6" w:rsidDel="00B962FC">
          <w:rPr>
            <w:rFonts w:ascii="Arial" w:hAnsi="Arial" w:cs="Arial"/>
            <w:spacing w:val="-2"/>
            <w:w w:val="110"/>
            <w:sz w:val="24"/>
            <w:szCs w:val="24"/>
          </w:rPr>
          <w:delText>Instead,</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delegation</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shifts</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political</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contestation</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toward</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the</w:delText>
        </w:r>
        <w:r w:rsidR="00380282" w:rsidRPr="008372F6" w:rsidDel="00B962FC">
          <w:rPr>
            <w:rFonts w:ascii="Arial" w:hAnsi="Arial" w:cs="Arial"/>
            <w:spacing w:val="-6"/>
            <w:w w:val="110"/>
            <w:sz w:val="24"/>
            <w:szCs w:val="24"/>
          </w:rPr>
          <w:delText xml:space="preserve"> </w:delText>
        </w:r>
        <w:r w:rsidR="00380282" w:rsidRPr="008372F6" w:rsidDel="00B962FC">
          <w:rPr>
            <w:rFonts w:ascii="Arial" w:hAnsi="Arial" w:cs="Arial"/>
            <w:spacing w:val="-2"/>
            <w:w w:val="110"/>
            <w:sz w:val="24"/>
            <w:szCs w:val="24"/>
          </w:rPr>
          <w:delText>realm</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of</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public</w:delText>
        </w:r>
        <w:r w:rsidR="00380282" w:rsidRPr="008372F6" w:rsidDel="00B962FC">
          <w:rPr>
            <w:rFonts w:ascii="Arial" w:hAnsi="Arial" w:cs="Arial"/>
            <w:spacing w:val="-7"/>
            <w:w w:val="110"/>
            <w:sz w:val="24"/>
            <w:szCs w:val="24"/>
          </w:rPr>
          <w:delText xml:space="preserve"> </w:delText>
        </w:r>
        <w:r w:rsidR="00380282" w:rsidRPr="008372F6" w:rsidDel="00B962FC">
          <w:rPr>
            <w:rFonts w:ascii="Arial" w:hAnsi="Arial" w:cs="Arial"/>
            <w:spacing w:val="-2"/>
            <w:w w:val="110"/>
            <w:sz w:val="24"/>
            <w:szCs w:val="24"/>
          </w:rPr>
          <w:delText>interpretation.</w:delText>
        </w:r>
      </w:del>
      <w:r w:rsidR="00380282" w:rsidRPr="008372F6">
        <w:rPr>
          <w:rFonts w:ascii="Arial" w:hAnsi="Arial" w:cs="Arial"/>
          <w:spacing w:val="-2"/>
          <w:w w:val="110"/>
          <w:sz w:val="24"/>
          <w:szCs w:val="24"/>
        </w:rPr>
        <w:t xml:space="preserve"> </w:t>
      </w:r>
      <w:r w:rsidR="00380282"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r w:rsidR="000E7832" w:rsidRPr="008372F6">
        <w:rPr>
          <w:rFonts w:ascii="Arial" w:hAnsi="Arial" w:cs="Arial"/>
          <w:sz w:val="24"/>
          <w:szCs w:val="24"/>
        </w:rPr>
        <w:t>z</w:t>
      </w:r>
      <w:r w:rsidR="00380282" w:rsidRPr="008372F6">
        <w:rPr>
          <w:rFonts w:ascii="Arial" w:hAnsi="Arial" w:cs="Arial"/>
          <w:sz w:val="24"/>
          <w:szCs w:val="24"/>
        </w:rPr>
        <w:t>ation or as an avoidable loss.</w:t>
      </w:r>
    </w:p>
    <w:p w14:paraId="4509932D" w14:textId="77777777" w:rsidR="00A565E6" w:rsidRPr="008372F6" w:rsidRDefault="00A565E6"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r w:rsidR="00EC2983" w:rsidRPr="00EC2983">
        <w:rPr>
          <w:rFonts w:ascii="Arial" w:hAnsi="Arial" w:cs="Arial"/>
          <w:w w:val="105"/>
          <w:sz w:val="24"/>
          <w:szCs w:val="24"/>
        </w:rPr>
        <w:t xml:space="preserve">(Cohen 2017; Davis et al. 2017; Vella Bonanno et al. 2017; Hwang et al. 2020; </w:t>
      </w:r>
      <w:proofErr w:type="spellStart"/>
      <w:r w:rsidR="00EC2983" w:rsidRPr="00EC2983">
        <w:rPr>
          <w:rFonts w:ascii="Arial" w:hAnsi="Arial" w:cs="Arial"/>
          <w:w w:val="105"/>
          <w:sz w:val="24"/>
          <w:szCs w:val="24"/>
        </w:rPr>
        <w:t>Brinkhuis</w:t>
      </w:r>
      <w:proofErr w:type="spellEnd"/>
      <w:r w:rsidR="00EC2983" w:rsidRPr="00EC2983">
        <w:rPr>
          <w:rFonts w:ascii="Arial" w:hAnsi="Arial" w:cs="Arial"/>
          <w:w w:val="105"/>
          <w:sz w:val="24"/>
          <w:szCs w:val="24"/>
        </w:rPr>
        <w:t xml:space="preserve"> et al. 2024)</w:t>
      </w:r>
      <w:r w:rsidR="00EC2983">
        <w:rPr>
          <w:rFonts w:ascii="Arial" w:hAnsi="Arial" w:cs="Arial"/>
          <w:w w:val="105"/>
          <w:sz w:val="24"/>
          <w:szCs w:val="24"/>
        </w:rPr>
        <w:t xml:space="preserve">. </w:t>
      </w:r>
      <w:r w:rsidRPr="008372F6">
        <w:rPr>
          <w:rFonts w:ascii="Arial" w:hAnsi="Arial" w:cs="Arial"/>
          <w:w w:val="105"/>
          <w:sz w:val="24"/>
          <w:szCs w:val="24"/>
        </w:rPr>
        <w:t xml:space="preserve">Prior studies show that framing, opportunity-cost salience, and competing priority-setting principles can shape public preferences (Desser et al. 2013; Kangas et al. 2014; Maguire et al. 2023). </w:t>
      </w:r>
      <w:ins w:id="45" w:author="Héctor Bahamonde" w:date="2026-10-19T20:59:00Z">
        <w:r w:rsidR="001F45F5" w:rsidRPr="001F45F5">
          <w:rPr>
            <w:rFonts w:ascii="Arial" w:hAnsi="Arial" w:cs="Arial"/>
            <w:w w:val="105"/>
            <w:sz w:val="24"/>
            <w:szCs w:val="24"/>
          </w:rPr>
          <w:t>Our contribution is to identify different effects of rescue and resource-preservation justifications across funding options in Finland.</w:t>
        </w:r>
      </w:ins>
      <w:del w:id="46" w:author="Héctor Bahamonde" w:date="2026-10-19T20:59:00Z">
        <w:r w:rsidRPr="008372F6" w:rsidDel="001F45F5">
          <w:rPr>
            <w:rFonts w:ascii="Arial" w:hAnsi="Arial" w:cs="Arial"/>
            <w:w w:val="105"/>
            <w:sz w:val="24"/>
            <w:szCs w:val="24"/>
          </w:rPr>
          <w:delText>Our narrower contribution is to estimate how rescue-oriented and resource-preservation justifications redistribute stated support among rejection, conditional funding, unconditional funding, and uncertainty in Finland.</w:delText>
        </w:r>
      </w:del>
      <w:r w:rsidRPr="008372F6">
        <w:rPr>
          <w:rFonts w:ascii="Arial" w:hAnsi="Arial" w:cs="Arial"/>
          <w:w w:val="105"/>
          <w:sz w:val="24"/>
          <w:szCs w:val="24"/>
        </w:rPr>
        <w:t xml:space="preserve"> </w:t>
      </w:r>
      <w:ins w:id="47" w:author="Héctor Bahamonde" w:date="2026-10-19T21:00:00Z">
        <w:r w:rsidR="001F45F5" w:rsidRPr="001F45F5">
          <w:rPr>
            <w:rFonts w:ascii="Arial" w:hAnsi="Arial" w:cs="Arial"/>
            <w:w w:val="105"/>
            <w:sz w:val="24"/>
            <w:szCs w:val="24"/>
          </w:rPr>
          <w:t>Finland’s delegated reimbursement system provides the policy setting.</w:t>
        </w:r>
      </w:ins>
      <w:del w:id="48" w:author="Héctor Bahamonde" w:date="2026-10-19T21:00:00Z">
        <w:r w:rsidRPr="008372F6" w:rsidDel="001F45F5">
          <w:rPr>
            <w:rFonts w:ascii="Arial" w:hAnsi="Arial" w:cs="Arial"/>
            <w:w w:val="105"/>
            <w:sz w:val="24"/>
            <w:szCs w:val="24"/>
          </w:rPr>
          <w:delText>Institutional delegation defines the policy context rather than an experimentally varied condition.</w:delText>
        </w:r>
      </w:del>
      <w:r>
        <w:rPr>
          <w:rFonts w:ascii="Arial" w:hAnsi="Arial" w:cs="Arial"/>
          <w:w w:val="105"/>
          <w:sz w:val="24"/>
          <w:szCs w:val="24"/>
        </w:rPr>
        <w:t xml:space="preserve"> The findings </w:t>
      </w:r>
      <w:del w:id="49" w:author="Héctor Bahamonde" w:date="2026-10-19T18:06:00Z">
        <w:r>
          <w:rPr>
            <w:rFonts w:ascii="Arial" w:hAnsi="Arial" w:cs="Arial"/>
            <w:w w:val="105"/>
            <w:sz w:val="24"/>
            <w:szCs w:val="24"/>
          </w:rPr>
          <w:delText xml:space="preserve">therefore </w:delText>
        </w:r>
      </w:del>
      <w:r>
        <w:rPr>
          <w:rFonts w:ascii="Arial" w:hAnsi="Arial" w:cs="Arial"/>
          <w:w w:val="105"/>
          <w:sz w:val="24"/>
          <w:szCs w:val="24"/>
        </w:rPr>
        <w:t>inform</w:t>
      </w:r>
      <w:del w:id="50" w:author="Héctor Bahamonde" w:date="2026-10-19T18:06:00Z">
        <w:r>
          <w:rPr>
            <w:rFonts w:ascii="Arial" w:hAnsi="Arial" w:cs="Arial"/>
            <w:w w:val="105"/>
            <w:sz w:val="24"/>
            <w:szCs w:val="24"/>
          </w:rPr>
          <w:delText xml:space="preserve"> the</w:delText>
        </w:r>
      </w:del>
      <w:r>
        <w:rPr>
          <w:rFonts w:ascii="Arial" w:hAnsi="Arial" w:cs="Arial"/>
          <w:w w:val="105"/>
          <w:sz w:val="24"/>
          <w:szCs w:val="24"/>
        </w:rPr>
        <w:t xml:space="preserve"> communication </w:t>
      </w:r>
      <w:del w:id="51" w:author="Héctor Bahamonde" w:date="2026-10-19T18:06:00Z">
        <w:r>
          <w:rPr>
            <w:rFonts w:ascii="Arial" w:hAnsi="Arial" w:cs="Arial"/>
            <w:w w:val="105"/>
            <w:sz w:val="24"/>
            <w:szCs w:val="24"/>
          </w:rPr>
          <w:delText>of</w:delText>
        </w:r>
      </w:del>
      <w:ins w:id="52" w:author="Héctor Bahamonde" w:date="2026-10-19T18:06:00Z">
        <w:r>
          <w:rPr>
            <w:rFonts w:ascii="Arial" w:hAnsi="Arial" w:cs="Arial"/>
            <w:w w:val="105"/>
            <w:sz w:val="24"/>
            <w:szCs w:val="24"/>
          </w:rPr>
          <w:t>about</w:t>
        </w:r>
      </w:ins>
      <w:r>
        <w:rPr>
          <w:rFonts w:ascii="Arial" w:hAnsi="Arial" w:cs="Arial"/>
          <w:w w:val="105"/>
          <w:sz w:val="24"/>
          <w:szCs w:val="24"/>
        </w:rPr>
        <w:t xml:space="preserve"> difficult funding </w:t>
      </w:r>
      <w:del w:id="53" w:author="Héctor Bahamonde" w:date="2026-10-19T18:06:00Z">
        <w:r>
          <w:rPr>
            <w:rFonts w:ascii="Arial" w:hAnsi="Arial" w:cs="Arial"/>
            <w:w w:val="105"/>
            <w:sz w:val="24"/>
            <w:szCs w:val="24"/>
          </w:rPr>
          <w:delText xml:space="preserve">decisions without establishing effects on political trust, system legitimacy, or stakeholder </w:delText>
        </w:r>
      </w:del>
      <w:ins w:id="54" w:author="Héctor Bahamonde" w:date="2026-10-19T18:06:00Z">
        <w:r>
          <w:rPr>
            <w:rFonts w:ascii="Arial" w:hAnsi="Arial" w:cs="Arial"/>
            <w:w w:val="105"/>
            <w:sz w:val="24"/>
            <w:szCs w:val="24"/>
          </w:rPr>
          <w:t>decisions.</w:t>
        </w:r>
      </w:ins>
      <w:del w:id="55" w:author="Héctor Bahamonde" w:date="2026-10-19T18:06:00Z">
        <w:r>
          <w:rPr>
            <w:rFonts w:ascii="Arial" w:hAnsi="Arial" w:cs="Arial"/>
            <w:w w:val="105"/>
            <w:sz w:val="24"/>
            <w:szCs w:val="24"/>
          </w:rPr>
          <w:delText>behaviour.</w:delText>
        </w:r>
      </w:del>
    </w:p>
    <w:p w14:paraId="1B5FF9A5" w14:textId="77777777" w:rsidR="005D491A" w:rsidRPr="00AC6593" w:rsidRDefault="00000000" w:rsidP="008372F6">
      <w:pPr>
        <w:pStyle w:val="Heading2"/>
        <w:numPr>
          <w:ilvl w:val="1"/>
          <w:numId w:val="2"/>
        </w:numPr>
        <w:tabs>
          <w:tab w:val="left" w:pos="972"/>
        </w:tabs>
        <w:spacing w:before="120" w:after="120" w:line="360" w:lineRule="auto"/>
        <w:ind w:left="0" w:hanging="567"/>
        <w:jc w:val="both"/>
        <w:rPr>
          <w:rFonts w:ascii="Arial" w:hAnsi="Arial" w:cs="Arial"/>
          <w:spacing w:val="-8"/>
        </w:rPr>
      </w:pPr>
      <w:bookmarkStart w:id="56" w:name="Values_underpinning_priority_setting_in_"/>
      <w:bookmarkStart w:id="57" w:name="_bookmark0"/>
      <w:bookmarkEnd w:id="56"/>
      <w:bookmarkEnd w:id="57"/>
      <w:r w:rsidRPr="00AC6593">
        <w:rPr>
          <w:rFonts w:ascii="Arial" w:hAnsi="Arial" w:cs="Arial"/>
          <w:spacing w:val="-8"/>
        </w:rPr>
        <w:t>Values underpinning priority setting in healthcare</w:t>
      </w:r>
      <w:r w:rsidR="008A6A3C">
        <w:rPr>
          <w:rFonts w:ascii="Arial" w:hAnsi="Arial" w:cs="Arial"/>
          <w:spacing w:val="-8"/>
        </w:rPr>
        <w:t>.</w:t>
      </w:r>
    </w:p>
    <w:p w14:paraId="4BF8EFAE" w14:textId="77777777"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r w:rsidR="00596CF9" w:rsidRPr="008372F6">
        <w:rPr>
          <w:rFonts w:ascii="Arial" w:hAnsi="Arial" w:cs="Arial"/>
          <w:w w:val="110"/>
          <w:sz w:val="24"/>
          <w:szCs w:val="24"/>
        </w:rPr>
        <w:t>z</w:t>
      </w:r>
      <w:r w:rsidRPr="008372F6">
        <w:rPr>
          <w:rFonts w:ascii="Arial" w:hAnsi="Arial" w:cs="Arial"/>
          <w:w w:val="110"/>
          <w:sz w:val="24"/>
          <w:szCs w:val="24"/>
        </w:rPr>
        <w:t>ation as the guiding prioriti</w:t>
      </w:r>
      <w:r w:rsidR="00596CF9" w:rsidRPr="008372F6">
        <w:rPr>
          <w:rFonts w:ascii="Arial" w:hAnsi="Arial" w:cs="Arial"/>
          <w:w w:val="110"/>
          <w:sz w:val="24"/>
          <w:szCs w:val="24"/>
        </w:rPr>
        <w:t>z</w:t>
      </w:r>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r w:rsidR="00586FAE">
        <w:rPr>
          <w:rFonts w:ascii="Arial" w:hAnsi="Arial" w:cs="Arial"/>
          <w:w w:val="110"/>
          <w:sz w:val="24"/>
          <w:szCs w:val="24"/>
        </w:rPr>
        <w:t xml:space="preserve"> </w:t>
      </w:r>
      <w:r w:rsidR="00586FAE" w:rsidRPr="00586FAE">
        <w:rPr>
          <w:rFonts w:ascii="Arial" w:hAnsi="Arial" w:cs="Arial"/>
          <w:w w:val="110"/>
          <w:sz w:val="24"/>
          <w:szCs w:val="24"/>
        </w:rPr>
        <w:t>van der</w:t>
      </w:r>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280FBDA7" w14:textId="77777777"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r w:rsidR="00596CF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The principles applied</w:t>
      </w:r>
      <w:r w:rsidR="00CC06B6">
        <w:rPr>
          <w:rFonts w:ascii="Arial" w:hAnsi="Arial" w:cs="Arial"/>
          <w:w w:val="105"/>
          <w:sz w:val="24"/>
          <w:szCs w:val="24"/>
        </w:rPr>
        <w:t>--</w:t>
      </w:r>
      <w:r w:rsidRPr="008372F6">
        <w:rPr>
          <w:rFonts w:ascii="Arial" w:hAnsi="Arial" w:cs="Arial"/>
          <w:w w:val="105"/>
          <w:sz w:val="24"/>
          <w:szCs w:val="24"/>
        </w:rPr>
        <w:t>whether economic, clinical, or related to personal characteristics, deservingness, or merit</w:t>
      </w:r>
      <w:r w:rsidR="00CC06B6" w:rsidRPr="00292B66">
        <w:rPr>
          <w:rFonts w:ascii="Arial" w:hAnsi="Arial" w:cs="Arial"/>
          <w:w w:val="105"/>
          <w:sz w:val="24"/>
          <w:szCs w:val="24"/>
        </w:rPr>
        <w:t>--</w:t>
      </w:r>
      <w:r w:rsidRPr="008372F6">
        <w:rPr>
          <w:rFonts w:ascii="Arial" w:hAnsi="Arial" w:cs="Arial"/>
          <w:w w:val="105"/>
          <w:sz w:val="24"/>
          <w:szCs w:val="24"/>
        </w:rPr>
        <w:t xml:space="preserve">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7EEB8888"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r w:rsidR="00F3033A" w:rsidRPr="008372F6">
        <w:rPr>
          <w:rFonts w:ascii="Arial" w:hAnsi="Arial" w:cs="Arial"/>
          <w:spacing w:val="-12"/>
          <w:w w:val="110"/>
          <w:sz w:val="24"/>
          <w:szCs w:val="24"/>
        </w:rPr>
        <w:t xml:space="preserve"> </w:t>
      </w:r>
      <w:r w:rsidRPr="008372F6">
        <w:rPr>
          <w:rFonts w:ascii="Arial" w:hAnsi="Arial" w:cs="Arial"/>
          <w:w w:val="110"/>
          <w:sz w:val="24"/>
          <w:szCs w:val="24"/>
        </w:rPr>
        <w:t>on</w:t>
      </w:r>
      <w:r w:rsidRPr="008372F6">
        <w:rPr>
          <w:rFonts w:ascii="Arial" w:hAnsi="Arial" w:cs="Arial"/>
          <w:spacing w:val="-12"/>
          <w:w w:val="110"/>
          <w:sz w:val="24"/>
          <w:szCs w:val="24"/>
        </w:rPr>
        <w:t xml:space="preserve"> </w:t>
      </w:r>
      <w:r w:rsidR="00F3033A" w:rsidRPr="008372F6">
        <w:rPr>
          <w:rFonts w:ascii="Arial" w:hAnsi="Arial" w:cs="Arial"/>
          <w:spacing w:val="-12"/>
          <w:w w:val="110"/>
          <w:sz w:val="24"/>
          <w:szCs w:val="24"/>
        </w:rPr>
        <w:t xml:space="preserve">the </w:t>
      </w:r>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lastRenderedPageBreak/>
        <w:t>decisions are made and why). Commonly applied values in healthcare prioriti</w:t>
      </w:r>
      <w:r w:rsidR="000B052A" w:rsidRPr="008372F6">
        <w:rPr>
          <w:rFonts w:ascii="Arial" w:hAnsi="Arial" w:cs="Arial"/>
          <w:sz w:val="24"/>
          <w:szCs w:val="24"/>
        </w:rPr>
        <w:t>z</w:t>
      </w:r>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r w:rsidR="000B052A" w:rsidRPr="008372F6">
        <w:rPr>
          <w:rFonts w:ascii="Arial" w:hAnsi="Arial" w:cs="Arial"/>
          <w:w w:val="110"/>
          <w:sz w:val="24"/>
          <w:szCs w:val="24"/>
        </w:rPr>
        <w:t>z</w:t>
      </w:r>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r w:rsidR="000B052A"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r w:rsidR="005F2A68" w:rsidRPr="008372F6">
        <w:rPr>
          <w:rFonts w:ascii="Arial" w:hAnsi="Arial" w:cs="Arial"/>
          <w:w w:val="110"/>
          <w:sz w:val="24"/>
          <w:szCs w:val="24"/>
        </w:rPr>
        <w:t>-</w:t>
      </w:r>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r w:rsidR="00560602">
        <w:rPr>
          <w:rFonts w:ascii="Arial" w:hAnsi="Arial" w:cs="Arial"/>
          <w:w w:val="105"/>
          <w:sz w:val="24"/>
          <w:szCs w:val="24"/>
        </w:rPr>
        <w:t xml:space="preserve">the </w:t>
      </w:r>
      <w:r w:rsidRPr="008372F6">
        <w:rPr>
          <w:rFonts w:ascii="Arial" w:hAnsi="Arial" w:cs="Arial"/>
          <w:w w:val="105"/>
          <w:sz w:val="24"/>
          <w:szCs w:val="24"/>
        </w:rPr>
        <w:t>QALY concept involves controversial value judgements (</w:t>
      </w: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 xml:space="preserve">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Mahdiani</w:t>
      </w:r>
      <w:proofErr w:type="spellEnd"/>
      <w:r w:rsidR="00FE5E87"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2CE1B395"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r w:rsidR="00F157A9" w:rsidRPr="008372F6">
        <w:rPr>
          <w:rFonts w:ascii="Arial" w:hAnsi="Arial" w:cs="Arial"/>
          <w:w w:val="105"/>
          <w:sz w:val="24"/>
          <w:szCs w:val="24"/>
        </w:rPr>
        <w:t>z</w:t>
      </w:r>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69B31D70" w14:textId="77777777" w:rsidR="005D491A" w:rsidRPr="008372F6" w:rsidRDefault="00685F38" w:rsidP="008372F6">
      <w:pPr>
        <w:pStyle w:val="BodyText"/>
        <w:spacing w:before="120" w:after="120" w:line="360" w:lineRule="auto"/>
        <w:jc w:val="both"/>
        <w:rPr>
          <w:rFonts w:ascii="Arial" w:hAnsi="Arial" w:cs="Arial"/>
          <w:w w:val="105"/>
          <w:sz w:val="24"/>
          <w:szCs w:val="24"/>
        </w:rPr>
      </w:pPr>
      <w:r>
        <w:rPr>
          <w:rFonts w:ascii="Arial" w:hAnsi="Arial" w:cs="Arial"/>
          <w:w w:val="105"/>
          <w:sz w:val="24"/>
          <w:szCs w:val="24"/>
        </w:rPr>
        <w:t>The h</w:t>
      </w:r>
      <w:r w:rsidRPr="008372F6">
        <w:rPr>
          <w:rFonts w:ascii="Arial" w:hAnsi="Arial" w:cs="Arial"/>
          <w:w w:val="105"/>
          <w:sz w:val="24"/>
          <w:szCs w:val="24"/>
        </w:rPr>
        <w:t>ealth</w:t>
      </w:r>
      <w:r w:rsidRPr="008372F6">
        <w:rPr>
          <w:rFonts w:ascii="Arial" w:hAnsi="Arial" w:cs="Arial"/>
          <w:spacing w:val="40"/>
          <w:w w:val="105"/>
          <w:sz w:val="24"/>
          <w:szCs w:val="24"/>
        </w:rPr>
        <w:t xml:space="preserve"> </w:t>
      </w:r>
      <w:r w:rsidRPr="008372F6">
        <w:rPr>
          <w:rFonts w:ascii="Arial" w:hAnsi="Arial" w:cs="Arial"/>
          <w:w w:val="105"/>
          <w:sz w:val="24"/>
          <w:szCs w:val="24"/>
        </w:rPr>
        <w:t>maximi</w:t>
      </w:r>
      <w:r w:rsidR="00205904"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40"/>
          <w:w w:val="105"/>
          <w:sz w:val="24"/>
          <w:szCs w:val="24"/>
        </w:rPr>
        <w:t xml:space="preserve"> </w:t>
      </w:r>
      <w:r w:rsidRPr="008372F6">
        <w:rPr>
          <w:rFonts w:ascii="Arial" w:hAnsi="Arial" w:cs="Arial"/>
          <w:w w:val="105"/>
          <w:sz w:val="24"/>
          <w:szCs w:val="24"/>
        </w:rPr>
        <w:t>criterion</w:t>
      </w:r>
      <w:r w:rsidRPr="008372F6">
        <w:rPr>
          <w:rFonts w:ascii="Arial" w:hAnsi="Arial" w:cs="Arial"/>
          <w:spacing w:val="40"/>
          <w:w w:val="105"/>
          <w:sz w:val="24"/>
          <w:szCs w:val="24"/>
        </w:rPr>
        <w:t xml:space="preserve"> </w:t>
      </w:r>
      <w:r w:rsidRPr="008372F6">
        <w:rPr>
          <w:rFonts w:ascii="Arial" w:hAnsi="Arial" w:cs="Arial"/>
          <w:w w:val="105"/>
          <w:sz w:val="24"/>
          <w:szCs w:val="24"/>
        </w:rPr>
        <w:t>also</w:t>
      </w:r>
      <w:r w:rsidRPr="008372F6">
        <w:rPr>
          <w:rFonts w:ascii="Arial" w:hAnsi="Arial" w:cs="Arial"/>
          <w:spacing w:val="40"/>
          <w:w w:val="105"/>
          <w:sz w:val="24"/>
          <w:szCs w:val="24"/>
        </w:rPr>
        <w:t xml:space="preserve"> </w:t>
      </w:r>
      <w:r w:rsidRPr="008372F6">
        <w:rPr>
          <w:rFonts w:ascii="Arial" w:hAnsi="Arial" w:cs="Arial"/>
          <w:w w:val="105"/>
          <w:sz w:val="24"/>
          <w:szCs w:val="24"/>
        </w:rPr>
        <w:t>clashes</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002E56EB">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intuitive</w:t>
      </w:r>
      <w:r w:rsidRPr="008372F6">
        <w:rPr>
          <w:rFonts w:ascii="Arial" w:hAnsi="Arial" w:cs="Arial"/>
          <w:spacing w:val="40"/>
          <w:w w:val="105"/>
          <w:sz w:val="24"/>
          <w:szCs w:val="24"/>
        </w:rPr>
        <w:t xml:space="preserve"> </w:t>
      </w:r>
      <w:r w:rsidRPr="008372F6">
        <w:rPr>
          <w:rFonts w:ascii="Arial" w:hAnsi="Arial" w:cs="Arial"/>
          <w:w w:val="105"/>
          <w:sz w:val="24"/>
          <w:szCs w:val="24"/>
        </w:rPr>
        <w:t>‘rule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rescue’</w:t>
      </w:r>
      <w:r w:rsidRPr="008372F6">
        <w:rPr>
          <w:rFonts w:ascii="Arial" w:hAnsi="Arial" w:cs="Arial"/>
          <w:spacing w:val="40"/>
          <w:w w:val="105"/>
          <w:sz w:val="24"/>
          <w:szCs w:val="24"/>
        </w:rPr>
        <w:t xml:space="preserve"> </w:t>
      </w:r>
      <w:r w:rsidRPr="008372F6">
        <w:rPr>
          <w:rFonts w:ascii="Arial" w:hAnsi="Arial" w:cs="Arial"/>
          <w:w w:val="105"/>
          <w:sz w:val="24"/>
          <w:szCs w:val="24"/>
        </w:rPr>
        <w:t>obligation to save individuals from imminent death at any cost, even when those costs could be used more efficiently</w:t>
      </w:r>
      <w:r w:rsidRPr="008372F6">
        <w:rPr>
          <w:rFonts w:ascii="Arial" w:hAnsi="Arial" w:cs="Arial"/>
          <w:spacing w:val="-15"/>
          <w:w w:val="105"/>
          <w:sz w:val="24"/>
          <w:szCs w:val="24"/>
        </w:rPr>
        <w:t xml:space="preserve"> </w:t>
      </w:r>
      <w:r w:rsidRPr="008372F6">
        <w:rPr>
          <w:rFonts w:ascii="Arial" w:hAnsi="Arial" w:cs="Arial"/>
          <w:w w:val="105"/>
          <w:sz w:val="24"/>
          <w:szCs w:val="24"/>
        </w:rPr>
        <w:t>elsewhere</w:t>
      </w:r>
      <w:r w:rsidRPr="008372F6">
        <w:rPr>
          <w:rFonts w:ascii="Arial" w:hAnsi="Arial" w:cs="Arial"/>
          <w:spacing w:val="-14"/>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15"/>
          <w:w w:val="105"/>
          <w:sz w:val="24"/>
          <w:szCs w:val="24"/>
        </w:rPr>
        <w:t xml:space="preserve"> </w:t>
      </w:r>
      <w:r w:rsidRPr="008372F6">
        <w:rPr>
          <w:rFonts w:ascii="Arial" w:hAnsi="Arial" w:cs="Arial"/>
          <w:w w:val="105"/>
          <w:sz w:val="24"/>
          <w:szCs w:val="24"/>
        </w:rPr>
        <w:t>Sinclair</w:t>
      </w:r>
      <w:r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Pr="008372F6">
        <w:rPr>
          <w:rFonts w:ascii="Arial" w:hAnsi="Arial" w:cs="Arial"/>
          <w:spacing w:val="-14"/>
          <w:w w:val="105"/>
          <w:sz w:val="24"/>
          <w:szCs w:val="24"/>
        </w:rPr>
        <w:t xml:space="preserve"> </w:t>
      </w:r>
      <w:r w:rsidRPr="008372F6">
        <w:rPr>
          <w:rFonts w:ascii="Arial" w:hAnsi="Arial" w:cs="Arial"/>
          <w:w w:val="105"/>
          <w:sz w:val="24"/>
          <w:szCs w:val="24"/>
        </w:rPr>
        <w:t>Andrade</w:t>
      </w:r>
      <w:r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Pr="008372F6">
        <w:rPr>
          <w:rFonts w:ascii="Arial" w:hAnsi="Arial" w:cs="Arial"/>
          <w:spacing w:val="-12"/>
          <w:w w:val="105"/>
          <w:sz w:val="24"/>
          <w:szCs w:val="24"/>
        </w:rPr>
        <w:t xml:space="preserve"> </w:t>
      </w:r>
      <w:r w:rsidRPr="008372F6">
        <w:rPr>
          <w:rFonts w:ascii="Arial" w:hAnsi="Arial" w:cs="Arial"/>
          <w:w w:val="105"/>
          <w:sz w:val="24"/>
          <w:szCs w:val="24"/>
        </w:rPr>
        <w:t>The</w:t>
      </w:r>
      <w:r w:rsidRPr="008372F6">
        <w:rPr>
          <w:rFonts w:ascii="Arial" w:hAnsi="Arial" w:cs="Arial"/>
          <w:spacing w:val="-14"/>
          <w:w w:val="105"/>
          <w:sz w:val="24"/>
          <w:szCs w:val="24"/>
        </w:rPr>
        <w:t xml:space="preserve"> </w:t>
      </w:r>
      <w:r w:rsidRPr="008372F6">
        <w:rPr>
          <w:rFonts w:ascii="Arial" w:hAnsi="Arial" w:cs="Arial"/>
          <w:w w:val="105"/>
          <w:sz w:val="24"/>
          <w:szCs w:val="24"/>
        </w:rPr>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One explanation centers on narrative considerations:</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Pr="008372F6">
        <w:rPr>
          <w:rFonts w:ascii="Arial" w:hAnsi="Arial" w:cs="Arial"/>
          <w:spacing w:val="40"/>
          <w:w w:val="105"/>
          <w:sz w:val="24"/>
          <w:szCs w:val="24"/>
        </w:rPr>
        <w:t xml:space="preserve"> </w:t>
      </w:r>
      <w:r w:rsidRPr="008372F6">
        <w:rPr>
          <w:rFonts w:ascii="Arial" w:hAnsi="Arial" w:cs="Arial"/>
          <w:w w:val="105"/>
          <w:sz w:val="24"/>
          <w:szCs w:val="24"/>
        </w:rPr>
        <w:t>may</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averse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letting</w:t>
      </w:r>
      <w:r w:rsidRPr="008372F6">
        <w:rPr>
          <w:rFonts w:ascii="Arial" w:hAnsi="Arial" w:cs="Arial"/>
          <w:spacing w:val="40"/>
          <w:w w:val="105"/>
          <w:sz w:val="24"/>
          <w:szCs w:val="24"/>
        </w:rPr>
        <w:t xml:space="preserve"> </w:t>
      </w:r>
      <w:r w:rsidRPr="008372F6">
        <w:rPr>
          <w:rFonts w:ascii="Arial" w:hAnsi="Arial" w:cs="Arial"/>
          <w:w w:val="105"/>
          <w:sz w:val="24"/>
          <w:szCs w:val="24"/>
        </w:rPr>
        <w:t>others</w:t>
      </w:r>
      <w:r w:rsidRPr="008372F6">
        <w:rPr>
          <w:rFonts w:ascii="Arial" w:hAnsi="Arial" w:cs="Arial"/>
          <w:spacing w:val="40"/>
          <w:w w:val="105"/>
          <w:sz w:val="24"/>
          <w:szCs w:val="24"/>
        </w:rPr>
        <w:t xml:space="preserve"> </w:t>
      </w:r>
      <w:r w:rsidRPr="008372F6">
        <w:rPr>
          <w:rFonts w:ascii="Arial" w:hAnsi="Arial" w:cs="Arial"/>
          <w:w w:val="105"/>
          <w:sz w:val="24"/>
          <w:szCs w:val="24"/>
        </w:rPr>
        <w:t>die</w:t>
      </w:r>
      <w:r w:rsidRPr="008372F6">
        <w:rPr>
          <w:rFonts w:ascii="Arial" w:hAnsi="Arial" w:cs="Arial"/>
          <w:spacing w:val="40"/>
          <w:w w:val="105"/>
          <w:sz w:val="24"/>
          <w:szCs w:val="24"/>
        </w:rPr>
        <w:t xml:space="preserve"> </w:t>
      </w:r>
      <w:r w:rsidRPr="008372F6">
        <w:rPr>
          <w:rFonts w:ascii="Arial" w:hAnsi="Arial" w:cs="Arial"/>
          <w:w w:val="105"/>
          <w:sz w:val="24"/>
          <w:szCs w:val="24"/>
        </w:rPr>
        <w:t>suddenly,</w:t>
      </w:r>
      <w:r w:rsidRPr="008372F6">
        <w:rPr>
          <w:rFonts w:ascii="Arial" w:hAnsi="Arial" w:cs="Arial"/>
          <w:spacing w:val="40"/>
          <w:w w:val="105"/>
          <w:sz w:val="24"/>
          <w:szCs w:val="24"/>
        </w:rPr>
        <w:t xml:space="preserve"> </w:t>
      </w:r>
      <w:r w:rsidRPr="008372F6">
        <w:rPr>
          <w:rFonts w:ascii="Arial" w:hAnsi="Arial" w:cs="Arial"/>
          <w:w w:val="105"/>
          <w:sz w:val="24"/>
          <w:szCs w:val="24"/>
        </w:rPr>
        <w:t>without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to settle</w:t>
      </w:r>
      <w:r w:rsidRPr="008372F6">
        <w:rPr>
          <w:rFonts w:ascii="Arial" w:hAnsi="Arial" w:cs="Arial"/>
          <w:spacing w:val="32"/>
          <w:w w:val="105"/>
          <w:sz w:val="24"/>
          <w:szCs w:val="24"/>
        </w:rPr>
        <w:t xml:space="preserve"> </w:t>
      </w:r>
      <w:r w:rsidRPr="008372F6">
        <w:rPr>
          <w:rFonts w:ascii="Arial" w:hAnsi="Arial" w:cs="Arial"/>
          <w:w w:val="105"/>
          <w:sz w:val="24"/>
          <w:szCs w:val="24"/>
        </w:rPr>
        <w:t>their</w:t>
      </w:r>
      <w:r w:rsidRPr="008372F6">
        <w:rPr>
          <w:rFonts w:ascii="Arial" w:hAnsi="Arial" w:cs="Arial"/>
          <w:spacing w:val="32"/>
          <w:w w:val="105"/>
          <w:sz w:val="24"/>
          <w:szCs w:val="24"/>
        </w:rPr>
        <w:t xml:space="preserve"> </w:t>
      </w:r>
      <w:r w:rsidRPr="008372F6">
        <w:rPr>
          <w:rFonts w:ascii="Arial" w:hAnsi="Arial" w:cs="Arial"/>
          <w:w w:val="105"/>
          <w:sz w:val="24"/>
          <w:szCs w:val="24"/>
        </w:rPr>
        <w:t>affairs,</w:t>
      </w:r>
      <w:r w:rsidRPr="008372F6">
        <w:rPr>
          <w:rFonts w:ascii="Arial" w:hAnsi="Arial" w:cs="Arial"/>
          <w:spacing w:val="32"/>
          <w:w w:val="105"/>
          <w:sz w:val="24"/>
          <w:szCs w:val="24"/>
        </w:rPr>
        <w:t xml:space="preserve"> </w:t>
      </w:r>
      <w:r w:rsidRPr="008372F6">
        <w:rPr>
          <w:rFonts w:ascii="Arial" w:hAnsi="Arial" w:cs="Arial"/>
          <w:w w:val="105"/>
          <w:sz w:val="24"/>
          <w:szCs w:val="24"/>
        </w:rPr>
        <w:t>say</w:t>
      </w:r>
      <w:r w:rsidRPr="008372F6">
        <w:rPr>
          <w:rFonts w:ascii="Arial" w:hAnsi="Arial" w:cs="Arial"/>
          <w:spacing w:val="32"/>
          <w:w w:val="105"/>
          <w:sz w:val="24"/>
          <w:szCs w:val="24"/>
        </w:rPr>
        <w:t xml:space="preserve"> </w:t>
      </w:r>
      <w:r w:rsidRPr="008372F6">
        <w:rPr>
          <w:rFonts w:ascii="Arial" w:hAnsi="Arial" w:cs="Arial"/>
          <w:w w:val="105"/>
          <w:sz w:val="24"/>
          <w:szCs w:val="24"/>
        </w:rPr>
        <w:t>goodbye,</w:t>
      </w:r>
      <w:r w:rsidRPr="008372F6">
        <w:rPr>
          <w:rFonts w:ascii="Arial" w:hAnsi="Arial" w:cs="Arial"/>
          <w:spacing w:val="32"/>
          <w:w w:val="105"/>
          <w:sz w:val="24"/>
          <w:szCs w:val="24"/>
        </w:rPr>
        <w:t xml:space="preserve"> </w:t>
      </w:r>
      <w:r w:rsidRPr="008372F6">
        <w:rPr>
          <w:rFonts w:ascii="Arial" w:hAnsi="Arial" w:cs="Arial"/>
          <w:w w:val="105"/>
          <w:sz w:val="24"/>
          <w:szCs w:val="24"/>
        </w:rPr>
        <w:t>and</w:t>
      </w:r>
      <w:r w:rsidRPr="008372F6">
        <w:rPr>
          <w:rFonts w:ascii="Arial" w:hAnsi="Arial" w:cs="Arial"/>
          <w:spacing w:val="32"/>
          <w:w w:val="105"/>
          <w:sz w:val="24"/>
          <w:szCs w:val="24"/>
        </w:rPr>
        <w:t xml:space="preserve"> </w:t>
      </w:r>
      <w:r w:rsidRPr="008372F6">
        <w:rPr>
          <w:rFonts w:ascii="Arial" w:hAnsi="Arial" w:cs="Arial"/>
          <w:w w:val="105"/>
          <w:sz w:val="24"/>
          <w:szCs w:val="24"/>
        </w:rPr>
        <w:t>come</w:t>
      </w:r>
      <w:r w:rsidRPr="008372F6">
        <w:rPr>
          <w:rFonts w:ascii="Arial" w:hAnsi="Arial" w:cs="Arial"/>
          <w:spacing w:val="32"/>
          <w:w w:val="105"/>
          <w:sz w:val="24"/>
          <w:szCs w:val="24"/>
        </w:rPr>
        <w:t xml:space="preserve"> </w:t>
      </w:r>
      <w:r w:rsidRPr="008372F6">
        <w:rPr>
          <w:rFonts w:ascii="Arial" w:hAnsi="Arial" w:cs="Arial"/>
          <w:w w:val="105"/>
          <w:sz w:val="24"/>
          <w:szCs w:val="24"/>
        </w:rPr>
        <w:t>to</w:t>
      </w:r>
      <w:r w:rsidRPr="008372F6">
        <w:rPr>
          <w:rFonts w:ascii="Arial" w:hAnsi="Arial" w:cs="Arial"/>
          <w:spacing w:val="32"/>
          <w:w w:val="105"/>
          <w:sz w:val="24"/>
          <w:szCs w:val="24"/>
        </w:rPr>
        <w:t xml:space="preserve"> </w:t>
      </w:r>
      <w:r w:rsidRPr="008372F6">
        <w:rPr>
          <w:rFonts w:ascii="Arial" w:hAnsi="Arial" w:cs="Arial"/>
          <w:w w:val="105"/>
          <w:sz w:val="24"/>
          <w:szCs w:val="24"/>
        </w:rPr>
        <w:t>terms</w:t>
      </w:r>
      <w:r w:rsidRPr="008372F6">
        <w:rPr>
          <w:rFonts w:ascii="Arial" w:hAnsi="Arial" w:cs="Arial"/>
          <w:spacing w:val="32"/>
          <w:w w:val="105"/>
          <w:sz w:val="24"/>
          <w:szCs w:val="24"/>
        </w:rPr>
        <w:t xml:space="preserve"> </w:t>
      </w:r>
      <w:r w:rsidRPr="008372F6">
        <w:rPr>
          <w:rFonts w:ascii="Arial" w:hAnsi="Arial" w:cs="Arial"/>
          <w:w w:val="105"/>
          <w:sz w:val="24"/>
          <w:szCs w:val="24"/>
        </w:rPr>
        <w:t>with</w:t>
      </w:r>
      <w:r w:rsidRPr="008372F6">
        <w:rPr>
          <w:rFonts w:ascii="Arial" w:hAnsi="Arial" w:cs="Arial"/>
          <w:spacing w:val="32"/>
          <w:w w:val="105"/>
          <w:sz w:val="24"/>
          <w:szCs w:val="24"/>
        </w:rPr>
        <w:t xml:space="preserve"> </w:t>
      </w:r>
      <w:r w:rsidRPr="008372F6">
        <w:rPr>
          <w:rFonts w:ascii="Arial" w:hAnsi="Arial" w:cs="Arial"/>
          <w:w w:val="105"/>
          <w:sz w:val="24"/>
          <w:szCs w:val="24"/>
        </w:rPr>
        <w:t>death</w:t>
      </w:r>
      <w:r w:rsidRPr="008372F6">
        <w:rPr>
          <w:rFonts w:ascii="Arial" w:hAnsi="Arial" w:cs="Arial"/>
          <w:spacing w:val="32"/>
          <w:w w:val="105"/>
          <w:sz w:val="24"/>
          <w:szCs w:val="24"/>
        </w:rPr>
        <w:t xml:space="preserve"> </w:t>
      </w:r>
      <w:r w:rsidRPr="008372F6">
        <w:rPr>
          <w:rFonts w:ascii="Arial" w:hAnsi="Arial" w:cs="Arial"/>
          <w:w w:val="105"/>
          <w:sz w:val="24"/>
          <w:szCs w:val="24"/>
        </w:rPr>
        <w:t>(Sinclair</w:t>
      </w:r>
      <w:r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177D4860"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lastRenderedPageBreak/>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 xml:space="preserve">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Mahdiani</w:t>
      </w:r>
      <w:proofErr w:type="spellEnd"/>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w:t>
      </w:r>
      <w:proofErr w:type="spellStart"/>
      <w:r w:rsidRPr="008372F6">
        <w:rPr>
          <w:rFonts w:ascii="Arial" w:hAnsi="Arial" w:cs="Arial"/>
          <w:w w:val="105"/>
          <w:sz w:val="24"/>
          <w:szCs w:val="24"/>
        </w:rPr>
        <w:t>Mahdiani</w:t>
      </w:r>
      <w:proofErr w:type="spellEnd"/>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r w:rsidR="00F157A9" w:rsidRPr="008372F6">
        <w:rPr>
          <w:rFonts w:ascii="Arial" w:hAnsi="Arial" w:cs="Arial"/>
          <w:w w:val="105"/>
          <w:sz w:val="24"/>
          <w:szCs w:val="24"/>
        </w:rPr>
        <w:t>z</w:t>
      </w:r>
      <w:r w:rsidRPr="008372F6">
        <w:rPr>
          <w:rFonts w:ascii="Arial" w:hAnsi="Arial" w:cs="Arial"/>
          <w:w w:val="105"/>
          <w:sz w:val="24"/>
          <w:szCs w:val="24"/>
        </w:rPr>
        <w:t>ation based on cost than payers (MacLeod</w:t>
      </w:r>
      <w:r w:rsidR="00836E98" w:rsidRPr="008372F6">
        <w:rPr>
          <w:rFonts w:ascii="Arial" w:hAnsi="Arial" w:cs="Arial"/>
          <w:w w:val="105"/>
          <w:sz w:val="24"/>
          <w:szCs w:val="24"/>
        </w:rPr>
        <w:t xml:space="preserve"> </w:t>
      </w:r>
      <w:r w:rsidR="00AB6864">
        <w:rPr>
          <w:rFonts w:ascii="Arial" w:hAnsi="Arial" w:cs="Arial"/>
          <w:w w:val="105"/>
          <w:sz w:val="24"/>
          <w:szCs w:val="24"/>
        </w:rPr>
        <w:t>e</w:t>
      </w:r>
      <w:r w:rsidR="00836E98" w:rsidRPr="008372F6">
        <w:rPr>
          <w:rFonts w:ascii="Arial" w:hAnsi="Arial" w:cs="Arial"/>
          <w:w w:val="105"/>
          <w:sz w:val="24"/>
          <w:szCs w:val="24"/>
        </w:rPr>
        <w:t>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r w:rsidR="006C6CDF">
        <w:rPr>
          <w:rFonts w:ascii="Arial" w:hAnsi="Arial" w:cs="Arial"/>
          <w:w w:val="105"/>
          <w:sz w:val="24"/>
          <w:szCs w:val="24"/>
        </w:rPr>
        <w:t xml:space="preserve"> a</w:t>
      </w:r>
      <w:r w:rsidRPr="008372F6">
        <w:rPr>
          <w:rFonts w:ascii="Arial" w:hAnsi="Arial" w:cs="Arial"/>
          <w:w w:val="105"/>
          <w:sz w:val="24"/>
          <w:szCs w:val="24"/>
        </w:rPr>
        <w:t xml:space="preserve"> funding criteri</w:t>
      </w:r>
      <w:r w:rsidR="0029689B">
        <w:rPr>
          <w:rFonts w:ascii="Arial" w:hAnsi="Arial" w:cs="Arial"/>
          <w:w w:val="105"/>
          <w:sz w:val="24"/>
          <w:szCs w:val="24"/>
        </w:rPr>
        <w:t>on</w:t>
      </w:r>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r w:rsidR="00F157A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r w:rsidR="00836E98" w:rsidRPr="008372F6">
        <w:rPr>
          <w:rFonts w:ascii="Arial" w:hAnsi="Arial" w:cs="Arial"/>
          <w:w w:val="105"/>
          <w:sz w:val="24"/>
          <w:szCs w:val="24"/>
        </w:rPr>
        <w:t xml:space="preserve"> et al.</w:t>
      </w:r>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3C4E59ED" w14:textId="77777777"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r w:rsidR="00E810D2">
        <w:rPr>
          <w:rFonts w:ascii="Arial" w:hAnsi="Arial" w:cs="Arial"/>
          <w:w w:val="105"/>
          <w:sz w:val="24"/>
          <w:szCs w:val="24"/>
        </w:rPr>
        <w:t>’</w:t>
      </w:r>
      <w:r w:rsidRPr="008372F6">
        <w:rPr>
          <w:rFonts w:ascii="Arial" w:hAnsi="Arial" w:cs="Arial"/>
          <w:w w:val="105"/>
          <w:sz w:val="24"/>
          <w:szCs w:val="24"/>
        </w:rPr>
        <w:t xml:space="preserve">s perceptions of cancer. Intuitively, people tend to associate cancer with fear of imminent death, although this is often followed by a more deliberate recognition of improvements in care and increasing survival rates (Robb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r w:rsidR="004C41C9" w:rsidRPr="004C41C9">
        <w:rPr>
          <w:rFonts w:ascii="Arial" w:hAnsi="Arial" w:cs="Arial"/>
          <w:w w:val="105"/>
          <w:sz w:val="24"/>
          <w:szCs w:val="24"/>
        </w:rPr>
        <w:t>(</w:t>
      </w:r>
      <w:proofErr w:type="spellStart"/>
      <w:r w:rsidR="004C41C9" w:rsidRPr="004C41C9">
        <w:rPr>
          <w:rFonts w:ascii="Arial" w:hAnsi="Arial" w:cs="Arial"/>
          <w:w w:val="105"/>
          <w:sz w:val="24"/>
          <w:szCs w:val="24"/>
        </w:rPr>
        <w:t>Schomerus</w:t>
      </w:r>
      <w:proofErr w:type="spellEnd"/>
      <w:r w:rsidR="004C41C9" w:rsidRPr="004C41C9">
        <w:rPr>
          <w:rFonts w:ascii="Arial" w:hAnsi="Arial" w:cs="Arial"/>
          <w:w w:val="105"/>
          <w:sz w:val="24"/>
          <w:szCs w:val="24"/>
        </w:rPr>
        <w:t xml:space="preserve"> et al. 2006; Morrell et al. 2017)</w:t>
      </w:r>
      <w:r w:rsidR="00964BD0">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r w:rsidR="00320B43"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24DCA4C7"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r w:rsidR="00BA34C6">
        <w:rPr>
          <w:rFonts w:ascii="Arial" w:hAnsi="Arial" w:cs="Arial"/>
          <w:w w:val="105"/>
          <w:sz w:val="24"/>
          <w:szCs w:val="24"/>
        </w:rPr>
        <w:t>al</w:t>
      </w:r>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Loupas</w:t>
      </w:r>
      <w:proofErr w:type="spellEnd"/>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Willingness to pay is high for the treatment of rare diseases despite high medical costs, although</w:t>
      </w:r>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The public tends to view individuals engaging in risky </w:t>
      </w:r>
      <w:proofErr w:type="spellStart"/>
      <w:r w:rsidRPr="008372F6">
        <w:rPr>
          <w:rFonts w:ascii="Arial" w:hAnsi="Arial" w:cs="Arial"/>
          <w:w w:val="105"/>
          <w:sz w:val="24"/>
          <w:szCs w:val="24"/>
        </w:rPr>
        <w:t>behaviours</w:t>
      </w:r>
      <w:proofErr w:type="spellEnd"/>
      <w:r w:rsidRPr="008372F6">
        <w:rPr>
          <w:rFonts w:ascii="Arial" w:hAnsi="Arial" w:cs="Arial"/>
          <w:w w:val="105"/>
          <w:sz w:val="24"/>
          <w:szCs w:val="24"/>
        </w:rPr>
        <w:t xml:space="preserve">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w:t>
      </w:r>
      <w:r w:rsidRPr="008372F6">
        <w:rPr>
          <w:rFonts w:ascii="Arial" w:hAnsi="Arial" w:cs="Arial"/>
          <w:w w:val="105"/>
          <w:sz w:val="24"/>
          <w:szCs w:val="24"/>
        </w:rPr>
        <w:lastRenderedPageBreak/>
        <w:t>be prioriti</w:t>
      </w:r>
      <w:r w:rsidR="002E5AF1" w:rsidRPr="008372F6">
        <w:rPr>
          <w:rFonts w:ascii="Arial" w:hAnsi="Arial" w:cs="Arial"/>
          <w:w w:val="105"/>
          <w:sz w:val="24"/>
          <w:szCs w:val="24"/>
        </w:rPr>
        <w:t>z</w:t>
      </w:r>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3FAA2B4D"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r w:rsidR="000B052A"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r w:rsidR="000B052A" w:rsidRPr="008372F6">
        <w:rPr>
          <w:rFonts w:ascii="Arial" w:hAnsi="Arial" w:cs="Arial"/>
          <w:w w:val="105"/>
          <w:sz w:val="24"/>
          <w:szCs w:val="24"/>
        </w:rPr>
        <w:t>,</w:t>
      </w:r>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r w:rsidR="002E5AF1" w:rsidRPr="008372F6">
        <w:rPr>
          <w:rFonts w:ascii="Arial" w:hAnsi="Arial" w:cs="Arial"/>
          <w:w w:val="105"/>
          <w:sz w:val="24"/>
          <w:szCs w:val="24"/>
        </w:rPr>
        <w:t>z</w:t>
      </w:r>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E4C0DF9"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r w:rsidR="00B97226">
        <w:rPr>
          <w:rFonts w:ascii="Arial" w:hAnsi="Arial" w:cs="Arial"/>
          <w:w w:val="105"/>
          <w:sz w:val="24"/>
          <w:szCs w:val="24"/>
        </w:rPr>
        <w:t xml:space="preserve"> the</w:t>
      </w:r>
      <w:r w:rsidRPr="008372F6">
        <w:rPr>
          <w:rFonts w:ascii="Arial" w:hAnsi="Arial" w:cs="Arial"/>
          <w:w w:val="105"/>
          <w:sz w:val="24"/>
          <w:szCs w:val="24"/>
        </w:rPr>
        <w:t xml:space="preserve"> pharmaceutical industry and patient organi</w:t>
      </w:r>
      <w:r w:rsidR="00F157A9" w:rsidRPr="008372F6">
        <w:rPr>
          <w:rFonts w:ascii="Arial" w:hAnsi="Arial" w:cs="Arial"/>
          <w:w w:val="105"/>
          <w:sz w:val="24"/>
          <w:szCs w:val="24"/>
        </w:rPr>
        <w:t>z</w:t>
      </w:r>
      <w:r w:rsidRPr="008372F6">
        <w:rPr>
          <w:rFonts w:ascii="Arial" w:hAnsi="Arial" w:cs="Arial"/>
          <w:w w:val="105"/>
          <w:sz w:val="24"/>
          <w:szCs w:val="24"/>
        </w:rPr>
        <w:t>ations are well known, including likely commercially motivated funding pursuits (</w:t>
      </w:r>
      <w:proofErr w:type="spellStart"/>
      <w:r w:rsidRPr="008372F6">
        <w:rPr>
          <w:rFonts w:ascii="Arial" w:hAnsi="Arial" w:cs="Arial"/>
          <w:w w:val="105"/>
          <w:sz w:val="24"/>
          <w:szCs w:val="24"/>
        </w:rPr>
        <w:t>Mulinari</w:t>
      </w:r>
      <w:proofErr w:type="spellEnd"/>
      <w:r w:rsidRPr="008372F6">
        <w:rPr>
          <w:rFonts w:ascii="Arial" w:hAnsi="Arial" w:cs="Arial"/>
          <w:w w:val="105"/>
          <w:sz w:val="24"/>
          <w:szCs w:val="24"/>
        </w:rPr>
        <w:t xml:space="preserve">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r w:rsidR="00135068">
        <w:rPr>
          <w:rFonts w:ascii="Arial" w:hAnsi="Arial" w:cs="Arial"/>
          <w:w w:val="105"/>
          <w:sz w:val="24"/>
          <w:szCs w:val="24"/>
        </w:rPr>
        <w:t>;</w:t>
      </w:r>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46C103F7" w14:textId="77777777"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proofErr w:type="spellStart"/>
      <w:r w:rsidRPr="008372F6">
        <w:rPr>
          <w:rFonts w:ascii="Arial" w:hAnsi="Arial" w:cs="Arial"/>
          <w:w w:val="110"/>
          <w:sz w:val="24"/>
          <w:szCs w:val="24"/>
        </w:rPr>
        <w:t>Rubagumya</w:t>
      </w:r>
      <w:proofErr w:type="spellEnd"/>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w:t>
      </w:r>
      <w:r w:rsidRPr="008372F6">
        <w:rPr>
          <w:rFonts w:ascii="Arial" w:hAnsi="Arial" w:cs="Arial"/>
          <w:w w:val="110"/>
          <w:sz w:val="24"/>
          <w:szCs w:val="24"/>
        </w:rPr>
        <w:lastRenderedPageBreak/>
        <w:t xml:space="preserve">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75C1F3F8" w14:textId="77777777" w:rsidR="00812742"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r w:rsidR="00F157A9" w:rsidRPr="008372F6">
        <w:rPr>
          <w:rFonts w:ascii="Arial" w:hAnsi="Arial" w:cs="Arial"/>
          <w:w w:val="105"/>
          <w:sz w:val="24"/>
          <w:szCs w:val="24"/>
        </w:rPr>
        <w:t>z</w:t>
      </w:r>
      <w:r w:rsidRPr="008372F6">
        <w:rPr>
          <w:rFonts w:ascii="Arial" w:hAnsi="Arial" w:cs="Arial"/>
          <w:w w:val="105"/>
          <w:sz w:val="24"/>
          <w:szCs w:val="24"/>
        </w:rPr>
        <w:t xml:space="preserve">ation, and how these preferences may be intentionally or unintentionally exploited in </w:t>
      </w:r>
      <w:r w:rsidR="00872CB4" w:rsidRPr="008372F6">
        <w:rPr>
          <w:rFonts w:ascii="Arial" w:hAnsi="Arial" w:cs="Arial"/>
          <w:w w:val="105"/>
          <w:sz w:val="24"/>
          <w:szCs w:val="24"/>
        </w:rPr>
        <w:t>favor</w:t>
      </w:r>
      <w:r w:rsidRPr="008372F6">
        <w:rPr>
          <w:rFonts w:ascii="Arial" w:hAnsi="Arial" w:cs="Arial"/>
          <w:w w:val="105"/>
          <w:sz w:val="24"/>
          <w:szCs w:val="24"/>
        </w:rPr>
        <w:t xml:space="preserve"> of commercial stakeholders over societal interests.</w:t>
      </w:r>
      <w:r w:rsidRPr="008372F6">
        <w:rPr>
          <w:rFonts w:ascii="Arial" w:hAnsi="Arial" w:cs="Arial"/>
          <w:spacing w:val="37"/>
          <w:w w:val="105"/>
          <w:sz w:val="24"/>
          <w:szCs w:val="24"/>
        </w:rPr>
        <w:t xml:space="preserve"> </w:t>
      </w:r>
      <w:r w:rsidRPr="008372F6">
        <w:rPr>
          <w:rFonts w:ascii="Arial" w:hAnsi="Arial" w:cs="Arial"/>
          <w:w w:val="105"/>
          <w:sz w:val="24"/>
          <w:szCs w:val="24"/>
        </w:rPr>
        <w:t>If healthcare continues to be organi</w:t>
      </w:r>
      <w:r w:rsidR="002E5AF1" w:rsidRPr="008372F6">
        <w:rPr>
          <w:rFonts w:ascii="Arial" w:hAnsi="Arial" w:cs="Arial"/>
          <w:w w:val="105"/>
          <w:sz w:val="24"/>
          <w:szCs w:val="24"/>
        </w:rPr>
        <w:t>z</w:t>
      </w:r>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2CB957BF"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r w:rsidR="00EF2C03">
        <w:rPr>
          <w:rFonts w:ascii="Arial" w:hAnsi="Arial" w:cs="Arial"/>
          <w:w w:val="105"/>
          <w:sz w:val="24"/>
          <w:szCs w:val="24"/>
        </w:rPr>
        <w:t xml:space="preserve"> the</w:t>
      </w:r>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r w:rsidR="000E3F1A">
        <w:rPr>
          <w:rFonts w:ascii="Arial" w:hAnsi="Arial" w:cs="Arial"/>
          <w:w w:val="105"/>
          <w:sz w:val="24"/>
          <w:szCs w:val="24"/>
        </w:rPr>
        <w:t xml:space="preserve"> the</w:t>
      </w:r>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w:t>
      </w:r>
      <w:proofErr w:type="spellStart"/>
      <w:r w:rsidRPr="008372F6">
        <w:rPr>
          <w:rFonts w:ascii="Arial" w:hAnsi="Arial" w:cs="Arial"/>
          <w:w w:val="110"/>
          <w:sz w:val="24"/>
          <w:szCs w:val="24"/>
        </w:rPr>
        <w:t>Brinkhuis</w:t>
      </w:r>
      <w:proofErr w:type="spellEnd"/>
      <w:r w:rsidRPr="008372F6">
        <w:rPr>
          <w:rFonts w:ascii="Arial" w:hAnsi="Arial" w:cs="Arial"/>
          <w:w w:val="110"/>
          <w:sz w:val="24"/>
          <w:szCs w:val="24"/>
        </w:rPr>
        <w:t xml:space="preserve"> et al. </w:t>
      </w:r>
      <w:hyperlink w:anchor="_bookmark24" w:history="1">
        <w:r w:rsidR="005D491A" w:rsidRPr="008372F6">
          <w:rPr>
            <w:rFonts w:ascii="Arial" w:hAnsi="Arial" w:cs="Arial"/>
            <w:w w:val="110"/>
            <w:sz w:val="24"/>
            <w:szCs w:val="24"/>
          </w:rPr>
          <w:t>2024).</w:t>
        </w:r>
      </w:hyperlink>
    </w:p>
    <w:p w14:paraId="5D680E61" w14:textId="77777777" w:rsidR="005D491A" w:rsidRPr="00064E0B" w:rsidRDefault="00000000" w:rsidP="00064E0B">
      <w:pPr>
        <w:pStyle w:val="Heading2"/>
        <w:numPr>
          <w:ilvl w:val="1"/>
          <w:numId w:val="2"/>
        </w:numPr>
        <w:tabs>
          <w:tab w:val="left" w:pos="972"/>
        </w:tabs>
        <w:spacing w:before="120" w:after="120" w:line="360" w:lineRule="auto"/>
        <w:ind w:left="0" w:hanging="567"/>
        <w:jc w:val="both"/>
        <w:rPr>
          <w:rFonts w:ascii="Arial" w:hAnsi="Arial" w:cs="Arial"/>
          <w:spacing w:val="-8"/>
        </w:rPr>
      </w:pPr>
      <w:bookmarkStart w:id="58" w:name="Theoretical_framework:_prospect_theory_a"/>
      <w:bookmarkStart w:id="59" w:name="_bookmark1"/>
      <w:bookmarkEnd w:id="58"/>
      <w:bookmarkEnd w:id="59"/>
      <w:r>
        <w:rPr>
          <w:rFonts w:ascii="Arial" w:hAnsi="Arial" w:cs="Arial"/>
          <w:spacing w:val="-8"/>
        </w:rPr>
        <w:t>Theoretical framework:</w:t>
      </w:r>
      <w:del w:id="60" w:author="Héctor Bahamonde" w:date="2026-10-19T18:06:00Z">
        <w:r>
          <w:rPr>
            <w:rFonts w:ascii="Arial" w:hAnsi="Arial" w:cs="Arial"/>
            <w:spacing w:val="-8"/>
          </w:rPr>
          <w:delText xml:space="preserve"> </w:delText>
        </w:r>
      </w:del>
      <w:ins w:id="61" w:author="Héctor Bahamonde" w:date="2026-10-19T18:06:00Z">
        <w:r>
          <w:rPr>
            <w:rFonts w:ascii="Arial" w:hAnsi="Arial" w:cs="Arial"/>
            <w:spacing w:val="-8"/>
          </w:rPr>
          <w:t xml:space="preserve"> </w:t>
        </w:r>
      </w:ins>
      <w:r>
        <w:rPr>
          <w:rFonts w:ascii="Arial" w:hAnsi="Arial" w:cs="Arial"/>
          <w:spacing w:val="-8"/>
        </w:rPr>
        <w:t xml:space="preserve">prospect theory and the rule of </w:t>
      </w:r>
      <w:del w:id="62" w:author="Héctor Bahamonde" w:date="2026-10-19T18:06:00Z">
        <w:r>
          <w:rPr>
            <w:rFonts w:ascii="Arial" w:hAnsi="Arial" w:cs="Arial"/>
            <w:spacing w:val="-8"/>
          </w:rPr>
          <w:delText>rescue in delegated healthcare</w:delText>
        </w:r>
      </w:del>
      <w:ins w:id="63" w:author="Héctor Bahamonde" w:date="2026-10-19T18:06:00Z">
        <w:r>
          <w:rPr>
            <w:rFonts w:ascii="Arial" w:hAnsi="Arial" w:cs="Arial"/>
            <w:spacing w:val="-8"/>
          </w:rPr>
          <w:t>rescue.</w:t>
        </w:r>
      </w:ins>
      <w:del w:id="64" w:author="Héctor Bahamonde" w:date="2026-10-19T18:06:00Z">
        <w:r>
          <w:rPr>
            <w:rFonts w:ascii="Arial" w:hAnsi="Arial" w:cs="Arial"/>
            <w:spacing w:val="-8"/>
          </w:rPr>
          <w:delText>.</w:delText>
        </w:r>
      </w:del>
    </w:p>
    <w:p w14:paraId="7BFC90D4" w14:textId="77777777" w:rsidR="005D491A" w:rsidRPr="008372F6" w:rsidRDefault="001F45F5">
      <w:pPr>
        <w:pStyle w:val="BodyText"/>
        <w:spacing w:before="120" w:after="120" w:line="360" w:lineRule="auto"/>
        <w:jc w:val="both"/>
        <w:rPr>
          <w:rFonts w:ascii="Arial" w:hAnsi="Arial" w:cs="Arial"/>
          <w:spacing w:val="-2"/>
          <w:w w:val="105"/>
          <w:sz w:val="24"/>
          <w:szCs w:val="24"/>
        </w:rPr>
        <w:pPrChange w:id="65" w:author="Héctor Bahamonde" w:date="2026-10-19T18:14:00Z">
          <w:pPr>
            <w:pStyle w:val="BodyText"/>
            <w:numPr>
              <w:ilvl w:val="1"/>
              <w:numId w:val="2"/>
            </w:numPr>
            <w:spacing w:before="120" w:after="120" w:line="360" w:lineRule="auto"/>
            <w:ind w:left="972" w:hanging="613"/>
            <w:jc w:val="both"/>
          </w:pPr>
        </w:pPrChange>
      </w:pPr>
      <w:ins w:id="66" w:author="Héctor Bahamonde" w:date="2026-10-19T21:00:00Z">
        <w:r w:rsidRPr="001F45F5">
          <w:rPr>
            <w:rFonts w:ascii="Arial" w:hAnsi="Arial" w:cs="Arial"/>
            <w:w w:val="105"/>
            <w:sz w:val="24"/>
            <w:szCs w:val="24"/>
          </w:rPr>
          <w:t>Prospect theory suggests that funding preferences depend on how benefits and costs are presented.</w:t>
        </w:r>
      </w:ins>
      <w:del w:id="67" w:author="Héctor Bahamonde" w:date="2026-10-19T21:00:00Z">
        <w:r w:rsidRPr="008372F6" w:rsidDel="001F45F5">
          <w:rPr>
            <w:rFonts w:ascii="Arial" w:hAnsi="Arial" w:cs="Arial"/>
            <w:w w:val="105"/>
            <w:sz w:val="24"/>
            <w:szCs w:val="24"/>
          </w:rPr>
          <w:delText xml:space="preserve">Prospect theory provides </w:delText>
        </w:r>
        <w:r w:rsidR="00DA3B00" w:rsidRPr="008372F6" w:rsidDel="001F45F5">
          <w:rPr>
            <w:rFonts w:ascii="Arial" w:hAnsi="Arial" w:cs="Arial"/>
            <w:w w:val="105"/>
            <w:sz w:val="24"/>
            <w:szCs w:val="24"/>
          </w:rPr>
          <w:delText>a plausible framework</w:delText>
        </w:r>
        <w:r w:rsidRPr="008372F6" w:rsidDel="001F45F5">
          <w:rPr>
            <w:rFonts w:ascii="Arial" w:hAnsi="Arial" w:cs="Arial"/>
            <w:w w:val="105"/>
            <w:sz w:val="24"/>
            <w:szCs w:val="24"/>
          </w:rPr>
          <w:delText xml:space="preserve"> for understanding how citizens evaluate distributive choices in healthcare rationing and why such evaluations are reference-point dependent.</w:delText>
        </w:r>
      </w:del>
      <w:r w:rsidRPr="008372F6">
        <w:rPr>
          <w:rFonts w:ascii="Arial" w:hAnsi="Arial" w:cs="Arial"/>
          <w:w w:val="105"/>
          <w:sz w:val="24"/>
          <w:szCs w:val="24"/>
        </w:rPr>
        <w:t xml:space="preserve"> Individuals do not assess outcomes in terms of final states, but as gains and losses relative to a reference point (Kahneman and Tversky </w:t>
      </w:r>
      <w:r w:rsidR="005D491A">
        <w:fldChar w:fldCharType="begin"/>
      </w:r>
      <w:r w:rsidR="005D491A">
        <w:instrText>HYPERLINK \l "_bookmark61"</w:instrText>
      </w:r>
      <w:r w:rsidR="005D491A">
        <w:fldChar w:fldCharType="separate"/>
      </w:r>
      <w:r w:rsidR="005D491A" w:rsidRPr="008372F6">
        <w:rPr>
          <w:rFonts w:ascii="Arial" w:hAnsi="Arial" w:cs="Arial"/>
          <w:w w:val="105"/>
          <w:sz w:val="24"/>
          <w:szCs w:val="24"/>
        </w:rPr>
        <w:t>1979,</w:t>
      </w:r>
      <w:r w:rsidR="005D491A">
        <w:fldChar w:fldCharType="end"/>
      </w:r>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prospect-theoretic value function is concave for gains, convex for losses, and steeper in the loss domain (Kahneman and Tversky </w:t>
      </w:r>
      <w:r w:rsidR="005D491A">
        <w:fldChar w:fldCharType="begin"/>
      </w:r>
      <w:r w:rsidR="005D491A">
        <w:instrText>HYPERLINK \l "_bookmark62"</w:instrText>
      </w:r>
      <w:r w:rsidR="005D491A">
        <w:fldChar w:fldCharType="separate"/>
      </w:r>
      <w:r w:rsidR="005D491A" w:rsidRPr="008372F6">
        <w:rPr>
          <w:rFonts w:ascii="Arial" w:hAnsi="Arial" w:cs="Arial"/>
          <w:w w:val="105"/>
          <w:sz w:val="24"/>
          <w:szCs w:val="24"/>
        </w:rPr>
        <w:t>1984,</w:t>
      </w:r>
      <w:r w:rsidR="005D491A">
        <w:fldChar w:fldCharType="end"/>
      </w:r>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r w:rsidR="005D491A">
        <w:fldChar w:fldCharType="begin"/>
      </w:r>
      <w:r w:rsidR="005D491A">
        <w:instrText>HYPERLINK \l "_bookmark19"</w:instrText>
      </w:r>
      <w:r w:rsidR="005D491A">
        <w:fldChar w:fldCharType="separate"/>
      </w:r>
      <w:r w:rsidR="005D491A" w:rsidRPr="008372F6">
        <w:rPr>
          <w:rFonts w:ascii="Arial" w:hAnsi="Arial" w:cs="Arial"/>
          <w:w w:val="105"/>
          <w:sz w:val="24"/>
          <w:szCs w:val="24"/>
        </w:rPr>
        <w:t>2013).</w:t>
      </w:r>
      <w:r w:rsidR="005D491A">
        <w:fldChar w:fldCharType="end"/>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lastRenderedPageBreak/>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234CFCF1" w14:textId="77777777"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w:t>
      </w:r>
      <w:proofErr w:type="spellStart"/>
      <w:r w:rsidRPr="008372F6">
        <w:rPr>
          <w:rFonts w:ascii="Arial" w:hAnsi="Arial" w:cs="Arial"/>
          <w:w w:val="110"/>
          <w:sz w:val="24"/>
          <w:szCs w:val="24"/>
        </w:rPr>
        <w:t>Koszegi</w:t>
      </w:r>
      <w:proofErr w:type="spellEnd"/>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proofErr w:type="spellStart"/>
      <w:r w:rsidRPr="008372F6">
        <w:rPr>
          <w:rFonts w:ascii="Arial" w:hAnsi="Arial" w:cs="Arial"/>
          <w:w w:val="110"/>
          <w:sz w:val="24"/>
          <w:szCs w:val="24"/>
        </w:rPr>
        <w:t>Koszegi</w:t>
      </w:r>
      <w:proofErr w:type="spellEnd"/>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5B9080FE" w14:textId="7F4E147C"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w:t>
      </w:r>
      <w:ins w:id="68" w:author="Héctor Bahamonde" w:date="2026-10-19T21:00:00Z">
        <w:del w:id="69" w:author="Katri Aaltonen" w:date="2026-10-20T15:44:00Z">
          <w:r w:rsidR="001F45F5" w:rsidRPr="001F45F5" w:rsidDel="00DC4EF8">
            <w:rPr>
              <w:rFonts w:ascii="Arial" w:hAnsi="Arial" w:cs="Arial"/>
              <w:w w:val="105"/>
              <w:sz w:val="24"/>
              <w:szCs w:val="24"/>
            </w:rPr>
            <w:delText>High-cost oncology d</w:delText>
          </w:r>
        </w:del>
      </w:ins>
      <w:ins w:id="70" w:author="Katri Aaltonen" w:date="2026-10-20T15:44:00Z">
        <w:r w:rsidR="00DC4EF8">
          <w:rPr>
            <w:rFonts w:ascii="Arial" w:hAnsi="Arial" w:cs="Arial"/>
            <w:w w:val="105"/>
            <w:sz w:val="24"/>
            <w:szCs w:val="24"/>
          </w:rPr>
          <w:t>D</w:t>
        </w:r>
      </w:ins>
      <w:ins w:id="71" w:author="Héctor Bahamonde" w:date="2026-10-19T21:00:00Z">
        <w:r w:rsidR="001F45F5" w:rsidRPr="001F45F5">
          <w:rPr>
            <w:rFonts w:ascii="Arial" w:hAnsi="Arial" w:cs="Arial"/>
            <w:w w:val="105"/>
            <w:sz w:val="24"/>
            <w:szCs w:val="24"/>
          </w:rPr>
          <w:t xml:space="preserve">ecisions </w:t>
        </w:r>
      </w:ins>
      <w:ins w:id="72" w:author="Katri Aaltonen" w:date="2026-10-20T15:44:00Z">
        <w:r w:rsidR="00DC4EF8">
          <w:rPr>
            <w:rFonts w:ascii="Arial" w:hAnsi="Arial" w:cs="Arial"/>
            <w:w w:val="105"/>
            <w:sz w:val="24"/>
            <w:szCs w:val="24"/>
          </w:rPr>
          <w:t xml:space="preserve">on new cancer medicines </w:t>
        </w:r>
      </w:ins>
      <w:ins w:id="73" w:author="Héctor Bahamonde" w:date="2026-10-19T21:00:00Z">
        <w:r w:rsidR="001F45F5" w:rsidRPr="001F45F5">
          <w:rPr>
            <w:rFonts w:ascii="Arial" w:hAnsi="Arial" w:cs="Arial"/>
            <w:w w:val="105"/>
            <w:sz w:val="24"/>
            <w:szCs w:val="24"/>
          </w:rPr>
          <w:t>often combine uncertain benefits with large costs.</w:t>
        </w:r>
      </w:ins>
      <w:del w:id="74" w:author="Héctor Bahamonde" w:date="2026-10-19T21:00:00Z">
        <w:r w:rsidRPr="008372F6" w:rsidDel="001F45F5">
          <w:rPr>
            <w:rFonts w:ascii="Arial" w:hAnsi="Arial" w:cs="Arial"/>
            <w:w w:val="105"/>
            <w:sz w:val="24"/>
            <w:szCs w:val="24"/>
          </w:rPr>
          <w:delText>This matters directly for high-cost oncology medicines, where decisions often involve clinical uncertainty and the possibility of small-probability benefits at high financial cost.</w:delText>
        </w:r>
      </w:del>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r w:rsidR="00347A86" w:rsidRPr="008372F6">
        <w:rPr>
          <w:rFonts w:ascii="Arial" w:hAnsi="Arial" w:cs="Arial"/>
          <w:w w:val="105"/>
          <w:sz w:val="24"/>
          <w:szCs w:val="24"/>
        </w:rPr>
        <w:t>would</w:t>
      </w:r>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willing to tolerate fiscal risk and uncertainty to avert the salient loss (</w:t>
      </w:r>
      <w:proofErr w:type="spellStart"/>
      <w:r w:rsidRPr="008372F6">
        <w:rPr>
          <w:rFonts w:ascii="Arial" w:hAnsi="Arial" w:cs="Arial"/>
          <w:w w:val="105"/>
          <w:sz w:val="24"/>
          <w:szCs w:val="24"/>
        </w:rPr>
        <w:t>Hameleers</w:t>
      </w:r>
      <w:proofErr w:type="spellEnd"/>
      <w:r w:rsidRPr="008372F6">
        <w:rPr>
          <w:rFonts w:ascii="Arial" w:hAnsi="Arial" w:cs="Arial"/>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r w:rsidR="00347A86" w:rsidRPr="008372F6">
        <w:rPr>
          <w:rFonts w:ascii="Arial" w:hAnsi="Arial" w:cs="Arial"/>
          <w:w w:val="105"/>
          <w:sz w:val="24"/>
          <w:szCs w:val="24"/>
        </w:rPr>
        <w:t>would</w:t>
      </w:r>
      <w:r w:rsidRPr="008372F6">
        <w:rPr>
          <w:rFonts w:ascii="Arial" w:hAnsi="Arial" w:cs="Arial"/>
          <w:w w:val="105"/>
          <w:sz w:val="24"/>
          <w:szCs w:val="24"/>
        </w:rPr>
        <w:t xml:space="preserve"> become more supportive of restraint (</w:t>
      </w:r>
      <w:proofErr w:type="spellStart"/>
      <w:r w:rsidRPr="008372F6">
        <w:rPr>
          <w:rFonts w:ascii="Arial" w:hAnsi="Arial" w:cs="Arial"/>
          <w:w w:val="105"/>
          <w:sz w:val="24"/>
          <w:szCs w:val="24"/>
        </w:rPr>
        <w:t>Hameleers</w:t>
      </w:r>
      <w:proofErr w:type="spellEnd"/>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1B16923" w14:textId="77777777" w:rsidR="002E5AF1" w:rsidRDefault="00000000" w:rsidP="008372F6">
      <w:pPr>
        <w:pStyle w:val="BodyText"/>
        <w:spacing w:before="120" w:after="120" w:line="360" w:lineRule="auto"/>
        <w:jc w:val="both"/>
        <w:rPr>
          <w:ins w:id="75" w:author="Héctor Bahamonde" w:date="2026-10-19T21:00:00Z"/>
          <w:rFonts w:ascii="Arial" w:hAnsi="Arial" w:cs="Arial"/>
          <w:w w:val="105"/>
          <w:sz w:val="24"/>
          <w:szCs w:val="24"/>
        </w:rPr>
      </w:pPr>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Pr>
          <w:rFonts w:ascii="Arial" w:hAnsi="Arial" w:cs="Arial"/>
          <w:w w:val="105"/>
          <w:sz w:val="24"/>
          <w:szCs w:val="24"/>
        </w:rPr>
        <w:t xml:space="preserve"> In rationing, the narrative of a specific patient denied a last-resort medicine is cognitively accessible, </w:t>
      </w:r>
      <w:r>
        <w:rPr>
          <w:rFonts w:ascii="Arial" w:hAnsi="Arial" w:cs="Arial"/>
          <w:w w:val="105"/>
          <w:sz w:val="24"/>
          <w:szCs w:val="24"/>
        </w:rPr>
        <w:lastRenderedPageBreak/>
        <w:t xml:space="preserve">whereas opportunity costs borne by anonymous others are comparatively opaque. This asymmetry </w:t>
      </w:r>
      <w:del w:id="76" w:author="Héctor Bahamonde" w:date="2026-10-19T18:06:00Z">
        <w:r>
          <w:rPr>
            <w:rFonts w:ascii="Arial" w:hAnsi="Arial" w:cs="Arial"/>
            <w:w w:val="105"/>
            <w:sz w:val="24"/>
            <w:szCs w:val="24"/>
          </w:rPr>
          <w:delText>makes</w:delText>
        </w:r>
      </w:del>
      <w:ins w:id="77" w:author="Héctor Bahamonde" w:date="2026-10-19T18:06:00Z">
        <w:r>
          <w:rPr>
            <w:rFonts w:ascii="Arial" w:hAnsi="Arial" w:cs="Arial"/>
            <w:w w:val="105"/>
            <w:sz w:val="24"/>
            <w:szCs w:val="24"/>
          </w:rPr>
          <w:t>could</w:t>
        </w:r>
      </w:ins>
      <w:r>
        <w:rPr>
          <w:rFonts w:ascii="Arial" w:hAnsi="Arial" w:cs="Arial"/>
          <w:w w:val="105"/>
          <w:sz w:val="24"/>
          <w:szCs w:val="24"/>
        </w:rPr>
        <w:t xml:space="preserve"> </w:t>
      </w:r>
      <w:del w:id="78" w:author="Héctor Bahamonde" w:date="2026-10-19T18:06:00Z">
        <w:r>
          <w:rPr>
            <w:rFonts w:ascii="Arial" w:hAnsi="Arial" w:cs="Arial"/>
            <w:w w:val="105"/>
            <w:sz w:val="24"/>
            <w:szCs w:val="24"/>
          </w:rPr>
          <w:delText>it</w:delText>
        </w:r>
      </w:del>
      <w:ins w:id="79" w:author="Héctor Bahamonde" w:date="2026-10-19T18:06:00Z">
        <w:r>
          <w:rPr>
            <w:rFonts w:ascii="Arial" w:hAnsi="Arial" w:cs="Arial"/>
            <w:w w:val="105"/>
            <w:sz w:val="24"/>
            <w:szCs w:val="24"/>
          </w:rPr>
          <w:t>make</w:t>
        </w:r>
      </w:ins>
      <w:r>
        <w:rPr>
          <w:rFonts w:ascii="Arial" w:hAnsi="Arial" w:cs="Arial"/>
          <w:w w:val="105"/>
          <w:sz w:val="24"/>
          <w:szCs w:val="24"/>
        </w:rPr>
        <w:t xml:space="preserve"> </w:t>
      </w:r>
      <w:del w:id="80" w:author="Héctor Bahamonde" w:date="2026-10-19T18:06:00Z">
        <w:r>
          <w:rPr>
            <w:rFonts w:ascii="Arial" w:hAnsi="Arial" w:cs="Arial"/>
            <w:w w:val="105"/>
            <w:sz w:val="24"/>
            <w:szCs w:val="24"/>
          </w:rPr>
          <w:delText>easier</w:delText>
        </w:r>
      </w:del>
      <w:ins w:id="81" w:author="Héctor Bahamonde" w:date="2026-10-19T18:06:00Z">
        <w:r>
          <w:rPr>
            <w:rFonts w:ascii="Arial" w:hAnsi="Arial" w:cs="Arial"/>
            <w:w w:val="105"/>
            <w:sz w:val="24"/>
            <w:szCs w:val="24"/>
          </w:rPr>
          <w:t>rescue</w:t>
        </w:r>
      </w:ins>
      <w:r>
        <w:rPr>
          <w:rFonts w:ascii="Arial" w:hAnsi="Arial" w:cs="Arial"/>
          <w:w w:val="105"/>
          <w:sz w:val="24"/>
          <w:szCs w:val="24"/>
        </w:rPr>
        <w:t xml:space="preserve"> </w:t>
      </w:r>
      <w:del w:id="82" w:author="Héctor Bahamonde" w:date="2026-10-19T18:06:00Z">
        <w:r>
          <w:rPr>
            <w:rFonts w:ascii="Arial" w:hAnsi="Arial" w:cs="Arial"/>
            <w:w w:val="105"/>
            <w:sz w:val="24"/>
            <w:szCs w:val="24"/>
          </w:rPr>
          <w:delText>for</w:delText>
        </w:r>
      </w:del>
      <w:ins w:id="83" w:author="Héctor Bahamonde" w:date="2026-10-19T18:06:00Z">
        <w:r>
          <w:rPr>
            <w:rFonts w:ascii="Arial" w:hAnsi="Arial" w:cs="Arial"/>
            <w:w w:val="105"/>
            <w:sz w:val="24"/>
            <w:szCs w:val="24"/>
          </w:rPr>
          <w:t>narratives</w:t>
        </w:r>
      </w:ins>
      <w:r>
        <w:rPr>
          <w:rFonts w:ascii="Arial" w:hAnsi="Arial" w:cs="Arial"/>
          <w:w w:val="105"/>
          <w:sz w:val="24"/>
          <w:szCs w:val="24"/>
        </w:rPr>
        <w:t xml:space="preserve"> </w:t>
      </w:r>
      <w:del w:id="84" w:author="Héctor Bahamonde" w:date="2026-10-19T18:06:00Z">
        <w:r>
          <w:rPr>
            <w:rFonts w:ascii="Arial" w:hAnsi="Arial" w:cs="Arial"/>
            <w:w w:val="105"/>
            <w:sz w:val="24"/>
            <w:szCs w:val="24"/>
          </w:rPr>
          <w:delText>loss</w:delText>
        </w:r>
      </w:del>
      <w:ins w:id="85" w:author="Héctor Bahamonde" w:date="2026-10-19T18:06:00Z">
        <w:r>
          <w:rPr>
            <w:rFonts w:ascii="Arial" w:hAnsi="Arial" w:cs="Arial"/>
            <w:w w:val="105"/>
            <w:sz w:val="24"/>
            <w:szCs w:val="24"/>
          </w:rPr>
          <w:t>more</w:t>
        </w:r>
      </w:ins>
      <w:r>
        <w:rPr>
          <w:rFonts w:ascii="Arial" w:hAnsi="Arial" w:cs="Arial"/>
          <w:w w:val="105"/>
          <w:sz w:val="24"/>
          <w:szCs w:val="24"/>
        </w:rPr>
        <w:t xml:space="preserve"> </w:t>
      </w:r>
      <w:del w:id="86" w:author="Héctor Bahamonde" w:date="2026-10-19T18:06:00Z">
        <w:r>
          <w:rPr>
            <w:rFonts w:ascii="Arial" w:hAnsi="Arial" w:cs="Arial"/>
            <w:w w:val="105"/>
            <w:sz w:val="24"/>
            <w:szCs w:val="24"/>
          </w:rPr>
          <w:delText>frames</w:delText>
        </w:r>
      </w:del>
      <w:ins w:id="87" w:author="Héctor Bahamonde" w:date="2026-10-19T18:06:00Z">
        <w:r>
          <w:rPr>
            <w:rFonts w:ascii="Arial" w:hAnsi="Arial" w:cs="Arial"/>
            <w:w w:val="105"/>
            <w:sz w:val="24"/>
            <w:szCs w:val="24"/>
          </w:rPr>
          <w:t>salient</w:t>
        </w:r>
      </w:ins>
      <w:r>
        <w:rPr>
          <w:rFonts w:ascii="Arial" w:hAnsi="Arial" w:cs="Arial"/>
          <w:w w:val="105"/>
          <w:sz w:val="24"/>
          <w:szCs w:val="24"/>
        </w:rPr>
        <w:t xml:space="preserve"> </w:t>
      </w:r>
      <w:del w:id="88" w:author="Héctor Bahamonde" w:date="2026-10-19T18:06:00Z">
        <w:r>
          <w:rPr>
            <w:rFonts w:ascii="Arial" w:hAnsi="Arial" w:cs="Arial"/>
            <w:w w:val="105"/>
            <w:sz w:val="24"/>
            <w:szCs w:val="24"/>
          </w:rPr>
          <w:delText>to</w:delText>
        </w:r>
      </w:del>
      <w:ins w:id="89" w:author="Héctor Bahamonde" w:date="2026-10-19T18:06:00Z">
        <w:r>
          <w:rPr>
            <w:rFonts w:ascii="Arial" w:hAnsi="Arial" w:cs="Arial"/>
            <w:w w:val="105"/>
            <w:sz w:val="24"/>
            <w:szCs w:val="24"/>
          </w:rPr>
          <w:t>than</w:t>
        </w:r>
      </w:ins>
      <w:r>
        <w:rPr>
          <w:rFonts w:ascii="Arial" w:hAnsi="Arial" w:cs="Arial"/>
          <w:w w:val="105"/>
          <w:sz w:val="24"/>
          <w:szCs w:val="24"/>
        </w:rPr>
        <w:t xml:space="preserve"> </w:t>
      </w:r>
      <w:del w:id="90" w:author="Héctor Bahamonde" w:date="2026-10-19T18:06:00Z">
        <w:r>
          <w:rPr>
            <w:rFonts w:ascii="Arial" w:hAnsi="Arial" w:cs="Arial"/>
            <w:w w:val="105"/>
            <w:sz w:val="24"/>
            <w:szCs w:val="24"/>
          </w:rPr>
          <w:delText>dominate</w:delText>
        </w:r>
      </w:del>
      <w:ins w:id="91" w:author="Héctor Bahamonde" w:date="2026-10-19T18:06:00Z">
        <w:r>
          <w:rPr>
            <w:rFonts w:ascii="Arial" w:hAnsi="Arial" w:cs="Arial"/>
            <w:w w:val="105"/>
            <w:sz w:val="24"/>
            <w:szCs w:val="24"/>
          </w:rPr>
          <w:t>diffuse</w:t>
        </w:r>
      </w:ins>
      <w:r>
        <w:rPr>
          <w:rFonts w:ascii="Arial" w:hAnsi="Arial" w:cs="Arial"/>
          <w:w w:val="105"/>
          <w:sz w:val="24"/>
          <w:szCs w:val="24"/>
        </w:rPr>
        <w:t xml:space="preserve"> </w:t>
      </w:r>
      <w:del w:id="92" w:author="Héctor Bahamonde" w:date="2026-10-19T18:06:00Z">
        <w:r>
          <w:rPr>
            <w:rFonts w:ascii="Arial" w:hAnsi="Arial" w:cs="Arial"/>
            <w:w w:val="105"/>
            <w:sz w:val="24"/>
            <w:szCs w:val="24"/>
          </w:rPr>
          <w:delText>public</w:delText>
        </w:r>
      </w:del>
      <w:ins w:id="93" w:author="Héctor Bahamonde" w:date="2026-10-19T18:06:00Z">
        <w:r>
          <w:rPr>
            <w:rFonts w:ascii="Arial" w:hAnsi="Arial" w:cs="Arial"/>
            <w:w w:val="105"/>
            <w:sz w:val="24"/>
            <w:szCs w:val="24"/>
          </w:rPr>
          <w:t>opportunity</w:t>
        </w:r>
      </w:ins>
      <w:r>
        <w:rPr>
          <w:rFonts w:ascii="Arial" w:hAnsi="Arial" w:cs="Arial"/>
          <w:w w:val="105"/>
          <w:sz w:val="24"/>
          <w:szCs w:val="24"/>
        </w:rPr>
        <w:t xml:space="preserve"> </w:t>
      </w:r>
      <w:del w:id="94" w:author="Héctor Bahamonde" w:date="2026-10-19T18:06:00Z">
        <w:r>
          <w:rPr>
            <w:rFonts w:ascii="Arial" w:hAnsi="Arial" w:cs="Arial"/>
            <w:w w:val="105"/>
            <w:sz w:val="24"/>
            <w:szCs w:val="24"/>
          </w:rPr>
          <w:delText>evaluation even when expert institutions supply cost-effectiveness language and probabilistic evidence.</w:delText>
        </w:r>
      </w:del>
      <w:ins w:id="95" w:author="Héctor Bahamonde" w:date="2026-10-19T18:06:00Z">
        <w:r>
          <w:rPr>
            <w:rFonts w:ascii="Arial" w:hAnsi="Arial" w:cs="Arial"/>
            <w:w w:val="105"/>
            <w:sz w:val="24"/>
            <w:szCs w:val="24"/>
          </w:rPr>
          <w:t>costs.</w:t>
        </w:r>
      </w:ins>
    </w:p>
    <w:p w14:paraId="1E1B4DE4" w14:textId="77777777" w:rsidR="002E5AF1" w:rsidRPr="008372F6" w:rsidRDefault="001F45F5" w:rsidP="008372F6">
      <w:pPr>
        <w:pStyle w:val="BodyText"/>
        <w:spacing w:before="120" w:after="120" w:line="360" w:lineRule="auto"/>
        <w:jc w:val="both"/>
        <w:rPr>
          <w:rFonts w:ascii="Arial" w:hAnsi="Arial" w:cs="Arial"/>
          <w:w w:val="105"/>
          <w:sz w:val="24"/>
          <w:szCs w:val="24"/>
        </w:rPr>
      </w:pPr>
      <w:ins w:id="96" w:author="Héctor Bahamonde" w:date="2026-10-19T21:01:00Z">
        <w:r w:rsidRPr="001F45F5">
          <w:rPr>
            <w:rFonts w:ascii="Arial" w:hAnsi="Arial" w:cs="Arial"/>
            <w:spacing w:val="-2"/>
            <w:w w:val="105"/>
            <w:sz w:val="24"/>
            <w:szCs w:val="24"/>
          </w:rPr>
          <w:t>Alongside prospect theory, the rule of rescue suggests why patient-focused justifications may carry particular moral force in healthcare.</w:t>
        </w:r>
      </w:ins>
      <w:del w:id="97" w:author="Héctor Bahamonde" w:date="2026-10-19T21:01:00Z">
        <w:r w:rsidRPr="008372F6" w:rsidDel="001F45F5">
          <w:rPr>
            <w:rFonts w:ascii="Arial" w:hAnsi="Arial" w:cs="Arial"/>
            <w:spacing w:val="-2"/>
            <w:w w:val="105"/>
            <w:sz w:val="24"/>
            <w:szCs w:val="24"/>
          </w:rPr>
          <w:delText>If</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prospect</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theory</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explains</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why</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equivalent</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choices</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can</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elicit</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different</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preferences</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depending</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on</w:delText>
        </w:r>
        <w:r w:rsidRPr="008372F6" w:rsidDel="001F45F5">
          <w:rPr>
            <w:rFonts w:ascii="Arial" w:hAnsi="Arial" w:cs="Arial"/>
            <w:spacing w:val="-4"/>
            <w:w w:val="105"/>
            <w:sz w:val="24"/>
            <w:szCs w:val="24"/>
          </w:rPr>
          <w:delText xml:space="preserve"> </w:delText>
        </w:r>
        <w:r w:rsidRPr="008372F6" w:rsidDel="001F45F5">
          <w:rPr>
            <w:rFonts w:ascii="Arial" w:hAnsi="Arial" w:cs="Arial"/>
            <w:spacing w:val="-2"/>
            <w:w w:val="105"/>
            <w:sz w:val="24"/>
            <w:szCs w:val="24"/>
          </w:rPr>
          <w:delText xml:space="preserve">the </w:delText>
        </w:r>
        <w:r w:rsidRPr="008372F6" w:rsidDel="001F45F5">
          <w:rPr>
            <w:rFonts w:ascii="Arial" w:hAnsi="Arial" w:cs="Arial"/>
            <w:w w:val="105"/>
            <w:sz w:val="24"/>
            <w:szCs w:val="24"/>
          </w:rPr>
          <w:delText>reference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point,</w:delText>
        </w:r>
        <w:r w:rsidRPr="008372F6" w:rsidDel="001F45F5">
          <w:rPr>
            <w:rFonts w:ascii="Arial" w:hAnsi="Arial" w:cs="Arial"/>
            <w:spacing w:val="-7"/>
            <w:w w:val="105"/>
            <w:sz w:val="24"/>
            <w:szCs w:val="24"/>
          </w:rPr>
          <w:delText xml:space="preserve"> </w:delText>
        </w:r>
        <w:r w:rsidRPr="008372F6" w:rsidDel="001F45F5">
          <w:rPr>
            <w:rFonts w:ascii="Arial" w:hAnsi="Arial" w:cs="Arial"/>
            <w:w w:val="105"/>
            <w:sz w:val="24"/>
            <w:szCs w:val="24"/>
          </w:rPr>
          <w:delText>the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rule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of</w:delText>
        </w:r>
        <w:r w:rsidRPr="008372F6" w:rsidDel="001F45F5">
          <w:rPr>
            <w:rFonts w:ascii="Arial" w:hAnsi="Arial" w:cs="Arial"/>
            <w:spacing w:val="-9"/>
            <w:w w:val="105"/>
            <w:sz w:val="24"/>
            <w:szCs w:val="24"/>
          </w:rPr>
          <w:delText xml:space="preserve"> </w:delText>
        </w:r>
        <w:r w:rsidRPr="008372F6" w:rsidDel="001F45F5">
          <w:rPr>
            <w:rFonts w:ascii="Arial" w:hAnsi="Arial" w:cs="Arial"/>
            <w:w w:val="105"/>
            <w:sz w:val="24"/>
            <w:szCs w:val="24"/>
          </w:rPr>
          <w:delText>rescue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clarifies</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why</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some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reference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points</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acquire</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exceptional</w:delText>
        </w:r>
        <w:r w:rsidRPr="008372F6" w:rsidDel="001F45F5">
          <w:rPr>
            <w:rFonts w:ascii="Arial" w:hAnsi="Arial" w:cs="Arial"/>
            <w:spacing w:val="-9"/>
            <w:w w:val="105"/>
            <w:sz w:val="24"/>
            <w:szCs w:val="24"/>
          </w:rPr>
          <w:delText xml:space="preserve"> </w:delText>
        </w:r>
        <w:r w:rsidRPr="008372F6" w:rsidDel="001F45F5">
          <w:rPr>
            <w:rFonts w:ascii="Arial" w:hAnsi="Arial" w:cs="Arial"/>
            <w:w w:val="105"/>
            <w:sz w:val="24"/>
            <w:szCs w:val="24"/>
          </w:rPr>
          <w:delText>moral</w:delText>
        </w:r>
        <w:r w:rsidRPr="008372F6" w:rsidDel="001F45F5">
          <w:rPr>
            <w:rFonts w:ascii="Arial" w:hAnsi="Arial" w:cs="Arial"/>
            <w:spacing w:val="-8"/>
            <w:w w:val="105"/>
            <w:sz w:val="24"/>
            <w:szCs w:val="24"/>
          </w:rPr>
          <w:delText xml:space="preserve"> </w:delText>
        </w:r>
        <w:r w:rsidRPr="008372F6" w:rsidDel="001F45F5">
          <w:rPr>
            <w:rFonts w:ascii="Arial" w:hAnsi="Arial" w:cs="Arial"/>
            <w:w w:val="105"/>
            <w:sz w:val="24"/>
            <w:szCs w:val="24"/>
          </w:rPr>
          <w:delText>force in healthcare.</w:delText>
        </w:r>
      </w:del>
      <w:r w:rsidRPr="008372F6">
        <w:rPr>
          <w:rFonts w:ascii="Arial" w:hAnsi="Arial" w:cs="Arial"/>
          <w:w w:val="105"/>
          <w:sz w:val="24"/>
          <w:szCs w:val="24"/>
        </w:rPr>
        <w:t xml:space="preserv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887E611" w14:textId="77777777" w:rsidR="002E5AF1" w:rsidRPr="008372F6" w:rsidRDefault="001F45F5" w:rsidP="008372F6">
      <w:pPr>
        <w:pStyle w:val="BodyText"/>
        <w:spacing w:before="120" w:after="120" w:line="360" w:lineRule="auto"/>
        <w:jc w:val="both"/>
        <w:rPr>
          <w:rFonts w:ascii="Arial" w:hAnsi="Arial" w:cs="Arial"/>
          <w:w w:val="105"/>
          <w:sz w:val="24"/>
          <w:szCs w:val="24"/>
        </w:rPr>
      </w:pPr>
      <w:ins w:id="98" w:author="Héctor Bahamonde" w:date="2026-10-19T21:01:00Z">
        <w:r w:rsidRPr="001F45F5">
          <w:rPr>
            <w:rFonts w:ascii="Arial" w:hAnsi="Arial" w:cs="Arial"/>
            <w:w w:val="105"/>
            <w:sz w:val="24"/>
            <w:szCs w:val="24"/>
          </w:rPr>
          <w:t>Together, prospect theory and the rule of rescue suggest different responses to rescue and resource-preservation justifications.</w:t>
        </w:r>
      </w:ins>
      <w:del w:id="99" w:author="Héctor Bahamonde" w:date="2026-10-19T21:01:00Z">
        <w:r w:rsidRPr="008372F6" w:rsidDel="001F45F5">
          <w:rPr>
            <w:rFonts w:ascii="Arial" w:hAnsi="Arial" w:cs="Arial"/>
            <w:w w:val="105"/>
            <w:sz w:val="24"/>
            <w:szCs w:val="24"/>
          </w:rPr>
          <w:delText xml:space="preserve">Taken together, prospect theory and the rule of rescue provide a coherent account </w:delText>
        </w:r>
        <w:r w:rsidR="00DA3B00" w:rsidRPr="008372F6" w:rsidDel="001F45F5">
          <w:rPr>
            <w:rFonts w:ascii="Arial" w:hAnsi="Arial" w:cs="Arial"/>
            <w:w w:val="105"/>
            <w:sz w:val="24"/>
            <w:szCs w:val="24"/>
          </w:rPr>
          <w:delText>for</w:delText>
        </w:r>
        <w:r w:rsidRPr="008372F6" w:rsidDel="001F45F5">
          <w:rPr>
            <w:rFonts w:ascii="Arial" w:hAnsi="Arial" w:cs="Arial"/>
            <w:w w:val="105"/>
            <w:sz w:val="24"/>
            <w:szCs w:val="24"/>
          </w:rPr>
          <w:delText xml:space="preserve"> framing effects in public evaluations of reimbursement decisions.</w:delText>
        </w:r>
      </w:del>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r w:rsidR="00094080" w:rsidRPr="008372F6">
        <w:rPr>
          <w:rFonts w:ascii="Arial" w:hAnsi="Arial" w:cs="Arial"/>
          <w:w w:val="105"/>
          <w:sz w:val="24"/>
          <w:szCs w:val="24"/>
        </w:rPr>
        <w:t>would</w:t>
      </w:r>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3091E388" w14:textId="77777777" w:rsidR="005D491A" w:rsidRPr="008372F6" w:rsidRDefault="00D94BA7" w:rsidP="008372F6">
      <w:pPr>
        <w:pStyle w:val="BodyText"/>
        <w:spacing w:before="120" w:after="120" w:line="360" w:lineRule="auto"/>
        <w:jc w:val="both"/>
        <w:rPr>
          <w:rFonts w:ascii="Arial" w:hAnsi="Arial" w:cs="Arial"/>
          <w:sz w:val="24"/>
          <w:szCs w:val="24"/>
        </w:rPr>
      </w:pPr>
      <w:r w:rsidRPr="00D94BA7">
        <w:rPr>
          <w:rFonts w:ascii="Arial" w:hAnsi="Arial" w:cs="Arial"/>
          <w:w w:val="110"/>
          <w:sz w:val="24"/>
          <w:szCs w:val="24"/>
        </w:rPr>
        <w:t>This framework situates framing within delegated governance and connects it to broader institutional theory on delegation and accountability</w:t>
      </w:r>
      <w:r w:rsidRPr="008372F6">
        <w:rPr>
          <w:rFonts w:ascii="Arial" w:hAnsi="Arial" w:cs="Arial"/>
          <w:w w:val="110"/>
          <w:sz w:val="24"/>
          <w:szCs w:val="24"/>
        </w:rPr>
        <w:t>. Delegation</w:t>
      </w:r>
      <w:r w:rsidRPr="008372F6">
        <w:rPr>
          <w:rFonts w:ascii="Arial" w:hAnsi="Arial" w:cs="Arial"/>
          <w:spacing w:val="-3"/>
          <w:w w:val="110"/>
          <w:sz w:val="24"/>
          <w:szCs w:val="24"/>
        </w:rPr>
        <w:t xml:space="preserve"> </w:t>
      </w:r>
      <w:r w:rsidRPr="008372F6">
        <w:rPr>
          <w:rFonts w:ascii="Arial" w:hAnsi="Arial" w:cs="Arial"/>
          <w:w w:val="110"/>
          <w:sz w:val="24"/>
          <w:szCs w:val="24"/>
        </w:rPr>
        <w:t>to</w:t>
      </w:r>
      <w:r w:rsidRPr="008372F6">
        <w:rPr>
          <w:rFonts w:ascii="Arial" w:hAnsi="Arial" w:cs="Arial"/>
          <w:spacing w:val="-3"/>
          <w:w w:val="110"/>
          <w:sz w:val="24"/>
          <w:szCs w:val="24"/>
        </w:rPr>
        <w:t xml:space="preserve"> </w:t>
      </w:r>
      <w:r w:rsidRPr="008372F6">
        <w:rPr>
          <w:rFonts w:ascii="Arial" w:hAnsi="Arial" w:cs="Arial"/>
          <w:w w:val="110"/>
          <w:sz w:val="24"/>
          <w:szCs w:val="24"/>
        </w:rPr>
        <w:t>technically</w:t>
      </w:r>
      <w:r w:rsidRPr="008372F6">
        <w:rPr>
          <w:rFonts w:ascii="Arial" w:hAnsi="Arial" w:cs="Arial"/>
          <w:spacing w:val="-3"/>
          <w:w w:val="110"/>
          <w:sz w:val="24"/>
          <w:szCs w:val="24"/>
        </w:rPr>
        <w:t xml:space="preserve"> </w:t>
      </w:r>
      <w:r w:rsidRPr="008372F6">
        <w:rPr>
          <w:rFonts w:ascii="Arial" w:hAnsi="Arial" w:cs="Arial"/>
          <w:w w:val="110"/>
          <w:sz w:val="24"/>
          <w:szCs w:val="24"/>
        </w:rPr>
        <w:t>specialized</w:t>
      </w:r>
      <w:r w:rsidRPr="008372F6">
        <w:rPr>
          <w:rFonts w:ascii="Arial" w:hAnsi="Arial" w:cs="Arial"/>
          <w:spacing w:val="-3"/>
          <w:w w:val="110"/>
          <w:sz w:val="24"/>
          <w:szCs w:val="24"/>
        </w:rPr>
        <w:t xml:space="preserve"> </w:t>
      </w:r>
      <w:r w:rsidRPr="008372F6">
        <w:rPr>
          <w:rFonts w:ascii="Arial" w:hAnsi="Arial" w:cs="Arial"/>
          <w:w w:val="110"/>
          <w:sz w:val="24"/>
          <w:szCs w:val="24"/>
        </w:rPr>
        <w:t>agencies</w:t>
      </w:r>
      <w:r w:rsidRPr="008372F6">
        <w:rPr>
          <w:rFonts w:ascii="Arial" w:hAnsi="Arial" w:cs="Arial"/>
          <w:spacing w:val="-3"/>
          <w:w w:val="110"/>
          <w:sz w:val="24"/>
          <w:szCs w:val="24"/>
        </w:rPr>
        <w:t xml:space="preserve"> </w:t>
      </w:r>
      <w:r w:rsidRPr="008372F6">
        <w:rPr>
          <w:rFonts w:ascii="Arial" w:hAnsi="Arial" w:cs="Arial"/>
          <w:w w:val="110"/>
          <w:sz w:val="24"/>
          <w:szCs w:val="24"/>
        </w:rPr>
        <w:t>is</w:t>
      </w:r>
      <w:r w:rsidRPr="008372F6">
        <w:rPr>
          <w:rFonts w:ascii="Arial" w:hAnsi="Arial" w:cs="Arial"/>
          <w:spacing w:val="-3"/>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common</w:t>
      </w:r>
      <w:r w:rsidRPr="008372F6">
        <w:rPr>
          <w:rFonts w:ascii="Arial" w:hAnsi="Arial" w:cs="Arial"/>
          <w:spacing w:val="-3"/>
          <w:w w:val="110"/>
          <w:sz w:val="24"/>
          <w:szCs w:val="24"/>
        </w:rPr>
        <w:t xml:space="preserve"> </w:t>
      </w:r>
      <w:r w:rsidRPr="008372F6">
        <w:rPr>
          <w:rFonts w:ascii="Arial" w:hAnsi="Arial" w:cs="Arial"/>
          <w:w w:val="110"/>
          <w:sz w:val="24"/>
          <w:szCs w:val="24"/>
        </w:rPr>
        <w:t>governance</w:t>
      </w:r>
      <w:r w:rsidRPr="008372F6">
        <w:rPr>
          <w:rFonts w:ascii="Arial" w:hAnsi="Arial" w:cs="Arial"/>
          <w:spacing w:val="-3"/>
          <w:w w:val="110"/>
          <w:sz w:val="24"/>
          <w:szCs w:val="24"/>
        </w:rPr>
        <w:t xml:space="preserve"> </w:t>
      </w:r>
      <w:r w:rsidRPr="008372F6">
        <w:rPr>
          <w:rFonts w:ascii="Arial" w:hAnsi="Arial" w:cs="Arial"/>
          <w:w w:val="110"/>
          <w:sz w:val="24"/>
          <w:szCs w:val="24"/>
        </w:rPr>
        <w:t>strategy</w:t>
      </w:r>
      <w:r w:rsidRPr="008372F6">
        <w:rPr>
          <w:rFonts w:ascii="Arial" w:hAnsi="Arial" w:cs="Arial"/>
          <w:spacing w:val="-3"/>
          <w:w w:val="110"/>
          <w:sz w:val="24"/>
          <w:szCs w:val="24"/>
        </w:rPr>
        <w:t xml:space="preserve"> </w:t>
      </w:r>
      <w:r w:rsidRPr="008372F6">
        <w:rPr>
          <w:rFonts w:ascii="Arial" w:hAnsi="Arial" w:cs="Arial"/>
          <w:w w:val="110"/>
          <w:sz w:val="24"/>
          <w:szCs w:val="24"/>
        </w:rPr>
        <w:t>in</w:t>
      </w:r>
      <w:r w:rsidRPr="008372F6">
        <w:rPr>
          <w:rFonts w:ascii="Arial" w:hAnsi="Arial" w:cs="Arial"/>
          <w:spacing w:val="-3"/>
          <w:w w:val="110"/>
          <w:sz w:val="24"/>
          <w:szCs w:val="24"/>
        </w:rPr>
        <w:t xml:space="preserve"> </w:t>
      </w:r>
      <w:r w:rsidRPr="008372F6">
        <w:rPr>
          <w:rFonts w:ascii="Arial" w:hAnsi="Arial" w:cs="Arial"/>
          <w:w w:val="110"/>
          <w:sz w:val="24"/>
          <w:szCs w:val="24"/>
        </w:rPr>
        <w:t xml:space="preserve">contemporary democracies, reflecting functional demands for expertise as well as political incentives to shift </w:t>
      </w:r>
      <w:r w:rsidRPr="008372F6">
        <w:rPr>
          <w:rFonts w:ascii="Arial" w:hAnsi="Arial" w:cs="Arial"/>
          <w:sz w:val="24"/>
          <w:szCs w:val="24"/>
        </w:rPr>
        <w:t>responsibility for contentious decisions.</w:t>
      </w:r>
      <w:r w:rsidRPr="008372F6">
        <w:rPr>
          <w:rFonts w:ascii="Arial" w:hAnsi="Arial" w:cs="Arial"/>
          <w:spacing w:val="40"/>
          <w:sz w:val="24"/>
          <w:szCs w:val="24"/>
        </w:rPr>
        <w:t xml:space="preserve"> </w:t>
      </w:r>
      <w:r w:rsidRPr="008372F6">
        <w:rPr>
          <w:rFonts w:ascii="Arial" w:hAnsi="Arial" w:cs="Arial"/>
          <w:sz w:val="24"/>
          <w:szCs w:val="24"/>
        </w:rPr>
        <w:t>Yet political scientists have questioned whether institutional insulation genuinely depoliticizes decision-making or instead obscures underlying political struggle</w:t>
      </w:r>
      <w:r w:rsidRPr="008372F6">
        <w:rPr>
          <w:rFonts w:ascii="Arial" w:hAnsi="Arial" w:cs="Arial"/>
          <w:spacing w:val="40"/>
          <w:w w:val="110"/>
          <w:sz w:val="24"/>
          <w:szCs w:val="24"/>
        </w:rPr>
        <w:t xml:space="preserve"> </w:t>
      </w:r>
      <w:r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Pr="008372F6">
        <w:rPr>
          <w:rFonts w:ascii="Arial" w:hAnsi="Arial" w:cs="Arial"/>
          <w:spacing w:val="40"/>
          <w:w w:val="110"/>
          <w:sz w:val="24"/>
          <w:szCs w:val="24"/>
        </w:rPr>
        <w:t xml:space="preserve"> </w:t>
      </w:r>
      <w:r w:rsidRPr="008372F6">
        <w:rPr>
          <w:rFonts w:ascii="Arial" w:hAnsi="Arial" w:cs="Arial"/>
          <w:w w:val="110"/>
          <w:sz w:val="24"/>
          <w:szCs w:val="24"/>
        </w:rPr>
        <w:t>Comparative work suggests that formal independence can improve regulatory</w:t>
      </w:r>
      <w:r w:rsidRPr="008372F6">
        <w:rPr>
          <w:rFonts w:ascii="Arial" w:hAnsi="Arial" w:cs="Arial"/>
          <w:spacing w:val="-16"/>
          <w:w w:val="110"/>
          <w:sz w:val="24"/>
          <w:szCs w:val="24"/>
        </w:rPr>
        <w:t xml:space="preserve"> </w:t>
      </w:r>
      <w:r w:rsidRPr="008372F6">
        <w:rPr>
          <w:rFonts w:ascii="Arial" w:hAnsi="Arial" w:cs="Arial"/>
          <w:w w:val="110"/>
          <w:sz w:val="24"/>
          <w:szCs w:val="24"/>
        </w:rPr>
        <w:t>quality</w:t>
      </w:r>
      <w:r w:rsidRPr="008372F6">
        <w:rPr>
          <w:rFonts w:ascii="Arial" w:hAnsi="Arial" w:cs="Arial"/>
          <w:spacing w:val="-15"/>
          <w:w w:val="110"/>
          <w:sz w:val="24"/>
          <w:szCs w:val="24"/>
        </w:rPr>
        <w:t xml:space="preserve"> </w:t>
      </w:r>
      <w:r w:rsidRPr="008372F6">
        <w:rPr>
          <w:rFonts w:ascii="Arial" w:hAnsi="Arial" w:cs="Arial"/>
          <w:w w:val="110"/>
          <w:sz w:val="24"/>
          <w:szCs w:val="24"/>
        </w:rPr>
        <w:t>by</w:t>
      </w:r>
      <w:r w:rsidRPr="008372F6">
        <w:rPr>
          <w:rFonts w:ascii="Arial" w:hAnsi="Arial" w:cs="Arial"/>
          <w:spacing w:val="-15"/>
          <w:w w:val="110"/>
          <w:sz w:val="24"/>
          <w:szCs w:val="24"/>
        </w:rPr>
        <w:t xml:space="preserve"> </w:t>
      </w:r>
      <w:r w:rsidRPr="008372F6">
        <w:rPr>
          <w:rFonts w:ascii="Arial" w:hAnsi="Arial" w:cs="Arial"/>
          <w:w w:val="110"/>
          <w:sz w:val="24"/>
          <w:szCs w:val="24"/>
        </w:rPr>
        <w:t>enabling</w:t>
      </w:r>
      <w:r w:rsidRPr="008372F6">
        <w:rPr>
          <w:rFonts w:ascii="Arial" w:hAnsi="Arial" w:cs="Arial"/>
          <w:spacing w:val="-15"/>
          <w:w w:val="110"/>
          <w:sz w:val="24"/>
          <w:szCs w:val="24"/>
        </w:rPr>
        <w:t xml:space="preserve"> </w:t>
      </w:r>
      <w:r w:rsidRPr="008372F6">
        <w:rPr>
          <w:rFonts w:ascii="Arial" w:hAnsi="Arial" w:cs="Arial"/>
          <w:w w:val="110"/>
          <w:sz w:val="24"/>
          <w:szCs w:val="24"/>
        </w:rPr>
        <w:t>more</w:t>
      </w:r>
      <w:r w:rsidRPr="008372F6">
        <w:rPr>
          <w:rFonts w:ascii="Arial" w:hAnsi="Arial" w:cs="Arial"/>
          <w:spacing w:val="-15"/>
          <w:w w:val="110"/>
          <w:sz w:val="24"/>
          <w:szCs w:val="24"/>
        </w:rPr>
        <w:t xml:space="preserve"> </w:t>
      </w:r>
      <w:r w:rsidRPr="008372F6">
        <w:rPr>
          <w:rFonts w:ascii="Arial" w:hAnsi="Arial" w:cs="Arial"/>
          <w:w w:val="110"/>
          <w:sz w:val="24"/>
          <w:szCs w:val="24"/>
        </w:rPr>
        <w:t>technically</w:t>
      </w:r>
      <w:r w:rsidRPr="008372F6">
        <w:rPr>
          <w:rFonts w:ascii="Arial" w:hAnsi="Arial" w:cs="Arial"/>
          <w:spacing w:val="-15"/>
          <w:w w:val="110"/>
          <w:sz w:val="24"/>
          <w:szCs w:val="24"/>
        </w:rPr>
        <w:t xml:space="preserve"> </w:t>
      </w:r>
      <w:r w:rsidRPr="008372F6">
        <w:rPr>
          <w:rFonts w:ascii="Arial" w:hAnsi="Arial" w:cs="Arial"/>
          <w:w w:val="110"/>
          <w:sz w:val="24"/>
          <w:szCs w:val="24"/>
        </w:rPr>
        <w:t>sophisticated</w:t>
      </w:r>
      <w:r w:rsidRPr="008372F6">
        <w:rPr>
          <w:rFonts w:ascii="Arial" w:hAnsi="Arial" w:cs="Arial"/>
          <w:spacing w:val="-15"/>
          <w:w w:val="110"/>
          <w:sz w:val="24"/>
          <w:szCs w:val="24"/>
        </w:rPr>
        <w:t xml:space="preserve"> </w:t>
      </w:r>
      <w:r w:rsidRPr="008372F6">
        <w:rPr>
          <w:rFonts w:ascii="Arial" w:hAnsi="Arial" w:cs="Arial"/>
          <w:w w:val="110"/>
          <w:sz w:val="24"/>
          <w:szCs w:val="24"/>
        </w:rPr>
        <w:lastRenderedPageBreak/>
        <w:t>decisions</w:t>
      </w:r>
      <w:r w:rsidRPr="008372F6">
        <w:rPr>
          <w:rFonts w:ascii="Arial" w:hAnsi="Arial" w:cs="Arial"/>
          <w:spacing w:val="-15"/>
          <w:w w:val="110"/>
          <w:sz w:val="24"/>
          <w:szCs w:val="24"/>
        </w:rPr>
        <w:t xml:space="preserve"> </w:t>
      </w:r>
      <w:r w:rsidRPr="008372F6">
        <w:rPr>
          <w:rFonts w:ascii="Arial" w:hAnsi="Arial" w:cs="Arial"/>
          <w:w w:val="110"/>
          <w:sz w:val="24"/>
          <w:szCs w:val="24"/>
        </w:rPr>
        <w:t>(Koop</w:t>
      </w:r>
      <w:r w:rsidRPr="008372F6">
        <w:rPr>
          <w:rFonts w:ascii="Arial" w:hAnsi="Arial" w:cs="Arial"/>
          <w:spacing w:val="-16"/>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Hanretty</w:t>
      </w:r>
      <w:r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Pr="008372F6">
        <w:rPr>
          <w:rFonts w:ascii="Arial" w:hAnsi="Arial" w:cs="Arial"/>
          <w:w w:val="110"/>
          <w:sz w:val="24"/>
          <w:szCs w:val="24"/>
        </w:rPr>
        <w:t xml:space="preserve"> At</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same</w:t>
      </w:r>
      <w:r w:rsidRPr="008372F6">
        <w:rPr>
          <w:rFonts w:ascii="Arial" w:hAnsi="Arial" w:cs="Arial"/>
          <w:spacing w:val="-3"/>
          <w:w w:val="110"/>
          <w:sz w:val="24"/>
          <w:szCs w:val="24"/>
        </w:rPr>
        <w:t xml:space="preserve"> </w:t>
      </w:r>
      <w:r w:rsidRPr="008372F6">
        <w:rPr>
          <w:rFonts w:ascii="Arial" w:hAnsi="Arial" w:cs="Arial"/>
          <w:w w:val="110"/>
          <w:sz w:val="24"/>
          <w:szCs w:val="24"/>
        </w:rPr>
        <w:t>time,</w:t>
      </w:r>
      <w:r w:rsidRPr="008372F6">
        <w:rPr>
          <w:rFonts w:ascii="Arial" w:hAnsi="Arial" w:cs="Arial"/>
          <w:spacing w:val="-4"/>
          <w:w w:val="110"/>
          <w:sz w:val="24"/>
          <w:szCs w:val="24"/>
        </w:rPr>
        <w:t xml:space="preserve"> </w:t>
      </w:r>
      <w:r w:rsidRPr="008372F6">
        <w:rPr>
          <w:rFonts w:ascii="Arial" w:hAnsi="Arial" w:cs="Arial"/>
          <w:w w:val="110"/>
          <w:sz w:val="24"/>
          <w:szCs w:val="24"/>
        </w:rPr>
        <w:t>such</w:t>
      </w:r>
      <w:r w:rsidRPr="008372F6">
        <w:rPr>
          <w:rFonts w:ascii="Arial" w:hAnsi="Arial" w:cs="Arial"/>
          <w:spacing w:val="-4"/>
          <w:w w:val="110"/>
          <w:sz w:val="24"/>
          <w:szCs w:val="24"/>
        </w:rPr>
        <w:t xml:space="preserve"> </w:t>
      </w:r>
      <w:r w:rsidRPr="008372F6">
        <w:rPr>
          <w:rFonts w:ascii="Arial" w:hAnsi="Arial" w:cs="Arial"/>
          <w:w w:val="110"/>
          <w:sz w:val="24"/>
          <w:szCs w:val="24"/>
        </w:rPr>
        <w:t>capacity</w:t>
      </w:r>
      <w:r w:rsidRPr="008372F6">
        <w:rPr>
          <w:rFonts w:ascii="Arial" w:hAnsi="Arial" w:cs="Arial"/>
          <w:spacing w:val="-4"/>
          <w:w w:val="110"/>
          <w:sz w:val="24"/>
          <w:szCs w:val="24"/>
        </w:rPr>
        <w:t xml:space="preserve"> </w:t>
      </w:r>
      <w:r w:rsidRPr="008372F6">
        <w:rPr>
          <w:rFonts w:ascii="Arial" w:hAnsi="Arial" w:cs="Arial"/>
          <w:w w:val="110"/>
          <w:sz w:val="24"/>
          <w:szCs w:val="24"/>
        </w:rPr>
        <w:t>gains</w:t>
      </w:r>
      <w:r w:rsidRPr="008372F6">
        <w:rPr>
          <w:rFonts w:ascii="Arial" w:hAnsi="Arial" w:cs="Arial"/>
          <w:spacing w:val="-4"/>
          <w:w w:val="110"/>
          <w:sz w:val="24"/>
          <w:szCs w:val="24"/>
        </w:rPr>
        <w:t xml:space="preserve"> </w:t>
      </w:r>
      <w:r w:rsidRPr="008372F6">
        <w:rPr>
          <w:rFonts w:ascii="Arial" w:hAnsi="Arial" w:cs="Arial"/>
          <w:w w:val="110"/>
          <w:sz w:val="24"/>
          <w:szCs w:val="24"/>
        </w:rPr>
        <w:t>do</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remove</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3"/>
          <w:w w:val="110"/>
          <w:sz w:val="24"/>
          <w:szCs w:val="24"/>
        </w:rPr>
        <w:t xml:space="preserve"> </w:t>
      </w:r>
      <w:r w:rsidRPr="008372F6">
        <w:rPr>
          <w:rFonts w:ascii="Arial" w:hAnsi="Arial" w:cs="Arial"/>
          <w:w w:val="110"/>
          <w:sz w:val="24"/>
          <w:szCs w:val="24"/>
        </w:rPr>
        <w:t>distributive</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value-laden</w:t>
      </w:r>
      <w:r w:rsidRPr="008372F6">
        <w:rPr>
          <w:rFonts w:ascii="Arial" w:hAnsi="Arial" w:cs="Arial"/>
          <w:spacing w:val="-4"/>
          <w:w w:val="110"/>
          <w:sz w:val="24"/>
          <w:szCs w:val="24"/>
        </w:rPr>
        <w:t xml:space="preserve"> </w:t>
      </w:r>
      <w:r w:rsidRPr="008372F6">
        <w:rPr>
          <w:rFonts w:ascii="Arial" w:hAnsi="Arial" w:cs="Arial"/>
          <w:w w:val="110"/>
          <w:sz w:val="24"/>
          <w:szCs w:val="24"/>
        </w:rPr>
        <w:t>character</w:t>
      </w:r>
      <w:r w:rsidRPr="008372F6">
        <w:rPr>
          <w:rFonts w:ascii="Arial" w:hAnsi="Arial" w:cs="Arial"/>
          <w:spacing w:val="-4"/>
          <w:w w:val="110"/>
          <w:sz w:val="24"/>
          <w:szCs w:val="24"/>
        </w:rPr>
        <w:t xml:space="preserve"> </w:t>
      </w:r>
      <w:r w:rsidRPr="008372F6">
        <w:rPr>
          <w:rFonts w:ascii="Arial" w:hAnsi="Arial" w:cs="Arial"/>
          <w:w w:val="110"/>
          <w:sz w:val="24"/>
          <w:szCs w:val="24"/>
        </w:rPr>
        <w:t>of decisions</w:t>
      </w:r>
      <w:r w:rsidRPr="008372F6">
        <w:rPr>
          <w:rFonts w:ascii="Arial" w:hAnsi="Arial" w:cs="Arial"/>
          <w:spacing w:val="-10"/>
          <w:w w:val="110"/>
          <w:sz w:val="24"/>
          <w:szCs w:val="24"/>
        </w:rPr>
        <w:t xml:space="preserve"> </w:t>
      </w:r>
      <w:r w:rsidRPr="008372F6">
        <w:rPr>
          <w:rFonts w:ascii="Arial" w:hAnsi="Arial" w:cs="Arial"/>
          <w:w w:val="110"/>
          <w:sz w:val="24"/>
          <w:szCs w:val="24"/>
        </w:rPr>
        <w:t>with</w:t>
      </w:r>
      <w:r w:rsidRPr="008372F6">
        <w:rPr>
          <w:rFonts w:ascii="Arial" w:hAnsi="Arial" w:cs="Arial"/>
          <w:spacing w:val="-10"/>
          <w:w w:val="110"/>
          <w:sz w:val="24"/>
          <w:szCs w:val="24"/>
        </w:rPr>
        <w:t xml:space="preserve"> </w:t>
      </w:r>
      <w:r w:rsidRPr="008372F6">
        <w:rPr>
          <w:rFonts w:ascii="Arial" w:hAnsi="Arial" w:cs="Arial"/>
          <w:w w:val="110"/>
          <w:sz w:val="24"/>
          <w:szCs w:val="24"/>
        </w:rPr>
        <w:t>major</w:t>
      </w:r>
      <w:r w:rsidRPr="008372F6">
        <w:rPr>
          <w:rFonts w:ascii="Arial" w:hAnsi="Arial" w:cs="Arial"/>
          <w:spacing w:val="-10"/>
          <w:w w:val="110"/>
          <w:sz w:val="24"/>
          <w:szCs w:val="24"/>
        </w:rPr>
        <w:t xml:space="preserve"> </w:t>
      </w:r>
      <w:r w:rsidRPr="008372F6">
        <w:rPr>
          <w:rFonts w:ascii="Arial" w:hAnsi="Arial" w:cs="Arial"/>
          <w:w w:val="110"/>
          <w:sz w:val="24"/>
          <w:szCs w:val="24"/>
        </w:rPr>
        <w:t>consequences</w:t>
      </w:r>
      <w:r w:rsidRPr="008372F6">
        <w:rPr>
          <w:rFonts w:ascii="Arial" w:hAnsi="Arial" w:cs="Arial"/>
          <w:spacing w:val="-10"/>
          <w:w w:val="110"/>
          <w:sz w:val="24"/>
          <w:szCs w:val="24"/>
        </w:rPr>
        <w:t xml:space="preserve"> </w:t>
      </w:r>
      <w:r w:rsidRPr="008372F6">
        <w:rPr>
          <w:rFonts w:ascii="Arial" w:hAnsi="Arial" w:cs="Arial"/>
          <w:w w:val="110"/>
          <w:sz w:val="24"/>
          <w:szCs w:val="24"/>
        </w:rPr>
        <w:t>for</w:t>
      </w:r>
      <w:r w:rsidRPr="008372F6">
        <w:rPr>
          <w:rFonts w:ascii="Arial" w:hAnsi="Arial" w:cs="Arial"/>
          <w:spacing w:val="-10"/>
          <w:w w:val="110"/>
          <w:sz w:val="24"/>
          <w:szCs w:val="24"/>
        </w:rPr>
        <w:t xml:space="preserve"> </w:t>
      </w:r>
      <w:r w:rsidRPr="008372F6">
        <w:rPr>
          <w:rFonts w:ascii="Arial" w:hAnsi="Arial" w:cs="Arial"/>
          <w:w w:val="110"/>
          <w:sz w:val="24"/>
          <w:szCs w:val="24"/>
        </w:rPr>
        <w:t>affected</w:t>
      </w:r>
      <w:r w:rsidRPr="008372F6">
        <w:rPr>
          <w:rFonts w:ascii="Arial" w:hAnsi="Arial" w:cs="Arial"/>
          <w:spacing w:val="-10"/>
          <w:w w:val="110"/>
          <w:sz w:val="24"/>
          <w:szCs w:val="24"/>
        </w:rPr>
        <w:t xml:space="preserve"> </w:t>
      </w:r>
      <w:r w:rsidRPr="008372F6">
        <w:rPr>
          <w:rFonts w:ascii="Arial" w:hAnsi="Arial" w:cs="Arial"/>
          <w:w w:val="110"/>
          <w:sz w:val="24"/>
          <w:szCs w:val="24"/>
        </w:rPr>
        <w:t>publics</w:t>
      </w:r>
      <w:r w:rsidRPr="008372F6">
        <w:rPr>
          <w:rFonts w:ascii="Arial" w:hAnsi="Arial" w:cs="Arial"/>
          <w:spacing w:val="-10"/>
          <w:w w:val="110"/>
          <w:sz w:val="24"/>
          <w:szCs w:val="24"/>
        </w:rPr>
        <w:t xml:space="preserve"> </w:t>
      </w:r>
      <w:r w:rsidRPr="008372F6">
        <w:rPr>
          <w:rFonts w:ascii="Arial" w:hAnsi="Arial" w:cs="Arial"/>
          <w:w w:val="110"/>
          <w:sz w:val="24"/>
          <w:szCs w:val="24"/>
        </w:rPr>
        <w:t>(</w:t>
      </w:r>
      <w:proofErr w:type="spellStart"/>
      <w:r w:rsidRPr="008372F6">
        <w:rPr>
          <w:rFonts w:ascii="Arial" w:hAnsi="Arial" w:cs="Arial"/>
          <w:w w:val="110"/>
          <w:sz w:val="24"/>
          <w:szCs w:val="24"/>
        </w:rPr>
        <w:t>Langvatn</w:t>
      </w:r>
      <w:proofErr w:type="spellEnd"/>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Holst</w:t>
      </w:r>
      <w:r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 xml:space="preserve">insulation </w:t>
      </w:r>
      <w:r w:rsidRPr="008372F6">
        <w:rPr>
          <w:rFonts w:ascii="Arial" w:hAnsi="Arial" w:cs="Arial"/>
          <w:sz w:val="24"/>
          <w:szCs w:val="24"/>
        </w:rPr>
        <w:t xml:space="preserve">can generate accountability deficits by weakening electoral responsiveness and limiting conventional </w:t>
      </w:r>
      <w:r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del w:id="100" w:author="Héctor Bahamonde" w:date="2026-10-19T18:14:00Z">
        <w:r>
          <w:rPr>
            <w:rFonts w:ascii="Arial" w:hAnsi="Arial" w:cs="Arial"/>
            <w:sz w:val="24"/>
            <w:szCs w:val="24"/>
          </w:rPr>
          <w:delText xml:space="preserve"> </w:delText>
        </w:r>
      </w:del>
      <w:del w:id="101" w:author="Héctor Bahamonde" w:date="2026-10-19T18:06:00Z">
        <w:r>
          <w:rPr>
            <w:rFonts w:ascii="Arial" w:hAnsi="Arial" w:cs="Arial"/>
            <w:sz w:val="24"/>
            <w:szCs w:val="24"/>
          </w:rPr>
          <w:delText>These</w:delText>
        </w:r>
      </w:del>
      <w:del w:id="102" w:author="Héctor Bahamonde" w:date="2026-10-19T18:14:00Z">
        <w:r>
          <w:rPr>
            <w:rFonts w:ascii="Arial" w:hAnsi="Arial" w:cs="Arial"/>
            <w:sz w:val="24"/>
            <w:szCs w:val="24"/>
          </w:rPr>
          <w:delText xml:space="preserve"> </w:delText>
        </w:r>
      </w:del>
      <w:del w:id="103" w:author="Héctor Bahamonde" w:date="2026-10-19T18:06:00Z">
        <w:r>
          <w:rPr>
            <w:rFonts w:ascii="Arial" w:hAnsi="Arial" w:cs="Arial"/>
            <w:sz w:val="24"/>
            <w:szCs w:val="24"/>
          </w:rPr>
          <w:delText>propositions</w:delText>
        </w:r>
      </w:del>
      <w:del w:id="104" w:author="Héctor Bahamonde" w:date="2026-10-19T18:14:00Z">
        <w:r>
          <w:rPr>
            <w:rFonts w:ascii="Arial" w:hAnsi="Arial" w:cs="Arial"/>
            <w:sz w:val="24"/>
            <w:szCs w:val="24"/>
          </w:rPr>
          <w:delText xml:space="preserve"> motivate </w:delText>
        </w:r>
      </w:del>
      <w:del w:id="105" w:author="Héctor Bahamonde" w:date="2026-10-19T18:06:00Z">
        <w:r>
          <w:rPr>
            <w:rFonts w:ascii="Arial" w:hAnsi="Arial" w:cs="Arial"/>
            <w:sz w:val="24"/>
            <w:szCs w:val="24"/>
          </w:rPr>
          <w:delText>the</w:delText>
        </w:r>
      </w:del>
      <w:del w:id="106" w:author="Héctor Bahamonde" w:date="2026-10-19T18:14:00Z">
        <w:r>
          <w:rPr>
            <w:rFonts w:ascii="Arial" w:hAnsi="Arial" w:cs="Arial"/>
            <w:sz w:val="24"/>
            <w:szCs w:val="24"/>
          </w:rPr>
          <w:delText xml:space="preserve"> directional </w:delText>
        </w:r>
      </w:del>
      <w:del w:id="107" w:author="Héctor Bahamonde" w:date="2026-10-19T18:06:00Z">
        <w:r>
          <w:rPr>
            <w:rFonts w:ascii="Arial" w:hAnsi="Arial" w:cs="Arial"/>
            <w:sz w:val="24"/>
            <w:szCs w:val="24"/>
          </w:rPr>
          <w:delText>hypotheses, while</w:delText>
        </w:r>
      </w:del>
      <w:del w:id="108" w:author="Héctor Bahamonde" w:date="2026-10-19T18:14:00Z">
        <w:r>
          <w:rPr>
            <w:rFonts w:ascii="Arial" w:hAnsi="Arial" w:cs="Arial"/>
            <w:sz w:val="24"/>
            <w:szCs w:val="24"/>
          </w:rPr>
          <w:delText xml:space="preserve"> the experiment </w:delText>
        </w:r>
      </w:del>
      <w:del w:id="109" w:author="Héctor Bahamonde" w:date="2026-10-19T18:06:00Z">
        <w:r>
          <w:rPr>
            <w:rFonts w:ascii="Arial" w:hAnsi="Arial" w:cs="Arial"/>
            <w:sz w:val="24"/>
            <w:szCs w:val="24"/>
          </w:rPr>
          <w:delText>identifies</w:delText>
        </w:r>
      </w:del>
      <w:del w:id="110" w:author="Héctor Bahamonde" w:date="2026-10-19T18:14:00Z">
        <w:r>
          <w:rPr>
            <w:rFonts w:ascii="Arial" w:hAnsi="Arial" w:cs="Arial"/>
            <w:sz w:val="24"/>
            <w:szCs w:val="24"/>
          </w:rPr>
          <w:delText xml:space="preserve"> </w:delText>
        </w:r>
      </w:del>
      <w:del w:id="111" w:author="Héctor Bahamonde" w:date="2026-10-19T18:06:00Z">
        <w:r>
          <w:rPr>
            <w:rFonts w:ascii="Arial" w:hAnsi="Arial" w:cs="Arial"/>
            <w:sz w:val="24"/>
            <w:szCs w:val="24"/>
          </w:rPr>
          <w:delText>treatment</w:delText>
        </w:r>
      </w:del>
      <w:del w:id="112" w:author="Héctor Bahamonde" w:date="2026-10-19T18:14:00Z">
        <w:r>
          <w:rPr>
            <w:rFonts w:ascii="Arial" w:hAnsi="Arial" w:cs="Arial"/>
            <w:sz w:val="24"/>
            <w:szCs w:val="24"/>
          </w:rPr>
          <w:delText xml:space="preserve"> effects</w:delText>
        </w:r>
      </w:del>
      <w:del w:id="113" w:author="Héctor Bahamonde" w:date="2026-10-19T18:06:00Z">
        <w:r>
          <w:rPr>
            <w:rFonts w:ascii="Arial" w:hAnsi="Arial" w:cs="Arial"/>
            <w:sz w:val="24"/>
            <w:szCs w:val="24"/>
          </w:rPr>
          <w:delText xml:space="preserve"> </w:delText>
        </w:r>
      </w:del>
      <w:del w:id="114" w:author="Héctor Bahamonde" w:date="2026-10-19T18:14:00Z">
        <w:r>
          <w:rPr>
            <w:rFonts w:ascii="Arial" w:hAnsi="Arial" w:cs="Arial"/>
            <w:sz w:val="24"/>
            <w:szCs w:val="24"/>
          </w:rPr>
          <w:delText xml:space="preserve">on funding </w:delText>
        </w:r>
      </w:del>
      <w:del w:id="115" w:author="Héctor Bahamonde" w:date="2026-10-19T18:06:00Z">
        <w:r>
          <w:rPr>
            <w:rFonts w:ascii="Arial" w:hAnsi="Arial" w:cs="Arial"/>
            <w:sz w:val="24"/>
            <w:szCs w:val="24"/>
          </w:rPr>
          <w:delText>choices rather than effects of delegation or the intervening psychological process.</w:delText>
        </w:r>
      </w:del>
    </w:p>
    <w:p w14:paraId="67D2AB93" w14:textId="77777777" w:rsidR="005D491A" w:rsidRPr="006E3227" w:rsidRDefault="00000000" w:rsidP="006E3227">
      <w:pPr>
        <w:pStyle w:val="Title"/>
        <w:numPr>
          <w:ilvl w:val="0"/>
          <w:numId w:val="5"/>
        </w:numPr>
        <w:ind w:left="0" w:hanging="540"/>
        <w:jc w:val="both"/>
      </w:pPr>
      <w:bookmarkStart w:id="116" w:name="Method"/>
      <w:bookmarkStart w:id="117" w:name="_bookmark2"/>
      <w:bookmarkEnd w:id="116"/>
      <w:bookmarkEnd w:id="117"/>
      <w:r w:rsidRPr="006E3227">
        <w:t>Method</w:t>
      </w:r>
    </w:p>
    <w:p w14:paraId="180D1812"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Pr>
          <w:rFonts w:ascii="Arial" w:hAnsi="Arial" w:cs="Arial"/>
          <w:w w:val="105"/>
          <w:sz w:val="24"/>
          <w:szCs w:val="24"/>
        </w:rPr>
        <w:t>national, cross-sectional survey administered biennially by the Finnish Medicines Agency to examine experiences, opinions, and values related to health, medicines, and well-being. The 2021 wave included an ad hoc experimental module designed specifically to assess how citizens evaluate</w:t>
      </w:r>
      <w:del w:id="118" w:author="Héctor Bahamonde" w:date="2026-10-19T18:06:00Z">
        <w:r>
          <w:rPr>
            <w:rFonts w:ascii="Arial" w:hAnsi="Arial" w:cs="Arial"/>
            <w:w w:val="105"/>
            <w:sz w:val="24"/>
            <w:szCs w:val="24"/>
          </w:rPr>
          <w:delText xml:space="preserve"> expert-justified</w:delText>
        </w:r>
      </w:del>
      <w:r>
        <w:rPr>
          <w:rFonts w:ascii="Arial" w:hAnsi="Arial" w:cs="Arial"/>
          <w:w w:val="105"/>
          <w:sz w:val="24"/>
          <w:szCs w:val="24"/>
        </w:rPr>
        <w:t xml:space="preserve"> funding decisions on high-cost cancer medicines when </w:t>
      </w:r>
      <w:del w:id="119" w:author="Héctor Bahamonde" w:date="2026-10-19T18:06:00Z">
        <w:r>
          <w:rPr>
            <w:rFonts w:ascii="Arial" w:hAnsi="Arial" w:cs="Arial"/>
            <w:w w:val="105"/>
            <w:sz w:val="24"/>
            <w:szCs w:val="24"/>
          </w:rPr>
          <w:delText>identical</w:delText>
        </w:r>
      </w:del>
      <w:ins w:id="120" w:author="Héctor Bahamonde" w:date="2026-10-19T18:06:00Z">
        <w:r>
          <w:rPr>
            <w:rFonts w:ascii="Arial" w:hAnsi="Arial" w:cs="Arial"/>
            <w:w w:val="105"/>
            <w:sz w:val="24"/>
            <w:szCs w:val="24"/>
          </w:rPr>
          <w:t>a</w:t>
        </w:r>
      </w:ins>
      <w:r>
        <w:rPr>
          <w:rFonts w:ascii="Arial" w:hAnsi="Arial" w:cs="Arial"/>
          <w:w w:val="105"/>
          <w:sz w:val="24"/>
          <w:szCs w:val="24"/>
        </w:rPr>
        <w:t xml:space="preserve"> </w:t>
      </w:r>
      <w:del w:id="121" w:author="Héctor Bahamonde" w:date="2026-10-19T18:06:00Z">
        <w:r>
          <w:rPr>
            <w:rFonts w:ascii="Arial" w:hAnsi="Arial" w:cs="Arial"/>
            <w:w w:val="105"/>
            <w:sz w:val="24"/>
            <w:szCs w:val="24"/>
          </w:rPr>
          <w:delText>cases</w:delText>
        </w:r>
      </w:del>
      <w:ins w:id="122" w:author="Héctor Bahamonde" w:date="2026-10-19T18:06:00Z">
        <w:r>
          <w:rPr>
            <w:rFonts w:ascii="Arial" w:hAnsi="Arial" w:cs="Arial"/>
            <w:w w:val="105"/>
            <w:sz w:val="24"/>
            <w:szCs w:val="24"/>
          </w:rPr>
          <w:t>common</w:t>
        </w:r>
      </w:ins>
      <w:r>
        <w:rPr>
          <w:rFonts w:ascii="Arial" w:hAnsi="Arial" w:cs="Arial"/>
          <w:w w:val="105"/>
          <w:sz w:val="24"/>
          <w:szCs w:val="24"/>
        </w:rPr>
        <w:t xml:space="preserve"> </w:t>
      </w:r>
      <w:del w:id="123" w:author="Héctor Bahamonde" w:date="2026-10-19T18:06:00Z">
        <w:r>
          <w:rPr>
            <w:rFonts w:ascii="Arial" w:hAnsi="Arial" w:cs="Arial"/>
            <w:w w:val="105"/>
            <w:sz w:val="24"/>
            <w:szCs w:val="24"/>
          </w:rPr>
          <w:delText>are</w:delText>
        </w:r>
      </w:del>
      <w:ins w:id="124" w:author="Héctor Bahamonde" w:date="2026-10-19T18:06:00Z">
        <w:r>
          <w:rPr>
            <w:rFonts w:ascii="Arial" w:hAnsi="Arial" w:cs="Arial"/>
            <w:w w:val="105"/>
            <w:sz w:val="24"/>
            <w:szCs w:val="24"/>
          </w:rPr>
          <w:t>clinical</w:t>
        </w:r>
      </w:ins>
      <w:r>
        <w:rPr>
          <w:rFonts w:ascii="Arial" w:hAnsi="Arial" w:cs="Arial"/>
          <w:w w:val="105"/>
          <w:sz w:val="24"/>
          <w:szCs w:val="24"/>
        </w:rPr>
        <w:t xml:space="preserve"> </w:t>
      </w:r>
      <w:del w:id="125" w:author="Héctor Bahamonde" w:date="2026-10-19T18:06:00Z">
        <w:r>
          <w:rPr>
            <w:rFonts w:ascii="Arial" w:hAnsi="Arial" w:cs="Arial"/>
            <w:w w:val="105"/>
            <w:sz w:val="24"/>
            <w:szCs w:val="24"/>
          </w:rPr>
          <w:delText>presented</w:delText>
        </w:r>
      </w:del>
      <w:ins w:id="126" w:author="Héctor Bahamonde" w:date="2026-10-19T18:06:00Z">
        <w:r>
          <w:rPr>
            <w:rFonts w:ascii="Arial" w:hAnsi="Arial" w:cs="Arial"/>
            <w:w w:val="105"/>
            <w:sz w:val="24"/>
            <w:szCs w:val="24"/>
          </w:rPr>
          <w:t>vignette</w:t>
        </w:r>
      </w:ins>
      <w:r>
        <w:rPr>
          <w:rFonts w:ascii="Arial" w:hAnsi="Arial" w:cs="Arial"/>
          <w:w w:val="105"/>
          <w:sz w:val="24"/>
          <w:szCs w:val="24"/>
        </w:rPr>
        <w:t xml:space="preserve"> </w:t>
      </w:r>
      <w:del w:id="127" w:author="Héctor Bahamonde" w:date="2026-10-19T18:06:00Z">
        <w:r>
          <w:rPr>
            <w:rFonts w:ascii="Arial" w:hAnsi="Arial" w:cs="Arial"/>
            <w:w w:val="105"/>
            <w:sz w:val="24"/>
            <w:szCs w:val="24"/>
          </w:rPr>
          <w:delText>under</w:delText>
        </w:r>
      </w:del>
      <w:ins w:id="128" w:author="Héctor Bahamonde" w:date="2026-10-19T18:06:00Z">
        <w:r>
          <w:rPr>
            <w:rFonts w:ascii="Arial" w:hAnsi="Arial" w:cs="Arial"/>
            <w:w w:val="105"/>
            <w:sz w:val="24"/>
            <w:szCs w:val="24"/>
          </w:rPr>
          <w:t>is</w:t>
        </w:r>
      </w:ins>
      <w:r w:rsidRPr="008372F6">
        <w:rPr>
          <w:rFonts w:ascii="Arial" w:hAnsi="Arial" w:cs="Arial"/>
          <w:spacing w:val="40"/>
          <w:w w:val="105"/>
          <w:sz w:val="24"/>
          <w:szCs w:val="24"/>
        </w:rPr>
        <w:t xml:space="preserve"> </w:t>
      </w:r>
      <w:del w:id="129" w:author="Héctor Bahamonde" w:date="2026-10-19T18:06:00Z">
        <w:r>
          <w:rPr>
            <w:rFonts w:ascii="Arial" w:hAnsi="Arial" w:cs="Arial"/>
            <w:w w:val="105"/>
            <w:sz w:val="24"/>
            <w:szCs w:val="24"/>
          </w:rPr>
          <w:delText>alternative</w:delText>
        </w:r>
      </w:del>
      <w:ins w:id="130" w:author="Héctor Bahamonde" w:date="2026-10-19T18:06:00Z">
        <w:r>
          <w:rPr>
            <w:rFonts w:ascii="Arial" w:hAnsi="Arial" w:cs="Arial"/>
            <w:w w:val="105"/>
            <w:sz w:val="24"/>
            <w:szCs w:val="24"/>
          </w:rPr>
          <w:t>accompanied</w:t>
        </w:r>
      </w:ins>
      <w:r w:rsidRPr="008372F6">
        <w:rPr>
          <w:rFonts w:ascii="Arial" w:hAnsi="Arial" w:cs="Arial"/>
          <w:spacing w:val="40"/>
          <w:w w:val="105"/>
          <w:sz w:val="24"/>
          <w:szCs w:val="24"/>
        </w:rPr>
        <w:t xml:space="preserve"> </w:t>
      </w:r>
      <w:del w:id="131" w:author="Héctor Bahamonde" w:date="2026-10-19T18:06:00Z">
        <w:r>
          <w:rPr>
            <w:rFonts w:ascii="Arial" w:hAnsi="Arial" w:cs="Arial"/>
            <w:w w:val="105"/>
            <w:sz w:val="24"/>
            <w:szCs w:val="24"/>
          </w:rPr>
          <w:delText>frames.</w:delText>
        </w:r>
      </w:del>
      <w:ins w:id="132" w:author="Héctor Bahamonde" w:date="2026-10-19T18:06:00Z">
        <w:r>
          <w:rPr>
            <w:rFonts w:ascii="Arial" w:hAnsi="Arial" w:cs="Arial"/>
            <w:w w:val="105"/>
            <w:sz w:val="24"/>
            <w:szCs w:val="24"/>
          </w:rPr>
          <w:t>by different informational justifications.</w:t>
        </w:r>
      </w:ins>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49613312"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system is comprehensive and predominantly publicly funded, resembling other advanced welfare states in which questions of healthcare rationing and legitimacy are politically salient (</w:t>
      </w:r>
      <w:proofErr w:type="spellStart"/>
      <w:r w:rsidRPr="008372F6">
        <w:rPr>
          <w:rFonts w:ascii="Arial" w:hAnsi="Arial" w:cs="Arial"/>
          <w:w w:val="105"/>
          <w:sz w:val="24"/>
          <w:szCs w:val="24"/>
        </w:rPr>
        <w:t>Keskimäki</w:t>
      </w:r>
      <w:proofErr w:type="spellEnd"/>
      <w:r w:rsidRPr="008372F6">
        <w:rPr>
          <w:rFonts w:ascii="Arial" w:hAnsi="Arial" w:cs="Arial"/>
          <w:w w:val="105"/>
          <w:sz w:val="24"/>
          <w:szCs w:val="24"/>
        </w:rPr>
        <w:t xml:space="preserve">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r w:rsidRPr="008372F6">
        <w:rPr>
          <w:rFonts w:ascii="Arial" w:hAnsi="Arial" w:cs="Arial"/>
          <w:w w:val="105"/>
          <w:sz w:val="24"/>
          <w:szCs w:val="24"/>
        </w:rPr>
        <w:t>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 xml:space="preserve">However, despite the normative emphasis on transparency as a core dimension of legitimate limit-setting, justifications for </w:t>
      </w:r>
      <w:r w:rsidRPr="00087839">
        <w:rPr>
          <w:rFonts w:ascii="Arial" w:hAnsi="Arial" w:cs="Arial"/>
          <w:w w:val="105"/>
          <w:sz w:val="24"/>
          <w:szCs w:val="24"/>
        </w:rPr>
        <w:t xml:space="preserve">pharmaceutical </w:t>
      </w:r>
      <w:r w:rsidR="0090644B" w:rsidRPr="00087839">
        <w:rPr>
          <w:rFonts w:ascii="Arial" w:hAnsi="Arial" w:cs="Arial"/>
          <w:w w:val="105"/>
          <w:sz w:val="24"/>
          <w:szCs w:val="24"/>
        </w:rPr>
        <w:t xml:space="preserve">outpatient </w:t>
      </w:r>
      <w:r w:rsidRPr="00087839">
        <w:rPr>
          <w:rFonts w:ascii="Arial" w:hAnsi="Arial" w:cs="Arial"/>
          <w:w w:val="105"/>
          <w:sz w:val="24"/>
          <w:szCs w:val="24"/>
        </w:rPr>
        <w:t>reimbursement</w:t>
      </w:r>
      <w:r w:rsidRPr="008372F6">
        <w:rPr>
          <w:rFonts w:ascii="Arial" w:hAnsi="Arial" w:cs="Arial"/>
          <w:w w:val="105"/>
          <w:sz w:val="24"/>
          <w:szCs w:val="24"/>
        </w:rPr>
        <w:t xml:space="preserve">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30F10CC9"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w:t>
      </w:r>
      <w:proofErr w:type="spellStart"/>
      <w:r w:rsidRPr="008372F6">
        <w:rPr>
          <w:rFonts w:ascii="Arial" w:hAnsi="Arial" w:cs="Arial"/>
          <w:w w:val="105"/>
          <w:sz w:val="24"/>
          <w:szCs w:val="24"/>
        </w:rPr>
        <w:t>Taloustutkimus</w:t>
      </w:r>
      <w:proofErr w:type="spellEnd"/>
      <w:r w:rsidRPr="008372F6">
        <w:rPr>
          <w:rFonts w:ascii="Arial" w:hAnsi="Arial" w:cs="Arial"/>
          <w:w w:val="105"/>
          <w:sz w:val="24"/>
          <w:szCs w:val="24"/>
        </w:rPr>
        <w:t xml:space="preserve">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To reach </w:t>
      </w:r>
      <w:r w:rsidRPr="008372F6">
        <w:rPr>
          <w:rFonts w:ascii="Arial" w:hAnsi="Arial" w:cs="Arial"/>
          <w:w w:val="105"/>
          <w:sz w:val="24"/>
          <w:szCs w:val="24"/>
        </w:rPr>
        <w:lastRenderedPageBreak/>
        <w:t>the target sample size, 10,105 invitations were distributed to panel members.</w:t>
      </w:r>
      <w:r w:rsidRPr="008372F6">
        <w:rPr>
          <w:rFonts w:ascii="Arial" w:hAnsi="Arial" w:cs="Arial"/>
          <w:spacing w:val="40"/>
          <w:w w:val="105"/>
          <w:sz w:val="24"/>
          <w:szCs w:val="24"/>
        </w:rPr>
        <w:t xml:space="preserve"> </w:t>
      </w:r>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r w:rsidRPr="008372F6">
        <w:rPr>
          <w:rFonts w:ascii="Arial" w:hAnsi="Arial" w:cs="Arial"/>
          <w:w w:val="105"/>
          <w:sz w:val="24"/>
          <w:szCs w:val="24"/>
        </w:rPr>
        <w:t>.</w:t>
      </w:r>
      <w:r w:rsidR="00175756" w:rsidRPr="008372F6">
        <w:rPr>
          <w:rStyle w:val="FootnoteReference"/>
          <w:rFonts w:ascii="Arial" w:hAnsi="Arial" w:cs="Arial"/>
          <w:w w:val="105"/>
          <w:sz w:val="24"/>
          <w:szCs w:val="24"/>
        </w:rPr>
        <w:footnoteReference w:id="1"/>
      </w:r>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p>
    <w:p w14:paraId="2A844D4B" w14:textId="77777777" w:rsidR="00C80BDD"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Pr>
          <w:rFonts w:ascii="Arial" w:hAnsi="Arial" w:cs="Arial"/>
          <w:w w:val="105"/>
          <w:sz w:val="24"/>
          <w:szCs w:val="24"/>
        </w:rPr>
        <w:t xml:space="preserve">and two treatment conditions that </w:t>
      </w:r>
      <w:del w:id="141" w:author="Héctor Bahamonde" w:date="2026-10-19T18:06:00Z">
        <w:r>
          <w:rPr>
            <w:rFonts w:ascii="Arial" w:hAnsi="Arial" w:cs="Arial"/>
            <w:w w:val="105"/>
            <w:sz w:val="24"/>
            <w:szCs w:val="24"/>
          </w:rPr>
          <w:delText>varied</w:delText>
        </w:r>
      </w:del>
      <w:ins w:id="142" w:author="Héctor Bahamonde" w:date="2026-10-19T18:06:00Z">
        <w:r>
          <w:rPr>
            <w:rFonts w:ascii="Arial" w:hAnsi="Arial" w:cs="Arial"/>
            <w:w w:val="105"/>
            <w:sz w:val="24"/>
            <w:szCs w:val="24"/>
          </w:rPr>
          <w:t>added</w:t>
        </w:r>
      </w:ins>
      <w:r>
        <w:rPr>
          <w:rFonts w:ascii="Arial" w:hAnsi="Arial" w:cs="Arial"/>
          <w:w w:val="105"/>
          <w:sz w:val="24"/>
          <w:szCs w:val="24"/>
        </w:rPr>
        <w:t xml:space="preserve"> </w:t>
      </w:r>
      <w:del w:id="143" w:author="Héctor Bahamonde" w:date="2026-10-19T18:06:00Z">
        <w:r>
          <w:rPr>
            <w:rFonts w:ascii="Arial" w:hAnsi="Arial" w:cs="Arial"/>
            <w:w w:val="105"/>
            <w:sz w:val="24"/>
            <w:szCs w:val="24"/>
          </w:rPr>
          <w:delText>only</w:delText>
        </w:r>
      </w:del>
      <w:ins w:id="144" w:author="Héctor Bahamonde" w:date="2026-10-19T18:06:00Z">
        <w:r>
          <w:rPr>
            <w:rFonts w:ascii="Arial" w:hAnsi="Arial" w:cs="Arial"/>
            <w:w w:val="105"/>
            <w:sz w:val="24"/>
            <w:szCs w:val="24"/>
          </w:rPr>
          <w:t>different</w:t>
        </w:r>
      </w:ins>
      <w:r>
        <w:rPr>
          <w:rFonts w:ascii="Arial" w:hAnsi="Arial" w:cs="Arial"/>
          <w:w w:val="105"/>
          <w:sz w:val="24"/>
          <w:szCs w:val="24"/>
        </w:rPr>
        <w:t xml:space="preserve"> </w:t>
      </w:r>
      <w:del w:id="145" w:author="Héctor Bahamonde" w:date="2026-10-19T18:06:00Z">
        <w:r>
          <w:rPr>
            <w:rFonts w:ascii="Arial" w:hAnsi="Arial" w:cs="Arial"/>
            <w:w w:val="105"/>
            <w:sz w:val="24"/>
            <w:szCs w:val="24"/>
          </w:rPr>
          <w:delText>in</w:delText>
        </w:r>
      </w:del>
      <w:ins w:id="146" w:author="Héctor Bahamonde" w:date="2026-10-19T18:06:00Z">
        <w:r>
          <w:rPr>
            <w:rFonts w:ascii="Arial" w:hAnsi="Arial" w:cs="Arial"/>
            <w:w w:val="105"/>
            <w:sz w:val="24"/>
            <w:szCs w:val="24"/>
          </w:rPr>
          <w:t>informational</w:t>
        </w:r>
      </w:ins>
      <w:r>
        <w:rPr>
          <w:rFonts w:ascii="Arial" w:hAnsi="Arial" w:cs="Arial"/>
          <w:w w:val="105"/>
          <w:sz w:val="24"/>
          <w:szCs w:val="24"/>
        </w:rPr>
        <w:t xml:space="preserve"> </w:t>
      </w:r>
      <w:del w:id="147" w:author="Héctor Bahamonde" w:date="2026-10-19T18:06:00Z">
        <w:r>
          <w:rPr>
            <w:rFonts w:ascii="Arial" w:hAnsi="Arial" w:cs="Arial"/>
            <w:w w:val="105"/>
            <w:sz w:val="24"/>
            <w:szCs w:val="24"/>
          </w:rPr>
          <w:delText>how the decision context was framed.</w:delText>
        </w:r>
      </w:del>
      <w:ins w:id="148" w:author="Héctor Bahamonde" w:date="2026-10-19T18:06:00Z">
        <w:r>
          <w:rPr>
            <w:rFonts w:ascii="Arial" w:hAnsi="Arial" w:cs="Arial"/>
            <w:w w:val="105"/>
            <w:sz w:val="24"/>
            <w:szCs w:val="24"/>
          </w:rPr>
          <w:t>justifications.</w:t>
        </w:r>
      </w:ins>
      <w:r>
        <w:rPr>
          <w:rFonts w:ascii="Arial" w:hAnsi="Arial" w:cs="Arial"/>
          <w:w w:val="105"/>
          <w:sz w:val="24"/>
          <w:szCs w:val="24"/>
        </w:rPr>
        <w:t xml:space="preserve">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r w:rsidR="00C80BDD" w:rsidRPr="008372F6">
        <w:rPr>
          <w:rFonts w:ascii="Arial" w:hAnsi="Arial" w:cs="Arial"/>
          <w:w w:val="105"/>
          <w:sz w:val="24"/>
          <w:szCs w:val="24"/>
        </w:rPr>
        <w:t xml:space="preserve"> Thus, this article follows the idea that framing refers to the way information is presented or structured. Empirically this occurs by giving different information or emphasizing certain aspects over others to shape perceptions, attitudes and decisions (</w:t>
      </w:r>
      <w:r w:rsidR="00523435" w:rsidRPr="008372F6">
        <w:rPr>
          <w:rFonts w:ascii="Arial" w:hAnsi="Arial" w:cs="Arial"/>
          <w:w w:val="105"/>
          <w:sz w:val="24"/>
          <w:szCs w:val="24"/>
        </w:rPr>
        <w:t xml:space="preserve">Chong and Druckman 2007; </w:t>
      </w:r>
      <w:r w:rsidR="00C80BDD" w:rsidRPr="008372F6">
        <w:rPr>
          <w:rFonts w:ascii="Arial" w:hAnsi="Arial" w:cs="Arial"/>
          <w:w w:val="105"/>
          <w:sz w:val="24"/>
          <w:szCs w:val="24"/>
        </w:rPr>
        <w:t>Kangas et al. 2014</w:t>
      </w:r>
      <w:r w:rsidR="00FD6722" w:rsidRPr="008372F6">
        <w:rPr>
          <w:rFonts w:ascii="Arial" w:hAnsi="Arial" w:cs="Arial"/>
          <w:w w:val="105"/>
          <w:sz w:val="24"/>
          <w:szCs w:val="24"/>
        </w:rPr>
        <w:t>).</w:t>
      </w:r>
    </w:p>
    <w:p w14:paraId="3095FAA8" w14:textId="77777777" w:rsidR="00630346" w:rsidRPr="00292B66" w:rsidRDefault="00DC5724" w:rsidP="00012F0C">
      <w:pPr>
        <w:pStyle w:val="BodyText"/>
        <w:spacing w:before="120" w:after="120" w:line="360" w:lineRule="auto"/>
        <w:jc w:val="both"/>
        <w:rPr>
          <w:rFonts w:ascii="Arial" w:hAnsi="Arial" w:cs="Arial"/>
          <w:w w:val="105"/>
          <w:sz w:val="24"/>
          <w:szCs w:val="24"/>
        </w:rPr>
      </w:pPr>
      <w:r w:rsidRPr="00292B66">
        <w:rPr>
          <w:rFonts w:ascii="Arial" w:hAnsi="Arial" w:cs="Arial"/>
          <w:sz w:val="24"/>
          <w:szCs w:val="24"/>
        </w:rPr>
        <w:t>To minimi</w:t>
      </w:r>
      <w:r w:rsidR="00D6172F" w:rsidRPr="00292B66">
        <w:rPr>
          <w:rFonts w:ascii="Arial" w:hAnsi="Arial" w:cs="Arial"/>
          <w:sz w:val="24"/>
          <w:szCs w:val="24"/>
        </w:rPr>
        <w:t>z</w:t>
      </w:r>
      <w:r w:rsidRPr="00292B66">
        <w:rPr>
          <w:rFonts w:ascii="Arial" w:hAnsi="Arial" w:cs="Arial"/>
          <w:sz w:val="24"/>
          <w:szCs w:val="24"/>
        </w:rPr>
        <w:t>e the influence of pre-existing preferences, we avoided direct references to specific treatments, cancer types, and patient subgroups (e.g., age groups).</w:t>
      </w:r>
      <w:r w:rsidRPr="008372F6">
        <w:rPr>
          <w:rFonts w:ascii="Arial" w:hAnsi="Arial" w:cs="Arial"/>
          <w:sz w:val="24"/>
          <w:szCs w:val="24"/>
        </w:rPr>
        <w:t xml:space="preserve"> </w:t>
      </w:r>
      <w:r w:rsidRPr="008372F6">
        <w:rPr>
          <w:rFonts w:ascii="Arial" w:hAnsi="Arial" w:cs="Arial"/>
          <w:w w:val="105"/>
          <w:sz w:val="24"/>
          <w:szCs w:val="24"/>
        </w:rPr>
        <w:t>The vignette was drafted based on a published</w:t>
      </w:r>
      <w:r w:rsidRPr="008372F6">
        <w:rPr>
          <w:rFonts w:ascii="Arial" w:hAnsi="Arial" w:cs="Arial"/>
          <w:spacing w:val="-1"/>
          <w:w w:val="105"/>
          <w:sz w:val="24"/>
          <w:szCs w:val="24"/>
        </w:rPr>
        <w:t xml:space="preserve"> </w:t>
      </w:r>
      <w:r w:rsidRPr="008372F6">
        <w:rPr>
          <w:rFonts w:ascii="Arial" w:hAnsi="Arial" w:cs="Arial"/>
          <w:w w:val="105"/>
          <w:sz w:val="24"/>
          <w:szCs w:val="24"/>
        </w:rPr>
        <w:t>assessment</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Council</w:t>
      </w:r>
      <w:r w:rsidRPr="008372F6">
        <w:rPr>
          <w:rFonts w:ascii="Arial" w:hAnsi="Arial" w:cs="Arial"/>
          <w:spacing w:val="-1"/>
          <w:w w:val="105"/>
          <w:sz w:val="24"/>
          <w:szCs w:val="24"/>
        </w:rPr>
        <w:t xml:space="preserve"> </w:t>
      </w:r>
      <w:r w:rsidRPr="008372F6">
        <w:rPr>
          <w:rFonts w:ascii="Arial" w:hAnsi="Arial" w:cs="Arial"/>
          <w:w w:val="105"/>
          <w:sz w:val="24"/>
          <w:szCs w:val="24"/>
        </w:rPr>
        <w:t>for</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Finland</w:t>
      </w:r>
      <w:r w:rsidRPr="008372F6">
        <w:rPr>
          <w:rFonts w:ascii="Arial" w:hAnsi="Arial" w:cs="Arial"/>
          <w:spacing w:val="-1"/>
          <w:w w:val="105"/>
          <w:sz w:val="24"/>
          <w:szCs w:val="24"/>
        </w:rPr>
        <w:t xml:space="preserve"> </w:t>
      </w:r>
      <w:r w:rsidRPr="008372F6">
        <w:rPr>
          <w:rFonts w:ascii="Arial" w:hAnsi="Arial" w:cs="Arial"/>
          <w:w w:val="105"/>
          <w:sz w:val="24"/>
          <w:szCs w:val="24"/>
        </w:rPr>
        <w:t>(COHERE</w:t>
      </w:r>
      <w:r w:rsidRPr="008372F6">
        <w:rPr>
          <w:rFonts w:ascii="Arial" w:hAnsi="Arial" w:cs="Arial"/>
          <w:spacing w:val="-1"/>
          <w:w w:val="105"/>
          <w:sz w:val="24"/>
          <w:szCs w:val="24"/>
        </w:rPr>
        <w:t xml:space="preserve"> </w:t>
      </w:r>
      <w:r w:rsidRPr="008372F6">
        <w:rPr>
          <w:rFonts w:ascii="Arial" w:hAnsi="Arial" w:cs="Arial"/>
          <w:w w:val="105"/>
          <w:sz w:val="24"/>
          <w:szCs w:val="24"/>
        </w:rPr>
        <w:t xml:space="preserve">Finland), </w:t>
      </w:r>
      <w:r w:rsidRPr="00292B66">
        <w:rPr>
          <w:rFonts w:ascii="Arial" w:hAnsi="Arial" w:cs="Arial"/>
          <w:w w:val="105"/>
          <w:sz w:val="24"/>
          <w:szCs w:val="24"/>
        </w:rPr>
        <w:t>drawing on publicly available official documents and decision options similar to those used in COHERE recommendations. We acknowledge that perceptions of clinical benefit may depend on how information is presented (</w:t>
      </w:r>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r w:rsidRPr="00292B66">
        <w:rPr>
          <w:rFonts w:ascii="Arial" w:hAnsi="Arial" w:cs="Arial"/>
          <w:w w:val="105"/>
          <w:sz w:val="24"/>
          <w:szCs w:val="24"/>
        </w:rPr>
        <w:t>). However, any such effect is likely to have been similar across study arms, as all respondents received the same vignette. This also reflects the real-world challenges of communicating complex clinical evidence to lay audiences.</w:t>
      </w:r>
      <w:r w:rsidR="009307B0" w:rsidRPr="00292B66">
        <w:rPr>
          <w:rFonts w:ascii="Arial" w:hAnsi="Arial" w:cs="Arial"/>
          <w:w w:val="105"/>
          <w:sz w:val="24"/>
          <w:szCs w:val="24"/>
        </w:rPr>
        <w:t xml:space="preserve"> </w:t>
      </w:r>
      <w:r w:rsidR="006F041B" w:rsidRPr="008372F6">
        <w:rPr>
          <w:rFonts w:ascii="Arial" w:hAnsi="Arial" w:cs="Arial"/>
          <w:w w:val="105"/>
          <w:sz w:val="24"/>
          <w:szCs w:val="24"/>
        </w:rPr>
        <w:t xml:space="preserve">Following Haaland, Roth, and </w:t>
      </w:r>
      <w:proofErr w:type="spellStart"/>
      <w:r w:rsidR="006F041B" w:rsidRPr="008372F6">
        <w:rPr>
          <w:rFonts w:ascii="Arial" w:hAnsi="Arial" w:cs="Arial"/>
          <w:w w:val="105"/>
          <w:sz w:val="24"/>
          <w:szCs w:val="24"/>
        </w:rPr>
        <w:t>Wohlfart</w:t>
      </w:r>
      <w:proofErr w:type="spellEnd"/>
      <w:r>
        <w:rPr>
          <w:rFonts w:ascii="Arial" w:hAnsi="Arial" w:cs="Arial"/>
          <w:w w:val="105"/>
          <w:sz w:val="24"/>
          <w:szCs w:val="24"/>
        </w:rPr>
        <w:t xml:space="preserve"> (2023), we use a “pure control,” a design suited to assessing the effect of adding particular information relative to providing no additional information. </w:t>
      </w:r>
      <w:del w:id="149" w:author="Héctor Bahamonde" w:date="2026-10-19T18:06:00Z">
        <w:r>
          <w:rPr>
            <w:rFonts w:ascii="Arial" w:hAnsi="Arial" w:cs="Arial"/>
            <w:w w:val="105"/>
            <w:sz w:val="24"/>
            <w:szCs w:val="24"/>
          </w:rPr>
          <w:delText>Accordingly, respondents in the</w:delText>
        </w:r>
      </w:del>
      <w:ins w:id="150" w:author="Héctor Bahamonde" w:date="2026-10-19T18:06:00Z">
        <w:r>
          <w:rPr>
            <w:rFonts w:ascii="Arial" w:hAnsi="Arial" w:cs="Arial"/>
            <w:w w:val="105"/>
            <w:sz w:val="24"/>
            <w:szCs w:val="24"/>
          </w:rPr>
          <w:t>The</w:t>
        </w:r>
      </w:ins>
      <w:r>
        <w:rPr>
          <w:rFonts w:ascii="Arial" w:hAnsi="Arial" w:cs="Arial"/>
          <w:w w:val="105"/>
          <w:sz w:val="24"/>
          <w:szCs w:val="24"/>
        </w:rPr>
        <w:t xml:space="preserve"> control </w:t>
      </w:r>
      <w:del w:id="151" w:author="Héctor Bahamonde" w:date="2026-10-19T18:06:00Z">
        <w:r>
          <w:rPr>
            <w:rFonts w:ascii="Arial" w:hAnsi="Arial" w:cs="Arial"/>
            <w:w w:val="105"/>
            <w:sz w:val="24"/>
            <w:szCs w:val="24"/>
          </w:rPr>
          <w:delText>condition</w:delText>
        </w:r>
      </w:del>
      <w:ins w:id="152" w:author="Héctor Bahamonde" w:date="2026-10-19T18:06:00Z">
        <w:r>
          <w:rPr>
            <w:rFonts w:ascii="Arial" w:hAnsi="Arial" w:cs="Arial"/>
            <w:w w:val="105"/>
            <w:sz w:val="24"/>
            <w:szCs w:val="24"/>
          </w:rPr>
          <w:t>therefore</w:t>
        </w:r>
      </w:ins>
      <w:r>
        <w:rPr>
          <w:rFonts w:ascii="Arial" w:hAnsi="Arial" w:cs="Arial"/>
          <w:w w:val="105"/>
          <w:sz w:val="24"/>
          <w:szCs w:val="24"/>
        </w:rPr>
        <w:t xml:space="preserve"> </w:t>
      </w:r>
      <w:r>
        <w:rPr>
          <w:rFonts w:ascii="Arial" w:hAnsi="Arial" w:cs="Arial"/>
          <w:w w:val="105"/>
          <w:sz w:val="24"/>
          <w:szCs w:val="24"/>
        </w:rPr>
        <w:lastRenderedPageBreak/>
        <w:t xml:space="preserve">received </w:t>
      </w:r>
      <w:del w:id="153" w:author="Héctor Bahamonde" w:date="2026-10-19T18:14:00Z">
        <w:r>
          <w:rPr>
            <w:rFonts w:ascii="Arial" w:hAnsi="Arial" w:cs="Arial"/>
            <w:w w:val="105"/>
            <w:sz w:val="24"/>
            <w:szCs w:val="24"/>
          </w:rPr>
          <w:delText>t</w:delText>
        </w:r>
      </w:del>
      <w:ins w:id="154" w:author="Héctor Bahamonde" w:date="2026-10-19T18:14:00Z">
        <w:r>
          <w:rPr>
            <w:rFonts w:ascii="Arial" w:hAnsi="Arial" w:cs="Arial"/>
            <w:w w:val="105"/>
            <w:sz w:val="24"/>
            <w:szCs w:val="24"/>
          </w:rPr>
          <w:t>only t</w:t>
        </w:r>
      </w:ins>
      <w:r>
        <w:rPr>
          <w:rFonts w:ascii="Arial" w:hAnsi="Arial" w:cs="Arial"/>
          <w:w w:val="105"/>
          <w:sz w:val="24"/>
          <w:szCs w:val="24"/>
        </w:rPr>
        <w:t xml:space="preserve">he common </w:t>
      </w:r>
      <w:del w:id="155" w:author="Héctor Bahamonde" w:date="2026-10-19T18:06:00Z">
        <w:r>
          <w:rPr>
            <w:rFonts w:ascii="Arial" w:hAnsi="Arial" w:cs="Arial"/>
            <w:w w:val="105"/>
            <w:sz w:val="24"/>
            <w:szCs w:val="24"/>
          </w:rPr>
          <w:delText xml:space="preserve">clinical </w:delText>
        </w:r>
      </w:del>
      <w:del w:id="156" w:author="Héctor Bahamonde" w:date="2026-10-19T18:14:00Z">
        <w:r>
          <w:rPr>
            <w:rFonts w:ascii="Arial" w:hAnsi="Arial" w:cs="Arial"/>
            <w:w w:val="105"/>
            <w:sz w:val="24"/>
            <w:szCs w:val="24"/>
          </w:rPr>
          <w:delText>vignette</w:delText>
        </w:r>
      </w:del>
      <w:ins w:id="157" w:author="Héctor Bahamonde" w:date="2026-10-19T18:14:00Z">
        <w:r>
          <w:rPr>
            <w:rFonts w:ascii="Arial" w:hAnsi="Arial" w:cs="Arial"/>
            <w:w w:val="105"/>
            <w:sz w:val="24"/>
            <w:szCs w:val="24"/>
          </w:rPr>
          <w:t>vignette,</w:t>
        </w:r>
      </w:ins>
      <w:r>
        <w:rPr>
          <w:rFonts w:ascii="Arial" w:hAnsi="Arial" w:cs="Arial"/>
          <w:w w:val="105"/>
          <w:sz w:val="24"/>
          <w:szCs w:val="24"/>
        </w:rPr>
        <w:t xml:space="preserve"> </w:t>
      </w:r>
      <w:del w:id="158" w:author="Héctor Bahamonde" w:date="2026-10-19T18:06:00Z">
        <w:r>
          <w:rPr>
            <w:rFonts w:ascii="Arial" w:hAnsi="Arial" w:cs="Arial"/>
            <w:w w:val="105"/>
            <w:sz w:val="24"/>
            <w:szCs w:val="24"/>
          </w:rPr>
          <w:delText>but no</w:delText>
        </w:r>
      </w:del>
      <w:ins w:id="159" w:author="Héctor Bahamonde" w:date="2026-10-19T18:06:00Z">
        <w:r>
          <w:rPr>
            <w:rFonts w:ascii="Arial" w:hAnsi="Arial" w:cs="Arial"/>
            <w:w w:val="105"/>
            <w:sz w:val="24"/>
            <w:szCs w:val="24"/>
          </w:rPr>
          <w:t>with no</w:t>
        </w:r>
      </w:ins>
      <w:r>
        <w:rPr>
          <w:rFonts w:ascii="Arial" w:hAnsi="Arial" w:cs="Arial"/>
          <w:w w:val="105"/>
          <w:sz w:val="24"/>
          <w:szCs w:val="24"/>
        </w:rPr>
        <w:t xml:space="preserve"> supplementary </w:t>
      </w:r>
      <w:del w:id="160" w:author="Héctor Bahamonde" w:date="2026-10-19T18:06:00Z">
        <w:r>
          <w:rPr>
            <w:rFonts w:ascii="Arial" w:hAnsi="Arial" w:cs="Arial"/>
            <w:w w:val="105"/>
            <w:sz w:val="24"/>
            <w:szCs w:val="24"/>
          </w:rPr>
          <w:delText>framing</w:delText>
        </w:r>
      </w:del>
      <w:ins w:id="161" w:author="Héctor Bahamonde" w:date="2026-10-19T18:06:00Z">
        <w:r>
          <w:rPr>
            <w:rFonts w:ascii="Arial" w:hAnsi="Arial" w:cs="Arial"/>
            <w:w w:val="105"/>
            <w:sz w:val="24"/>
            <w:szCs w:val="24"/>
          </w:rPr>
          <w:t>information</w:t>
        </w:r>
      </w:ins>
      <w:r>
        <w:rPr>
          <w:rFonts w:ascii="Arial" w:hAnsi="Arial" w:cs="Arial"/>
          <w:w w:val="105"/>
          <w:sz w:val="24"/>
          <w:szCs w:val="24"/>
        </w:rPr>
        <w:t xml:space="preserve"> or </w:t>
      </w:r>
      <w:del w:id="162" w:author="Héctor Bahamonde" w:date="2026-10-19T18:06:00Z">
        <w:r>
          <w:rPr>
            <w:rFonts w:ascii="Arial" w:hAnsi="Arial" w:cs="Arial"/>
            <w:w w:val="105"/>
            <w:sz w:val="24"/>
            <w:szCs w:val="24"/>
          </w:rPr>
          <w:delText>justification.</w:delText>
        </w:r>
      </w:del>
      <w:ins w:id="163" w:author="Héctor Bahamonde" w:date="2026-10-19T18:06:00Z">
        <w:r>
          <w:rPr>
            <w:rFonts w:ascii="Arial" w:hAnsi="Arial" w:cs="Arial"/>
            <w:w w:val="105"/>
            <w:sz w:val="24"/>
            <w:szCs w:val="24"/>
          </w:rPr>
          <w:t>justification.</w:t>
        </w:r>
      </w:ins>
    </w:p>
    <w:p w14:paraId="04BDD2A8" w14:textId="77777777" w:rsidR="005D491A" w:rsidRPr="00365EB5" w:rsidRDefault="00000000" w:rsidP="00292B66">
      <w:pPr>
        <w:pStyle w:val="BodyText"/>
        <w:spacing w:before="120" w:after="120" w:line="360" w:lineRule="auto"/>
        <w:rPr>
          <w:rFonts w:ascii="Arial" w:hAnsi="Arial" w:cs="Arial"/>
          <w:sz w:val="24"/>
          <w:szCs w:val="24"/>
        </w:rPr>
      </w:pPr>
      <w:r w:rsidRPr="00365EB5">
        <w:rPr>
          <w:rFonts w:ascii="Arial" w:hAnsi="Arial" w:cs="Arial"/>
          <w:w w:val="105"/>
          <w:sz w:val="24"/>
          <w:szCs w:val="24"/>
        </w:rPr>
        <w:t>Table</w:t>
      </w:r>
      <w:r w:rsidRPr="00365EB5">
        <w:rPr>
          <w:rFonts w:ascii="Arial" w:hAnsi="Arial" w:cs="Arial"/>
          <w:spacing w:val="14"/>
          <w:w w:val="105"/>
          <w:sz w:val="24"/>
          <w:szCs w:val="24"/>
        </w:rPr>
        <w:t xml:space="preserve"> </w:t>
      </w:r>
      <w:r w:rsidRPr="00365EB5">
        <w:rPr>
          <w:rFonts w:ascii="Arial" w:hAnsi="Arial" w:cs="Arial"/>
          <w:w w:val="105"/>
          <w:sz w:val="24"/>
          <w:szCs w:val="24"/>
        </w:rPr>
        <w:t>1</w:t>
      </w:r>
      <w:r w:rsidR="00D878C7" w:rsidRPr="00365EB5">
        <w:rPr>
          <w:rFonts w:ascii="Arial" w:hAnsi="Arial" w:cs="Arial"/>
          <w:w w:val="105"/>
          <w:sz w:val="24"/>
          <w:szCs w:val="24"/>
        </w:rPr>
        <w:t>.</w:t>
      </w:r>
      <w:r w:rsidRPr="00365EB5">
        <w:rPr>
          <w:rFonts w:ascii="Arial" w:hAnsi="Arial" w:cs="Arial"/>
          <w:spacing w:val="39"/>
          <w:w w:val="105"/>
          <w:sz w:val="24"/>
          <w:szCs w:val="24"/>
        </w:rPr>
        <w:t xml:space="preserve"> </w:t>
      </w:r>
      <w:r w:rsidRPr="00365EB5">
        <w:rPr>
          <w:rFonts w:ascii="Arial" w:hAnsi="Arial" w:cs="Arial"/>
          <w:w w:val="105"/>
          <w:sz w:val="24"/>
          <w:szCs w:val="24"/>
        </w:rPr>
        <w:t>Decision-making</w:t>
      </w:r>
      <w:r w:rsidRPr="00365EB5">
        <w:rPr>
          <w:rFonts w:ascii="Arial" w:hAnsi="Arial" w:cs="Arial"/>
          <w:spacing w:val="15"/>
          <w:w w:val="105"/>
          <w:sz w:val="24"/>
          <w:szCs w:val="24"/>
        </w:rPr>
        <w:t xml:space="preserve"> </w:t>
      </w:r>
      <w:r w:rsidRPr="00365EB5">
        <w:rPr>
          <w:rFonts w:ascii="Arial" w:hAnsi="Arial" w:cs="Arial"/>
          <w:w w:val="105"/>
          <w:sz w:val="24"/>
          <w:szCs w:val="24"/>
        </w:rPr>
        <w:t>task</w:t>
      </w:r>
      <w:r w:rsidRPr="00365EB5">
        <w:rPr>
          <w:rFonts w:ascii="Arial" w:hAnsi="Arial" w:cs="Arial"/>
          <w:spacing w:val="14"/>
          <w:w w:val="105"/>
          <w:sz w:val="24"/>
          <w:szCs w:val="24"/>
        </w:rPr>
        <w:t xml:space="preserve"> </w:t>
      </w:r>
      <w:del w:id="164" w:author="Héctor Bahamonde" w:date="2026-10-19T18:06:00Z">
        <w:r>
          <w:rPr>
            <w:rFonts w:ascii="Arial" w:hAnsi="Arial" w:cs="Arial"/>
            <w:w w:val="105"/>
            <w:sz w:val="24"/>
            <w:szCs w:val="24"/>
          </w:rPr>
          <w:delText>administered</w:delText>
        </w:r>
      </w:del>
      <w:ins w:id="165" w:author="Héctor Bahamonde" w:date="2026-10-19T18:06:00Z">
        <w:r>
          <w:rPr>
            <w:rFonts w:ascii="Arial" w:hAnsi="Arial" w:cs="Arial"/>
            <w:w w:val="105"/>
            <w:sz w:val="24"/>
            <w:szCs w:val="24"/>
          </w:rPr>
          <w:t>and</w:t>
        </w:r>
      </w:ins>
      <w:r w:rsidRPr="00365EB5">
        <w:rPr>
          <w:rFonts w:ascii="Arial" w:hAnsi="Arial" w:cs="Arial"/>
          <w:spacing w:val="15"/>
          <w:w w:val="105"/>
          <w:sz w:val="24"/>
          <w:szCs w:val="24"/>
        </w:rPr>
        <w:t xml:space="preserve"> </w:t>
      </w:r>
      <w:del w:id="166" w:author="Héctor Bahamonde" w:date="2026-10-19T18:06:00Z">
        <w:r>
          <w:rPr>
            <w:rFonts w:ascii="Arial" w:hAnsi="Arial" w:cs="Arial"/>
            <w:w w:val="105"/>
            <w:sz w:val="24"/>
            <w:szCs w:val="24"/>
          </w:rPr>
          <w:delText>in</w:delText>
        </w:r>
      </w:del>
      <w:ins w:id="167" w:author="Héctor Bahamonde" w:date="2026-10-19T18:06:00Z">
        <w:r>
          <w:rPr>
            <w:rFonts w:ascii="Arial" w:hAnsi="Arial" w:cs="Arial"/>
            <w:w w:val="105"/>
            <w:sz w:val="24"/>
            <w:szCs w:val="24"/>
          </w:rPr>
          <w:t>supplementary</w:t>
        </w:r>
      </w:ins>
      <w:r w:rsidRPr="00365EB5">
        <w:rPr>
          <w:rFonts w:ascii="Arial" w:hAnsi="Arial" w:cs="Arial"/>
          <w:spacing w:val="15"/>
          <w:w w:val="105"/>
          <w:sz w:val="24"/>
          <w:szCs w:val="24"/>
        </w:rPr>
        <w:t xml:space="preserve"> </w:t>
      </w:r>
      <w:del w:id="168" w:author="Héctor Bahamonde" w:date="2026-10-19T18:06:00Z">
        <w:r>
          <w:rPr>
            <w:rFonts w:ascii="Arial" w:hAnsi="Arial" w:cs="Arial"/>
            <w:w w:val="105"/>
            <w:sz w:val="24"/>
            <w:szCs w:val="24"/>
          </w:rPr>
          <w:delText>the</w:delText>
        </w:r>
      </w:del>
      <w:ins w:id="169" w:author="Héctor Bahamonde" w:date="2026-10-19T18:06:00Z">
        <w:r>
          <w:rPr>
            <w:rFonts w:ascii="Arial" w:hAnsi="Arial" w:cs="Arial"/>
            <w:w w:val="105"/>
            <w:sz w:val="24"/>
            <w:szCs w:val="24"/>
          </w:rPr>
          <w:t>informational</w:t>
        </w:r>
      </w:ins>
      <w:r w:rsidRPr="00365EB5">
        <w:rPr>
          <w:rFonts w:ascii="Arial" w:hAnsi="Arial" w:cs="Arial"/>
          <w:spacing w:val="14"/>
          <w:w w:val="105"/>
          <w:sz w:val="24"/>
          <w:szCs w:val="24"/>
        </w:rPr>
        <w:t xml:space="preserve"> </w:t>
      </w:r>
      <w:del w:id="170" w:author="Héctor Bahamonde" w:date="2026-10-19T18:06:00Z">
        <w:r>
          <w:rPr>
            <w:rFonts w:ascii="Arial" w:hAnsi="Arial" w:cs="Arial"/>
            <w:w w:val="105"/>
            <w:sz w:val="24"/>
            <w:szCs w:val="24"/>
          </w:rPr>
          <w:delText>survey</w:delText>
        </w:r>
      </w:del>
      <w:ins w:id="171" w:author="Héctor Bahamonde" w:date="2026-10-19T18:06:00Z">
        <w:r>
          <w:rPr>
            <w:rFonts w:ascii="Arial" w:hAnsi="Arial" w:cs="Arial"/>
            <w:w w:val="105"/>
            <w:sz w:val="24"/>
            <w:szCs w:val="24"/>
          </w:rPr>
          <w:t>justifications.</w:t>
        </w:r>
      </w:ins>
      <w:del w:id="172" w:author="Héctor Bahamonde" w:date="2026-10-19T18:06:00Z">
        <w:r>
          <w:rPr>
            <w:rFonts w:ascii="Arial" w:hAnsi="Arial" w:cs="Arial"/>
            <w:spacing w:val="15"/>
            <w:w w:val="105"/>
            <w:sz w:val="24"/>
            <w:szCs w:val="24"/>
          </w:rPr>
          <w:delText xml:space="preserve"> </w:delText>
        </w:r>
        <w:r>
          <w:rPr>
            <w:rFonts w:ascii="Arial" w:hAnsi="Arial" w:cs="Arial"/>
            <w:w w:val="105"/>
            <w:sz w:val="24"/>
            <w:szCs w:val="24"/>
          </w:rPr>
          <w:delText>with</w:delText>
        </w:r>
        <w:r>
          <w:rPr>
            <w:rFonts w:ascii="Arial" w:hAnsi="Arial" w:cs="Arial"/>
            <w:spacing w:val="15"/>
            <w:w w:val="105"/>
            <w:sz w:val="24"/>
            <w:szCs w:val="24"/>
          </w:rPr>
          <w:delText xml:space="preserve"> </w:delText>
        </w:r>
        <w:r>
          <w:rPr>
            <w:rFonts w:ascii="Arial" w:hAnsi="Arial" w:cs="Arial"/>
            <w:w w:val="105"/>
            <w:sz w:val="24"/>
            <w:szCs w:val="24"/>
          </w:rPr>
          <w:delText>framing</w:delText>
        </w:r>
        <w:r>
          <w:rPr>
            <w:rFonts w:ascii="Arial" w:hAnsi="Arial" w:cs="Arial"/>
            <w:spacing w:val="14"/>
            <w:w w:val="105"/>
            <w:sz w:val="24"/>
            <w:szCs w:val="24"/>
          </w:rPr>
          <w:delText xml:space="preserve"> </w:delText>
        </w:r>
        <w:r>
          <w:rPr>
            <w:rFonts w:ascii="Arial" w:hAnsi="Arial" w:cs="Arial"/>
            <w:spacing w:val="-2"/>
            <w:w w:val="105"/>
            <w:sz w:val="24"/>
            <w:szCs w:val="24"/>
          </w:rPr>
          <w:delText>manipulation.</w:delText>
        </w:r>
      </w:del>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15400427" w14:textId="77777777" w:rsidTr="00C31D9A">
        <w:trPr>
          <w:trHeight w:val="357"/>
        </w:trPr>
        <w:tc>
          <w:tcPr>
            <w:tcW w:w="1134" w:type="dxa"/>
            <w:vAlign w:val="center"/>
          </w:tcPr>
          <w:p w14:paraId="01471F6C"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208D220A"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615FAF20" w14:textId="77777777"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2ECE4DA2"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3B850A68" w14:textId="77777777"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r w:rsidR="00D6172F" w:rsidRPr="008372F6">
              <w:rPr>
                <w:rFonts w:ascii="Arial" w:hAnsi="Arial" w:cs="Arial"/>
                <w:b/>
                <w:sz w:val="24"/>
                <w:szCs w:val="24"/>
              </w:rPr>
              <w:t>z</w:t>
            </w:r>
            <w:r w:rsidRPr="008372F6">
              <w:rPr>
                <w:rFonts w:ascii="Arial" w:hAnsi="Arial" w:cs="Arial"/>
                <w:b/>
                <w:sz w:val="24"/>
                <w:szCs w:val="24"/>
              </w:rPr>
              <w:t>ation frame)</w:t>
            </w:r>
          </w:p>
        </w:tc>
        <w:tc>
          <w:tcPr>
            <w:tcW w:w="3543" w:type="dxa"/>
            <w:vAlign w:val="center"/>
          </w:tcPr>
          <w:p w14:paraId="79ED075A"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665568F7" w14:textId="77777777" w:rsidTr="00C31D9A">
        <w:trPr>
          <w:trHeight w:val="1212"/>
        </w:trPr>
        <w:tc>
          <w:tcPr>
            <w:tcW w:w="1134" w:type="dxa"/>
            <w:vAlign w:val="center"/>
          </w:tcPr>
          <w:p w14:paraId="53EC1AC4"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23CBBFCD"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Below, you will find a description of the benefits and costs of a new cancer</w:t>
            </w:r>
            <w:r w:rsidRPr="00365EB5">
              <w:rPr>
                <w:rFonts w:ascii="Arial" w:hAnsi="Arial" w:cs="Arial"/>
                <w:spacing w:val="40"/>
                <w:w w:val="105"/>
                <w:sz w:val="24"/>
                <w:szCs w:val="24"/>
              </w:rPr>
              <w:t xml:space="preserve"> </w:t>
            </w:r>
            <w:r w:rsidRPr="00365EB5">
              <w:rPr>
                <w:rFonts w:ascii="Arial" w:hAnsi="Arial" w:cs="Arial"/>
                <w:spacing w:val="-2"/>
                <w:w w:val="105"/>
                <w:sz w:val="24"/>
                <w:szCs w:val="24"/>
              </w:rPr>
              <w:t>medicine.</w:t>
            </w:r>
          </w:p>
          <w:p w14:paraId="5A89D2D8" w14:textId="77777777" w:rsidR="005D491A" w:rsidRPr="00365EB5" w:rsidRDefault="00000000" w:rsidP="00365EB5">
            <w:pPr>
              <w:pStyle w:val="TableParagraph"/>
              <w:spacing w:before="120" w:after="120" w:line="360" w:lineRule="auto"/>
              <w:rPr>
                <w:rFonts w:ascii="Arial" w:hAnsi="Arial" w:cs="Arial"/>
                <w:spacing w:val="-2"/>
                <w:w w:val="110"/>
                <w:sz w:val="24"/>
                <w:szCs w:val="24"/>
              </w:rPr>
            </w:pPr>
            <w:r w:rsidRPr="00365EB5">
              <w:rPr>
                <w:rFonts w:ascii="Arial" w:hAnsi="Arial" w:cs="Arial"/>
                <w:w w:val="110"/>
                <w:sz w:val="24"/>
                <w:szCs w:val="24"/>
              </w:rPr>
              <w:t>Please</w:t>
            </w:r>
            <w:r w:rsidRPr="00365EB5">
              <w:rPr>
                <w:rFonts w:ascii="Arial" w:hAnsi="Arial" w:cs="Arial"/>
                <w:spacing w:val="3"/>
                <w:w w:val="110"/>
                <w:sz w:val="24"/>
                <w:szCs w:val="24"/>
              </w:rPr>
              <w:t xml:space="preserve"> </w:t>
            </w:r>
            <w:r w:rsidRPr="00365EB5">
              <w:rPr>
                <w:rFonts w:ascii="Arial" w:hAnsi="Arial" w:cs="Arial"/>
                <w:w w:val="110"/>
                <w:sz w:val="24"/>
                <w:szCs w:val="24"/>
              </w:rPr>
              <w:t>read</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description</w:t>
            </w:r>
            <w:r w:rsidRPr="00365EB5">
              <w:rPr>
                <w:rFonts w:ascii="Arial" w:hAnsi="Arial" w:cs="Arial"/>
                <w:spacing w:val="4"/>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then</w:t>
            </w:r>
            <w:r w:rsidRPr="00365EB5">
              <w:rPr>
                <w:rFonts w:ascii="Arial" w:hAnsi="Arial" w:cs="Arial"/>
                <w:spacing w:val="4"/>
                <w:w w:val="110"/>
                <w:sz w:val="24"/>
                <w:szCs w:val="24"/>
              </w:rPr>
              <w:t xml:space="preserve"> </w:t>
            </w:r>
            <w:r w:rsidRPr="00365EB5">
              <w:rPr>
                <w:rFonts w:ascii="Arial" w:hAnsi="Arial" w:cs="Arial"/>
                <w:w w:val="110"/>
                <w:sz w:val="24"/>
                <w:szCs w:val="24"/>
              </w:rPr>
              <w:t>answer</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question.</w:t>
            </w:r>
          </w:p>
          <w:p w14:paraId="746A8B39" w14:textId="77777777" w:rsidR="005D491A" w:rsidRPr="00365EB5" w:rsidRDefault="00000000" w:rsidP="00365EB5">
            <w:pPr>
              <w:pStyle w:val="TableParagraph"/>
              <w:spacing w:before="120" w:after="120" w:line="360" w:lineRule="auto"/>
              <w:rPr>
                <w:rFonts w:ascii="Arial" w:hAnsi="Arial" w:cs="Arial"/>
                <w:w w:val="110"/>
                <w:sz w:val="24"/>
                <w:szCs w:val="24"/>
              </w:rPr>
            </w:pPr>
            <w:r w:rsidRPr="00365EB5">
              <w:rPr>
                <w:rFonts w:ascii="Arial" w:hAnsi="Arial" w:cs="Arial"/>
                <w:w w:val="110"/>
                <w:sz w:val="24"/>
                <w:szCs w:val="24"/>
              </w:rPr>
              <w:t>There</w:t>
            </w:r>
            <w:r w:rsidRPr="00365EB5">
              <w:rPr>
                <w:rFonts w:ascii="Arial" w:hAnsi="Arial" w:cs="Arial"/>
                <w:spacing w:val="-1"/>
                <w:w w:val="110"/>
                <w:sz w:val="24"/>
                <w:szCs w:val="24"/>
              </w:rPr>
              <w:t xml:space="preserve"> </w:t>
            </w:r>
            <w:r w:rsidRPr="00365EB5">
              <w:rPr>
                <w:rFonts w:ascii="Arial" w:hAnsi="Arial" w:cs="Arial"/>
                <w:w w:val="110"/>
                <w:sz w:val="24"/>
                <w:szCs w:val="24"/>
              </w:rPr>
              <w:t>are</w:t>
            </w:r>
            <w:r w:rsidRPr="00365EB5">
              <w:rPr>
                <w:rFonts w:ascii="Arial" w:hAnsi="Arial" w:cs="Arial"/>
                <w:spacing w:val="-1"/>
                <w:w w:val="110"/>
                <w:sz w:val="24"/>
                <w:szCs w:val="24"/>
              </w:rPr>
              <w:t xml:space="preserve"> </w:t>
            </w:r>
            <w:r w:rsidRPr="00365EB5">
              <w:rPr>
                <w:rFonts w:ascii="Arial" w:hAnsi="Arial" w:cs="Arial"/>
                <w:w w:val="110"/>
                <w:sz w:val="24"/>
                <w:szCs w:val="24"/>
              </w:rPr>
              <w:t>annually</w:t>
            </w:r>
            <w:r w:rsidRPr="00365EB5">
              <w:rPr>
                <w:rFonts w:ascii="Arial" w:hAnsi="Arial" w:cs="Arial"/>
                <w:spacing w:val="-1"/>
                <w:w w:val="110"/>
                <w:sz w:val="24"/>
                <w:szCs w:val="24"/>
              </w:rPr>
              <w:t xml:space="preserve"> </w:t>
            </w:r>
            <w:r w:rsidRPr="00365EB5">
              <w:rPr>
                <w:rFonts w:ascii="Arial" w:hAnsi="Arial" w:cs="Arial"/>
                <w:w w:val="110"/>
                <w:sz w:val="24"/>
                <w:szCs w:val="24"/>
              </w:rPr>
              <w:t>10</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20</w:t>
            </w:r>
            <w:r w:rsidRPr="00365EB5">
              <w:rPr>
                <w:rFonts w:ascii="Arial" w:hAnsi="Arial" w:cs="Arial"/>
                <w:spacing w:val="-1"/>
                <w:w w:val="110"/>
                <w:sz w:val="24"/>
                <w:szCs w:val="24"/>
              </w:rPr>
              <w:t xml:space="preserve"> </w:t>
            </w:r>
            <w:r w:rsidRPr="00365EB5">
              <w:rPr>
                <w:rFonts w:ascii="Arial" w:hAnsi="Arial" w:cs="Arial"/>
                <w:w w:val="110"/>
                <w:sz w:val="24"/>
                <w:szCs w:val="24"/>
              </w:rPr>
              <w:t>patients</w:t>
            </w:r>
            <w:r w:rsidRPr="00365EB5">
              <w:rPr>
                <w:rFonts w:ascii="Arial" w:hAnsi="Arial" w:cs="Arial"/>
                <w:spacing w:val="-1"/>
                <w:w w:val="110"/>
                <w:sz w:val="24"/>
                <w:szCs w:val="24"/>
              </w:rPr>
              <w:t xml:space="preserve"> </w:t>
            </w:r>
            <w:r w:rsidRPr="00365EB5">
              <w:rPr>
                <w:rFonts w:ascii="Arial" w:hAnsi="Arial" w:cs="Arial"/>
                <w:w w:val="110"/>
                <w:sz w:val="24"/>
                <w:szCs w:val="24"/>
              </w:rPr>
              <w:t>in</w:t>
            </w:r>
            <w:r w:rsidRPr="00365EB5">
              <w:rPr>
                <w:rFonts w:ascii="Arial" w:hAnsi="Arial" w:cs="Arial"/>
                <w:spacing w:val="-1"/>
                <w:w w:val="110"/>
                <w:sz w:val="24"/>
                <w:szCs w:val="24"/>
              </w:rPr>
              <w:t xml:space="preserve"> </w:t>
            </w:r>
            <w:r w:rsidRPr="00365EB5">
              <w:rPr>
                <w:rFonts w:ascii="Arial" w:hAnsi="Arial" w:cs="Arial"/>
                <w:w w:val="110"/>
                <w:sz w:val="24"/>
                <w:szCs w:val="24"/>
              </w:rPr>
              <w:t>Finland</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whom</w:t>
            </w:r>
            <w:r w:rsidRPr="00365EB5">
              <w:rPr>
                <w:rFonts w:ascii="Arial" w:hAnsi="Arial" w:cs="Arial"/>
                <w:spacing w:val="-1"/>
                <w:w w:val="110"/>
                <w:sz w:val="24"/>
                <w:szCs w:val="24"/>
              </w:rPr>
              <w:t xml:space="preserve"> </w:t>
            </w:r>
            <w:r w:rsidRPr="00365EB5">
              <w:rPr>
                <w:rFonts w:ascii="Arial" w:hAnsi="Arial" w:cs="Arial"/>
                <w:w w:val="110"/>
                <w:sz w:val="24"/>
                <w:szCs w:val="24"/>
              </w:rPr>
              <w:t>the</w:t>
            </w:r>
            <w:r w:rsidRPr="00365EB5">
              <w:rPr>
                <w:rFonts w:ascii="Arial" w:hAnsi="Arial" w:cs="Arial"/>
                <w:spacing w:val="-1"/>
                <w:w w:val="110"/>
                <w:sz w:val="24"/>
                <w:szCs w:val="24"/>
              </w:rPr>
              <w:t xml:space="preserve"> </w:t>
            </w:r>
            <w:r w:rsidRPr="00365EB5">
              <w:rPr>
                <w:rFonts w:ascii="Arial" w:hAnsi="Arial" w:cs="Arial"/>
                <w:w w:val="110"/>
                <w:sz w:val="24"/>
                <w:szCs w:val="24"/>
              </w:rPr>
              <w:t>new</w:t>
            </w:r>
            <w:r w:rsidRPr="00365EB5">
              <w:rPr>
                <w:rFonts w:ascii="Arial" w:hAnsi="Arial" w:cs="Arial"/>
                <w:spacing w:val="-1"/>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can</w:t>
            </w:r>
            <w:r w:rsidRPr="00365EB5">
              <w:rPr>
                <w:rFonts w:ascii="Arial" w:hAnsi="Arial" w:cs="Arial"/>
                <w:spacing w:val="-9"/>
                <w:w w:val="110"/>
                <w:sz w:val="24"/>
                <w:szCs w:val="24"/>
              </w:rPr>
              <w:t xml:space="preserve"> </w:t>
            </w:r>
            <w:r w:rsidRPr="00365EB5">
              <w:rPr>
                <w:rFonts w:ascii="Arial" w:hAnsi="Arial" w:cs="Arial"/>
                <w:w w:val="110"/>
                <w:sz w:val="24"/>
                <w:szCs w:val="24"/>
              </w:rPr>
              <w:t>be</w:t>
            </w:r>
            <w:r w:rsidRPr="00365EB5">
              <w:rPr>
                <w:rFonts w:ascii="Arial" w:hAnsi="Arial" w:cs="Arial"/>
                <w:spacing w:val="-9"/>
                <w:w w:val="110"/>
                <w:sz w:val="24"/>
                <w:szCs w:val="24"/>
              </w:rPr>
              <w:t xml:space="preserve"> </w:t>
            </w:r>
            <w:r w:rsidRPr="00365EB5">
              <w:rPr>
                <w:rFonts w:ascii="Arial" w:hAnsi="Arial" w:cs="Arial"/>
                <w:w w:val="110"/>
                <w:sz w:val="24"/>
                <w:szCs w:val="24"/>
              </w:rPr>
              <w:t>prescribed.</w:t>
            </w:r>
            <w:r w:rsidRPr="00365EB5">
              <w:rPr>
                <w:rFonts w:ascii="Arial" w:hAnsi="Arial" w:cs="Arial"/>
                <w:spacing w:val="5"/>
                <w:w w:val="110"/>
                <w:sz w:val="24"/>
                <w:szCs w:val="24"/>
              </w:rPr>
              <w:t xml:space="preserve"> </w:t>
            </w:r>
            <w:r w:rsidRPr="00365EB5">
              <w:rPr>
                <w:rFonts w:ascii="Arial" w:hAnsi="Arial" w:cs="Arial"/>
                <w:w w:val="110"/>
                <w:sz w:val="24"/>
                <w:szCs w:val="24"/>
              </w:rPr>
              <w:t>The</w:t>
            </w:r>
            <w:r w:rsidRPr="00365EB5">
              <w:rPr>
                <w:rFonts w:ascii="Arial" w:hAnsi="Arial" w:cs="Arial"/>
                <w:spacing w:val="-9"/>
                <w:w w:val="110"/>
                <w:sz w:val="24"/>
                <w:szCs w:val="24"/>
              </w:rPr>
              <w:t xml:space="preserve"> </w:t>
            </w:r>
            <w:r w:rsidRPr="00365EB5">
              <w:rPr>
                <w:rFonts w:ascii="Arial" w:hAnsi="Arial" w:cs="Arial"/>
                <w:w w:val="110"/>
                <w:sz w:val="24"/>
                <w:szCs w:val="24"/>
              </w:rPr>
              <w:t>medicine</w:t>
            </w:r>
            <w:r w:rsidRPr="00365EB5">
              <w:rPr>
                <w:rFonts w:ascii="Arial" w:hAnsi="Arial" w:cs="Arial"/>
                <w:spacing w:val="-9"/>
                <w:w w:val="110"/>
                <w:sz w:val="24"/>
                <w:szCs w:val="24"/>
              </w:rPr>
              <w:t xml:space="preserve"> </w:t>
            </w:r>
            <w:r w:rsidRPr="00365EB5">
              <w:rPr>
                <w:rFonts w:ascii="Arial" w:hAnsi="Arial" w:cs="Arial"/>
                <w:w w:val="110"/>
                <w:sz w:val="24"/>
                <w:szCs w:val="24"/>
              </w:rPr>
              <w:t>does</w:t>
            </w:r>
            <w:r w:rsidRPr="00365EB5">
              <w:rPr>
                <w:rFonts w:ascii="Arial" w:hAnsi="Arial" w:cs="Arial"/>
                <w:spacing w:val="-9"/>
                <w:w w:val="110"/>
                <w:sz w:val="24"/>
                <w:szCs w:val="24"/>
              </w:rPr>
              <w:t xml:space="preserve"> </w:t>
            </w:r>
            <w:r w:rsidRPr="00365EB5">
              <w:rPr>
                <w:rFonts w:ascii="Arial" w:hAnsi="Arial" w:cs="Arial"/>
                <w:w w:val="110"/>
                <w:sz w:val="24"/>
                <w:szCs w:val="24"/>
              </w:rPr>
              <w:t>not</w:t>
            </w:r>
            <w:r w:rsidRPr="00365EB5">
              <w:rPr>
                <w:rFonts w:ascii="Arial" w:hAnsi="Arial" w:cs="Arial"/>
                <w:spacing w:val="-9"/>
                <w:w w:val="110"/>
                <w:sz w:val="24"/>
                <w:szCs w:val="24"/>
              </w:rPr>
              <w:t xml:space="preserve"> </w:t>
            </w:r>
            <w:r w:rsidRPr="00365EB5">
              <w:rPr>
                <w:rFonts w:ascii="Arial" w:hAnsi="Arial" w:cs="Arial"/>
                <w:w w:val="110"/>
                <w:sz w:val="24"/>
                <w:szCs w:val="24"/>
              </w:rPr>
              <w:t>cure</w:t>
            </w:r>
            <w:r w:rsidRPr="00365EB5">
              <w:rPr>
                <w:rFonts w:ascii="Arial" w:hAnsi="Arial" w:cs="Arial"/>
                <w:spacing w:val="-9"/>
                <w:w w:val="110"/>
                <w:sz w:val="24"/>
                <w:szCs w:val="24"/>
              </w:rPr>
              <w:t xml:space="preserve"> </w:t>
            </w:r>
            <w:proofErr w:type="gramStart"/>
            <w:r w:rsidRPr="00365EB5">
              <w:rPr>
                <w:rFonts w:ascii="Arial" w:hAnsi="Arial" w:cs="Arial"/>
                <w:w w:val="110"/>
                <w:sz w:val="24"/>
                <w:szCs w:val="24"/>
              </w:rPr>
              <w:t>cancer</w:t>
            </w:r>
            <w:proofErr w:type="gramEnd"/>
            <w:r w:rsidRPr="00365EB5">
              <w:rPr>
                <w:rFonts w:ascii="Arial" w:hAnsi="Arial" w:cs="Arial"/>
                <w:spacing w:val="-9"/>
                <w:w w:val="110"/>
                <w:sz w:val="24"/>
                <w:szCs w:val="24"/>
              </w:rPr>
              <w:t xml:space="preserve"> </w:t>
            </w:r>
            <w:r w:rsidRPr="00365EB5">
              <w:rPr>
                <w:rFonts w:ascii="Arial" w:hAnsi="Arial" w:cs="Arial"/>
                <w:w w:val="110"/>
                <w:sz w:val="24"/>
                <w:szCs w:val="24"/>
              </w:rPr>
              <w:t>but</w:t>
            </w:r>
            <w:r w:rsidRPr="00365EB5">
              <w:rPr>
                <w:rFonts w:ascii="Arial" w:hAnsi="Arial" w:cs="Arial"/>
                <w:spacing w:val="-9"/>
                <w:w w:val="110"/>
                <w:sz w:val="24"/>
                <w:szCs w:val="24"/>
              </w:rPr>
              <w:t xml:space="preserve"> </w:t>
            </w:r>
            <w:r w:rsidRPr="00365EB5">
              <w:rPr>
                <w:rFonts w:ascii="Arial" w:hAnsi="Arial" w:cs="Arial"/>
                <w:w w:val="110"/>
                <w:sz w:val="24"/>
                <w:szCs w:val="24"/>
              </w:rPr>
              <w:t>a</w:t>
            </w:r>
            <w:r w:rsidRPr="00365EB5">
              <w:rPr>
                <w:rFonts w:ascii="Arial" w:hAnsi="Arial" w:cs="Arial"/>
                <w:spacing w:val="-9"/>
                <w:w w:val="110"/>
                <w:sz w:val="24"/>
                <w:szCs w:val="24"/>
              </w:rPr>
              <w:t xml:space="preserve"> </w:t>
            </w:r>
            <w:r w:rsidRPr="00365EB5">
              <w:rPr>
                <w:rFonts w:ascii="Arial" w:hAnsi="Arial" w:cs="Arial"/>
                <w:w w:val="110"/>
                <w:sz w:val="24"/>
                <w:szCs w:val="24"/>
              </w:rPr>
              <w:t>laboratory</w:t>
            </w:r>
            <w:r w:rsidRPr="00365EB5">
              <w:rPr>
                <w:rFonts w:ascii="Arial" w:hAnsi="Arial" w:cs="Arial"/>
                <w:spacing w:val="-9"/>
                <w:w w:val="110"/>
                <w:sz w:val="24"/>
                <w:szCs w:val="24"/>
              </w:rPr>
              <w:t xml:space="preserve"> </w:t>
            </w:r>
            <w:r w:rsidRPr="00365EB5">
              <w:rPr>
                <w:rFonts w:ascii="Arial" w:hAnsi="Arial" w:cs="Arial"/>
                <w:w w:val="110"/>
                <w:sz w:val="24"/>
                <w:szCs w:val="24"/>
              </w:rPr>
              <w:t>study</w:t>
            </w:r>
            <w:r w:rsidRPr="00365EB5">
              <w:rPr>
                <w:rFonts w:ascii="Arial" w:hAnsi="Arial" w:cs="Arial"/>
                <w:spacing w:val="40"/>
                <w:w w:val="110"/>
                <w:sz w:val="24"/>
                <w:szCs w:val="24"/>
              </w:rPr>
              <w:t xml:space="preserve"> </w:t>
            </w:r>
            <w:r w:rsidRPr="00365EB5">
              <w:rPr>
                <w:rFonts w:ascii="Arial" w:hAnsi="Arial" w:cs="Arial"/>
                <w:w w:val="110"/>
                <w:sz w:val="24"/>
                <w:szCs w:val="24"/>
              </w:rPr>
              <w:t>has shown that it destroys cancer cells in about a third of the patients to</w:t>
            </w:r>
            <w:r w:rsidRPr="00365EB5">
              <w:rPr>
                <w:rFonts w:ascii="Arial" w:hAnsi="Arial" w:cs="Arial"/>
                <w:spacing w:val="40"/>
                <w:w w:val="110"/>
                <w:sz w:val="24"/>
                <w:szCs w:val="24"/>
              </w:rPr>
              <w:t xml:space="preserve"> </w:t>
            </w:r>
            <w:r w:rsidRPr="00365EB5">
              <w:rPr>
                <w:rFonts w:ascii="Arial" w:hAnsi="Arial" w:cs="Arial"/>
                <w:w w:val="110"/>
                <w:sz w:val="24"/>
                <w:szCs w:val="24"/>
              </w:rPr>
              <w:t>whom</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2"/>
                <w:w w:val="110"/>
                <w:sz w:val="24"/>
                <w:szCs w:val="24"/>
              </w:rPr>
              <w:t xml:space="preserve"> </w:t>
            </w:r>
            <w:r w:rsidRPr="00365EB5">
              <w:rPr>
                <w:rFonts w:ascii="Arial" w:hAnsi="Arial" w:cs="Arial"/>
                <w:w w:val="110"/>
                <w:sz w:val="24"/>
                <w:szCs w:val="24"/>
              </w:rPr>
              <w:t>is</w:t>
            </w:r>
            <w:r w:rsidRPr="00365EB5">
              <w:rPr>
                <w:rFonts w:ascii="Arial" w:hAnsi="Arial" w:cs="Arial"/>
                <w:spacing w:val="-2"/>
                <w:w w:val="110"/>
                <w:sz w:val="24"/>
                <w:szCs w:val="24"/>
              </w:rPr>
              <w:t xml:space="preserve"> </w:t>
            </w:r>
            <w:r w:rsidRPr="00365EB5">
              <w:rPr>
                <w:rFonts w:ascii="Arial" w:hAnsi="Arial" w:cs="Arial"/>
                <w:w w:val="110"/>
                <w:sz w:val="24"/>
                <w:szCs w:val="24"/>
              </w:rPr>
              <w:t>given. It</w:t>
            </w:r>
            <w:r w:rsidRPr="00365EB5">
              <w:rPr>
                <w:rFonts w:ascii="Arial" w:hAnsi="Arial" w:cs="Arial"/>
                <w:spacing w:val="-2"/>
                <w:w w:val="110"/>
                <w:sz w:val="24"/>
                <w:szCs w:val="24"/>
              </w:rPr>
              <w:t xml:space="preserve"> </w:t>
            </w:r>
            <w:r w:rsidRPr="00365EB5">
              <w:rPr>
                <w:rFonts w:ascii="Arial" w:hAnsi="Arial" w:cs="Arial"/>
                <w:w w:val="110"/>
                <w:sz w:val="24"/>
                <w:szCs w:val="24"/>
              </w:rPr>
              <w:t>remains</w:t>
            </w:r>
            <w:r w:rsidRPr="00365EB5">
              <w:rPr>
                <w:rFonts w:ascii="Arial" w:hAnsi="Arial" w:cs="Arial"/>
                <w:spacing w:val="-2"/>
                <w:w w:val="110"/>
                <w:sz w:val="24"/>
                <w:szCs w:val="24"/>
              </w:rPr>
              <w:t xml:space="preserve"> </w:t>
            </w:r>
            <w:r w:rsidRPr="00365EB5">
              <w:rPr>
                <w:rFonts w:ascii="Arial" w:hAnsi="Arial" w:cs="Arial"/>
                <w:w w:val="110"/>
                <w:sz w:val="24"/>
                <w:szCs w:val="24"/>
              </w:rPr>
              <w:t>unknown</w:t>
            </w:r>
            <w:r w:rsidRPr="00365EB5">
              <w:rPr>
                <w:rFonts w:ascii="Arial" w:hAnsi="Arial" w:cs="Arial"/>
                <w:spacing w:val="-2"/>
                <w:w w:val="110"/>
                <w:sz w:val="24"/>
                <w:szCs w:val="24"/>
              </w:rPr>
              <w:t xml:space="preserve"> </w:t>
            </w:r>
            <w:r w:rsidRPr="00365EB5">
              <w:rPr>
                <w:rFonts w:ascii="Arial" w:hAnsi="Arial" w:cs="Arial"/>
                <w:w w:val="110"/>
                <w:sz w:val="24"/>
                <w:szCs w:val="24"/>
              </w:rPr>
              <w:t>if</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extends patients’ lives or if it improves their quality of life. The medicine</w:t>
            </w:r>
            <w:r w:rsidRPr="00365EB5">
              <w:rPr>
                <w:rFonts w:ascii="Arial" w:hAnsi="Arial" w:cs="Arial"/>
                <w:spacing w:val="40"/>
                <w:w w:val="110"/>
                <w:sz w:val="24"/>
                <w:szCs w:val="24"/>
              </w:rPr>
              <w:t xml:space="preserve"> </w:t>
            </w:r>
            <w:r w:rsidRPr="00365EB5">
              <w:rPr>
                <w:rFonts w:ascii="Arial" w:hAnsi="Arial" w:cs="Arial"/>
                <w:w w:val="110"/>
                <w:sz w:val="24"/>
                <w:szCs w:val="24"/>
              </w:rPr>
              <w:t>comes with a great risk of adverse effects.</w:t>
            </w:r>
            <w:r w:rsidRPr="00365EB5">
              <w:rPr>
                <w:rFonts w:ascii="Arial" w:hAnsi="Arial" w:cs="Arial"/>
                <w:spacing w:val="40"/>
                <w:w w:val="110"/>
                <w:sz w:val="24"/>
                <w:szCs w:val="24"/>
              </w:rPr>
              <w:t xml:space="preserve"> </w:t>
            </w:r>
            <w:r w:rsidRPr="00365EB5">
              <w:rPr>
                <w:rFonts w:ascii="Arial" w:hAnsi="Arial" w:cs="Arial"/>
                <w:w w:val="110"/>
                <w:sz w:val="24"/>
                <w:szCs w:val="24"/>
              </w:rPr>
              <w:t>If this new medicine is to be</w:t>
            </w:r>
            <w:r w:rsidRPr="00365EB5">
              <w:rPr>
                <w:rFonts w:ascii="Arial" w:hAnsi="Arial" w:cs="Arial"/>
                <w:spacing w:val="40"/>
                <w:w w:val="110"/>
                <w:sz w:val="24"/>
                <w:szCs w:val="24"/>
              </w:rPr>
              <w:t xml:space="preserve"> </w:t>
            </w:r>
            <w:r w:rsidRPr="00365EB5">
              <w:rPr>
                <w:rFonts w:ascii="Arial" w:hAnsi="Arial" w:cs="Arial"/>
                <w:w w:val="110"/>
                <w:sz w:val="24"/>
                <w:szCs w:val="24"/>
              </w:rPr>
              <w:t>approved for use in Finland, its costs will be over 60.000 euros per patient</w:t>
            </w:r>
            <w:r w:rsidRPr="00365EB5">
              <w:rPr>
                <w:rFonts w:ascii="Arial" w:hAnsi="Arial" w:cs="Arial"/>
                <w:spacing w:val="40"/>
                <w:w w:val="110"/>
                <w:sz w:val="24"/>
                <w:szCs w:val="24"/>
              </w:rPr>
              <w:t xml:space="preserve"> </w:t>
            </w:r>
            <w:r w:rsidRPr="00365EB5">
              <w:rPr>
                <w:rFonts w:ascii="Arial" w:hAnsi="Arial" w:cs="Arial"/>
                <w:w w:val="110"/>
                <w:sz w:val="24"/>
                <w:szCs w:val="24"/>
              </w:rPr>
              <w:t>at the final stage of cancer treatment.</w:t>
            </w:r>
          </w:p>
          <w:p w14:paraId="366BF2FB" w14:textId="77777777" w:rsidR="00D878C7" w:rsidRPr="00365EB5" w:rsidRDefault="00D878C7" w:rsidP="00365EB5">
            <w:pPr>
              <w:pStyle w:val="TableParagraph"/>
              <w:spacing w:before="120" w:after="120" w:line="360" w:lineRule="auto"/>
              <w:rPr>
                <w:rFonts w:ascii="Arial" w:hAnsi="Arial" w:cs="Arial"/>
                <w:sz w:val="24"/>
                <w:szCs w:val="24"/>
              </w:rPr>
            </w:pPr>
          </w:p>
        </w:tc>
      </w:tr>
      <w:tr w:rsidR="00D878C7" w:rsidRPr="008372F6" w14:paraId="2E594D89" w14:textId="77777777" w:rsidTr="00C31D9A">
        <w:trPr>
          <w:trHeight w:val="978"/>
        </w:trPr>
        <w:tc>
          <w:tcPr>
            <w:tcW w:w="1134" w:type="dxa"/>
            <w:vAlign w:val="center"/>
          </w:tcPr>
          <w:p w14:paraId="75A8A724"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Frame</w:t>
            </w:r>
          </w:p>
        </w:tc>
        <w:tc>
          <w:tcPr>
            <w:tcW w:w="2694" w:type="dxa"/>
            <w:vAlign w:val="center"/>
          </w:tcPr>
          <w:p w14:paraId="622100FE"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There is no cure for this</w:t>
            </w:r>
            <w:r w:rsidRPr="00365EB5">
              <w:rPr>
                <w:rFonts w:ascii="Arial" w:hAnsi="Arial" w:cs="Arial"/>
                <w:spacing w:val="40"/>
                <w:w w:val="105"/>
                <w:sz w:val="24"/>
                <w:szCs w:val="24"/>
              </w:rPr>
              <w:t xml:space="preserve"> </w:t>
            </w:r>
            <w:r w:rsidRPr="00365EB5">
              <w:rPr>
                <w:rFonts w:ascii="Arial" w:hAnsi="Arial" w:cs="Arial"/>
                <w:w w:val="105"/>
                <w:sz w:val="24"/>
                <w:szCs w:val="24"/>
              </w:rPr>
              <w:t>particular</w:t>
            </w:r>
            <w:r w:rsidRPr="00365EB5">
              <w:rPr>
                <w:rFonts w:ascii="Arial" w:hAnsi="Arial" w:cs="Arial"/>
                <w:spacing w:val="40"/>
                <w:w w:val="105"/>
                <w:sz w:val="24"/>
                <w:szCs w:val="24"/>
              </w:rPr>
              <w:t xml:space="preserve"> </w:t>
            </w:r>
            <w:r w:rsidRPr="00365EB5">
              <w:rPr>
                <w:rFonts w:ascii="Arial" w:hAnsi="Arial" w:cs="Arial"/>
                <w:w w:val="105"/>
                <w:sz w:val="24"/>
                <w:szCs w:val="24"/>
              </w:rPr>
              <w:t>type</w:t>
            </w:r>
            <w:r w:rsidRPr="00365EB5">
              <w:rPr>
                <w:rFonts w:ascii="Arial" w:hAnsi="Arial" w:cs="Arial"/>
                <w:spacing w:val="40"/>
                <w:w w:val="105"/>
                <w:sz w:val="24"/>
                <w:szCs w:val="24"/>
              </w:rPr>
              <w:t xml:space="preserve"> </w:t>
            </w:r>
            <w:r w:rsidRPr="00365EB5">
              <w:rPr>
                <w:rFonts w:ascii="Arial" w:hAnsi="Arial" w:cs="Arial"/>
                <w:w w:val="105"/>
                <w:sz w:val="24"/>
                <w:szCs w:val="24"/>
              </w:rPr>
              <w:t>of</w:t>
            </w:r>
            <w:r w:rsidRPr="00365EB5">
              <w:rPr>
                <w:rFonts w:ascii="Arial" w:hAnsi="Arial" w:cs="Arial"/>
                <w:spacing w:val="40"/>
                <w:w w:val="105"/>
                <w:sz w:val="24"/>
                <w:szCs w:val="24"/>
              </w:rPr>
              <w:t xml:space="preserve"> </w:t>
            </w:r>
            <w:r w:rsidRPr="00365EB5">
              <w:rPr>
                <w:rFonts w:ascii="Arial" w:hAnsi="Arial" w:cs="Arial"/>
                <w:w w:val="105"/>
                <w:sz w:val="24"/>
                <w:szCs w:val="24"/>
              </w:rPr>
              <w:t>cancer. The new medicine is</w:t>
            </w:r>
            <w:r w:rsidRPr="00365EB5">
              <w:rPr>
                <w:rFonts w:ascii="Arial" w:hAnsi="Arial" w:cs="Arial"/>
                <w:spacing w:val="40"/>
                <w:w w:val="105"/>
                <w:sz w:val="24"/>
                <w:szCs w:val="24"/>
              </w:rPr>
              <w:t xml:space="preserve"> </w:t>
            </w:r>
            <w:r w:rsidRPr="00365EB5">
              <w:rPr>
                <w:rFonts w:ascii="Arial" w:hAnsi="Arial" w:cs="Arial"/>
                <w:w w:val="105"/>
                <w:sz w:val="24"/>
                <w:szCs w:val="24"/>
              </w:rPr>
              <w:t>a possible option for patients who have already</w:t>
            </w:r>
            <w:r w:rsidRPr="00365EB5">
              <w:rPr>
                <w:rFonts w:ascii="Arial" w:hAnsi="Arial" w:cs="Arial"/>
                <w:spacing w:val="40"/>
                <w:w w:val="105"/>
                <w:sz w:val="24"/>
                <w:szCs w:val="24"/>
              </w:rPr>
              <w:t xml:space="preserve"> </w:t>
            </w:r>
            <w:r w:rsidRPr="00365EB5">
              <w:rPr>
                <w:rFonts w:ascii="Arial" w:hAnsi="Arial" w:cs="Arial"/>
                <w:w w:val="105"/>
                <w:sz w:val="24"/>
                <w:szCs w:val="24"/>
              </w:rPr>
              <w:t>received multiple treatments and for whom the</w:t>
            </w:r>
            <w:r w:rsidRPr="00365EB5">
              <w:rPr>
                <w:rFonts w:ascii="Arial" w:hAnsi="Arial" w:cs="Arial"/>
                <w:spacing w:val="40"/>
                <w:w w:val="105"/>
                <w:sz w:val="24"/>
                <w:szCs w:val="24"/>
              </w:rPr>
              <w:t xml:space="preserve"> </w:t>
            </w:r>
            <w:r w:rsidRPr="00365EB5">
              <w:rPr>
                <w:rFonts w:ascii="Arial" w:hAnsi="Arial" w:cs="Arial"/>
                <w:w w:val="105"/>
                <w:sz w:val="24"/>
                <w:szCs w:val="24"/>
              </w:rPr>
              <w:t>remaining</w:t>
            </w:r>
            <w:r w:rsidRPr="00365EB5">
              <w:rPr>
                <w:rFonts w:ascii="Arial" w:hAnsi="Arial" w:cs="Arial"/>
                <w:spacing w:val="-9"/>
                <w:w w:val="105"/>
                <w:sz w:val="24"/>
                <w:szCs w:val="24"/>
              </w:rPr>
              <w:t xml:space="preserve"> </w:t>
            </w:r>
            <w:r w:rsidRPr="00365EB5">
              <w:rPr>
                <w:rFonts w:ascii="Arial" w:hAnsi="Arial" w:cs="Arial"/>
                <w:w w:val="105"/>
                <w:sz w:val="24"/>
                <w:szCs w:val="24"/>
              </w:rPr>
              <w:t>options</w:t>
            </w:r>
            <w:r w:rsidRPr="00365EB5">
              <w:rPr>
                <w:rFonts w:ascii="Arial" w:hAnsi="Arial" w:cs="Arial"/>
                <w:spacing w:val="-9"/>
                <w:w w:val="105"/>
                <w:sz w:val="24"/>
                <w:szCs w:val="24"/>
              </w:rPr>
              <w:t xml:space="preserve"> </w:t>
            </w:r>
            <w:r w:rsidRPr="00365EB5">
              <w:rPr>
                <w:rFonts w:ascii="Arial" w:hAnsi="Arial" w:cs="Arial"/>
                <w:w w:val="105"/>
                <w:sz w:val="24"/>
                <w:szCs w:val="24"/>
              </w:rPr>
              <w:t>are</w:t>
            </w:r>
            <w:r w:rsidRPr="00365EB5">
              <w:rPr>
                <w:rFonts w:ascii="Arial" w:hAnsi="Arial" w:cs="Arial"/>
                <w:spacing w:val="-8"/>
                <w:w w:val="105"/>
                <w:sz w:val="24"/>
                <w:szCs w:val="24"/>
              </w:rPr>
              <w:t xml:space="preserve"> </w:t>
            </w:r>
            <w:r w:rsidRPr="00365EB5">
              <w:rPr>
                <w:rFonts w:ascii="Arial" w:hAnsi="Arial" w:cs="Arial"/>
                <w:w w:val="105"/>
                <w:sz w:val="24"/>
                <w:szCs w:val="24"/>
              </w:rPr>
              <w:t>lim</w:t>
            </w:r>
            <w:r w:rsidRPr="00365EB5">
              <w:rPr>
                <w:rFonts w:ascii="Arial" w:hAnsi="Arial" w:cs="Arial"/>
                <w:spacing w:val="-2"/>
                <w:w w:val="105"/>
                <w:sz w:val="24"/>
                <w:szCs w:val="24"/>
              </w:rPr>
              <w:t>ited.</w:t>
            </w:r>
          </w:p>
        </w:tc>
        <w:tc>
          <w:tcPr>
            <w:tcW w:w="2835" w:type="dxa"/>
            <w:vAlign w:val="center"/>
          </w:tcPr>
          <w:p w14:paraId="2730064A"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The funds available to</w:t>
            </w:r>
            <w:r w:rsidRPr="00365EB5">
              <w:rPr>
                <w:rFonts w:ascii="Arial" w:hAnsi="Arial" w:cs="Arial"/>
                <w:spacing w:val="40"/>
                <w:w w:val="110"/>
                <w:sz w:val="24"/>
                <w:szCs w:val="24"/>
              </w:rPr>
              <w:t xml:space="preserve"> </w:t>
            </w:r>
            <w:r w:rsidRPr="00365EB5">
              <w:rPr>
                <w:rFonts w:ascii="Arial" w:hAnsi="Arial" w:cs="Arial"/>
                <w:w w:val="110"/>
                <w:sz w:val="24"/>
                <w:szCs w:val="24"/>
              </w:rPr>
              <w:t>healthcare</w:t>
            </w:r>
            <w:r w:rsidRPr="00365EB5">
              <w:rPr>
                <w:rFonts w:ascii="Arial" w:hAnsi="Arial" w:cs="Arial"/>
                <w:spacing w:val="-9"/>
                <w:w w:val="110"/>
                <w:sz w:val="24"/>
                <w:szCs w:val="24"/>
              </w:rPr>
              <w:t xml:space="preserve"> </w:t>
            </w:r>
            <w:r w:rsidRPr="00365EB5">
              <w:rPr>
                <w:rFonts w:ascii="Arial" w:hAnsi="Arial" w:cs="Arial"/>
                <w:w w:val="110"/>
                <w:sz w:val="24"/>
                <w:szCs w:val="24"/>
              </w:rPr>
              <w:t>are</w:t>
            </w:r>
            <w:r w:rsidRPr="00365EB5">
              <w:rPr>
                <w:rFonts w:ascii="Arial" w:hAnsi="Arial" w:cs="Arial"/>
                <w:spacing w:val="-9"/>
                <w:w w:val="110"/>
                <w:sz w:val="24"/>
                <w:szCs w:val="24"/>
              </w:rPr>
              <w:t xml:space="preserve"> </w:t>
            </w:r>
            <w:r w:rsidRPr="00365EB5">
              <w:rPr>
                <w:rFonts w:ascii="Arial" w:hAnsi="Arial" w:cs="Arial"/>
                <w:w w:val="110"/>
                <w:sz w:val="24"/>
                <w:szCs w:val="24"/>
              </w:rPr>
              <w:t>finite.</w:t>
            </w:r>
            <w:r w:rsidRPr="00365EB5">
              <w:rPr>
                <w:rFonts w:ascii="Arial" w:hAnsi="Arial" w:cs="Arial"/>
                <w:spacing w:val="-9"/>
                <w:w w:val="110"/>
                <w:sz w:val="24"/>
                <w:szCs w:val="24"/>
              </w:rPr>
              <w:t xml:space="preserve"> </w:t>
            </w:r>
            <w:r w:rsidRPr="00365EB5">
              <w:rPr>
                <w:rFonts w:ascii="Arial" w:hAnsi="Arial" w:cs="Arial"/>
                <w:w w:val="110"/>
                <w:sz w:val="24"/>
                <w:szCs w:val="24"/>
              </w:rPr>
              <w:t>The</w:t>
            </w:r>
            <w:r w:rsidRPr="00365EB5">
              <w:rPr>
                <w:rFonts w:ascii="Arial" w:hAnsi="Arial" w:cs="Arial"/>
                <w:spacing w:val="40"/>
                <w:w w:val="110"/>
                <w:sz w:val="24"/>
                <w:szCs w:val="24"/>
              </w:rPr>
              <w:t xml:space="preserve"> </w:t>
            </w:r>
            <w:r w:rsidRPr="00365EB5">
              <w:rPr>
                <w:rFonts w:ascii="Arial" w:hAnsi="Arial" w:cs="Arial"/>
                <w:w w:val="110"/>
                <w:sz w:val="24"/>
                <w:szCs w:val="24"/>
              </w:rPr>
              <w:t>adoption of the new</w:t>
            </w:r>
            <w:r w:rsidRPr="00365EB5">
              <w:rPr>
                <w:rFonts w:ascii="Arial" w:hAnsi="Arial" w:cs="Arial"/>
                <w:spacing w:val="40"/>
                <w:w w:val="110"/>
                <w:sz w:val="24"/>
                <w:szCs w:val="24"/>
              </w:rPr>
              <w:t xml:space="preserve"> </w:t>
            </w:r>
            <w:r w:rsidRPr="00365EB5">
              <w:rPr>
                <w:rFonts w:ascii="Arial" w:hAnsi="Arial" w:cs="Arial"/>
                <w:w w:val="110"/>
                <w:sz w:val="24"/>
                <w:szCs w:val="24"/>
              </w:rPr>
              <w:t>medicine means that the</w:t>
            </w:r>
            <w:r w:rsidRPr="00365EB5">
              <w:rPr>
                <w:rFonts w:ascii="Arial" w:hAnsi="Arial" w:cs="Arial"/>
                <w:spacing w:val="40"/>
                <w:w w:val="110"/>
                <w:sz w:val="24"/>
                <w:szCs w:val="24"/>
              </w:rPr>
              <w:t xml:space="preserve"> </w:t>
            </w:r>
            <w:r w:rsidRPr="00365EB5">
              <w:rPr>
                <w:rFonts w:ascii="Arial" w:hAnsi="Arial" w:cs="Arial"/>
                <w:w w:val="110"/>
                <w:sz w:val="24"/>
                <w:szCs w:val="24"/>
              </w:rPr>
              <w:t>funds used to pay for it</w:t>
            </w:r>
            <w:r w:rsidRPr="00365EB5">
              <w:rPr>
                <w:rFonts w:ascii="Arial" w:hAnsi="Arial" w:cs="Arial"/>
                <w:spacing w:val="40"/>
                <w:w w:val="110"/>
                <w:sz w:val="24"/>
                <w:szCs w:val="24"/>
              </w:rPr>
              <w:t xml:space="preserve"> </w:t>
            </w:r>
            <w:r w:rsidRPr="00365EB5">
              <w:rPr>
                <w:rFonts w:ascii="Arial" w:hAnsi="Arial" w:cs="Arial"/>
                <w:w w:val="110"/>
                <w:sz w:val="24"/>
                <w:szCs w:val="24"/>
              </w:rPr>
              <w:t>will</w:t>
            </w:r>
            <w:r w:rsidRPr="00365EB5">
              <w:rPr>
                <w:rFonts w:ascii="Arial" w:hAnsi="Arial" w:cs="Arial"/>
                <w:spacing w:val="-9"/>
                <w:w w:val="110"/>
                <w:sz w:val="24"/>
                <w:szCs w:val="24"/>
              </w:rPr>
              <w:t xml:space="preserve"> </w:t>
            </w:r>
            <w:r w:rsidRPr="00365EB5">
              <w:rPr>
                <w:rFonts w:ascii="Arial" w:hAnsi="Arial" w:cs="Arial"/>
                <w:w w:val="110"/>
                <w:sz w:val="24"/>
                <w:szCs w:val="24"/>
              </w:rPr>
              <w:t>mean</w:t>
            </w:r>
            <w:r w:rsidRPr="00365EB5">
              <w:rPr>
                <w:rFonts w:ascii="Arial" w:hAnsi="Arial" w:cs="Arial"/>
                <w:spacing w:val="-9"/>
                <w:w w:val="110"/>
                <w:sz w:val="24"/>
                <w:szCs w:val="24"/>
              </w:rPr>
              <w:t xml:space="preserve"> </w:t>
            </w:r>
            <w:r w:rsidRPr="00365EB5">
              <w:rPr>
                <w:rFonts w:ascii="Arial" w:hAnsi="Arial" w:cs="Arial"/>
                <w:w w:val="110"/>
                <w:sz w:val="24"/>
                <w:szCs w:val="24"/>
              </w:rPr>
              <w:t>cuts</w:t>
            </w:r>
            <w:r w:rsidRPr="00365EB5">
              <w:rPr>
                <w:rFonts w:ascii="Arial" w:hAnsi="Arial" w:cs="Arial"/>
                <w:spacing w:val="-9"/>
                <w:w w:val="110"/>
                <w:sz w:val="24"/>
                <w:szCs w:val="24"/>
              </w:rPr>
              <w:t xml:space="preserve"> </w:t>
            </w:r>
            <w:r w:rsidRPr="00365EB5">
              <w:rPr>
                <w:rFonts w:ascii="Arial" w:hAnsi="Arial" w:cs="Arial"/>
                <w:w w:val="110"/>
                <w:sz w:val="24"/>
                <w:szCs w:val="24"/>
              </w:rPr>
              <w:t>elsewhere</w:t>
            </w:r>
            <w:r w:rsidRPr="00365EB5">
              <w:rPr>
                <w:rFonts w:ascii="Arial" w:hAnsi="Arial" w:cs="Arial"/>
                <w:spacing w:val="40"/>
                <w:w w:val="110"/>
                <w:sz w:val="24"/>
                <w:szCs w:val="24"/>
              </w:rPr>
              <w:t xml:space="preserve"> </w:t>
            </w:r>
            <w:r w:rsidRPr="00365EB5">
              <w:rPr>
                <w:rFonts w:ascii="Arial" w:hAnsi="Arial" w:cs="Arial"/>
                <w:w w:val="110"/>
                <w:sz w:val="24"/>
                <w:szCs w:val="24"/>
              </w:rPr>
              <w:t>in healthcare.</w:t>
            </w:r>
          </w:p>
        </w:tc>
        <w:tc>
          <w:tcPr>
            <w:tcW w:w="3543" w:type="dxa"/>
            <w:vAlign w:val="center"/>
          </w:tcPr>
          <w:p w14:paraId="786DFB94"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spacing w:val="-4"/>
                <w:w w:val="105"/>
                <w:sz w:val="24"/>
                <w:szCs w:val="24"/>
              </w:rPr>
              <w:t>None</w:t>
            </w:r>
          </w:p>
        </w:tc>
      </w:tr>
      <w:tr w:rsidR="00D878C7" w:rsidRPr="008372F6" w14:paraId="737CA8DA" w14:textId="77777777" w:rsidTr="00C31D9A">
        <w:trPr>
          <w:trHeight w:val="1042"/>
        </w:trPr>
        <w:tc>
          <w:tcPr>
            <w:tcW w:w="1134" w:type="dxa"/>
            <w:vAlign w:val="center"/>
          </w:tcPr>
          <w:p w14:paraId="3300427C"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2C034DFD"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What kind of decision regarding the new medicine’s use would you find</w:t>
            </w:r>
            <w:r w:rsidRPr="00365EB5">
              <w:rPr>
                <w:rFonts w:ascii="Arial" w:hAnsi="Arial" w:cs="Arial"/>
                <w:spacing w:val="40"/>
                <w:w w:val="110"/>
                <w:sz w:val="24"/>
                <w:szCs w:val="24"/>
              </w:rPr>
              <w:t xml:space="preserve"> </w:t>
            </w:r>
            <w:r w:rsidRPr="00365EB5">
              <w:rPr>
                <w:rFonts w:ascii="Arial" w:hAnsi="Arial" w:cs="Arial"/>
                <w:spacing w:val="-2"/>
                <w:w w:val="110"/>
                <w:sz w:val="24"/>
                <w:szCs w:val="24"/>
              </w:rPr>
              <w:t>acceptable?</w:t>
            </w:r>
          </w:p>
          <w:p w14:paraId="15D3AC91"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lastRenderedPageBreak/>
              <w:t>Please</w:t>
            </w:r>
            <w:r w:rsidRPr="00365EB5">
              <w:rPr>
                <w:rFonts w:ascii="Arial" w:hAnsi="Arial" w:cs="Arial"/>
                <w:spacing w:val="2"/>
                <w:w w:val="110"/>
                <w:sz w:val="24"/>
                <w:szCs w:val="24"/>
              </w:rPr>
              <w:t xml:space="preserve"> </w:t>
            </w:r>
            <w:r w:rsidRPr="00365EB5">
              <w:rPr>
                <w:rFonts w:ascii="Arial" w:hAnsi="Arial" w:cs="Arial"/>
                <w:w w:val="110"/>
                <w:sz w:val="24"/>
                <w:szCs w:val="24"/>
              </w:rPr>
              <w:t>choose</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option</w:t>
            </w:r>
            <w:r w:rsidRPr="00365EB5">
              <w:rPr>
                <w:rFonts w:ascii="Arial" w:hAnsi="Arial" w:cs="Arial"/>
                <w:spacing w:val="2"/>
                <w:w w:val="110"/>
                <w:sz w:val="24"/>
                <w:szCs w:val="24"/>
              </w:rPr>
              <w:t xml:space="preserve"> </w:t>
            </w:r>
            <w:r w:rsidRPr="00365EB5">
              <w:rPr>
                <w:rFonts w:ascii="Arial" w:hAnsi="Arial" w:cs="Arial"/>
                <w:w w:val="110"/>
                <w:sz w:val="24"/>
                <w:szCs w:val="24"/>
              </w:rPr>
              <w:t>that</w:t>
            </w:r>
            <w:r w:rsidRPr="00365EB5">
              <w:rPr>
                <w:rFonts w:ascii="Arial" w:hAnsi="Arial" w:cs="Arial"/>
                <w:spacing w:val="3"/>
                <w:w w:val="110"/>
                <w:sz w:val="24"/>
                <w:szCs w:val="24"/>
              </w:rPr>
              <w:t xml:space="preserve"> </w:t>
            </w:r>
            <w:r w:rsidRPr="00365EB5">
              <w:rPr>
                <w:rFonts w:ascii="Arial" w:hAnsi="Arial" w:cs="Arial"/>
                <w:w w:val="110"/>
                <w:sz w:val="24"/>
                <w:szCs w:val="24"/>
              </w:rPr>
              <w:t>best</w:t>
            </w:r>
            <w:r w:rsidRPr="00365EB5">
              <w:rPr>
                <w:rFonts w:ascii="Arial" w:hAnsi="Arial" w:cs="Arial"/>
                <w:spacing w:val="2"/>
                <w:w w:val="110"/>
                <w:sz w:val="24"/>
                <w:szCs w:val="24"/>
              </w:rPr>
              <w:t xml:space="preserve"> </w:t>
            </w:r>
            <w:r w:rsidRPr="00365EB5">
              <w:rPr>
                <w:rFonts w:ascii="Arial" w:hAnsi="Arial" w:cs="Arial"/>
                <w:w w:val="110"/>
                <w:sz w:val="24"/>
                <w:szCs w:val="24"/>
              </w:rPr>
              <w:t>reflects</w:t>
            </w:r>
            <w:r w:rsidRPr="00365EB5">
              <w:rPr>
                <w:rFonts w:ascii="Arial" w:hAnsi="Arial" w:cs="Arial"/>
                <w:spacing w:val="2"/>
                <w:w w:val="110"/>
                <w:sz w:val="24"/>
                <w:szCs w:val="24"/>
              </w:rPr>
              <w:t xml:space="preserve"> </w:t>
            </w:r>
            <w:r w:rsidRPr="00365EB5">
              <w:rPr>
                <w:rFonts w:ascii="Arial" w:hAnsi="Arial" w:cs="Arial"/>
                <w:w w:val="110"/>
                <w:sz w:val="24"/>
                <w:szCs w:val="24"/>
              </w:rPr>
              <w:t>your</w:t>
            </w:r>
            <w:r w:rsidRPr="00365EB5">
              <w:rPr>
                <w:rFonts w:ascii="Arial" w:hAnsi="Arial" w:cs="Arial"/>
                <w:spacing w:val="2"/>
                <w:w w:val="110"/>
                <w:sz w:val="24"/>
                <w:szCs w:val="24"/>
              </w:rPr>
              <w:t xml:space="preserve"> </w:t>
            </w:r>
            <w:r w:rsidRPr="00365EB5">
              <w:rPr>
                <w:rFonts w:ascii="Arial" w:hAnsi="Arial" w:cs="Arial"/>
                <w:spacing w:val="-2"/>
                <w:w w:val="110"/>
                <w:sz w:val="24"/>
                <w:szCs w:val="24"/>
              </w:rPr>
              <w:t>opinion.</w:t>
            </w:r>
          </w:p>
          <w:p w14:paraId="748FFF5A"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medicine</w:t>
            </w:r>
            <w:r w:rsidRPr="00365EB5">
              <w:rPr>
                <w:rFonts w:ascii="Arial" w:hAnsi="Arial" w:cs="Arial"/>
                <w:spacing w:val="-7"/>
                <w:w w:val="110"/>
                <w:sz w:val="24"/>
                <w:szCs w:val="24"/>
              </w:rPr>
              <w:t xml:space="preserve"> </w:t>
            </w:r>
            <w:r w:rsidRPr="00365EB5">
              <w:rPr>
                <w:rFonts w:ascii="Arial" w:hAnsi="Arial" w:cs="Arial"/>
                <w:w w:val="110"/>
                <w:sz w:val="24"/>
                <w:szCs w:val="24"/>
              </w:rPr>
              <w:t>should</w:t>
            </w:r>
            <w:r w:rsidRPr="00365EB5">
              <w:rPr>
                <w:rFonts w:ascii="Arial" w:hAnsi="Arial" w:cs="Arial"/>
                <w:spacing w:val="-7"/>
                <w:w w:val="110"/>
                <w:sz w:val="24"/>
                <w:szCs w:val="24"/>
              </w:rPr>
              <w:t xml:space="preserve"> </w:t>
            </w:r>
            <w:r w:rsidRPr="00365EB5">
              <w:rPr>
                <w:rFonts w:ascii="Arial" w:hAnsi="Arial" w:cs="Arial"/>
                <w:w w:val="110"/>
                <w:sz w:val="24"/>
                <w:szCs w:val="24"/>
              </w:rPr>
              <w:t>be</w:t>
            </w:r>
            <w:r w:rsidRPr="00365EB5">
              <w:rPr>
                <w:rFonts w:ascii="Arial" w:hAnsi="Arial" w:cs="Arial"/>
                <w:spacing w:val="-7"/>
                <w:w w:val="110"/>
                <w:sz w:val="24"/>
                <w:szCs w:val="24"/>
              </w:rPr>
              <w:t xml:space="preserve"> </w:t>
            </w:r>
            <w:r w:rsidRPr="00365EB5">
              <w:rPr>
                <w:rFonts w:ascii="Arial" w:hAnsi="Arial" w:cs="Arial"/>
                <w:w w:val="110"/>
                <w:sz w:val="24"/>
                <w:szCs w:val="24"/>
              </w:rPr>
              <w:t>adopted</w:t>
            </w:r>
            <w:r w:rsidRPr="00365EB5">
              <w:rPr>
                <w:rFonts w:ascii="Arial" w:hAnsi="Arial" w:cs="Arial"/>
                <w:spacing w:val="-7"/>
                <w:w w:val="110"/>
                <w:sz w:val="24"/>
                <w:szCs w:val="24"/>
              </w:rPr>
              <w:t xml:space="preserve"> </w:t>
            </w:r>
            <w:r w:rsidRPr="00365EB5">
              <w:rPr>
                <w:rFonts w:ascii="Arial" w:hAnsi="Arial" w:cs="Arial"/>
                <w:w w:val="110"/>
                <w:sz w:val="24"/>
                <w:szCs w:val="24"/>
              </w:rPr>
              <w:t>to</w:t>
            </w:r>
            <w:r w:rsidRPr="00365EB5">
              <w:rPr>
                <w:rFonts w:ascii="Arial" w:hAnsi="Arial" w:cs="Arial"/>
                <w:spacing w:val="-7"/>
                <w:w w:val="110"/>
                <w:sz w:val="24"/>
                <w:szCs w:val="24"/>
              </w:rPr>
              <w:t xml:space="preserve"> </w:t>
            </w:r>
            <w:r w:rsidRPr="00365EB5">
              <w:rPr>
                <w:rFonts w:ascii="Arial" w:hAnsi="Arial" w:cs="Arial"/>
                <w:w w:val="110"/>
                <w:sz w:val="24"/>
                <w:szCs w:val="24"/>
              </w:rPr>
              <w:t>use</w:t>
            </w:r>
            <w:r w:rsidRPr="00365EB5">
              <w:rPr>
                <w:rFonts w:ascii="Arial" w:hAnsi="Arial" w:cs="Arial"/>
                <w:spacing w:val="-7"/>
                <w:w w:val="110"/>
                <w:sz w:val="24"/>
                <w:szCs w:val="24"/>
              </w:rPr>
              <w:t xml:space="preserve"> </w:t>
            </w:r>
            <w:r w:rsidRPr="00365EB5">
              <w:rPr>
                <w:rFonts w:ascii="Arial" w:hAnsi="Arial" w:cs="Arial"/>
                <w:w w:val="110"/>
                <w:sz w:val="24"/>
                <w:szCs w:val="24"/>
              </w:rPr>
              <w:t>and</w:t>
            </w:r>
            <w:r w:rsidRPr="00365EB5">
              <w:rPr>
                <w:rFonts w:ascii="Arial" w:hAnsi="Arial" w:cs="Arial"/>
                <w:spacing w:val="-7"/>
                <w:w w:val="110"/>
                <w:sz w:val="24"/>
                <w:szCs w:val="24"/>
              </w:rPr>
              <w:t xml:space="preserve"> </w:t>
            </w:r>
            <w:r w:rsidRPr="00365EB5">
              <w:rPr>
                <w:rFonts w:ascii="Arial" w:hAnsi="Arial" w:cs="Arial"/>
                <w:w w:val="110"/>
                <w:sz w:val="24"/>
                <w:szCs w:val="24"/>
              </w:rPr>
              <w:t>paid</w:t>
            </w:r>
            <w:r w:rsidRPr="00365EB5">
              <w:rPr>
                <w:rFonts w:ascii="Arial" w:hAnsi="Arial" w:cs="Arial"/>
                <w:spacing w:val="-7"/>
                <w:w w:val="110"/>
                <w:sz w:val="24"/>
                <w:szCs w:val="24"/>
              </w:rPr>
              <w:t xml:space="preserve"> </w:t>
            </w:r>
            <w:r w:rsidRPr="00365EB5">
              <w:rPr>
                <w:rFonts w:ascii="Arial" w:hAnsi="Arial" w:cs="Arial"/>
                <w:w w:val="110"/>
                <w:sz w:val="24"/>
                <w:szCs w:val="24"/>
              </w:rPr>
              <w:t>by</w:t>
            </w:r>
            <w:r w:rsidRPr="00365EB5">
              <w:rPr>
                <w:rFonts w:ascii="Arial" w:hAnsi="Arial" w:cs="Arial"/>
                <w:spacing w:val="-7"/>
                <w:w w:val="110"/>
                <w:sz w:val="24"/>
                <w:szCs w:val="24"/>
              </w:rPr>
              <w:t xml:space="preserve"> </w:t>
            </w: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society</w:t>
            </w:r>
            <w:r w:rsidRPr="00365EB5">
              <w:rPr>
                <w:rFonts w:ascii="Arial" w:hAnsi="Arial" w:cs="Arial"/>
                <w:spacing w:val="-7"/>
                <w:w w:val="110"/>
                <w:sz w:val="24"/>
                <w:szCs w:val="24"/>
              </w:rPr>
              <w:t xml:space="preserve"> </w:t>
            </w:r>
            <w:r w:rsidRPr="00365EB5">
              <w:rPr>
                <w:rFonts w:ascii="Arial" w:hAnsi="Arial" w:cs="Arial"/>
                <w:w w:val="110"/>
                <w:sz w:val="24"/>
                <w:szCs w:val="24"/>
              </w:rPr>
              <w:t>regardless of the price set on it by the pharmaceutical company</w:t>
            </w:r>
          </w:p>
          <w:p w14:paraId="5344273D"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 medicine should be adopted to use and paid by the society if the</w:t>
            </w:r>
            <w:r w:rsidRPr="00365EB5">
              <w:rPr>
                <w:rFonts w:ascii="Arial" w:hAnsi="Arial" w:cs="Arial"/>
                <w:spacing w:val="40"/>
                <w:w w:val="110"/>
                <w:sz w:val="24"/>
                <w:szCs w:val="24"/>
              </w:rPr>
              <w:t xml:space="preserve"> </w:t>
            </w:r>
            <w:r w:rsidRPr="00365EB5">
              <w:rPr>
                <w:rFonts w:ascii="Arial" w:hAnsi="Arial" w:cs="Arial"/>
                <w:w w:val="110"/>
                <w:sz w:val="24"/>
                <w:szCs w:val="24"/>
              </w:rPr>
              <w:t>pharmaceutical company lowers its price</w:t>
            </w:r>
          </w:p>
          <w:p w14:paraId="78A23FA0"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medicine</w:t>
            </w:r>
            <w:r w:rsidRPr="00365EB5">
              <w:rPr>
                <w:rFonts w:ascii="Arial" w:hAnsi="Arial" w:cs="Arial"/>
                <w:spacing w:val="4"/>
                <w:w w:val="110"/>
                <w:sz w:val="24"/>
                <w:szCs w:val="24"/>
              </w:rPr>
              <w:t xml:space="preserve"> </w:t>
            </w:r>
            <w:r w:rsidRPr="00365EB5">
              <w:rPr>
                <w:rFonts w:ascii="Arial" w:hAnsi="Arial" w:cs="Arial"/>
                <w:w w:val="110"/>
                <w:sz w:val="24"/>
                <w:szCs w:val="24"/>
              </w:rPr>
              <w:t>should</w:t>
            </w:r>
            <w:r w:rsidRPr="00365EB5">
              <w:rPr>
                <w:rFonts w:ascii="Arial" w:hAnsi="Arial" w:cs="Arial"/>
                <w:spacing w:val="4"/>
                <w:w w:val="110"/>
                <w:sz w:val="24"/>
                <w:szCs w:val="24"/>
              </w:rPr>
              <w:t xml:space="preserve"> </w:t>
            </w:r>
            <w:r w:rsidRPr="00365EB5">
              <w:rPr>
                <w:rFonts w:ascii="Arial" w:hAnsi="Arial" w:cs="Arial"/>
                <w:w w:val="110"/>
                <w:sz w:val="24"/>
                <w:szCs w:val="24"/>
              </w:rPr>
              <w:t>not</w:t>
            </w:r>
            <w:r w:rsidRPr="00365EB5">
              <w:rPr>
                <w:rFonts w:ascii="Arial" w:hAnsi="Arial" w:cs="Arial"/>
                <w:spacing w:val="4"/>
                <w:w w:val="110"/>
                <w:sz w:val="24"/>
                <w:szCs w:val="24"/>
              </w:rPr>
              <w:t xml:space="preserve"> </w:t>
            </w:r>
            <w:r w:rsidRPr="00365EB5">
              <w:rPr>
                <w:rFonts w:ascii="Arial" w:hAnsi="Arial" w:cs="Arial"/>
                <w:w w:val="110"/>
                <w:sz w:val="24"/>
                <w:szCs w:val="24"/>
              </w:rPr>
              <w:t>be</w:t>
            </w:r>
            <w:r w:rsidRPr="00365EB5">
              <w:rPr>
                <w:rFonts w:ascii="Arial" w:hAnsi="Arial" w:cs="Arial"/>
                <w:spacing w:val="4"/>
                <w:w w:val="110"/>
                <w:sz w:val="24"/>
                <w:szCs w:val="24"/>
              </w:rPr>
              <w:t xml:space="preserve"> </w:t>
            </w:r>
            <w:r w:rsidRPr="00365EB5">
              <w:rPr>
                <w:rFonts w:ascii="Arial" w:hAnsi="Arial" w:cs="Arial"/>
                <w:w w:val="110"/>
                <w:sz w:val="24"/>
                <w:szCs w:val="24"/>
              </w:rPr>
              <w:t>adopted</w:t>
            </w:r>
            <w:r w:rsidRPr="00365EB5">
              <w:rPr>
                <w:rFonts w:ascii="Arial" w:hAnsi="Arial" w:cs="Arial"/>
                <w:spacing w:val="4"/>
                <w:w w:val="110"/>
                <w:sz w:val="24"/>
                <w:szCs w:val="24"/>
              </w:rPr>
              <w:t xml:space="preserve"> </w:t>
            </w:r>
            <w:r w:rsidRPr="00365EB5">
              <w:rPr>
                <w:rFonts w:ascii="Arial" w:hAnsi="Arial" w:cs="Arial"/>
                <w:w w:val="110"/>
                <w:sz w:val="24"/>
                <w:szCs w:val="24"/>
              </w:rPr>
              <w:t>to</w:t>
            </w:r>
            <w:r w:rsidRPr="00365EB5">
              <w:rPr>
                <w:rFonts w:ascii="Arial" w:hAnsi="Arial" w:cs="Arial"/>
                <w:spacing w:val="4"/>
                <w:w w:val="110"/>
                <w:sz w:val="24"/>
                <w:szCs w:val="24"/>
              </w:rPr>
              <w:t xml:space="preserve"> </w:t>
            </w:r>
            <w:r w:rsidRPr="00365EB5">
              <w:rPr>
                <w:rFonts w:ascii="Arial" w:hAnsi="Arial" w:cs="Arial"/>
                <w:w w:val="110"/>
                <w:sz w:val="24"/>
                <w:szCs w:val="24"/>
              </w:rPr>
              <w:t>use</w:t>
            </w:r>
            <w:r w:rsidRPr="00365EB5">
              <w:rPr>
                <w:rFonts w:ascii="Arial" w:hAnsi="Arial" w:cs="Arial"/>
                <w:spacing w:val="5"/>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paid</w:t>
            </w:r>
            <w:r w:rsidRPr="00365EB5">
              <w:rPr>
                <w:rFonts w:ascii="Arial" w:hAnsi="Arial" w:cs="Arial"/>
                <w:spacing w:val="4"/>
                <w:w w:val="110"/>
                <w:sz w:val="24"/>
                <w:szCs w:val="24"/>
              </w:rPr>
              <w:t xml:space="preserve"> </w:t>
            </w:r>
            <w:r w:rsidRPr="00365EB5">
              <w:rPr>
                <w:rFonts w:ascii="Arial" w:hAnsi="Arial" w:cs="Arial"/>
                <w:w w:val="110"/>
                <w:sz w:val="24"/>
                <w:szCs w:val="24"/>
              </w:rPr>
              <w:t>by</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society</w:t>
            </w:r>
          </w:p>
          <w:p w14:paraId="036FCF9F" w14:textId="77777777" w:rsidR="005D491A"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05"/>
                <w:sz w:val="24"/>
                <w:szCs w:val="24"/>
              </w:rPr>
              <w:t>I</w:t>
            </w:r>
            <w:r w:rsidRPr="00365EB5">
              <w:rPr>
                <w:rFonts w:ascii="Arial" w:hAnsi="Arial" w:cs="Arial"/>
                <w:spacing w:val="12"/>
                <w:w w:val="105"/>
                <w:sz w:val="24"/>
                <w:szCs w:val="24"/>
              </w:rPr>
              <w:t xml:space="preserve"> </w:t>
            </w:r>
            <w:r w:rsidRPr="00365EB5">
              <w:rPr>
                <w:rFonts w:ascii="Arial" w:hAnsi="Arial" w:cs="Arial"/>
                <w:w w:val="105"/>
                <w:sz w:val="24"/>
                <w:szCs w:val="24"/>
              </w:rPr>
              <w:t>don’t</w:t>
            </w:r>
            <w:r w:rsidRPr="00365EB5">
              <w:rPr>
                <w:rFonts w:ascii="Arial" w:hAnsi="Arial" w:cs="Arial"/>
                <w:spacing w:val="12"/>
                <w:w w:val="105"/>
                <w:sz w:val="24"/>
                <w:szCs w:val="24"/>
              </w:rPr>
              <w:t xml:space="preserve"> </w:t>
            </w:r>
            <w:r w:rsidRPr="00365EB5">
              <w:rPr>
                <w:rFonts w:ascii="Arial" w:hAnsi="Arial" w:cs="Arial"/>
                <w:spacing w:val="-4"/>
                <w:w w:val="105"/>
                <w:sz w:val="24"/>
                <w:szCs w:val="24"/>
              </w:rPr>
              <w:t>know</w:t>
            </w:r>
          </w:p>
        </w:tc>
      </w:tr>
    </w:tbl>
    <w:p w14:paraId="1066A5D7" w14:textId="77777777" w:rsidR="005D491A" w:rsidRPr="008372F6" w:rsidRDefault="00F95F87" w:rsidP="008372F6">
      <w:pPr>
        <w:pStyle w:val="BodyText"/>
        <w:spacing w:before="120" w:after="120" w:line="360" w:lineRule="auto"/>
        <w:jc w:val="both"/>
        <w:rPr>
          <w:rFonts w:ascii="Arial" w:hAnsi="Arial" w:cs="Arial"/>
          <w:w w:val="105"/>
          <w:sz w:val="24"/>
          <w:szCs w:val="24"/>
        </w:rPr>
      </w:pPr>
      <w:r>
        <w:rPr>
          <w:rFonts w:ascii="Arial" w:hAnsi="Arial" w:cs="Arial"/>
          <w:w w:val="110"/>
          <w:sz w:val="24"/>
          <w:szCs w:val="24"/>
        </w:rPr>
        <w:lastRenderedPageBreak/>
        <w:t xml:space="preserve">Following the vignette and </w:t>
      </w:r>
      <w:del w:id="173" w:author="Héctor Bahamonde" w:date="2026-10-19T18:06:00Z">
        <w:r>
          <w:rPr>
            <w:rFonts w:ascii="Arial" w:hAnsi="Arial" w:cs="Arial"/>
            <w:w w:val="110"/>
            <w:sz w:val="24"/>
            <w:szCs w:val="24"/>
          </w:rPr>
          <w:delText>framing</w:delText>
        </w:r>
      </w:del>
      <w:ins w:id="174" w:author="Héctor Bahamonde" w:date="2026-10-19T18:06:00Z">
        <w:r>
          <w:rPr>
            <w:rFonts w:ascii="Arial" w:hAnsi="Arial" w:cs="Arial"/>
            <w:w w:val="110"/>
            <w:sz w:val="24"/>
            <w:szCs w:val="24"/>
          </w:rPr>
          <w:t>supplementary</w:t>
        </w:r>
      </w:ins>
      <w:r>
        <w:rPr>
          <w:rFonts w:ascii="Arial" w:hAnsi="Arial" w:cs="Arial"/>
          <w:w w:val="110"/>
          <w:sz w:val="24"/>
          <w:szCs w:val="24"/>
        </w:rPr>
        <w:t xml:space="preserve"> </w:t>
      </w:r>
      <w:del w:id="175" w:author="Héctor Bahamonde" w:date="2026-10-19T18:06:00Z">
        <w:r>
          <w:rPr>
            <w:rFonts w:ascii="Arial" w:hAnsi="Arial" w:cs="Arial"/>
            <w:w w:val="110"/>
            <w:sz w:val="24"/>
            <w:szCs w:val="24"/>
          </w:rPr>
          <w:delText>manipulation,</w:delText>
        </w:r>
      </w:del>
      <w:ins w:id="176" w:author="Héctor Bahamonde" w:date="2026-10-19T18:06:00Z">
        <w:r>
          <w:rPr>
            <w:rFonts w:ascii="Arial" w:hAnsi="Arial" w:cs="Arial"/>
            <w:w w:val="110"/>
            <w:sz w:val="24"/>
            <w:szCs w:val="24"/>
          </w:rPr>
          <w:t>justification,</w:t>
        </w:r>
      </w:ins>
      <w:r>
        <w:rPr>
          <w:rFonts w:ascii="Arial" w:hAnsi="Arial" w:cs="Arial"/>
          <w:w w:val="110"/>
          <w:sz w:val="24"/>
          <w:szCs w:val="24"/>
        </w:rPr>
        <w:t xml:space="preserve">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r w:rsidR="00023585" w:rsidRPr="008372F6">
        <w:rPr>
          <w:rFonts w:ascii="Arial" w:hAnsi="Arial" w:cs="Arial"/>
          <w:w w:val="105"/>
          <w:sz w:val="24"/>
          <w:szCs w:val="24"/>
        </w:rPr>
        <w:t>N</w:t>
      </w:r>
      <w:r w:rsidRPr="008372F6">
        <w:rPr>
          <w:rFonts w:ascii="Arial" w:hAnsi="Arial" w:cs="Arial"/>
          <w:w w:val="105"/>
          <w:sz w:val="24"/>
          <w:szCs w:val="24"/>
        </w:rPr>
        <w:t xml:space="preserve">=241). </w:t>
      </w:r>
      <w:r>
        <w:rPr>
          <w:rFonts w:ascii="Arial" w:hAnsi="Arial" w:cs="Arial"/>
          <w:w w:val="105"/>
          <w:sz w:val="24"/>
          <w:szCs w:val="24"/>
        </w:rPr>
        <w:t xml:space="preserve">The three substantive response categories range from the least restrictive position (unconditional funding), through an intermediate position (conditional funding), to the most restrictive position (rejection). This ordering </w:t>
      </w:r>
      <w:del w:id="177" w:author="Héctor Bahamonde" w:date="2026-10-19T18:15:00Z">
        <w:r>
          <w:rPr>
            <w:rFonts w:ascii="Arial" w:hAnsi="Arial" w:cs="Arial"/>
            <w:w w:val="105"/>
            <w:sz w:val="24"/>
            <w:szCs w:val="24"/>
          </w:rPr>
          <w:delText>allows</w:delText>
        </w:r>
      </w:del>
      <w:ins w:id="178" w:author="Héctor Bahamonde" w:date="2026-10-19T18:15:00Z">
        <w:r>
          <w:rPr>
            <w:rFonts w:ascii="Arial" w:hAnsi="Arial" w:cs="Arial"/>
            <w:w w:val="105"/>
            <w:sz w:val="24"/>
            <w:szCs w:val="24"/>
          </w:rPr>
          <w:t>distinguishes</w:t>
        </w:r>
      </w:ins>
      <w:r>
        <w:rPr>
          <w:rFonts w:ascii="Arial" w:hAnsi="Arial" w:cs="Arial"/>
          <w:w w:val="105"/>
          <w:sz w:val="24"/>
          <w:szCs w:val="24"/>
        </w:rPr>
        <w:t xml:space="preserve"> </w:t>
      </w:r>
      <w:del w:id="179" w:author="Héctor Bahamonde" w:date="2026-10-19T18:15:00Z">
        <w:r>
          <w:rPr>
            <w:rFonts w:ascii="Arial" w:hAnsi="Arial" w:cs="Arial"/>
            <w:w w:val="105"/>
            <w:sz w:val="24"/>
            <w:szCs w:val="24"/>
          </w:rPr>
          <w:delText>us</w:delText>
        </w:r>
      </w:del>
      <w:ins w:id="180" w:author="Héctor Bahamonde" w:date="2026-10-19T18:15:00Z">
        <w:r>
          <w:rPr>
            <w:rFonts w:ascii="Arial" w:hAnsi="Arial" w:cs="Arial"/>
            <w:w w:val="105"/>
            <w:sz w:val="24"/>
            <w:szCs w:val="24"/>
          </w:rPr>
          <w:t>more</w:t>
        </w:r>
      </w:ins>
      <w:r>
        <w:rPr>
          <w:rFonts w:ascii="Arial" w:hAnsi="Arial" w:cs="Arial"/>
          <w:w w:val="105"/>
          <w:sz w:val="24"/>
          <w:szCs w:val="24"/>
        </w:rPr>
        <w:t xml:space="preserve"> </w:t>
      </w:r>
      <w:del w:id="181" w:author="Héctor Bahamonde" w:date="2026-10-19T18:15:00Z">
        <w:r>
          <w:rPr>
            <w:rFonts w:ascii="Arial" w:hAnsi="Arial" w:cs="Arial"/>
            <w:w w:val="105"/>
            <w:sz w:val="24"/>
            <w:szCs w:val="24"/>
          </w:rPr>
          <w:delText>to</w:delText>
        </w:r>
      </w:del>
      <w:ins w:id="182" w:author="Héctor Bahamonde" w:date="2026-10-19T18:15:00Z">
        <w:r>
          <w:rPr>
            <w:rFonts w:ascii="Arial" w:hAnsi="Arial" w:cs="Arial"/>
            <w:w w:val="105"/>
            <w:sz w:val="24"/>
            <w:szCs w:val="24"/>
          </w:rPr>
          <w:t>permissive</w:t>
        </w:r>
      </w:ins>
      <w:r>
        <w:rPr>
          <w:rFonts w:ascii="Arial" w:hAnsi="Arial" w:cs="Arial"/>
          <w:w w:val="105"/>
          <w:sz w:val="24"/>
          <w:szCs w:val="24"/>
        </w:rPr>
        <w:t xml:space="preserve"> </w:t>
      </w:r>
      <w:del w:id="183" w:author="Héctor Bahamonde" w:date="2026-10-19T18:15:00Z">
        <w:r>
          <w:rPr>
            <w:rFonts w:ascii="Arial" w:hAnsi="Arial" w:cs="Arial"/>
            <w:w w:val="105"/>
            <w:sz w:val="24"/>
            <w:szCs w:val="24"/>
          </w:rPr>
          <w:delText>test</w:delText>
        </w:r>
      </w:del>
      <w:ins w:id="184" w:author="Héctor Bahamonde" w:date="2026-10-19T18:15:00Z">
        <w:r>
          <w:rPr>
            <w:rFonts w:ascii="Arial" w:hAnsi="Arial" w:cs="Arial"/>
            <w:w w:val="105"/>
            <w:sz w:val="24"/>
            <w:szCs w:val="24"/>
          </w:rPr>
          <w:t>from</w:t>
        </w:r>
      </w:ins>
      <w:r>
        <w:rPr>
          <w:rFonts w:ascii="Arial" w:hAnsi="Arial" w:cs="Arial"/>
          <w:w w:val="105"/>
          <w:sz w:val="24"/>
          <w:szCs w:val="24"/>
        </w:rPr>
        <w:t xml:space="preserve"> </w:t>
      </w:r>
      <w:del w:id="185" w:author="Héctor Bahamonde" w:date="2026-10-19T18:15:00Z">
        <w:r>
          <w:rPr>
            <w:rFonts w:ascii="Arial" w:hAnsi="Arial" w:cs="Arial"/>
            <w:w w:val="105"/>
            <w:sz w:val="24"/>
            <w:szCs w:val="24"/>
          </w:rPr>
          <w:delText>the</w:delText>
        </w:r>
      </w:del>
      <w:ins w:id="186" w:author="Héctor Bahamonde" w:date="2026-10-19T18:15:00Z">
        <w:r>
          <w:rPr>
            <w:rFonts w:ascii="Arial" w:hAnsi="Arial" w:cs="Arial"/>
            <w:w w:val="105"/>
            <w:sz w:val="24"/>
            <w:szCs w:val="24"/>
          </w:rPr>
          <w:t>more</w:t>
        </w:r>
      </w:ins>
      <w:r>
        <w:rPr>
          <w:rFonts w:ascii="Arial" w:hAnsi="Arial" w:cs="Arial"/>
          <w:w w:val="105"/>
          <w:sz w:val="24"/>
          <w:szCs w:val="24"/>
        </w:rPr>
        <w:t xml:space="preserve"> </w:t>
      </w:r>
      <w:del w:id="187" w:author="Héctor Bahamonde" w:date="2026-10-19T18:15:00Z">
        <w:r>
          <w:rPr>
            <w:rFonts w:ascii="Arial" w:hAnsi="Arial" w:cs="Arial"/>
            <w:w w:val="105"/>
            <w:sz w:val="24"/>
            <w:szCs w:val="24"/>
          </w:rPr>
          <w:delText>predicted</w:delText>
        </w:r>
      </w:del>
      <w:ins w:id="188" w:author="Héctor Bahamonde" w:date="2026-10-19T18:15:00Z">
        <w:r>
          <w:rPr>
            <w:rFonts w:ascii="Arial" w:hAnsi="Arial" w:cs="Arial"/>
            <w:w w:val="105"/>
            <w:sz w:val="24"/>
            <w:szCs w:val="24"/>
          </w:rPr>
          <w:t>restrictive</w:t>
        </w:r>
      </w:ins>
      <w:r>
        <w:rPr>
          <w:rFonts w:ascii="Arial" w:hAnsi="Arial" w:cs="Arial"/>
          <w:w w:val="105"/>
          <w:sz w:val="24"/>
          <w:szCs w:val="24"/>
        </w:rPr>
        <w:t xml:space="preserve"> </w:t>
      </w:r>
      <w:del w:id="189" w:author="Héctor Bahamonde" w:date="2026-10-19T18:15:00Z">
        <w:r>
          <w:rPr>
            <w:rFonts w:ascii="Arial" w:hAnsi="Arial" w:cs="Arial"/>
            <w:w w:val="105"/>
            <w:sz w:val="24"/>
            <w:szCs w:val="24"/>
          </w:rPr>
          <w:delText>direction</w:delText>
        </w:r>
      </w:del>
      <w:ins w:id="190" w:author="Héctor Bahamonde" w:date="2026-10-19T18:15:00Z">
        <w:r>
          <w:rPr>
            <w:rFonts w:ascii="Arial" w:hAnsi="Arial" w:cs="Arial"/>
            <w:w w:val="105"/>
            <w:sz w:val="24"/>
            <w:szCs w:val="24"/>
          </w:rPr>
          <w:t>funding</w:t>
        </w:r>
      </w:ins>
      <w:r>
        <w:rPr>
          <w:rFonts w:ascii="Arial" w:hAnsi="Arial" w:cs="Arial"/>
          <w:w w:val="105"/>
          <w:sz w:val="24"/>
          <w:szCs w:val="24"/>
        </w:rPr>
        <w:t xml:space="preserve"> </w:t>
      </w:r>
      <w:del w:id="191" w:author="Héctor Bahamonde" w:date="2026-10-19T18:15:00Z">
        <w:r>
          <w:rPr>
            <w:rFonts w:ascii="Arial" w:hAnsi="Arial" w:cs="Arial"/>
            <w:w w:val="105"/>
            <w:sz w:val="24"/>
            <w:szCs w:val="24"/>
          </w:rPr>
          <w:delText>of the treatment effects, but it does not itself measure respondents’ perceptions of gains, losses, opportunity costs, or moral obligation.</w:delText>
        </w:r>
      </w:del>
      <w:ins w:id="192" w:author="Héctor Bahamonde" w:date="2026-10-19T18:15:00Z">
        <w:r>
          <w:rPr>
            <w:rFonts w:ascii="Arial" w:hAnsi="Arial" w:cs="Arial"/>
            <w:w w:val="105"/>
            <w:sz w:val="24"/>
            <w:szCs w:val="24"/>
          </w:rPr>
          <w:t>preferences.</w:t>
        </w:r>
      </w:ins>
    </w:p>
    <w:p w14:paraId="4CF4D922" w14:textId="77777777" w:rsidR="00025559" w:rsidRPr="007D552B" w:rsidRDefault="00025559" w:rsidP="007D552B">
      <w:pPr>
        <w:pStyle w:val="BodyText"/>
        <w:spacing w:before="120" w:after="120" w:line="360" w:lineRule="auto"/>
        <w:rPr>
          <w:rFonts w:ascii="Arial" w:hAnsi="Arial" w:cs="Arial"/>
          <w:w w:val="105"/>
          <w:sz w:val="24"/>
          <w:szCs w:val="24"/>
        </w:rPr>
      </w:pPr>
      <w:r w:rsidRPr="007D552B">
        <w:rPr>
          <w:rFonts w:ascii="Arial" w:hAnsi="Arial" w:cs="Arial"/>
          <w:w w:val="105"/>
          <w:sz w:val="24"/>
          <w:szCs w:val="24"/>
        </w:rPr>
        <w:t>Figure 1</w:t>
      </w:r>
      <w:r w:rsidR="008B6949" w:rsidRPr="007D552B">
        <w:rPr>
          <w:rFonts w:ascii="Arial" w:hAnsi="Arial" w:cs="Arial"/>
          <w:w w:val="105"/>
          <w:sz w:val="24"/>
          <w:szCs w:val="24"/>
        </w:rPr>
        <w:t>.</w:t>
      </w:r>
      <w:r w:rsidRPr="007D552B">
        <w:rPr>
          <w:rFonts w:ascii="Arial" w:hAnsi="Arial" w:cs="Arial"/>
          <w:w w:val="105"/>
          <w:sz w:val="24"/>
          <w:szCs w:val="24"/>
        </w:rPr>
        <w:t xml:space="preserve"> Raw distribution of funding preferences by experimental arm</w:t>
      </w:r>
      <w:r w:rsidR="00A83E16" w:rsidRPr="007D552B">
        <w:rPr>
          <w:rFonts w:ascii="Arial" w:hAnsi="Arial" w:cs="Arial"/>
          <w:w w:val="105"/>
          <w:sz w:val="24"/>
          <w:szCs w:val="24"/>
        </w:rPr>
        <w:t>.</w:t>
      </w:r>
    </w:p>
    <w:p w14:paraId="683AD7BF" w14:textId="77777777" w:rsidR="00025559" w:rsidRPr="008372F6" w:rsidRDefault="00025559" w:rsidP="00292B66">
      <w:pPr>
        <w:pStyle w:val="BodyText"/>
        <w:spacing w:before="120" w:after="120" w:line="360" w:lineRule="auto"/>
        <w:ind w:right="329"/>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49706D41" wp14:editId="14ACC036">
            <wp:extent cx="6524810" cy="4777740"/>
            <wp:effectExtent l="0" t="0" r="9525" b="381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8"/>
                    <a:stretch>
                      <a:fillRect/>
                    </a:stretch>
                  </pic:blipFill>
                  <pic:spPr>
                    <a:xfrm>
                      <a:off x="0" y="0"/>
                      <a:ext cx="6612836" cy="4842197"/>
                    </a:xfrm>
                    <a:prstGeom prst="rect">
                      <a:avLst/>
                    </a:prstGeom>
                  </pic:spPr>
                </pic:pic>
              </a:graphicData>
            </a:graphic>
          </wp:inline>
        </w:drawing>
      </w:r>
    </w:p>
    <w:p w14:paraId="3473B7E5" w14:textId="77777777" w:rsidR="00025559" w:rsidRPr="008372F6" w:rsidRDefault="00025559" w:rsidP="007D552B">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DF072F">
        <w:rPr>
          <w:rFonts w:ascii="Arial" w:hAnsi="Arial" w:cs="Arial"/>
          <w:sz w:val="24"/>
          <w:szCs w:val="24"/>
        </w:rPr>
        <w:t>: Bars report unweighted percentages within each experimental arm; labels show percentages and raw respondent counts. “I don’t know” is retained as a separate outcome. Percentages may not sum to 100 because of rounding.</w:t>
      </w:r>
    </w:p>
    <w:p w14:paraId="5662892F" w14:textId="77777777" w:rsidR="005D491A" w:rsidRPr="008372F6" w:rsidRDefault="00000000" w:rsidP="008372F6">
      <w:pPr>
        <w:pStyle w:val="BodyText"/>
        <w:spacing w:before="120" w:after="120" w:line="360" w:lineRule="auto"/>
        <w:jc w:val="both"/>
        <w:rPr>
          <w:rFonts w:ascii="Arial" w:hAnsi="Arial" w:cs="Arial"/>
          <w:w w:val="105"/>
          <w:sz w:val="24"/>
          <w:szCs w:val="24"/>
        </w:rPr>
      </w:pPr>
      <w:r>
        <w:rPr>
          <w:rFonts w:ascii="Arial" w:hAnsi="Arial" w:cs="Arial"/>
          <w:w w:val="105"/>
          <w:sz w:val="24"/>
          <w:szCs w:val="24"/>
        </w:rPr>
        <w:t xml:space="preserve">To estimate the </w:t>
      </w:r>
      <w:del w:id="193" w:author="Héctor Bahamonde" w:date="2026-10-19T18:06:00Z">
        <w:r>
          <w:rPr>
            <w:rFonts w:ascii="Arial" w:hAnsi="Arial" w:cs="Arial"/>
            <w:w w:val="105"/>
            <w:sz w:val="24"/>
            <w:szCs w:val="24"/>
          </w:rPr>
          <w:delText>effect</w:delText>
        </w:r>
      </w:del>
      <w:ins w:id="194" w:author="Héctor Bahamonde" w:date="2026-10-19T18:06:00Z">
        <w:r>
          <w:rPr>
            <w:rFonts w:ascii="Arial" w:hAnsi="Arial" w:cs="Arial"/>
            <w:w w:val="105"/>
            <w:sz w:val="24"/>
            <w:szCs w:val="24"/>
          </w:rPr>
          <w:t>effects</w:t>
        </w:r>
      </w:ins>
      <w:r>
        <w:rPr>
          <w:rFonts w:ascii="Arial" w:hAnsi="Arial" w:cs="Arial"/>
          <w:w w:val="105"/>
          <w:sz w:val="24"/>
          <w:szCs w:val="24"/>
        </w:rPr>
        <w:t xml:space="preserve"> of </w:t>
      </w:r>
      <w:del w:id="195" w:author="Héctor Bahamonde" w:date="2026-10-19T18:06:00Z">
        <w:r>
          <w:rPr>
            <w:rFonts w:ascii="Arial" w:hAnsi="Arial" w:cs="Arial"/>
            <w:w w:val="105"/>
            <w:sz w:val="24"/>
            <w:szCs w:val="24"/>
          </w:rPr>
          <w:delText>framing</w:delText>
        </w:r>
      </w:del>
      <w:ins w:id="196" w:author="Héctor Bahamonde" w:date="2026-10-19T18:06:00Z">
        <w:r>
          <w:rPr>
            <w:rFonts w:ascii="Arial" w:hAnsi="Arial" w:cs="Arial"/>
            <w:w w:val="105"/>
            <w:sz w:val="24"/>
            <w:szCs w:val="24"/>
          </w:rPr>
          <w:t>these informational justifications</w:t>
        </w:r>
      </w:ins>
      <w:r>
        <w:rPr>
          <w:rFonts w:ascii="Arial" w:hAnsi="Arial" w:cs="Arial"/>
          <w:w w:val="105"/>
          <w:sz w:val="24"/>
          <w:szCs w:val="24"/>
        </w:rPr>
        <w:t xml:space="preserve"> on </w:t>
      </w:r>
      <w:del w:id="197" w:author="Héctor Bahamonde" w:date="2026-10-19T18:06:00Z">
        <w:r>
          <w:rPr>
            <w:rFonts w:ascii="Arial" w:hAnsi="Arial" w:cs="Arial"/>
            <w:w w:val="105"/>
            <w:sz w:val="24"/>
            <w:szCs w:val="24"/>
          </w:rPr>
          <w:delText>policy</w:delText>
        </w:r>
      </w:del>
      <w:ins w:id="198" w:author="Héctor Bahamonde" w:date="2026-10-19T18:06:00Z">
        <w:r>
          <w:rPr>
            <w:rFonts w:ascii="Arial" w:hAnsi="Arial" w:cs="Arial"/>
            <w:w w:val="105"/>
            <w:sz w:val="24"/>
            <w:szCs w:val="24"/>
          </w:rPr>
          <w:t>funding</w:t>
        </w:r>
      </w:ins>
      <w:r>
        <w:rPr>
          <w:rFonts w:ascii="Arial" w:hAnsi="Arial" w:cs="Arial"/>
          <w:w w:val="105"/>
          <w:sz w:val="24"/>
          <w:szCs w:val="24"/>
        </w:rPr>
        <w:t xml:space="preserve"> preferences, we model respondents’ </w:t>
      </w:r>
      <w:del w:id="199" w:author="Héctor Bahamonde" w:date="2026-10-20T14:05:00Z">
        <w:r>
          <w:rPr>
            <w:rFonts w:ascii="Arial" w:hAnsi="Arial" w:cs="Arial"/>
            <w:w w:val="105"/>
            <w:sz w:val="24"/>
            <w:szCs w:val="24"/>
          </w:rPr>
          <w:delText>choices</w:delText>
        </w:r>
      </w:del>
      <w:ins w:id="200" w:author="Héctor Bahamonde" w:date="2026-10-20T14:05:00Z">
        <w:r>
          <w:rPr>
            <w:rFonts w:ascii="Arial" w:hAnsi="Arial" w:cs="Arial"/>
            <w:w w:val="105"/>
            <w:sz w:val="24"/>
            <w:szCs w:val="24"/>
          </w:rPr>
          <w:t>responses</w:t>
        </w:r>
      </w:ins>
      <w:r>
        <w:rPr>
          <w:rFonts w:ascii="Arial" w:hAnsi="Arial" w:cs="Arial"/>
          <w:w w:val="105"/>
          <w:sz w:val="24"/>
          <w:szCs w:val="24"/>
        </w:rPr>
        <w:t xml:space="preserve"> using a</w:t>
      </w:r>
      <w:r w:rsidR="00911F67" w:rsidRPr="008372F6">
        <w:rPr>
          <w:rFonts w:ascii="Arial" w:hAnsi="Arial" w:cs="Arial"/>
          <w:w w:val="105"/>
          <w:sz w:val="24"/>
          <w:szCs w:val="24"/>
        </w:rPr>
        <w:t xml:space="preserve"> multinomial </w:t>
      </w:r>
      <w:r w:rsidRPr="008372F6">
        <w:rPr>
          <w:rFonts w:ascii="Arial" w:hAnsi="Arial" w:cs="Arial"/>
          <w:w w:val="105"/>
          <w:sz w:val="24"/>
          <w:szCs w:val="24"/>
        </w:rPr>
        <w:t>logistic regression</w:t>
      </w:r>
      <w:r>
        <w:rPr>
          <w:rFonts w:ascii="Arial" w:hAnsi="Arial" w:cs="Arial"/>
          <w:w w:val="105"/>
          <w:sz w:val="24"/>
          <w:szCs w:val="24"/>
        </w:rPr>
        <w:t xml:space="preserve">. This </w:t>
      </w:r>
      <w:del w:id="201" w:author="Héctor Bahamonde" w:date="2026-10-19T18:06:00Z">
        <w:r>
          <w:rPr>
            <w:rFonts w:ascii="Arial" w:hAnsi="Arial" w:cs="Arial"/>
            <w:w w:val="105"/>
            <w:sz w:val="24"/>
            <w:szCs w:val="24"/>
          </w:rPr>
          <w:delText>specification</w:delText>
        </w:r>
      </w:del>
      <w:ins w:id="202" w:author="Héctor Bahamonde" w:date="2026-10-19T18:06:00Z">
        <w:r>
          <w:rPr>
            <w:rFonts w:ascii="Arial" w:hAnsi="Arial" w:cs="Arial"/>
            <w:w w:val="105"/>
            <w:sz w:val="24"/>
            <w:szCs w:val="24"/>
          </w:rPr>
          <w:t>model</w:t>
        </w:r>
      </w:ins>
      <w:r>
        <w:rPr>
          <w:rFonts w:ascii="Arial" w:hAnsi="Arial" w:cs="Arial"/>
          <w:w w:val="105"/>
          <w:sz w:val="24"/>
          <w:szCs w:val="24"/>
        </w:rPr>
        <w:t xml:space="preserve"> </w:t>
      </w:r>
      <w:del w:id="203" w:author="Héctor Bahamonde" w:date="2026-10-19T18:06:00Z">
        <w:r>
          <w:rPr>
            <w:rFonts w:ascii="Arial" w:hAnsi="Arial" w:cs="Arial"/>
            <w:w w:val="105"/>
            <w:sz w:val="24"/>
            <w:szCs w:val="24"/>
          </w:rPr>
          <w:delText>is useful because the</w:delText>
        </w:r>
      </w:del>
      <w:ins w:id="204" w:author="Héctor Bahamonde" w:date="2026-10-19T18:06:00Z">
        <w:r>
          <w:rPr>
            <w:rFonts w:ascii="Arial" w:hAnsi="Arial" w:cs="Arial"/>
            <w:w w:val="105"/>
            <w:sz w:val="24"/>
            <w:szCs w:val="24"/>
          </w:rPr>
          <w:t>accommodates</w:t>
        </w:r>
      </w:ins>
      <w:r>
        <w:rPr>
          <w:rFonts w:ascii="Arial" w:hAnsi="Arial" w:cs="Arial"/>
          <w:w w:val="105"/>
          <w:sz w:val="24"/>
          <w:szCs w:val="24"/>
        </w:rPr>
        <w:t xml:space="preserve"> “Don’t know” </w:t>
      </w:r>
      <w:del w:id="205" w:author="Héctor Bahamonde" w:date="2026-10-19T18:06:00Z">
        <w:r>
          <w:rPr>
            <w:rFonts w:ascii="Arial" w:hAnsi="Arial" w:cs="Arial"/>
            <w:w w:val="105"/>
            <w:sz w:val="24"/>
            <w:szCs w:val="24"/>
          </w:rPr>
          <w:delText>category</w:delText>
        </w:r>
      </w:del>
      <w:ins w:id="206" w:author="Héctor Bahamonde" w:date="2026-10-19T18:06:00Z">
        <w:r>
          <w:rPr>
            <w:rFonts w:ascii="Arial" w:hAnsi="Arial" w:cs="Arial"/>
            <w:w w:val="105"/>
            <w:sz w:val="24"/>
            <w:szCs w:val="24"/>
          </w:rPr>
          <w:t>outside</w:t>
        </w:r>
      </w:ins>
      <w:r w:rsidRPr="008372F6">
        <w:rPr>
          <w:rFonts w:ascii="Arial" w:hAnsi="Arial" w:cs="Arial"/>
          <w:w w:val="105"/>
          <w:sz w:val="24"/>
          <w:szCs w:val="24"/>
        </w:rPr>
        <w:t xml:space="preserve"> </w:t>
      </w:r>
      <w:del w:id="207" w:author="Héctor Bahamonde" w:date="2026-10-19T18:06:00Z">
        <w:r>
          <w:rPr>
            <w:rFonts w:ascii="Arial" w:hAnsi="Arial" w:cs="Arial"/>
            <w:w w:val="105"/>
            <w:sz w:val="24"/>
            <w:szCs w:val="24"/>
          </w:rPr>
          <w:delText xml:space="preserve">does not </w:delText>
        </w:r>
      </w:del>
      <w:ins w:id="208" w:author="Héctor Bahamonde" w:date="2026-10-19T18:06:00Z">
        <w:r>
          <w:rPr>
            <w:rFonts w:ascii="Arial" w:hAnsi="Arial" w:cs="Arial"/>
            <w:w w:val="105"/>
            <w:sz w:val="24"/>
            <w:szCs w:val="24"/>
          </w:rPr>
          <w:t>the</w:t>
        </w:r>
      </w:ins>
      <w:del w:id="209" w:author="Héctor Bahamonde" w:date="2026-10-19T18:06:00Z">
        <w:r>
          <w:rPr>
            <w:rFonts w:ascii="Arial" w:hAnsi="Arial" w:cs="Arial"/>
            <w:w w:val="105"/>
            <w:sz w:val="24"/>
            <w:szCs w:val="24"/>
          </w:rPr>
          <w:delText>reflect an</w:delText>
        </w:r>
      </w:del>
      <w:r>
        <w:rPr>
          <w:rFonts w:ascii="Arial" w:hAnsi="Arial" w:cs="Arial"/>
          <w:w w:val="105"/>
          <w:sz w:val="24"/>
          <w:szCs w:val="24"/>
        </w:rPr>
        <w:t xml:space="preserve"> ordered </w:t>
      </w:r>
      <w:del w:id="210" w:author="Héctor Bahamonde" w:date="2026-10-19T18:06:00Z">
        <w:r>
          <w:rPr>
            <w:rFonts w:ascii="Arial" w:hAnsi="Arial" w:cs="Arial"/>
            <w:w w:val="105"/>
            <w:sz w:val="24"/>
            <w:szCs w:val="24"/>
          </w:rPr>
          <w:delText>structure</w:delText>
        </w:r>
      </w:del>
      <w:ins w:id="211" w:author="Héctor Bahamonde" w:date="2026-10-19T18:06:00Z">
        <w:r>
          <w:rPr>
            <w:rFonts w:ascii="Arial" w:hAnsi="Arial" w:cs="Arial"/>
            <w:w w:val="105"/>
            <w:sz w:val="24"/>
            <w:szCs w:val="24"/>
          </w:rPr>
          <w:t>funding</w:t>
        </w:r>
      </w:ins>
      <w:r>
        <w:rPr>
          <w:rFonts w:ascii="Arial" w:hAnsi="Arial" w:cs="Arial"/>
          <w:w w:val="105"/>
          <w:sz w:val="24"/>
          <w:szCs w:val="24"/>
        </w:rPr>
        <w:t xml:space="preserve"> </w:t>
      </w:r>
      <w:del w:id="212" w:author="Héctor Bahamonde" w:date="2026-10-19T18:06:00Z">
        <w:r>
          <w:rPr>
            <w:rFonts w:ascii="Arial" w:hAnsi="Arial" w:cs="Arial"/>
            <w:w w:val="105"/>
            <w:sz w:val="24"/>
            <w:szCs w:val="24"/>
          </w:rPr>
          <w:delText>of the outcome variable</w:delText>
        </w:r>
      </w:del>
      <w:ins w:id="213" w:author="Héctor Bahamonde" w:date="2026-10-19T18:06:00Z">
        <w:r>
          <w:rPr>
            <w:rFonts w:ascii="Arial" w:hAnsi="Arial" w:cs="Arial"/>
            <w:w w:val="105"/>
            <w:sz w:val="24"/>
            <w:szCs w:val="24"/>
          </w:rPr>
          <w:t>categories</w:t>
        </w:r>
      </w:ins>
      <w:r>
        <w:rPr>
          <w:rFonts w:ascii="Arial" w:hAnsi="Arial" w:cs="Arial"/>
          <w:w w:val="105"/>
          <w:sz w:val="24"/>
          <w:szCs w:val="24"/>
        </w:rPr>
        <w:t xml:space="preserve">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r w:rsidR="00A83E16" w:rsidRPr="008372F6">
        <w:rPr>
          <w:rFonts w:ascii="Arial" w:hAnsi="Arial" w:cs="Arial"/>
          <w:w w:val="105"/>
          <w:sz w:val="24"/>
          <w:szCs w:val="24"/>
        </w:rPr>
        <w:t>N</w:t>
      </w:r>
      <w:r w:rsidRPr="008372F6">
        <w:rPr>
          <w:rFonts w:ascii="Arial" w:hAnsi="Arial" w:cs="Arial"/>
          <w:w w:val="105"/>
          <w:sz w:val="24"/>
          <w:szCs w:val="24"/>
        </w:rPr>
        <w:t>=517) and the health maximi</w:t>
      </w:r>
      <w:r w:rsidR="002E5AF1" w:rsidRPr="008372F6">
        <w:rPr>
          <w:rFonts w:ascii="Arial" w:hAnsi="Arial" w:cs="Arial"/>
          <w:w w:val="105"/>
          <w:sz w:val="24"/>
          <w:szCs w:val="24"/>
        </w:rPr>
        <w:t>z</w:t>
      </w:r>
      <w:r w:rsidRPr="008372F6">
        <w:rPr>
          <w:rFonts w:ascii="Arial" w:hAnsi="Arial" w:cs="Arial"/>
          <w:w w:val="105"/>
          <w:sz w:val="24"/>
          <w:szCs w:val="24"/>
        </w:rPr>
        <w:t>ation (utility-maximizing) frame (</w:t>
      </w:r>
      <w:r w:rsidR="00A83E16" w:rsidRPr="008372F6">
        <w:rPr>
          <w:rFonts w:ascii="Arial" w:hAnsi="Arial" w:cs="Arial"/>
          <w:w w:val="105"/>
          <w:sz w:val="24"/>
          <w:szCs w:val="24"/>
        </w:rPr>
        <w:t>N</w:t>
      </w:r>
      <w:r w:rsidRPr="008372F6">
        <w:rPr>
          <w:rFonts w:ascii="Arial" w:hAnsi="Arial" w:cs="Arial"/>
          <w:w w:val="105"/>
          <w:sz w:val="24"/>
          <w:szCs w:val="24"/>
        </w:rPr>
        <w:t>=517), 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r w:rsidR="00A83E16" w:rsidRPr="008372F6">
        <w:rPr>
          <w:rFonts w:ascii="Arial" w:hAnsi="Arial" w:cs="Arial"/>
          <w:w w:val="105"/>
          <w:sz w:val="24"/>
          <w:szCs w:val="24"/>
        </w:rPr>
        <w:t>N</w:t>
      </w:r>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lastRenderedPageBreak/>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r w:rsidR="00EA5F79">
        <w:rPr>
          <w:rFonts w:ascii="Arial" w:hAnsi="Arial" w:cs="Arial"/>
          <w:w w:val="105"/>
          <w:sz w:val="24"/>
          <w:szCs w:val="24"/>
        </w:rPr>
        <w:t>Table OA2</w:t>
      </w:r>
      <w:r w:rsidR="00577D9C" w:rsidRPr="008372F6">
        <w:rPr>
          <w:rFonts w:ascii="Arial" w:hAnsi="Arial" w:cs="Arial"/>
          <w:w w:val="105"/>
          <w:sz w:val="24"/>
          <w:szCs w:val="24"/>
        </w:rPr>
        <w:t>)</w:t>
      </w:r>
      <w:r w:rsidRPr="008372F6">
        <w:rPr>
          <w:rFonts w:ascii="Arial" w:hAnsi="Arial" w:cs="Arial"/>
          <w:w w:val="105"/>
          <w:sz w:val="24"/>
          <w:szCs w:val="24"/>
        </w:rPr>
        <w:t>.</w:t>
      </w:r>
    </w:p>
    <w:p w14:paraId="1D35A45F" w14:textId="77777777" w:rsidR="00911F67" w:rsidRPr="008372F6" w:rsidRDefault="00911F67"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Formally, the multinomial logistic model can be written as:</w:t>
      </w:r>
    </w:p>
    <w:p w14:paraId="2DEF9140" w14:textId="77777777" w:rsidR="00503FE7" w:rsidRPr="008372F6" w:rsidRDefault="00000000" w:rsidP="008372F6">
      <w:pPr>
        <w:widowControl/>
        <w:autoSpaceDE/>
        <w:autoSpaceDN/>
        <w:spacing w:before="120" w:after="120" w:line="360" w:lineRule="auto"/>
        <w:jc w:val="both"/>
        <w:rPr>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m:rPr>
              <m:sty m:val="p"/>
            </m:rPr>
            <w:rPr>
              <w:rFonts w:ascii="Cambria Math" w:hAnsi="Cambria Math" w:cs="Arial"/>
              <w:sz w:val="24"/>
              <w:szCs w:val="24"/>
            </w:rPr>
            <w:br/>
          </m:r>
        </m:oMath>
        <m:oMath>
          <m:r>
            <m:rPr>
              <m:sty m:val="p"/>
            </m:rPr>
            <w:rPr>
              <w:rFonts w:ascii="Cambria Math" w:hAnsi="Cambria Math" w:cs="Arial"/>
              <w:sz w:val="24"/>
              <w:szCs w:val="24"/>
            </w:rPr>
            <w:br/>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5AA41BB1" w14:textId="77777777" w:rsidR="00911F67" w:rsidRPr="008372F6" w:rsidRDefault="00911F67" w:rsidP="00292B66">
      <w:pPr>
        <w:pStyle w:val="BodyText"/>
        <w:spacing w:before="120" w:after="120" w:line="360" w:lineRule="auto"/>
        <w:jc w:val="both"/>
        <w:rPr>
          <w:rFonts w:ascii="Arial" w:hAnsi="Arial" w:cs="Arial"/>
          <w:sz w:val="24"/>
          <w:szCs w:val="24"/>
        </w:rPr>
      </w:pPr>
      <w:r w:rsidRPr="008372F6">
        <w:rPr>
          <w:rFonts w:ascii="Arial" w:hAnsi="Arial" w:cs="Arial"/>
          <w:sz w:val="24"/>
          <w:szCs w:val="24"/>
        </w:rPr>
        <w:t xml:space="preserve">Here, </w:t>
      </w: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r w:rsidRPr="008372F6">
        <w:rPr>
          <w:rFonts w:ascii="Arial" w:hAnsi="Arial" w:cs="Arial"/>
          <w:sz w:val="24"/>
          <w:szCs w:val="24"/>
        </w:rPr>
        <w:t xml:space="preserve"> denotes respondent </w:t>
      </w:r>
      <m:oMath>
        <m:r>
          <w:rPr>
            <w:rFonts w:ascii="Cambria Math" w:hAnsi="Cambria Math" w:cs="Arial"/>
            <w:sz w:val="24"/>
            <w:szCs w:val="24"/>
          </w:rPr>
          <m:t>i</m:t>
        </m:r>
      </m:oMath>
      <w:r>
        <w:rPr>
          <w:rFonts w:ascii="Arial" w:hAnsi="Arial" w:cs="Arial"/>
          <w:sz w:val="24"/>
          <w:szCs w:val="24"/>
        </w:rPr>
        <w:t xml:space="preserve">’s funding </w:t>
      </w:r>
      <w:del w:id="214" w:author="Héctor Bahamonde" w:date="2026-10-20T14:05:00Z">
        <w:r>
          <w:rPr>
            <w:rFonts w:ascii="Arial" w:hAnsi="Arial" w:cs="Arial"/>
            <w:sz w:val="24"/>
            <w:szCs w:val="24"/>
          </w:rPr>
          <w:delText>decision,</w:delText>
        </w:r>
      </w:del>
      <w:ins w:id="215" w:author="Héctor Bahamonde" w:date="2026-10-20T14:05:00Z">
        <w:r>
          <w:rPr>
            <w:rFonts w:ascii="Arial" w:hAnsi="Arial" w:cs="Arial"/>
            <w:sz w:val="24"/>
            <w:szCs w:val="24"/>
          </w:rPr>
          <w:t>preference,</w:t>
        </w:r>
      </w:ins>
      <w:r>
        <w:rPr>
          <w:rFonts w:ascii="Arial" w:hAnsi="Arial" w:cs="Arial"/>
          <w:sz w:val="24"/>
          <w:szCs w:val="24"/>
        </w:rPr>
        <w:t xml:space="preserve"> with “Reject public funding” serving as the reference outcome. </w:t>
      </w:r>
      <m:oMath>
        <m:sSub>
          <m:sSubPr>
            <m:ctrlPr>
              <w:rPr>
                <w:rFonts w:ascii="Cambria Math" w:hAnsi="Cambria Math" w:cs="Arial"/>
                <w:sz w:val="24"/>
                <w:szCs w:val="24"/>
              </w:rPr>
            </m:ctrlPr>
          </m:sSubPr>
          <m:e>
            <w:proofErr w:type="spellStart"/>
            <m:r>
              <m:rPr>
                <m:nor/>
              </m:rPr>
              <w:rPr>
                <w:rFonts w:ascii="Arial" w:hAnsi="Arial" w:cs="Arial"/>
                <w:sz w:val="24"/>
                <w:szCs w:val="24"/>
              </w:rPr>
              <m:t>LossRescue</m:t>
            </m:r>
            <w:proofErr w:type="spellEnd"/>
          </m:e>
          <m:sub>
            <m:r>
              <w:rPr>
                <w:rFonts w:ascii="Cambria Math" w:hAnsi="Cambria Math" w:cs="Arial"/>
                <w:sz w:val="24"/>
                <w:szCs w:val="24"/>
              </w:rPr>
              <m:t>i</m:t>
            </m:r>
          </m:sub>
        </m:sSub>
      </m:oMath>
      <w:r w:rsidRPr="008372F6">
        <w:rPr>
          <w:rFonts w:ascii="Arial" w:hAnsi="Arial" w:cs="Arial"/>
          <w:sz w:val="24"/>
          <w:szCs w:val="24"/>
        </w:rPr>
        <w:t xml:space="preserve"> and </w:t>
      </w:r>
      <m:oMath>
        <m:sSub>
          <m:sSubPr>
            <m:ctrlPr>
              <w:rPr>
                <w:rFonts w:ascii="Cambria Math" w:hAnsi="Cambria Math" w:cs="Arial"/>
                <w:sz w:val="24"/>
                <w:szCs w:val="24"/>
              </w:rPr>
            </m:ctrlPr>
          </m:sSubPr>
          <m:e>
            <w:proofErr w:type="spellStart"/>
            <m:r>
              <m:rPr>
                <m:nor/>
              </m:rPr>
              <w:rPr>
                <w:rFonts w:ascii="Arial" w:hAnsi="Arial" w:cs="Arial"/>
                <w:sz w:val="24"/>
                <w:szCs w:val="24"/>
              </w:rPr>
              <m:t>GainsHealthMax</m:t>
            </m:r>
            <w:proofErr w:type="spellEnd"/>
          </m:e>
          <m:sub>
            <m:r>
              <w:rPr>
                <w:rFonts w:ascii="Cambria Math" w:hAnsi="Cambria Math" w:cs="Arial"/>
                <w:sz w:val="24"/>
                <w:szCs w:val="24"/>
              </w:rPr>
              <m:t>i</m:t>
            </m:r>
          </m:sub>
        </m:sSub>
      </m:oMath>
      <w:r w:rsidRPr="008372F6">
        <w:rPr>
          <w:rFonts w:ascii="Arial" w:hAnsi="Arial" w:cs="Arial"/>
          <w:sz w:val="24"/>
          <w:szCs w:val="24"/>
        </w:rPr>
        <w:t xml:space="preserve"> indicate assignment to the two framing conditions, with the control condition as the reference, while </w:t>
      </w:r>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r>
        <w:rPr>
          <w:rFonts w:ascii="Arial" w:hAnsi="Arial" w:cs="Arial"/>
          <w:sz w:val="24"/>
          <w:szCs w:val="24"/>
        </w:rPr>
        <w:t xml:space="preserve"> contains gender, age, income group, region, eligibility for Kela medicine reimbursement, and self-reported medicine expenditure. Equation 1 estimates outcome-specific </w:t>
      </w:r>
      <w:del w:id="216" w:author="Héctor Bahamonde" w:date="2026-10-19T18:06:00Z">
        <w:r>
          <w:rPr>
            <w:rFonts w:ascii="Arial" w:hAnsi="Arial" w:cs="Arial"/>
            <w:sz w:val="24"/>
            <w:szCs w:val="24"/>
          </w:rPr>
          <w:delText>framing</w:delText>
        </w:r>
      </w:del>
      <w:ins w:id="217" w:author="Héctor Bahamonde" w:date="2026-10-19T18:06:00Z">
        <w:r>
          <w:rPr>
            <w:rFonts w:ascii="Arial" w:hAnsi="Arial" w:cs="Arial"/>
            <w:sz w:val="24"/>
            <w:szCs w:val="24"/>
          </w:rPr>
          <w:t>treatment</w:t>
        </w:r>
      </w:ins>
      <w:r>
        <w:rPr>
          <w:rFonts w:ascii="Arial" w:hAnsi="Arial" w:cs="Arial"/>
          <w:sz w:val="24"/>
          <w:szCs w:val="24"/>
        </w:rPr>
        <w:t xml:space="preserve"> effects on the relative probability of each </w:t>
      </w:r>
      <w:r w:rsidRPr="00C25C27">
        <w:rPr>
          <w:rFonts w:ascii="Arial" w:hAnsi="Arial" w:cs="Arial"/>
          <w:sz w:val="24"/>
          <w:szCs w:val="24"/>
        </w:rPr>
        <w:t>response</w:t>
      </w:r>
      <w:r w:rsidR="00C25C27" w:rsidRPr="00292B66">
        <w:rPr>
          <w:rFonts w:ascii="Arial" w:hAnsi="Arial" w:cs="Arial"/>
          <w:sz w:val="24"/>
          <w:szCs w:val="24"/>
        </w:rPr>
        <w:t>--</w:t>
      </w:r>
      <w:r w:rsidRPr="00C25C27">
        <w:rPr>
          <w:rFonts w:ascii="Arial" w:hAnsi="Arial" w:cs="Arial"/>
          <w:sz w:val="24"/>
          <w:szCs w:val="24"/>
        </w:rPr>
        <w:t xml:space="preserve">including “I don’t </w:t>
      </w:r>
      <w:proofErr w:type="gramStart"/>
      <w:r w:rsidRPr="00C25C27">
        <w:rPr>
          <w:rFonts w:ascii="Arial" w:hAnsi="Arial" w:cs="Arial"/>
          <w:sz w:val="24"/>
          <w:szCs w:val="24"/>
        </w:rPr>
        <w:t>know”</w:t>
      </w:r>
      <w:r w:rsidR="00C25C27" w:rsidRPr="00292B66">
        <w:rPr>
          <w:rFonts w:ascii="Arial" w:hAnsi="Arial" w:cs="Arial"/>
          <w:sz w:val="24"/>
          <w:szCs w:val="24"/>
        </w:rPr>
        <w:t>--</w:t>
      </w:r>
      <w:proofErr w:type="gramEnd"/>
      <w:r w:rsidRPr="00C25C27">
        <w:rPr>
          <w:rFonts w:ascii="Arial" w:hAnsi="Arial" w:cs="Arial"/>
          <w:sz w:val="24"/>
          <w:szCs w:val="24"/>
        </w:rPr>
        <w:t>compared</w:t>
      </w:r>
      <w:r w:rsidRPr="008372F6">
        <w:rPr>
          <w:rFonts w:ascii="Arial" w:hAnsi="Arial" w:cs="Arial"/>
          <w:sz w:val="24"/>
          <w:szCs w:val="24"/>
        </w:rPr>
        <w:t xml:space="preserve"> with outright rejection, holding observed characteristics constant and applying survey weights.</w:t>
      </w:r>
    </w:p>
    <w:p w14:paraId="64C72E2A" w14:textId="77777777" w:rsidR="005D491A" w:rsidRPr="0033285A" w:rsidRDefault="00000000" w:rsidP="0033285A">
      <w:pPr>
        <w:pStyle w:val="BodyText"/>
        <w:spacing w:before="120" w:after="120" w:line="360" w:lineRule="auto"/>
        <w:rPr>
          <w:rFonts w:ascii="Arial" w:hAnsi="Arial" w:cs="Arial"/>
          <w:w w:val="105"/>
          <w:sz w:val="24"/>
          <w:szCs w:val="24"/>
        </w:rPr>
      </w:pPr>
      <w:bookmarkStart w:id="218" w:name="_bookmark4"/>
      <w:bookmarkStart w:id="219" w:name="_bookmark6"/>
      <w:bookmarkEnd w:id="218"/>
      <w:bookmarkEnd w:id="219"/>
      <w:r w:rsidRPr="0033285A">
        <w:rPr>
          <w:rFonts w:ascii="Arial" w:hAnsi="Arial" w:cs="Arial"/>
          <w:w w:val="105"/>
          <w:sz w:val="24"/>
          <w:szCs w:val="24"/>
        </w:rPr>
        <w:t xml:space="preserve">Figure </w:t>
      </w:r>
      <w:r w:rsidR="00A04EA4" w:rsidRPr="0033285A">
        <w:rPr>
          <w:rFonts w:ascii="Arial" w:hAnsi="Arial" w:cs="Arial"/>
          <w:w w:val="105"/>
          <w:sz w:val="24"/>
          <w:szCs w:val="24"/>
        </w:rPr>
        <w:t>2</w:t>
      </w:r>
      <w:r w:rsidR="00A83E16" w:rsidRPr="0033285A">
        <w:rPr>
          <w:rFonts w:ascii="Arial" w:hAnsi="Arial" w:cs="Arial"/>
          <w:w w:val="105"/>
          <w:sz w:val="24"/>
          <w:szCs w:val="24"/>
        </w:rPr>
        <w:t>.</w:t>
      </w:r>
      <w:r w:rsidRPr="0033285A">
        <w:rPr>
          <w:rFonts w:ascii="Arial" w:hAnsi="Arial" w:cs="Arial"/>
          <w:w w:val="105"/>
          <w:sz w:val="24"/>
          <w:szCs w:val="24"/>
        </w:rPr>
        <w:t xml:space="preserve"> Frequencies and </w:t>
      </w:r>
      <w:r w:rsidR="00A83E16" w:rsidRPr="0033285A">
        <w:rPr>
          <w:rFonts w:ascii="Arial" w:hAnsi="Arial" w:cs="Arial"/>
          <w:w w:val="105"/>
          <w:sz w:val="24"/>
          <w:szCs w:val="24"/>
        </w:rPr>
        <w:t>d</w:t>
      </w:r>
      <w:r w:rsidRPr="0033285A">
        <w:rPr>
          <w:rFonts w:ascii="Arial" w:hAnsi="Arial" w:cs="Arial"/>
          <w:w w:val="105"/>
          <w:sz w:val="24"/>
          <w:szCs w:val="24"/>
        </w:rPr>
        <w:t xml:space="preserve">ensities: Summary </w:t>
      </w:r>
      <w:r w:rsidR="00A83E16" w:rsidRPr="0033285A">
        <w:rPr>
          <w:rFonts w:ascii="Arial" w:hAnsi="Arial" w:cs="Arial"/>
          <w:w w:val="105"/>
          <w:sz w:val="24"/>
          <w:szCs w:val="24"/>
        </w:rPr>
        <w:t>s</w:t>
      </w:r>
      <w:r w:rsidRPr="0033285A">
        <w:rPr>
          <w:rFonts w:ascii="Arial" w:hAnsi="Arial" w:cs="Arial"/>
          <w:w w:val="105"/>
          <w:sz w:val="24"/>
          <w:szCs w:val="24"/>
        </w:rPr>
        <w:t xml:space="preserve">tatistics and </w:t>
      </w:r>
      <w:r w:rsidR="00A83E16" w:rsidRPr="0033285A">
        <w:rPr>
          <w:rFonts w:ascii="Arial" w:hAnsi="Arial" w:cs="Arial"/>
          <w:w w:val="105"/>
          <w:sz w:val="24"/>
          <w:szCs w:val="24"/>
        </w:rPr>
        <w:t>c</w:t>
      </w:r>
      <w:r w:rsidRPr="0033285A">
        <w:rPr>
          <w:rFonts w:ascii="Arial" w:hAnsi="Arial" w:cs="Arial"/>
          <w:w w:val="105"/>
          <w:sz w:val="24"/>
          <w:szCs w:val="24"/>
        </w:rPr>
        <w:t xml:space="preserve">ovariate </w:t>
      </w:r>
      <w:r w:rsidR="00A83E16" w:rsidRPr="0033285A">
        <w:rPr>
          <w:rFonts w:ascii="Arial" w:hAnsi="Arial" w:cs="Arial"/>
          <w:w w:val="105"/>
          <w:sz w:val="24"/>
          <w:szCs w:val="24"/>
        </w:rPr>
        <w:t>b</w:t>
      </w:r>
      <w:r w:rsidRPr="0033285A">
        <w:rPr>
          <w:rFonts w:ascii="Arial" w:hAnsi="Arial" w:cs="Arial"/>
          <w:w w:val="105"/>
          <w:sz w:val="24"/>
          <w:szCs w:val="24"/>
        </w:rPr>
        <w:t>alance</w:t>
      </w:r>
      <w:r w:rsidR="00A83E16" w:rsidRPr="0033285A">
        <w:rPr>
          <w:rFonts w:ascii="Arial" w:hAnsi="Arial" w:cs="Arial"/>
          <w:w w:val="105"/>
          <w:sz w:val="24"/>
          <w:szCs w:val="24"/>
        </w:rPr>
        <w:t>.</w:t>
      </w:r>
    </w:p>
    <w:p w14:paraId="4842EB6E" w14:textId="77777777"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9"/>
                    <a:stretch>
                      <a:fillRect/>
                    </a:stretch>
                  </pic:blipFill>
                  <pic:spPr>
                    <a:xfrm>
                      <a:off x="0" y="0"/>
                      <a:ext cx="6268248" cy="7407929"/>
                    </a:xfrm>
                    <a:prstGeom prst="rect">
                      <a:avLst/>
                    </a:prstGeom>
                  </pic:spPr>
                </pic:pic>
              </a:graphicData>
            </a:graphic>
          </wp:inline>
        </w:drawing>
      </w:r>
    </w:p>
    <w:p w14:paraId="4A4EC38F" w14:textId="77777777" w:rsidR="005D491A" w:rsidRPr="008372F6" w:rsidRDefault="00000000" w:rsidP="00292B66">
      <w:pPr>
        <w:spacing w:before="120" w:after="120" w:line="360" w:lineRule="auto"/>
        <w:ind w:right="357"/>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C020E4">
        <w:rPr>
          <w:rFonts w:ascii="Arial" w:hAnsi="Arial" w:cs="Arial"/>
          <w:i/>
          <w:sz w:val="24"/>
          <w:szCs w:val="24"/>
        </w:rPr>
        <w:t xml:space="preserve"> </w:t>
      </w:r>
      <w:r w:rsidRPr="00C020E4">
        <w:rPr>
          <w:rFonts w:ascii="Arial" w:hAnsi="Arial" w:cs="Arial"/>
          <w:sz w:val="24"/>
          <w:szCs w:val="24"/>
        </w:rPr>
        <w:t xml:space="preserve">The figure summarizes sample composition by experimental condition (Control, Loss/rescue, and Gains/health </w:t>
      </w:r>
      <w:proofErr w:type="spellStart"/>
      <w:r w:rsidRPr="00C020E4">
        <w:rPr>
          <w:rFonts w:ascii="Arial" w:hAnsi="Arial" w:cs="Arial"/>
          <w:sz w:val="24"/>
          <w:szCs w:val="24"/>
        </w:rPr>
        <w:t>maximisation</w:t>
      </w:r>
      <w:proofErr w:type="spellEnd"/>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The age panel displays weighted kernel density estimates of respondents’ age.</w:t>
      </w:r>
      <w:r w:rsidRPr="00C020E4">
        <w:rPr>
          <w:rFonts w:ascii="Arial" w:hAnsi="Arial" w:cs="Arial"/>
          <w:spacing w:val="40"/>
          <w:sz w:val="24"/>
          <w:szCs w:val="24"/>
        </w:rPr>
        <w:t xml:space="preserve"> </w:t>
      </w:r>
      <w:r w:rsidRPr="00C020E4">
        <w:rPr>
          <w:rFonts w:ascii="Arial" w:hAnsi="Arial" w:cs="Arial"/>
          <w:sz w:val="24"/>
          <w:szCs w:val="24"/>
        </w:rPr>
        <w:t>The remaining</w:t>
      </w:r>
      <w:r w:rsidRPr="00C020E4">
        <w:rPr>
          <w:rFonts w:ascii="Arial" w:hAnsi="Arial" w:cs="Arial"/>
          <w:spacing w:val="-6"/>
          <w:sz w:val="24"/>
          <w:szCs w:val="24"/>
        </w:rPr>
        <w:t xml:space="preserve"> </w:t>
      </w:r>
      <w:proofErr w:type="spellStart"/>
      <w:r w:rsidRPr="00C020E4">
        <w:rPr>
          <w:rFonts w:ascii="Arial" w:hAnsi="Arial" w:cs="Arial"/>
          <w:sz w:val="24"/>
          <w:szCs w:val="24"/>
        </w:rPr>
        <w:t>panels</w:t>
      </w:r>
      <w:proofErr w:type="spellEnd"/>
      <w:r w:rsidRPr="00C020E4">
        <w:rPr>
          <w:rFonts w:ascii="Arial" w:hAnsi="Arial" w:cs="Arial"/>
          <w:spacing w:val="-6"/>
          <w:sz w:val="24"/>
          <w:szCs w:val="24"/>
        </w:rPr>
        <w:t xml:space="preserve"> </w:t>
      </w:r>
      <w:r w:rsidRPr="00C020E4">
        <w:rPr>
          <w:rFonts w:ascii="Arial" w:hAnsi="Arial" w:cs="Arial"/>
          <w:sz w:val="24"/>
          <w:szCs w:val="24"/>
        </w:rPr>
        <w:t>report</w:t>
      </w:r>
      <w:r w:rsidRPr="00C020E4">
        <w:rPr>
          <w:rFonts w:ascii="Arial" w:hAnsi="Arial" w:cs="Arial"/>
          <w:spacing w:val="-6"/>
          <w:sz w:val="24"/>
          <w:szCs w:val="24"/>
        </w:rPr>
        <w:t xml:space="preserve"> </w:t>
      </w:r>
      <w:r w:rsidRPr="00C020E4">
        <w:rPr>
          <w:rFonts w:ascii="Arial" w:hAnsi="Arial" w:cs="Arial"/>
          <w:sz w:val="24"/>
          <w:szCs w:val="24"/>
        </w:rPr>
        <w:t>weighted</w:t>
      </w:r>
      <w:r w:rsidRPr="00C020E4">
        <w:rPr>
          <w:rFonts w:ascii="Arial" w:hAnsi="Arial" w:cs="Arial"/>
          <w:spacing w:val="-6"/>
          <w:sz w:val="24"/>
          <w:szCs w:val="24"/>
        </w:rPr>
        <w:t xml:space="preserve"> </w:t>
      </w:r>
      <w:r w:rsidRPr="00C020E4">
        <w:rPr>
          <w:rFonts w:ascii="Arial" w:hAnsi="Arial" w:cs="Arial"/>
          <w:sz w:val="24"/>
          <w:szCs w:val="24"/>
        </w:rPr>
        <w:t>percentages</w:t>
      </w:r>
      <w:r w:rsidRPr="00C020E4">
        <w:rPr>
          <w:rFonts w:ascii="Arial" w:hAnsi="Arial" w:cs="Arial"/>
          <w:spacing w:val="-6"/>
          <w:sz w:val="24"/>
          <w:szCs w:val="24"/>
        </w:rPr>
        <w:t xml:space="preserve"> </w:t>
      </w:r>
      <w:r w:rsidRPr="00C020E4">
        <w:rPr>
          <w:rFonts w:ascii="Arial" w:hAnsi="Arial" w:cs="Arial"/>
          <w:sz w:val="24"/>
          <w:szCs w:val="24"/>
        </w:rPr>
        <w:t>within</w:t>
      </w:r>
      <w:r w:rsidRPr="00C020E4">
        <w:rPr>
          <w:rFonts w:ascii="Arial" w:hAnsi="Arial" w:cs="Arial"/>
          <w:spacing w:val="-6"/>
          <w:sz w:val="24"/>
          <w:szCs w:val="24"/>
        </w:rPr>
        <w:t xml:space="preserve"> </w:t>
      </w:r>
      <w:r w:rsidRPr="00C020E4">
        <w:rPr>
          <w:rFonts w:ascii="Arial" w:hAnsi="Arial" w:cs="Arial"/>
          <w:sz w:val="24"/>
          <w:szCs w:val="24"/>
        </w:rPr>
        <w:t>each</w:t>
      </w:r>
      <w:r w:rsidRPr="00C020E4">
        <w:rPr>
          <w:rFonts w:ascii="Arial" w:hAnsi="Arial" w:cs="Arial"/>
          <w:spacing w:val="-6"/>
          <w:sz w:val="24"/>
          <w:szCs w:val="24"/>
        </w:rPr>
        <w:t xml:space="preserve"> </w:t>
      </w:r>
      <w:r w:rsidRPr="00C020E4">
        <w:rPr>
          <w:rFonts w:ascii="Arial" w:hAnsi="Arial" w:cs="Arial"/>
          <w:sz w:val="24"/>
          <w:szCs w:val="24"/>
        </w:rPr>
        <w:t>framing</w:t>
      </w:r>
      <w:r w:rsidRPr="00C020E4">
        <w:rPr>
          <w:rFonts w:ascii="Arial" w:hAnsi="Arial" w:cs="Arial"/>
          <w:spacing w:val="-6"/>
          <w:sz w:val="24"/>
          <w:szCs w:val="24"/>
        </w:rPr>
        <w:t xml:space="preserve"> </w:t>
      </w:r>
      <w:r w:rsidRPr="00C020E4">
        <w:rPr>
          <w:rFonts w:ascii="Arial" w:hAnsi="Arial" w:cs="Arial"/>
          <w:sz w:val="24"/>
          <w:szCs w:val="24"/>
        </w:rPr>
        <w:t>condition</w:t>
      </w:r>
      <w:r w:rsidRPr="00C020E4">
        <w:rPr>
          <w:rFonts w:ascii="Arial" w:hAnsi="Arial" w:cs="Arial"/>
          <w:spacing w:val="-6"/>
          <w:sz w:val="24"/>
          <w:szCs w:val="24"/>
        </w:rPr>
        <w:t xml:space="preserve"> </w:t>
      </w:r>
      <w:r w:rsidRPr="00C020E4">
        <w:rPr>
          <w:rFonts w:ascii="Arial" w:hAnsi="Arial" w:cs="Arial"/>
          <w:sz w:val="24"/>
          <w:szCs w:val="24"/>
        </w:rPr>
        <w:t>for</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covariates</w:t>
      </w:r>
      <w:r w:rsidRPr="00C020E4">
        <w:rPr>
          <w:rFonts w:ascii="Arial" w:hAnsi="Arial" w:cs="Arial"/>
          <w:spacing w:val="-6"/>
          <w:sz w:val="24"/>
          <w:szCs w:val="24"/>
        </w:rPr>
        <w:t xml:space="preserve"> </w:t>
      </w:r>
      <w:r w:rsidRPr="00C020E4">
        <w:rPr>
          <w:rFonts w:ascii="Arial" w:hAnsi="Arial" w:cs="Arial"/>
          <w:sz w:val="24"/>
          <w:szCs w:val="24"/>
        </w:rPr>
        <w:t>used</w:t>
      </w:r>
      <w:r w:rsidRPr="00C020E4">
        <w:rPr>
          <w:rFonts w:ascii="Arial" w:hAnsi="Arial" w:cs="Arial"/>
          <w:spacing w:val="-6"/>
          <w:sz w:val="24"/>
          <w:szCs w:val="24"/>
        </w:rPr>
        <w:t xml:space="preserve"> </w:t>
      </w:r>
      <w:r w:rsidRPr="00C020E4">
        <w:rPr>
          <w:rFonts w:ascii="Arial" w:hAnsi="Arial" w:cs="Arial"/>
          <w:sz w:val="24"/>
          <w:szCs w:val="24"/>
        </w:rPr>
        <w:t>in</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main</w:t>
      </w:r>
      <w:r w:rsidRPr="00C020E4">
        <w:rPr>
          <w:rFonts w:ascii="Arial" w:hAnsi="Arial" w:cs="Arial"/>
          <w:spacing w:val="-6"/>
          <w:sz w:val="24"/>
          <w:szCs w:val="24"/>
        </w:rPr>
        <w:t xml:space="preserve"> </w:t>
      </w:r>
      <w:r w:rsidRPr="00C020E4">
        <w:rPr>
          <w:rFonts w:ascii="Arial" w:hAnsi="Arial" w:cs="Arial"/>
          <w:sz w:val="24"/>
          <w:szCs w:val="24"/>
        </w:rPr>
        <w:t xml:space="preserve">model </w:t>
      </w:r>
      <w:hyperlink w:anchor="_bookmark4" w:history="1">
        <w:r w:rsidR="005D491A" w:rsidRPr="00C020E4">
          <w:rPr>
            <w:rFonts w:ascii="Arial" w:hAnsi="Arial" w:cs="Arial"/>
            <w:sz w:val="24"/>
            <w:szCs w:val="24"/>
          </w:rPr>
          <w:t>(Equation 1</w:t>
        </w:r>
      </w:hyperlink>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 xml:space="preserve">The </w:t>
      </w:r>
      <w:r w:rsidRPr="00C020E4">
        <w:rPr>
          <w:rFonts w:ascii="Arial" w:hAnsi="Arial" w:cs="Arial"/>
          <w:sz w:val="24"/>
          <w:szCs w:val="24"/>
        </w:rPr>
        <w:lastRenderedPageBreak/>
        <w:t>close overlap across conditions suggests good covariate balance from random assignment.</w:t>
      </w:r>
    </w:p>
    <w:p w14:paraId="4AB134AB" w14:textId="77777777" w:rsidR="005D491A" w:rsidRPr="006E3227" w:rsidRDefault="00000000" w:rsidP="006E3227">
      <w:pPr>
        <w:pStyle w:val="Title"/>
        <w:numPr>
          <w:ilvl w:val="0"/>
          <w:numId w:val="5"/>
        </w:numPr>
        <w:ind w:left="0" w:hanging="540"/>
        <w:jc w:val="both"/>
      </w:pPr>
      <w:bookmarkStart w:id="220" w:name="Results"/>
      <w:bookmarkEnd w:id="220"/>
      <w:r w:rsidRPr="006E3227">
        <w:t>Results</w:t>
      </w:r>
    </w:p>
    <w:p w14:paraId="0B3E574C" w14:textId="6509643D" w:rsidR="00B467E3" w:rsidRPr="008372F6" w:rsidRDefault="00000000" w:rsidP="008372F6">
      <w:pPr>
        <w:pStyle w:val="BodyText"/>
        <w:spacing w:before="120" w:after="120" w:line="360" w:lineRule="auto"/>
        <w:jc w:val="both"/>
        <w:rPr>
          <w:rFonts w:ascii="Arial" w:hAnsi="Arial" w:cs="Arial"/>
          <w:w w:val="105"/>
          <w:sz w:val="24"/>
          <w:szCs w:val="24"/>
        </w:rPr>
      </w:pPr>
      <w:del w:id="221" w:author="Héctor Bahamonde" w:date="2026-10-19T18:06:00Z">
        <w:r>
          <w:rPr>
            <w:rFonts w:ascii="Arial" w:hAnsi="Arial" w:cs="Arial"/>
            <w:w w:val="110"/>
            <w:sz w:val="24"/>
            <w:szCs w:val="24"/>
          </w:rPr>
          <w:delText xml:space="preserve">After fitting </w:delText>
        </w:r>
      </w:del>
      <w:r w:rsidR="00B467E3">
        <w:fldChar w:fldCharType="begin"/>
      </w:r>
      <w:r w:rsidR="00B467E3">
        <w:instrText>HYPERLINK \l "_bookmark4"</w:instrText>
      </w:r>
      <w:r w:rsidR="00B467E3">
        <w:fldChar w:fldCharType="separate"/>
      </w:r>
      <w:del w:id="222" w:author="Héctor Bahamonde" w:date="2026-10-19T18:06:00Z">
        <w:r w:rsidR="00B467E3">
          <w:rPr>
            <w:rFonts w:ascii="Arial" w:hAnsi="Arial" w:cs="Arial"/>
            <w:w w:val="110"/>
            <w:sz w:val="24"/>
            <w:szCs w:val="24"/>
          </w:rPr>
          <w:delText>Equation 1,</w:delText>
        </w:r>
      </w:del>
      <w:r w:rsidR="00B467E3">
        <w:fldChar w:fldCharType="end"/>
      </w:r>
      <w:del w:id="223" w:author="Héctor Bahamonde" w:date="2026-10-19T18:06:00Z">
        <w:r>
          <w:rPr>
            <w:rFonts w:ascii="Arial" w:hAnsi="Arial" w:cs="Arial"/>
            <w:w w:val="110"/>
            <w:sz w:val="24"/>
            <w:szCs w:val="24"/>
          </w:rPr>
          <w:delText xml:space="preserve"> we show </w:delText>
        </w:r>
      </w:del>
      <w:hyperlink w:anchor="_bookmark7" w:history="1">
        <w:r w:rsidR="00E850A6">
          <w:rPr>
            <w:rFonts w:ascii="Arial" w:hAnsi="Arial" w:cs="Arial"/>
            <w:w w:val="110"/>
            <w:sz w:val="24"/>
            <w:szCs w:val="24"/>
          </w:rPr>
          <w:t>Figure</w:t>
        </w:r>
      </w:hyperlink>
      <w:r w:rsidR="00E850A6">
        <w:rPr>
          <w:rFonts w:ascii="Arial" w:hAnsi="Arial" w:cs="Arial"/>
          <w:w w:val="110"/>
          <w:sz w:val="24"/>
          <w:szCs w:val="24"/>
        </w:rPr>
        <w:t xml:space="preserve"> 3</w:t>
      </w:r>
      <w:r>
        <w:rPr>
          <w:rFonts w:ascii="Arial" w:hAnsi="Arial" w:cs="Arial"/>
          <w:w w:val="110"/>
          <w:sz w:val="24"/>
          <w:szCs w:val="24"/>
        </w:rPr>
        <w:t xml:space="preserve"> </w:t>
      </w:r>
      <w:del w:id="224" w:author="Héctor Bahamonde" w:date="2026-10-19T18:06:00Z">
        <w:r>
          <w:rPr>
            <w:rFonts w:ascii="Arial" w:hAnsi="Arial" w:cs="Arial"/>
            <w:w w:val="110"/>
            <w:sz w:val="24"/>
            <w:szCs w:val="24"/>
          </w:rPr>
          <w:delText>which</w:delText>
        </w:r>
      </w:del>
      <w:ins w:id="225" w:author="Héctor Bahamonde" w:date="2026-10-19T18:06:00Z">
        <w:r>
          <w:rPr>
            <w:rFonts w:ascii="Arial" w:hAnsi="Arial" w:cs="Arial"/>
            <w:w w:val="110"/>
            <w:sz w:val="24"/>
            <w:szCs w:val="24"/>
          </w:rPr>
          <w:t>and</w:t>
        </w:r>
      </w:ins>
      <w:r>
        <w:rPr>
          <w:rFonts w:ascii="Arial" w:hAnsi="Arial" w:cs="Arial"/>
          <w:w w:val="110"/>
          <w:sz w:val="24"/>
          <w:szCs w:val="24"/>
        </w:rPr>
        <w:t xml:space="preserve"> </w:t>
      </w:r>
      <w:del w:id="226" w:author="Héctor Bahamonde" w:date="2026-10-19T18:06:00Z">
        <w:r>
          <w:rPr>
            <w:rFonts w:ascii="Arial" w:hAnsi="Arial" w:cs="Arial"/>
            <w:w w:val="110"/>
            <w:sz w:val="24"/>
            <w:szCs w:val="24"/>
          </w:rPr>
          <w:delText>presents</w:delText>
        </w:r>
      </w:del>
      <w:ins w:id="227" w:author="Héctor Bahamonde" w:date="2026-10-19T18:06:00Z">
        <w:r>
          <w:rPr>
            <w:rFonts w:ascii="Arial" w:hAnsi="Arial" w:cs="Arial"/>
            <w:w w:val="110"/>
            <w:sz w:val="24"/>
            <w:szCs w:val="24"/>
          </w:rPr>
          <w:t>Table 2 report</w:t>
        </w:r>
      </w:ins>
      <w:r>
        <w:rPr>
          <w:rFonts w:ascii="Arial" w:hAnsi="Arial" w:cs="Arial"/>
          <w:w w:val="110"/>
          <w:sz w:val="24"/>
          <w:szCs w:val="24"/>
        </w:rPr>
        <w:t xml:space="preserve"> predicted probabilities for all four </w:t>
      </w:r>
      <w:del w:id="228" w:author="Héctor Bahamonde" w:date="2026-10-19T18:06:00Z">
        <w:r>
          <w:rPr>
            <w:rFonts w:ascii="Arial" w:hAnsi="Arial" w:cs="Arial"/>
            <w:w w:val="110"/>
            <w:sz w:val="24"/>
            <w:szCs w:val="24"/>
          </w:rPr>
          <w:delText>response</w:delText>
        </w:r>
      </w:del>
      <w:ins w:id="229" w:author="Héctor Bahamonde" w:date="2026-10-19T18:06:00Z">
        <w:r>
          <w:rPr>
            <w:rFonts w:ascii="Arial" w:hAnsi="Arial" w:cs="Arial"/>
            <w:w w:val="110"/>
            <w:sz w:val="24"/>
            <w:szCs w:val="24"/>
          </w:rPr>
          <w:t>responses;</w:t>
        </w:r>
      </w:ins>
      <w:r>
        <w:rPr>
          <w:rFonts w:ascii="Arial" w:hAnsi="Arial" w:cs="Arial"/>
          <w:w w:val="110"/>
          <w:sz w:val="24"/>
          <w:szCs w:val="24"/>
        </w:rPr>
        <w:t xml:space="preserve"> </w:t>
      </w:r>
      <w:del w:id="230" w:author="Héctor Bahamonde" w:date="2026-10-19T18:06:00Z">
        <w:r>
          <w:rPr>
            <w:rFonts w:ascii="Arial" w:hAnsi="Arial" w:cs="Arial"/>
            <w:w w:val="110"/>
            <w:sz w:val="24"/>
            <w:szCs w:val="24"/>
          </w:rPr>
          <w:delText>categories</w:delText>
        </w:r>
      </w:del>
      <w:ins w:id="231" w:author="Héctor Bahamonde" w:date="2026-10-19T18:06:00Z">
        <w:r>
          <w:rPr>
            <w:rFonts w:ascii="Arial" w:hAnsi="Arial" w:cs="Arial"/>
            <w:w w:val="110"/>
            <w:sz w:val="24"/>
            <w:szCs w:val="24"/>
          </w:rPr>
          <w:t>Table</w:t>
        </w:r>
      </w:ins>
      <w:r>
        <w:rPr>
          <w:rFonts w:ascii="Arial" w:hAnsi="Arial" w:cs="Arial"/>
          <w:w w:val="110"/>
          <w:sz w:val="24"/>
          <w:szCs w:val="24"/>
        </w:rPr>
        <w:t xml:space="preserve"> </w:t>
      </w:r>
      <w:del w:id="232" w:author="Héctor Bahamonde" w:date="2026-10-19T18:06:00Z">
        <w:r>
          <w:rPr>
            <w:rFonts w:ascii="Arial" w:hAnsi="Arial" w:cs="Arial"/>
            <w:w w:val="110"/>
            <w:sz w:val="24"/>
            <w:szCs w:val="24"/>
          </w:rPr>
          <w:delText>across</w:delText>
        </w:r>
      </w:del>
      <w:ins w:id="233" w:author="Héctor Bahamonde" w:date="2026-10-19T18:06:00Z">
        <w:r>
          <w:rPr>
            <w:rFonts w:ascii="Arial" w:hAnsi="Arial" w:cs="Arial"/>
            <w:w w:val="110"/>
            <w:sz w:val="24"/>
            <w:szCs w:val="24"/>
          </w:rPr>
          <w:t>OA3</w:t>
        </w:r>
      </w:ins>
      <w:r>
        <w:rPr>
          <w:rFonts w:ascii="Arial" w:hAnsi="Arial" w:cs="Arial"/>
          <w:w w:val="110"/>
          <w:sz w:val="24"/>
          <w:szCs w:val="24"/>
        </w:rPr>
        <w:t xml:space="preserve"> </w:t>
      </w:r>
      <w:del w:id="234" w:author="Héctor Bahamonde" w:date="2026-10-19T18:06:00Z">
        <w:r>
          <w:rPr>
            <w:rFonts w:ascii="Arial" w:hAnsi="Arial" w:cs="Arial"/>
            <w:w w:val="110"/>
            <w:sz w:val="24"/>
            <w:szCs w:val="24"/>
          </w:rPr>
          <w:delText>framing</w:delText>
        </w:r>
      </w:del>
      <w:ins w:id="235" w:author="Héctor Bahamonde" w:date="2026-10-19T18:06:00Z">
        <w:r>
          <w:rPr>
            <w:rFonts w:ascii="Arial" w:hAnsi="Arial" w:cs="Arial"/>
            <w:w w:val="110"/>
            <w:sz w:val="24"/>
            <w:szCs w:val="24"/>
          </w:rPr>
          <w:t>reports differences between</w:t>
        </w:r>
      </w:ins>
      <w:r>
        <w:rPr>
          <w:rFonts w:ascii="Arial" w:hAnsi="Arial" w:cs="Arial"/>
          <w:w w:val="110"/>
          <w:sz w:val="24"/>
          <w:szCs w:val="24"/>
        </w:rPr>
        <w:t xml:space="preserve"> conditions </w:t>
      </w:r>
      <w:del w:id="236" w:author="Héctor Bahamonde" w:date="2026-10-19T18:06:00Z">
        <w:r>
          <w:rPr>
            <w:rFonts w:ascii="Arial" w:hAnsi="Arial" w:cs="Arial"/>
            <w:w w:val="110"/>
            <w:sz w:val="24"/>
            <w:szCs w:val="24"/>
          </w:rPr>
          <w:delText>(</w:delText>
        </w:r>
      </w:del>
      <w:ins w:id="237" w:author="Héctor Bahamonde" w:date="2026-10-19T18:06:00Z">
        <w:r>
          <w:rPr>
            <w:rFonts w:ascii="Arial" w:hAnsi="Arial" w:cs="Arial"/>
            <w:w w:val="110"/>
            <w:sz w:val="24"/>
            <w:szCs w:val="24"/>
          </w:rPr>
          <w:t>with 95% confidence intervals (</w:t>
        </w:r>
      </w:ins>
      <w:r>
        <w:rPr>
          <w:rFonts w:ascii="Arial" w:hAnsi="Arial" w:cs="Arial"/>
          <w:w w:val="110"/>
          <w:sz w:val="24"/>
          <w:szCs w:val="24"/>
        </w:rPr>
        <w:t xml:space="preserve">regression </w:t>
      </w:r>
      <w:del w:id="238" w:author="Héctor Bahamonde" w:date="2026-10-19T18:06:00Z">
        <w:r>
          <w:rPr>
            <w:rFonts w:ascii="Arial" w:hAnsi="Arial" w:cs="Arial"/>
            <w:w w:val="110"/>
            <w:sz w:val="24"/>
            <w:szCs w:val="24"/>
          </w:rPr>
          <w:delText>table shown in</w:delText>
        </w:r>
      </w:del>
      <w:ins w:id="239" w:author="Héctor Bahamonde" w:date="2026-10-19T18:06:00Z">
        <w:r>
          <w:rPr>
            <w:rFonts w:ascii="Arial" w:hAnsi="Arial" w:cs="Arial"/>
            <w:w w:val="110"/>
            <w:sz w:val="24"/>
            <w:szCs w:val="24"/>
          </w:rPr>
          <w:t>results:</w:t>
        </w:r>
      </w:ins>
      <w:r>
        <w:rPr>
          <w:rFonts w:ascii="Arial" w:hAnsi="Arial" w:cs="Arial"/>
          <w:w w:val="110"/>
          <w:sz w:val="24"/>
          <w:szCs w:val="24"/>
        </w:rPr>
        <w:t xml:space="preserve"> </w:t>
      </w:r>
      <w:r>
        <w:rPr>
          <w:rFonts w:ascii="Arial" w:hAnsi="Arial" w:cs="Arial"/>
          <w:sz w:val="24"/>
          <w:szCs w:val="24"/>
        </w:rPr>
        <w:t xml:space="preserve">Table </w:t>
      </w:r>
      <w:del w:id="240" w:author="Héctor Bahamonde" w:date="2026-10-19T18:06:00Z">
        <w:r>
          <w:rPr>
            <w:rFonts w:ascii="Arial" w:hAnsi="Arial" w:cs="Arial"/>
            <w:sz w:val="24"/>
            <w:szCs w:val="24"/>
          </w:rPr>
          <w:delText>OA1</w:delText>
        </w:r>
      </w:del>
      <w:ins w:id="241" w:author="Héctor Bahamonde" w:date="2026-10-19T18:06:00Z">
        <w:r>
          <w:rPr>
            <w:rFonts w:ascii="Arial" w:hAnsi="Arial" w:cs="Arial"/>
            <w:sz w:val="24"/>
            <w:szCs w:val="24"/>
          </w:rPr>
          <w:t>OA1).</w:t>
        </w:r>
      </w:ins>
      <w:del w:id="242" w:author="Héctor Bahamonde" w:date="2026-10-19T18:06:00Z">
        <w:r>
          <w:rPr>
            <w:rFonts w:ascii="Arial" w:hAnsi="Arial" w:cs="Arial"/>
            <w:w w:val="110"/>
            <w:sz w:val="24"/>
            <w:szCs w:val="24"/>
          </w:rPr>
          <w:delText xml:space="preserve"> in the supplemental material/appendix).</w:delText>
        </w:r>
      </w:del>
      <w:r w:rsidRPr="008372F6">
        <w:rPr>
          <w:rFonts w:ascii="Arial" w:hAnsi="Arial" w:cs="Arial"/>
          <w:spacing w:val="39"/>
          <w:w w:val="110"/>
          <w:sz w:val="24"/>
          <w:szCs w:val="24"/>
        </w:rPr>
        <w:t xml:space="preserve"> </w:t>
      </w:r>
      <w:del w:id="243" w:author="Héctor Bahamonde" w:date="2026-10-19T18:06:00Z">
        <w:r>
          <w:rPr>
            <w:rFonts w:ascii="Arial" w:hAnsi="Arial" w:cs="Arial"/>
            <w:w w:val="110"/>
            <w:sz w:val="24"/>
            <w:szCs w:val="24"/>
          </w:rPr>
          <w:delText>The</w:delText>
        </w:r>
      </w:del>
      <w:ins w:id="244" w:author="Héctor Bahamonde" w:date="2026-10-19T18:06:00Z">
        <w:r>
          <w:rPr>
            <w:rFonts w:ascii="Arial" w:hAnsi="Arial" w:cs="Arial"/>
            <w:w w:val="110"/>
            <w:sz w:val="24"/>
            <w:szCs w:val="24"/>
          </w:rPr>
          <w:t>These</w:t>
        </w:r>
      </w:ins>
      <w:r>
        <w:rPr>
          <w:rFonts w:ascii="Arial" w:hAnsi="Arial" w:cs="Arial"/>
          <w:w w:val="110"/>
          <w:sz w:val="24"/>
          <w:szCs w:val="24"/>
        </w:rPr>
        <w:t xml:space="preserve"> </w:t>
      </w:r>
      <w:del w:id="245" w:author="Héctor Bahamonde" w:date="2026-10-19T18:06:00Z">
        <w:r>
          <w:rPr>
            <w:rFonts w:ascii="Arial" w:hAnsi="Arial" w:cs="Arial"/>
            <w:sz w:val="24"/>
            <w:szCs w:val="24"/>
          </w:rPr>
          <w:delText>results</w:delText>
        </w:r>
      </w:del>
      <w:ins w:id="246" w:author="Héctor Bahamonde" w:date="2026-10-19T18:06:00Z">
        <w:r>
          <w:rPr>
            <w:rFonts w:ascii="Arial" w:hAnsi="Arial" w:cs="Arial"/>
            <w:sz w:val="24"/>
            <w:szCs w:val="24"/>
          </w:rPr>
          <w:t>are</w:t>
        </w:r>
      </w:ins>
      <w:r w:rsidRPr="008372F6">
        <w:rPr>
          <w:rFonts w:ascii="Arial" w:hAnsi="Arial" w:cs="Arial"/>
          <w:spacing w:val="36"/>
          <w:sz w:val="24"/>
          <w:szCs w:val="24"/>
        </w:rPr>
        <w:t xml:space="preserve"> </w:t>
      </w:r>
      <w:del w:id="247" w:author="Héctor Bahamonde" w:date="2026-10-19T18:06:00Z">
        <w:r>
          <w:rPr>
            <w:rFonts w:ascii="Arial" w:hAnsi="Arial" w:cs="Arial"/>
            <w:sz w:val="24"/>
            <w:szCs w:val="24"/>
          </w:rPr>
          <w:delText>reveal</w:delText>
        </w:r>
      </w:del>
      <w:ins w:id="248" w:author="Héctor Bahamonde" w:date="2026-10-19T18:06:00Z">
        <w:r>
          <w:rPr>
            <w:rFonts w:ascii="Arial" w:hAnsi="Arial" w:cs="Arial"/>
            <w:sz w:val="24"/>
            <w:szCs w:val="24"/>
          </w:rPr>
          <w:t>the</w:t>
        </w:r>
      </w:ins>
      <w:r w:rsidRPr="008372F6">
        <w:rPr>
          <w:rFonts w:ascii="Arial" w:hAnsi="Arial" w:cs="Arial"/>
          <w:spacing w:val="34"/>
          <w:sz w:val="24"/>
          <w:szCs w:val="24"/>
        </w:rPr>
        <w:t xml:space="preserve"> </w:t>
      </w:r>
      <w:del w:id="249" w:author="Héctor Bahamonde" w:date="2026-10-19T18:06:00Z">
        <w:r>
          <w:rPr>
            <w:rFonts w:ascii="Arial" w:hAnsi="Arial" w:cs="Arial"/>
            <w:sz w:val="24"/>
            <w:szCs w:val="24"/>
          </w:rPr>
          <w:delText>clear</w:delText>
        </w:r>
      </w:del>
      <w:ins w:id="250" w:author="Héctor Bahamonde" w:date="2026-10-19T18:06:00Z">
        <w:r>
          <w:rPr>
            <w:rFonts w:ascii="Arial" w:hAnsi="Arial" w:cs="Arial"/>
            <w:sz w:val="24"/>
            <w:szCs w:val="24"/>
          </w:rPr>
          <w:t>combined effects of additional information</w:t>
        </w:r>
      </w:ins>
      <w:r w:rsidRPr="008372F6">
        <w:rPr>
          <w:rFonts w:ascii="Arial" w:hAnsi="Arial" w:cs="Arial"/>
          <w:spacing w:val="36"/>
          <w:sz w:val="24"/>
          <w:szCs w:val="24"/>
        </w:rPr>
        <w:t xml:space="preserve"> </w:t>
      </w:r>
      <w:r w:rsidRPr="008372F6">
        <w:rPr>
          <w:rFonts w:ascii="Arial" w:hAnsi="Arial" w:cs="Arial"/>
          <w:sz w:val="24"/>
          <w:szCs w:val="24"/>
        </w:rPr>
        <w:t>and</w:t>
      </w:r>
      <w:r w:rsidRPr="008372F6">
        <w:rPr>
          <w:rFonts w:ascii="Arial" w:hAnsi="Arial" w:cs="Arial"/>
          <w:spacing w:val="34"/>
          <w:sz w:val="24"/>
          <w:szCs w:val="24"/>
        </w:rPr>
        <w:t xml:space="preserve"> </w:t>
      </w:r>
      <w:del w:id="251" w:author="Héctor Bahamonde" w:date="2026-10-19T18:06:00Z">
        <w:r>
          <w:rPr>
            <w:rFonts w:ascii="Arial" w:hAnsi="Arial" w:cs="Arial"/>
            <w:sz w:val="24"/>
            <w:szCs w:val="24"/>
          </w:rPr>
          <w:delText>systematic</w:delText>
        </w:r>
        <w:r>
          <w:rPr>
            <w:rFonts w:ascii="Arial" w:hAnsi="Arial" w:cs="Arial"/>
            <w:spacing w:val="36"/>
            <w:sz w:val="24"/>
            <w:szCs w:val="24"/>
          </w:rPr>
          <w:delText xml:space="preserve"> </w:delText>
        </w:r>
      </w:del>
      <w:r w:rsidRPr="008372F6">
        <w:rPr>
          <w:rFonts w:ascii="Arial" w:hAnsi="Arial" w:cs="Arial"/>
          <w:sz w:val="24"/>
          <w:szCs w:val="24"/>
        </w:rPr>
        <w:t>framing</w:t>
      </w:r>
      <w:r w:rsidRPr="008372F6">
        <w:rPr>
          <w:rFonts w:ascii="Arial" w:hAnsi="Arial" w:cs="Arial"/>
          <w:spacing w:val="36"/>
          <w:sz w:val="24"/>
          <w:szCs w:val="24"/>
        </w:rPr>
        <w:t xml:space="preserve"> </w:t>
      </w:r>
      <w:del w:id="252" w:author="Héctor Bahamonde" w:date="2026-10-19T18:06:00Z">
        <w:r>
          <w:rPr>
            <w:rFonts w:ascii="Arial" w:hAnsi="Arial" w:cs="Arial"/>
            <w:sz w:val="24"/>
            <w:szCs w:val="24"/>
          </w:rPr>
          <w:delText>effects:</w:delText>
        </w:r>
      </w:del>
      <w:ins w:id="253" w:author="Héctor Bahamonde" w:date="2026-10-19T18:06:00Z">
        <w:r>
          <w:rPr>
            <w:rFonts w:ascii="Arial" w:hAnsi="Arial" w:cs="Arial"/>
            <w:sz w:val="24"/>
            <w:szCs w:val="24"/>
          </w:rPr>
          <w:t>emphasis.</w:t>
        </w:r>
      </w:ins>
      <w:del w:id="254" w:author="Héctor Bahamonde" w:date="2026-10-19T18:06:00Z">
        <w:r>
          <w:rPr>
            <w:rFonts w:ascii="Arial" w:hAnsi="Arial" w:cs="Arial"/>
            <w:spacing w:val="75"/>
            <w:sz w:val="24"/>
            <w:szCs w:val="24"/>
          </w:rPr>
          <w:delText xml:space="preserve"> </w:delText>
        </w:r>
        <w:r>
          <w:rPr>
            <w:rFonts w:ascii="Arial" w:hAnsi="Arial" w:cs="Arial"/>
            <w:sz w:val="24"/>
            <w:szCs w:val="24"/>
          </w:rPr>
          <w:delText>respondents</w:delText>
        </w:r>
        <w:r>
          <w:rPr>
            <w:rFonts w:ascii="Arial" w:hAnsi="Arial" w:cs="Arial"/>
            <w:spacing w:val="36"/>
            <w:sz w:val="24"/>
            <w:szCs w:val="24"/>
          </w:rPr>
          <w:delText xml:space="preserve"> </w:delText>
        </w:r>
        <w:r>
          <w:rPr>
            <w:rFonts w:ascii="Arial" w:hAnsi="Arial" w:cs="Arial"/>
            <w:sz w:val="24"/>
            <w:szCs w:val="24"/>
          </w:rPr>
          <w:delText>exposed</w:delText>
        </w:r>
        <w:r>
          <w:rPr>
            <w:rFonts w:ascii="Arial" w:hAnsi="Arial" w:cs="Arial"/>
            <w:spacing w:val="34"/>
            <w:sz w:val="24"/>
            <w:szCs w:val="24"/>
          </w:rPr>
          <w:delText xml:space="preserve"> </w:delText>
        </w:r>
        <w:r>
          <w:rPr>
            <w:rFonts w:ascii="Arial" w:hAnsi="Arial" w:cs="Arial"/>
            <w:sz w:val="24"/>
            <w:szCs w:val="24"/>
          </w:rPr>
          <w:delText>to</w:delText>
        </w:r>
        <w:r>
          <w:rPr>
            <w:rFonts w:ascii="Arial" w:hAnsi="Arial" w:cs="Arial"/>
            <w:spacing w:val="36"/>
            <w:sz w:val="24"/>
            <w:szCs w:val="24"/>
          </w:rPr>
          <w:delText xml:space="preserve"> </w:delText>
        </w:r>
        <w:r>
          <w:rPr>
            <w:rFonts w:ascii="Arial" w:hAnsi="Arial" w:cs="Arial"/>
            <w:sz w:val="24"/>
            <w:szCs w:val="24"/>
          </w:rPr>
          <w:delText>alternative</w:delText>
        </w:r>
        <w:r>
          <w:rPr>
            <w:rFonts w:ascii="Arial" w:hAnsi="Arial" w:cs="Arial"/>
            <w:spacing w:val="36"/>
            <w:sz w:val="24"/>
            <w:szCs w:val="24"/>
          </w:rPr>
          <w:delText xml:space="preserve"> </w:delText>
        </w:r>
        <w:r>
          <w:rPr>
            <w:rFonts w:ascii="Arial" w:hAnsi="Arial" w:cs="Arial"/>
            <w:sz w:val="24"/>
            <w:szCs w:val="24"/>
          </w:rPr>
          <w:delText>frames</w:delText>
        </w:r>
        <w:r>
          <w:rPr>
            <w:rFonts w:ascii="Arial" w:hAnsi="Arial" w:cs="Arial"/>
            <w:spacing w:val="36"/>
            <w:sz w:val="24"/>
            <w:szCs w:val="24"/>
          </w:rPr>
          <w:delText xml:space="preserve"> </w:delText>
        </w:r>
        <w:r>
          <w:rPr>
            <w:rFonts w:ascii="Arial" w:hAnsi="Arial" w:cs="Arial"/>
            <w:sz w:val="24"/>
            <w:szCs w:val="24"/>
          </w:rPr>
          <w:delText>shifted their preferred policy responses in substantively meaningful ways.</w:delText>
        </w:r>
      </w:del>
      <w:r w:rsidR="000C12DA" w:rsidRPr="008372F6">
        <w:rPr>
          <w:rStyle w:val="FootnoteReference"/>
          <w:rFonts w:ascii="Arial" w:hAnsi="Arial" w:cs="Arial"/>
          <w:sz w:val="24"/>
          <w:szCs w:val="24"/>
        </w:rPr>
        <w:footnoteReference w:id="3"/>
      </w:r>
      <w:r>
        <w:rPr>
          <w:rFonts w:ascii="Arial" w:hAnsi="Arial" w:cs="Arial"/>
          <w:w w:val="105"/>
          <w:sz w:val="24"/>
          <w:szCs w:val="24"/>
        </w:rPr>
        <w:t xml:space="preserve"> The most pronounced pattern concerns unconditional public funding, the least restrictive option in the decision space. </w:t>
      </w:r>
      <w:del w:id="267" w:author="Héctor Bahamonde" w:date="2026-10-19T18:06:00Z">
        <w:r>
          <w:rPr>
            <w:rFonts w:ascii="Arial" w:hAnsi="Arial" w:cs="Arial"/>
            <w:w w:val="105"/>
            <w:sz w:val="24"/>
            <w:szCs w:val="24"/>
          </w:rPr>
          <w:delText>Consistent</w:delText>
        </w:r>
      </w:del>
      <w:ins w:id="268" w:author="Héctor Bahamonde" w:date="2026-10-19T18:06:00Z">
        <w:r>
          <w:rPr>
            <w:rFonts w:ascii="Arial" w:hAnsi="Arial" w:cs="Arial"/>
            <w:w w:val="105"/>
            <w:sz w:val="24"/>
            <w:szCs w:val="24"/>
          </w:rPr>
          <w:t>Relative</w:t>
        </w:r>
      </w:ins>
      <w:r>
        <w:rPr>
          <w:rFonts w:ascii="Arial" w:hAnsi="Arial" w:cs="Arial"/>
          <w:w w:val="105"/>
          <w:sz w:val="24"/>
          <w:szCs w:val="24"/>
        </w:rPr>
        <w:t xml:space="preserve"> </w:t>
      </w:r>
      <w:del w:id="269" w:author="Héctor Bahamonde" w:date="2026-10-19T18:06:00Z">
        <w:r>
          <w:rPr>
            <w:rFonts w:ascii="Arial" w:hAnsi="Arial" w:cs="Arial"/>
            <w:w w:val="105"/>
            <w:sz w:val="24"/>
            <w:szCs w:val="24"/>
          </w:rPr>
          <w:delText>with</w:delText>
        </w:r>
      </w:del>
      <w:ins w:id="270" w:author="Héctor Bahamonde" w:date="2026-10-19T18:06:00Z">
        <w:r>
          <w:rPr>
            <w:rFonts w:ascii="Arial" w:hAnsi="Arial" w:cs="Arial"/>
            <w:w w:val="105"/>
            <w:sz w:val="24"/>
            <w:szCs w:val="24"/>
          </w:rPr>
          <w:t>to</w:t>
        </w:r>
      </w:ins>
      <w:r>
        <w:rPr>
          <w:rFonts w:ascii="Arial" w:hAnsi="Arial" w:cs="Arial"/>
          <w:w w:val="105"/>
          <w:sz w:val="24"/>
          <w:szCs w:val="24"/>
        </w:rPr>
        <w:t xml:space="preserve"> </w:t>
      </w:r>
      <w:del w:id="271" w:author="Héctor Bahamonde" w:date="2026-10-19T18:06:00Z">
        <w:r>
          <w:rPr>
            <w:rFonts w:ascii="Arial" w:hAnsi="Arial" w:cs="Arial"/>
            <w:w w:val="105"/>
            <w:sz w:val="24"/>
            <w:szCs w:val="24"/>
          </w:rPr>
          <w:delText>the</w:delText>
        </w:r>
      </w:del>
      <w:ins w:id="272" w:author="Héctor Bahamonde" w:date="2026-10-19T18:06:00Z">
        <w:r>
          <w:rPr>
            <w:rFonts w:ascii="Arial" w:hAnsi="Arial" w:cs="Arial"/>
            <w:w w:val="105"/>
            <w:sz w:val="24"/>
            <w:szCs w:val="24"/>
          </w:rPr>
          <w:t>control,</w:t>
        </w:r>
      </w:ins>
      <w:r>
        <w:rPr>
          <w:rFonts w:ascii="Arial" w:hAnsi="Arial" w:cs="Arial"/>
          <w:w w:val="105"/>
          <w:sz w:val="24"/>
          <w:szCs w:val="24"/>
        </w:rPr>
        <w:t xml:space="preserve"> </w:t>
      </w:r>
      <w:del w:id="273" w:author="Héctor Bahamonde" w:date="2026-10-19T18:06:00Z">
        <w:r>
          <w:rPr>
            <w:rFonts w:ascii="Arial" w:hAnsi="Arial" w:cs="Arial"/>
            <w:w w:val="105"/>
            <w:sz w:val="24"/>
            <w:szCs w:val="24"/>
          </w:rPr>
          <w:delText>directional</w:delText>
        </w:r>
      </w:del>
      <w:ins w:id="274" w:author="Héctor Bahamonde" w:date="2026-10-19T18:06:00Z">
        <w:r>
          <w:rPr>
            <w:rFonts w:ascii="Arial" w:hAnsi="Arial" w:cs="Arial"/>
            <w:w w:val="105"/>
            <w:sz w:val="24"/>
            <w:szCs w:val="24"/>
          </w:rPr>
          <w:t>resource</w:t>
        </w:r>
      </w:ins>
      <w:r>
        <w:rPr>
          <w:rFonts w:ascii="Arial" w:hAnsi="Arial" w:cs="Arial"/>
          <w:w w:val="105"/>
          <w:sz w:val="24"/>
          <w:szCs w:val="24"/>
        </w:rPr>
        <w:t xml:space="preserve"> </w:t>
      </w:r>
      <w:del w:id="275" w:author="Héctor Bahamonde" w:date="2026-10-19T18:06:00Z">
        <w:r>
          <w:rPr>
            <w:rFonts w:ascii="Arial" w:hAnsi="Arial" w:cs="Arial"/>
            <w:w w:val="105"/>
            <w:sz w:val="24"/>
            <w:szCs w:val="24"/>
          </w:rPr>
          <w:delText>expectations</w:delText>
        </w:r>
      </w:del>
      <w:ins w:id="276" w:author="Héctor Bahamonde" w:date="2026-10-19T18:06:00Z">
        <w:r>
          <w:rPr>
            <w:rFonts w:ascii="Arial" w:hAnsi="Arial" w:cs="Arial"/>
            <w:w w:val="105"/>
            <w:sz w:val="24"/>
            <w:szCs w:val="24"/>
          </w:rPr>
          <w:t>preservation</w:t>
        </w:r>
      </w:ins>
      <w:r>
        <w:rPr>
          <w:rFonts w:ascii="Arial" w:hAnsi="Arial" w:cs="Arial"/>
          <w:w w:val="105"/>
          <w:sz w:val="24"/>
          <w:szCs w:val="24"/>
        </w:rPr>
        <w:t xml:space="preserve"> </w:t>
      </w:r>
      <w:del w:id="277" w:author="Héctor Bahamonde" w:date="2026-10-19T18:06:00Z">
        <w:r>
          <w:rPr>
            <w:rFonts w:ascii="Arial" w:hAnsi="Arial" w:cs="Arial"/>
            <w:w w:val="105"/>
            <w:sz w:val="24"/>
            <w:szCs w:val="24"/>
          </w:rPr>
          <w:delText>derived</w:delText>
        </w:r>
      </w:del>
      <w:ins w:id="278" w:author="Héctor Bahamonde" w:date="2026-10-19T18:06:00Z">
        <w:r>
          <w:rPr>
            <w:rFonts w:ascii="Arial" w:hAnsi="Arial" w:cs="Arial"/>
            <w:w w:val="105"/>
            <w:sz w:val="24"/>
            <w:szCs w:val="24"/>
          </w:rPr>
          <w:t>reduces</w:t>
        </w:r>
      </w:ins>
      <w:r>
        <w:rPr>
          <w:rFonts w:ascii="Arial" w:hAnsi="Arial" w:cs="Arial"/>
          <w:w w:val="105"/>
          <w:sz w:val="24"/>
          <w:szCs w:val="24"/>
        </w:rPr>
        <w:t xml:space="preserve"> </w:t>
      </w:r>
      <w:ins w:id="279" w:author="Katri Aaltonen" w:date="2026-10-20T15:46:00Z">
        <w:r w:rsidR="00DC4EF8">
          <w:rPr>
            <w:rFonts w:ascii="Arial" w:hAnsi="Arial" w:cs="Arial"/>
            <w:w w:val="105"/>
            <w:sz w:val="24"/>
            <w:szCs w:val="24"/>
          </w:rPr>
          <w:t>probability of</w:t>
        </w:r>
      </w:ins>
      <w:ins w:id="280" w:author="Katri Aaltonen" w:date="2026-10-20T15:47:00Z">
        <w:r w:rsidR="00DC4EF8">
          <w:rPr>
            <w:rFonts w:ascii="Arial" w:hAnsi="Arial" w:cs="Arial"/>
            <w:w w:val="105"/>
            <w:sz w:val="24"/>
            <w:szCs w:val="24"/>
          </w:rPr>
          <w:t xml:space="preserve"> support for</w:t>
        </w:r>
      </w:ins>
      <w:ins w:id="281" w:author="Katri Aaltonen" w:date="2026-10-20T15:46:00Z">
        <w:r w:rsidR="00DC4EF8">
          <w:rPr>
            <w:rFonts w:ascii="Arial" w:hAnsi="Arial" w:cs="Arial"/>
            <w:w w:val="105"/>
            <w:sz w:val="24"/>
            <w:szCs w:val="24"/>
          </w:rPr>
          <w:t xml:space="preserve"> </w:t>
        </w:r>
      </w:ins>
      <w:del w:id="282" w:author="Héctor Bahamonde" w:date="2026-10-19T18:06:00Z">
        <w:r>
          <w:rPr>
            <w:rFonts w:ascii="Arial" w:hAnsi="Arial" w:cs="Arial"/>
            <w:w w:val="105"/>
            <w:sz w:val="24"/>
            <w:szCs w:val="24"/>
          </w:rPr>
          <w:delText>from</w:delText>
        </w:r>
      </w:del>
      <w:ins w:id="283" w:author="Héctor Bahamonde" w:date="2026-10-19T18:06:00Z">
        <w:r>
          <w:rPr>
            <w:rFonts w:ascii="Arial" w:hAnsi="Arial" w:cs="Arial"/>
            <w:w w:val="105"/>
            <w:sz w:val="24"/>
            <w:szCs w:val="24"/>
          </w:rPr>
          <w:t>unconditional</w:t>
        </w:r>
      </w:ins>
      <w:r>
        <w:rPr>
          <w:rFonts w:ascii="Arial" w:hAnsi="Arial" w:cs="Arial"/>
          <w:w w:val="105"/>
          <w:sz w:val="24"/>
          <w:szCs w:val="24"/>
        </w:rPr>
        <w:t xml:space="preserve"> </w:t>
      </w:r>
      <w:del w:id="284" w:author="Héctor Bahamonde" w:date="2026-10-19T18:06:00Z">
        <w:r>
          <w:rPr>
            <w:rFonts w:ascii="Arial" w:hAnsi="Arial" w:cs="Arial"/>
            <w:w w:val="105"/>
            <w:sz w:val="24"/>
            <w:szCs w:val="24"/>
          </w:rPr>
          <w:delText>prospect</w:delText>
        </w:r>
      </w:del>
      <w:ins w:id="285" w:author="Héctor Bahamonde" w:date="2026-10-19T18:06:00Z">
        <w:r>
          <w:rPr>
            <w:rFonts w:ascii="Arial" w:hAnsi="Arial" w:cs="Arial"/>
            <w:w w:val="105"/>
            <w:sz w:val="24"/>
            <w:szCs w:val="24"/>
          </w:rPr>
          <w:t>funding</w:t>
        </w:r>
      </w:ins>
      <w:r>
        <w:rPr>
          <w:rFonts w:ascii="Arial" w:hAnsi="Arial" w:cs="Arial"/>
          <w:w w:val="105"/>
          <w:sz w:val="24"/>
          <w:szCs w:val="24"/>
        </w:rPr>
        <w:t xml:space="preserve"> </w:t>
      </w:r>
      <w:del w:id="286" w:author="Héctor Bahamonde" w:date="2026-10-19T18:06:00Z">
        <w:r>
          <w:rPr>
            <w:rFonts w:ascii="Arial" w:hAnsi="Arial" w:cs="Arial"/>
            <w:w w:val="105"/>
            <w:sz w:val="24"/>
            <w:szCs w:val="24"/>
          </w:rPr>
          <w:delText>theory,</w:delText>
        </w:r>
      </w:del>
      <w:ins w:id="287" w:author="Héctor Bahamonde" w:date="2026-10-19T18:06:00Z">
        <w:r>
          <w:rPr>
            <w:rFonts w:ascii="Arial" w:hAnsi="Arial" w:cs="Arial"/>
            <w:w w:val="105"/>
            <w:sz w:val="24"/>
            <w:szCs w:val="24"/>
          </w:rPr>
          <w:t>by</w:t>
        </w:r>
      </w:ins>
      <w:r>
        <w:rPr>
          <w:rFonts w:ascii="Arial" w:hAnsi="Arial" w:cs="Arial"/>
          <w:w w:val="105"/>
          <w:sz w:val="24"/>
          <w:szCs w:val="24"/>
        </w:rPr>
        <w:t xml:space="preserve"> </w:t>
      </w:r>
      <w:del w:id="288" w:author="Héctor Bahamonde" w:date="2026-10-19T18:06:00Z">
        <w:r>
          <w:rPr>
            <w:rFonts w:ascii="Arial" w:hAnsi="Arial" w:cs="Arial"/>
            <w:w w:val="105"/>
            <w:sz w:val="24"/>
            <w:szCs w:val="24"/>
          </w:rPr>
          <w:delText>support</w:delText>
        </w:r>
      </w:del>
      <w:ins w:id="289" w:author="Héctor Bahamonde" w:date="2026-10-19T18:06:00Z">
        <w:r>
          <w:rPr>
            <w:rFonts w:ascii="Arial" w:hAnsi="Arial" w:cs="Arial"/>
            <w:w w:val="105"/>
            <w:sz w:val="24"/>
            <w:szCs w:val="24"/>
          </w:rPr>
          <w:t>10.5</w:t>
        </w:r>
      </w:ins>
      <w:r>
        <w:rPr>
          <w:rFonts w:ascii="Arial" w:hAnsi="Arial" w:cs="Arial"/>
          <w:w w:val="105"/>
          <w:sz w:val="24"/>
          <w:szCs w:val="24"/>
        </w:rPr>
        <w:t xml:space="preserve"> </w:t>
      </w:r>
      <w:del w:id="290" w:author="Héctor Bahamonde" w:date="2026-10-19T18:06:00Z">
        <w:r>
          <w:rPr>
            <w:rFonts w:ascii="Arial" w:hAnsi="Arial" w:cs="Arial"/>
            <w:w w:val="105"/>
            <w:sz w:val="24"/>
            <w:szCs w:val="24"/>
          </w:rPr>
          <w:delText>for</w:delText>
        </w:r>
      </w:del>
      <w:ins w:id="291" w:author="Héctor Bahamonde" w:date="2026-10-19T18:06:00Z">
        <w:r>
          <w:rPr>
            <w:rFonts w:ascii="Arial" w:hAnsi="Arial" w:cs="Arial"/>
            <w:w w:val="105"/>
            <w:sz w:val="24"/>
            <w:szCs w:val="24"/>
          </w:rPr>
          <w:t>percentage</w:t>
        </w:r>
      </w:ins>
      <w:r>
        <w:rPr>
          <w:rFonts w:ascii="Arial" w:hAnsi="Arial" w:cs="Arial"/>
          <w:w w:val="105"/>
          <w:sz w:val="24"/>
          <w:szCs w:val="24"/>
        </w:rPr>
        <w:t xml:space="preserve"> </w:t>
      </w:r>
      <w:del w:id="292" w:author="Héctor Bahamonde" w:date="2026-10-19T18:06:00Z">
        <w:r>
          <w:rPr>
            <w:rFonts w:ascii="Arial" w:hAnsi="Arial" w:cs="Arial"/>
            <w:w w:val="105"/>
            <w:sz w:val="24"/>
            <w:szCs w:val="24"/>
          </w:rPr>
          <w:delText>this</w:delText>
        </w:r>
      </w:del>
      <w:ins w:id="293" w:author="Héctor Bahamonde" w:date="2026-10-19T18:06:00Z">
        <w:r>
          <w:rPr>
            <w:rFonts w:ascii="Arial" w:hAnsi="Arial" w:cs="Arial"/>
            <w:w w:val="105"/>
            <w:sz w:val="24"/>
            <w:szCs w:val="24"/>
          </w:rPr>
          <w:t>points</w:t>
        </w:r>
      </w:ins>
      <w:r>
        <w:rPr>
          <w:rFonts w:ascii="Arial" w:hAnsi="Arial" w:cs="Arial"/>
          <w:w w:val="105"/>
          <w:sz w:val="24"/>
          <w:szCs w:val="24"/>
        </w:rPr>
        <w:t xml:space="preserve"> </w:t>
      </w:r>
      <w:del w:id="294" w:author="Héctor Bahamonde" w:date="2026-10-19T18:06:00Z">
        <w:r>
          <w:rPr>
            <w:rFonts w:ascii="Arial" w:hAnsi="Arial" w:cs="Arial"/>
            <w:w w:val="105"/>
            <w:sz w:val="24"/>
            <w:szCs w:val="24"/>
          </w:rPr>
          <w:delText>option</w:delText>
        </w:r>
      </w:del>
      <w:ins w:id="295" w:author="Héctor Bahamonde" w:date="2026-10-19T18:06:00Z">
        <w:r>
          <w:rPr>
            <w:rFonts w:ascii="Arial" w:hAnsi="Arial" w:cs="Arial"/>
            <w:w w:val="105"/>
            <w:sz w:val="24"/>
            <w:szCs w:val="24"/>
          </w:rPr>
          <w:t>(95%</w:t>
        </w:r>
      </w:ins>
      <w:r>
        <w:rPr>
          <w:rFonts w:ascii="Arial" w:hAnsi="Arial" w:cs="Arial"/>
          <w:w w:val="105"/>
          <w:sz w:val="24"/>
          <w:szCs w:val="24"/>
        </w:rPr>
        <w:t xml:space="preserve"> </w:t>
      </w:r>
      <w:del w:id="296" w:author="Héctor Bahamonde" w:date="2026-10-19T18:06:00Z">
        <w:r>
          <w:rPr>
            <w:rFonts w:ascii="Arial" w:hAnsi="Arial" w:cs="Arial"/>
            <w:w w:val="105"/>
            <w:sz w:val="24"/>
            <w:szCs w:val="24"/>
          </w:rPr>
          <w:delText>increases</w:delText>
        </w:r>
      </w:del>
      <w:ins w:id="297" w:author="Héctor Bahamonde" w:date="2026-10-19T18:06:00Z">
        <w:r>
          <w:rPr>
            <w:rFonts w:ascii="Arial" w:hAnsi="Arial" w:cs="Arial"/>
            <w:w w:val="105"/>
            <w:sz w:val="24"/>
            <w:szCs w:val="24"/>
          </w:rPr>
          <w:t>CI:</w:t>
        </w:r>
      </w:ins>
      <w:r>
        <w:rPr>
          <w:rFonts w:ascii="Arial" w:hAnsi="Arial" w:cs="Arial"/>
          <w:w w:val="105"/>
          <w:sz w:val="24"/>
          <w:szCs w:val="24"/>
        </w:rPr>
        <w:t xml:space="preserve"> </w:t>
      </w:r>
      <w:del w:id="298" w:author="Héctor Bahamonde" w:date="2026-10-19T18:06:00Z">
        <w:r>
          <w:rPr>
            <w:rFonts w:ascii="Arial" w:hAnsi="Arial" w:cs="Arial"/>
            <w:w w:val="105"/>
            <w:sz w:val="24"/>
            <w:szCs w:val="24"/>
          </w:rPr>
          <w:delText>under</w:delText>
        </w:r>
      </w:del>
      <w:ins w:id="299" w:author="Héctor Bahamonde" w:date="2026-10-19T18:06:00Z">
        <w:r>
          <w:rPr>
            <w:rFonts w:ascii="Arial" w:hAnsi="Arial" w:cs="Arial"/>
            <w:w w:val="105"/>
            <w:sz w:val="24"/>
            <w:szCs w:val="24"/>
          </w:rPr>
          <w:t>−15.0,</w:t>
        </w:r>
      </w:ins>
      <w:r>
        <w:rPr>
          <w:rFonts w:ascii="Arial" w:hAnsi="Arial" w:cs="Arial"/>
          <w:w w:val="105"/>
          <w:sz w:val="24"/>
          <w:szCs w:val="24"/>
        </w:rPr>
        <w:t xml:space="preserve"> </w:t>
      </w:r>
      <w:del w:id="300" w:author="Héctor Bahamonde" w:date="2026-10-19T18:06:00Z">
        <w:r>
          <w:rPr>
            <w:rFonts w:ascii="Arial" w:hAnsi="Arial" w:cs="Arial"/>
            <w:w w:val="105"/>
            <w:sz w:val="24"/>
            <w:szCs w:val="24"/>
          </w:rPr>
          <w:delText>the loss/rescue frame and decreases under the gains/health-maximization frame.</w:delText>
        </w:r>
      </w:del>
      <w:ins w:id="301" w:author="Héctor Bahamonde" w:date="2026-10-19T18:06:00Z">
        <w:r>
          <w:rPr>
            <w:rFonts w:ascii="Arial" w:hAnsi="Arial" w:cs="Arial"/>
            <w:w w:val="105"/>
            <w:sz w:val="24"/>
            <w:szCs w:val="24"/>
          </w:rPr>
          <w:t>−6.1).</w:t>
        </w:r>
      </w:ins>
      <w:r>
        <w:rPr>
          <w:rFonts w:ascii="Arial" w:hAnsi="Arial" w:cs="Arial"/>
          <w:w w:val="105"/>
          <w:sz w:val="24"/>
          <w:szCs w:val="24"/>
        </w:rPr>
        <w:t xml:space="preserve"> </w:t>
      </w:r>
      <w:del w:id="302" w:author="Héctor Bahamonde" w:date="2026-10-19T18:06:00Z">
        <w:r>
          <w:rPr>
            <w:rFonts w:ascii="Arial" w:hAnsi="Arial" w:cs="Arial"/>
            <w:w w:val="105"/>
            <w:sz w:val="24"/>
            <w:szCs w:val="24"/>
          </w:rPr>
          <w:delText>Outright</w:delText>
        </w:r>
      </w:del>
      <w:ins w:id="303" w:author="Héctor Bahamonde" w:date="2026-10-19T18:06:00Z">
        <w:r>
          <w:rPr>
            <w:rFonts w:ascii="Arial" w:hAnsi="Arial" w:cs="Arial"/>
            <w:w w:val="105"/>
            <w:sz w:val="24"/>
            <w:szCs w:val="24"/>
          </w:rPr>
          <w:t>Rescue reduces</w:t>
        </w:r>
      </w:ins>
      <w:r>
        <w:rPr>
          <w:rFonts w:ascii="Arial" w:hAnsi="Arial" w:cs="Arial"/>
          <w:w w:val="105"/>
          <w:sz w:val="24"/>
          <w:szCs w:val="24"/>
        </w:rPr>
        <w:t xml:space="preserve"> rejection </w:t>
      </w:r>
      <w:del w:id="304" w:author="Héctor Bahamonde" w:date="2026-10-19T18:06:00Z">
        <w:r>
          <w:rPr>
            <w:rFonts w:ascii="Arial" w:hAnsi="Arial" w:cs="Arial"/>
            <w:w w:val="105"/>
            <w:sz w:val="24"/>
            <w:szCs w:val="24"/>
          </w:rPr>
          <w:delText>decreases</w:delText>
        </w:r>
      </w:del>
      <w:ins w:id="305" w:author="Héctor Bahamonde" w:date="2026-10-19T18:06:00Z">
        <w:r>
          <w:rPr>
            <w:rFonts w:ascii="Arial" w:hAnsi="Arial" w:cs="Arial"/>
            <w:w w:val="105"/>
            <w:sz w:val="24"/>
            <w:szCs w:val="24"/>
          </w:rPr>
          <w:t>by</w:t>
        </w:r>
      </w:ins>
      <w:r>
        <w:rPr>
          <w:rFonts w:ascii="Arial" w:hAnsi="Arial" w:cs="Arial"/>
          <w:w w:val="105"/>
          <w:sz w:val="24"/>
          <w:szCs w:val="24"/>
        </w:rPr>
        <w:t xml:space="preserve"> </w:t>
      </w:r>
      <w:del w:id="306" w:author="Héctor Bahamonde" w:date="2026-10-19T18:06:00Z">
        <w:r>
          <w:rPr>
            <w:rFonts w:ascii="Arial" w:hAnsi="Arial" w:cs="Arial"/>
            <w:w w:val="105"/>
            <w:sz w:val="24"/>
            <w:szCs w:val="24"/>
          </w:rPr>
          <w:delText>under</w:delText>
        </w:r>
      </w:del>
      <w:ins w:id="307" w:author="Héctor Bahamonde" w:date="2026-10-19T18:06:00Z">
        <w:r>
          <w:rPr>
            <w:rFonts w:ascii="Arial" w:hAnsi="Arial" w:cs="Arial"/>
            <w:w w:val="105"/>
            <w:sz w:val="24"/>
            <w:szCs w:val="24"/>
          </w:rPr>
          <w:t>5.3</w:t>
        </w:r>
      </w:ins>
      <w:r>
        <w:rPr>
          <w:rFonts w:ascii="Arial" w:hAnsi="Arial" w:cs="Arial"/>
          <w:w w:val="105"/>
          <w:sz w:val="24"/>
          <w:szCs w:val="24"/>
        </w:rPr>
        <w:t xml:space="preserve"> </w:t>
      </w:r>
      <w:del w:id="308" w:author="Héctor Bahamonde" w:date="2026-10-19T18:06:00Z">
        <w:r>
          <w:rPr>
            <w:rFonts w:ascii="Arial" w:hAnsi="Arial" w:cs="Arial"/>
            <w:w w:val="105"/>
            <w:sz w:val="24"/>
            <w:szCs w:val="24"/>
          </w:rPr>
          <w:delText>the</w:delText>
        </w:r>
      </w:del>
      <w:ins w:id="309" w:author="Héctor Bahamonde" w:date="2026-10-19T18:06:00Z">
        <w:r>
          <w:rPr>
            <w:rFonts w:ascii="Arial" w:hAnsi="Arial" w:cs="Arial"/>
            <w:w w:val="105"/>
            <w:sz w:val="24"/>
            <w:szCs w:val="24"/>
          </w:rPr>
          <w:t>points</w:t>
        </w:r>
      </w:ins>
      <w:r>
        <w:rPr>
          <w:rFonts w:ascii="Arial" w:hAnsi="Arial" w:cs="Arial"/>
          <w:w w:val="105"/>
          <w:sz w:val="24"/>
          <w:szCs w:val="24"/>
        </w:rPr>
        <w:t xml:space="preserve"> </w:t>
      </w:r>
      <w:del w:id="310" w:author="Héctor Bahamonde" w:date="2026-10-19T18:06:00Z">
        <w:r>
          <w:rPr>
            <w:rFonts w:ascii="Arial" w:hAnsi="Arial" w:cs="Arial"/>
            <w:w w:val="105"/>
            <w:sz w:val="24"/>
            <w:szCs w:val="24"/>
          </w:rPr>
          <w:delText>loss/rescue</w:delText>
        </w:r>
      </w:del>
      <w:ins w:id="311" w:author="Héctor Bahamonde" w:date="2026-10-19T18:06:00Z">
        <w:r>
          <w:rPr>
            <w:rFonts w:ascii="Arial" w:hAnsi="Arial" w:cs="Arial"/>
            <w:w w:val="105"/>
            <w:sz w:val="24"/>
            <w:szCs w:val="24"/>
          </w:rPr>
          <w:t>(−8.1,</w:t>
        </w:r>
      </w:ins>
      <w:r>
        <w:rPr>
          <w:rFonts w:ascii="Arial" w:hAnsi="Arial" w:cs="Arial"/>
          <w:w w:val="105"/>
          <w:sz w:val="24"/>
          <w:szCs w:val="24"/>
        </w:rPr>
        <w:t xml:space="preserve"> </w:t>
      </w:r>
      <w:del w:id="312" w:author="Héctor Bahamonde" w:date="2026-10-19T18:06:00Z">
        <w:r>
          <w:rPr>
            <w:rFonts w:ascii="Arial" w:hAnsi="Arial" w:cs="Arial"/>
            <w:w w:val="105"/>
            <w:sz w:val="24"/>
            <w:szCs w:val="24"/>
          </w:rPr>
          <w:delText>frame,</w:delText>
        </w:r>
      </w:del>
      <w:ins w:id="313" w:author="Héctor Bahamonde" w:date="2026-10-19T18:06:00Z">
        <w:r>
          <w:rPr>
            <w:rFonts w:ascii="Arial" w:hAnsi="Arial" w:cs="Arial"/>
            <w:w w:val="105"/>
            <w:sz w:val="24"/>
            <w:szCs w:val="24"/>
          </w:rPr>
          <w:t>−2.6)</w:t>
        </w:r>
      </w:ins>
      <w:r>
        <w:rPr>
          <w:rFonts w:ascii="Arial" w:hAnsi="Arial" w:cs="Arial"/>
          <w:w w:val="105"/>
          <w:sz w:val="24"/>
          <w:szCs w:val="24"/>
        </w:rPr>
        <w:t xml:space="preserve"> </w:t>
      </w:r>
      <w:del w:id="314" w:author="Héctor Bahamonde" w:date="2026-10-19T18:06:00Z">
        <w:r>
          <w:rPr>
            <w:rFonts w:ascii="Arial" w:hAnsi="Arial" w:cs="Arial"/>
            <w:w w:val="105"/>
            <w:sz w:val="24"/>
            <w:szCs w:val="24"/>
          </w:rPr>
          <w:delText>whereas the gains/health-maximization frame primarily shifts support from unconditional to</w:delText>
        </w:r>
      </w:del>
      <w:ins w:id="315" w:author="Héctor Bahamonde" w:date="2026-10-19T18:06:00Z">
        <w:r>
          <w:rPr>
            <w:rFonts w:ascii="Arial" w:hAnsi="Arial" w:cs="Arial"/>
            <w:w w:val="105"/>
            <w:sz w:val="24"/>
            <w:szCs w:val="24"/>
          </w:rPr>
          <w:t>and</w:t>
        </w:r>
      </w:ins>
      <w:r>
        <w:rPr>
          <w:rFonts w:ascii="Arial" w:hAnsi="Arial" w:cs="Arial"/>
          <w:w w:val="105"/>
          <w:sz w:val="24"/>
          <w:szCs w:val="24"/>
        </w:rPr>
        <w:t xml:space="preserve"> conditional </w:t>
      </w:r>
      <w:del w:id="316" w:author="Héctor Bahamonde" w:date="2026-10-19T18:06:00Z">
        <w:r>
          <w:rPr>
            <w:rFonts w:ascii="Arial" w:hAnsi="Arial" w:cs="Arial"/>
            <w:w w:val="105"/>
            <w:sz w:val="24"/>
            <w:szCs w:val="24"/>
          </w:rPr>
          <w:delText>funding</w:delText>
        </w:r>
      </w:del>
      <w:ins w:id="317" w:author="Héctor Bahamonde" w:date="2026-10-19T18:06:00Z">
        <w:r>
          <w:rPr>
            <w:rFonts w:ascii="Arial" w:hAnsi="Arial" w:cs="Arial"/>
            <w:w w:val="105"/>
            <w:sz w:val="24"/>
            <w:szCs w:val="24"/>
          </w:rPr>
          <w:t>funding by 5.8 points (−10.5, −1.1).</w:t>
        </w:r>
      </w:ins>
      <w:del w:id="318" w:author="Héctor Bahamonde" w:date="2026-10-19T18:06:00Z">
        <w:r>
          <w:rPr>
            <w:rFonts w:ascii="Arial" w:hAnsi="Arial" w:cs="Arial"/>
            <w:w w:val="105"/>
            <w:sz w:val="24"/>
            <w:szCs w:val="24"/>
          </w:rPr>
          <w:delText>.</w:delText>
        </w:r>
      </w:del>
    </w:p>
    <w:p w14:paraId="71A7A38C" w14:textId="77777777" w:rsidR="00B467E3" w:rsidRPr="006563AB" w:rsidRDefault="00B467E3" w:rsidP="00EB505B">
      <w:pPr>
        <w:pStyle w:val="BodyText"/>
        <w:spacing w:before="120" w:after="120" w:line="360" w:lineRule="auto"/>
        <w:rPr>
          <w:rFonts w:ascii="Arial" w:hAnsi="Arial" w:cs="Arial"/>
          <w:w w:val="105"/>
          <w:sz w:val="24"/>
          <w:szCs w:val="24"/>
        </w:rPr>
      </w:pPr>
      <w:r w:rsidRPr="006563AB">
        <w:rPr>
          <w:rFonts w:ascii="Arial" w:hAnsi="Arial" w:cs="Arial"/>
          <w:w w:val="105"/>
          <w:sz w:val="24"/>
          <w:szCs w:val="24"/>
        </w:rPr>
        <w:t xml:space="preserve">Figure </w:t>
      </w:r>
      <w:r w:rsidR="0048174D" w:rsidRPr="006563AB">
        <w:rPr>
          <w:rFonts w:ascii="Arial" w:hAnsi="Arial" w:cs="Arial"/>
          <w:w w:val="105"/>
          <w:sz w:val="24"/>
          <w:szCs w:val="24"/>
        </w:rPr>
        <w:t>3</w:t>
      </w:r>
      <w:r>
        <w:rPr>
          <w:rFonts w:ascii="Arial" w:hAnsi="Arial" w:cs="Arial"/>
          <w:w w:val="105"/>
          <w:sz w:val="24"/>
          <w:szCs w:val="24"/>
        </w:rPr>
        <w:t xml:space="preserve">. </w:t>
      </w:r>
      <w:del w:id="319" w:author="Héctor Bahamonde" w:date="2026-10-19T18:06:00Z">
        <w:r>
          <w:rPr>
            <w:rFonts w:ascii="Arial" w:hAnsi="Arial" w:cs="Arial"/>
            <w:w w:val="105"/>
            <w:sz w:val="24"/>
            <w:szCs w:val="24"/>
          </w:rPr>
          <w:delText>Framing</w:delText>
        </w:r>
      </w:del>
      <w:ins w:id="320" w:author="Héctor Bahamonde" w:date="2026-10-19T18:06:00Z">
        <w:r>
          <w:rPr>
            <w:rFonts w:ascii="Arial" w:hAnsi="Arial" w:cs="Arial"/>
            <w:w w:val="105"/>
            <w:sz w:val="24"/>
            <w:szCs w:val="24"/>
          </w:rPr>
          <w:t>Effects</w:t>
        </w:r>
      </w:ins>
      <w:r>
        <w:rPr>
          <w:rFonts w:ascii="Arial" w:hAnsi="Arial" w:cs="Arial"/>
          <w:w w:val="105"/>
          <w:sz w:val="24"/>
          <w:szCs w:val="24"/>
        </w:rPr>
        <w:t xml:space="preserve"> </w:t>
      </w:r>
      <w:del w:id="321" w:author="Héctor Bahamonde" w:date="2026-10-19T18:06:00Z">
        <w:r>
          <w:rPr>
            <w:rFonts w:ascii="Arial" w:hAnsi="Arial" w:cs="Arial"/>
            <w:w w:val="105"/>
            <w:sz w:val="24"/>
            <w:szCs w:val="24"/>
          </w:rPr>
          <w:delText>e</w:delText>
        </w:r>
      </w:del>
      <w:ins w:id="322" w:author="Héctor Bahamonde" w:date="2026-10-19T18:06:00Z">
        <w:r>
          <w:rPr>
            <w:rFonts w:ascii="Arial" w:hAnsi="Arial" w:cs="Arial"/>
            <w:w w:val="105"/>
            <w:sz w:val="24"/>
            <w:szCs w:val="24"/>
          </w:rPr>
          <w:t>of informational justifications</w:t>
        </w:r>
      </w:ins>
      <w:del w:id="323" w:author="Héctor Bahamonde" w:date="2026-10-19T18:06:00Z">
        <w:r>
          <w:rPr>
            <w:rFonts w:ascii="Arial" w:hAnsi="Arial" w:cs="Arial"/>
            <w:w w:val="105"/>
            <w:sz w:val="24"/>
            <w:szCs w:val="24"/>
          </w:rPr>
          <w:delText>ffects</w:delText>
        </w:r>
      </w:del>
      <w:r>
        <w:rPr>
          <w:rFonts w:ascii="Arial" w:hAnsi="Arial" w:cs="Arial"/>
          <w:w w:val="105"/>
          <w:sz w:val="24"/>
          <w:szCs w:val="24"/>
        </w:rPr>
        <w:t xml:space="preserve"> on </w:t>
      </w:r>
      <w:del w:id="324" w:author="Héctor Bahamonde" w:date="2026-10-19T18:06:00Z">
        <w:r>
          <w:rPr>
            <w:rFonts w:ascii="Arial" w:hAnsi="Arial" w:cs="Arial"/>
            <w:w w:val="105"/>
            <w:sz w:val="24"/>
            <w:szCs w:val="24"/>
          </w:rPr>
          <w:delText xml:space="preserve">public support for </w:delText>
        </w:r>
      </w:del>
      <w:r w:rsidR="00E50AB6" w:rsidRPr="006563AB">
        <w:rPr>
          <w:rFonts w:ascii="Arial" w:hAnsi="Arial" w:cs="Arial"/>
          <w:w w:val="105"/>
          <w:sz w:val="24"/>
          <w:szCs w:val="24"/>
        </w:rPr>
        <w:t>f</w:t>
      </w:r>
      <w:r>
        <w:rPr>
          <w:rFonts w:ascii="Arial" w:hAnsi="Arial" w:cs="Arial"/>
          <w:w w:val="105"/>
          <w:sz w:val="24"/>
          <w:szCs w:val="24"/>
        </w:rPr>
        <w:t xml:space="preserve">unding </w:t>
      </w:r>
      <w:del w:id="325" w:author="Héctor Bahamonde" w:date="2026-10-19T18:06:00Z">
        <w:r>
          <w:rPr>
            <w:rFonts w:ascii="Arial" w:hAnsi="Arial" w:cs="Arial"/>
            <w:w w:val="105"/>
            <w:sz w:val="24"/>
            <w:szCs w:val="24"/>
          </w:rPr>
          <w:delText xml:space="preserve">a </w:delText>
        </w:r>
      </w:del>
      <w:ins w:id="326" w:author="Héctor Bahamonde" w:date="2026-10-19T18:06:00Z">
        <w:r>
          <w:rPr>
            <w:rFonts w:ascii="Arial" w:hAnsi="Arial" w:cs="Arial"/>
            <w:w w:val="105"/>
            <w:sz w:val="24"/>
            <w:szCs w:val="24"/>
          </w:rPr>
          <w:t>preferences.</w:t>
        </w:r>
      </w:ins>
      <w:del w:id="327" w:author="Héctor Bahamonde" w:date="2026-10-19T18:06:00Z">
        <w:r>
          <w:rPr>
            <w:rFonts w:ascii="Arial" w:hAnsi="Arial" w:cs="Arial"/>
            <w:w w:val="105"/>
            <w:sz w:val="24"/>
            <w:szCs w:val="24"/>
          </w:rPr>
          <w:delText>high-cost cancer medicine.</w:delText>
        </w:r>
      </w:del>
    </w:p>
    <w:p w14:paraId="473A20C1" w14:textId="77777777" w:rsidR="00B467E3" w:rsidRPr="008372F6" w:rsidRDefault="00B467E3" w:rsidP="008372F6">
      <w:pPr>
        <w:pStyle w:val="BodyText"/>
        <w:spacing w:before="120" w:after="120" w:line="360" w:lineRule="auto"/>
        <w:jc w:val="both"/>
        <w:rPr>
          <w:rFonts w:ascii="Arial" w:hAnsi="Arial" w:cs="Arial"/>
          <w:sz w:val="24"/>
          <w:szCs w:val="24"/>
        </w:rPr>
      </w:pPr>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0"/>
                    <a:stretch>
                      <a:fillRect/>
                    </a:stretch>
                  </pic:blipFill>
                  <pic:spPr>
                    <a:xfrm>
                      <a:off x="0" y="0"/>
                      <a:ext cx="6400800" cy="4693920"/>
                    </a:xfrm>
                    <a:prstGeom prst="rect">
                      <a:avLst/>
                    </a:prstGeom>
                  </pic:spPr>
                </pic:pic>
              </a:graphicData>
            </a:graphic>
          </wp:inline>
        </w:drawing>
      </w:r>
    </w:p>
    <w:p w14:paraId="1C075F5C" w14:textId="77777777" w:rsidR="005D491A" w:rsidRPr="008372F6" w:rsidRDefault="00B467E3" w:rsidP="006F186A">
      <w:pPr>
        <w:pStyle w:val="BodyText"/>
        <w:spacing w:before="120" w:after="120" w:line="360" w:lineRule="auto"/>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292B66">
        <w:rPr>
          <w:rFonts w:ascii="Arial" w:hAnsi="Arial" w:cs="Arial"/>
          <w:i/>
          <w:spacing w:val="37"/>
          <w:sz w:val="24"/>
          <w:szCs w:val="24"/>
        </w:rPr>
        <w:t xml:space="preserve"> </w:t>
      </w:r>
      <w:r w:rsidRPr="00292B66">
        <w:rPr>
          <w:rFonts w:ascii="Arial" w:hAnsi="Arial" w:cs="Arial"/>
          <w:sz w:val="24"/>
          <w:szCs w:val="24"/>
        </w:rPr>
        <w:t xml:space="preserve">Points are covariate-adjusted predicted probabilities from the multinomial logistic model (Equation 1; regression results shown in </w:t>
      </w:r>
      <w:r w:rsidR="000E0E2A" w:rsidRPr="000E0E2A">
        <w:rPr>
          <w:rFonts w:ascii="Arial" w:hAnsi="Arial" w:cs="Arial"/>
          <w:sz w:val="24"/>
          <w:szCs w:val="24"/>
        </w:rPr>
        <w:t>Table OA1</w:t>
      </w:r>
      <w:r>
        <w:rPr>
          <w:rFonts w:ascii="Arial" w:hAnsi="Arial" w:cs="Arial"/>
          <w:sz w:val="24"/>
          <w:szCs w:val="24"/>
        </w:rPr>
        <w:t xml:space="preserve">), estimated on the full sample with “I don’t know” retained as a fourth outcome; horizontal bars indicate 95% confidence intervals. Relative to </w:t>
      </w:r>
      <w:del w:id="328" w:author="Héctor Bahamonde" w:date="2026-10-19T18:06:00Z">
        <w:r>
          <w:rPr>
            <w:rFonts w:ascii="Arial" w:hAnsi="Arial" w:cs="Arial"/>
            <w:sz w:val="24"/>
            <w:szCs w:val="24"/>
          </w:rPr>
          <w:delText xml:space="preserve">the </w:delText>
        </w:r>
      </w:del>
      <w:r>
        <w:rPr>
          <w:rFonts w:ascii="Arial" w:hAnsi="Arial" w:cs="Arial"/>
          <w:sz w:val="24"/>
          <w:szCs w:val="24"/>
        </w:rPr>
        <w:t xml:space="preserve">control, </w:t>
      </w:r>
      <w:del w:id="329" w:author="Héctor Bahamonde" w:date="2026-10-19T18:06:00Z">
        <w:r>
          <w:rPr>
            <w:rFonts w:ascii="Arial" w:hAnsi="Arial" w:cs="Arial"/>
            <w:sz w:val="24"/>
            <w:szCs w:val="24"/>
          </w:rPr>
          <w:delText>the loss (rescue) frame</w:delText>
        </w:r>
      </w:del>
      <w:ins w:id="330" w:author="Héctor Bahamonde" w:date="2026-10-19T18:06:00Z">
        <w:r>
          <w:rPr>
            <w:rFonts w:ascii="Arial" w:hAnsi="Arial" w:cs="Arial"/>
            <w:sz w:val="24"/>
            <w:szCs w:val="24"/>
          </w:rPr>
          <w:t>rescue</w:t>
        </w:r>
      </w:ins>
      <w:r>
        <w:rPr>
          <w:rFonts w:ascii="Arial" w:hAnsi="Arial" w:cs="Arial"/>
          <w:sz w:val="24"/>
          <w:szCs w:val="24"/>
        </w:rPr>
        <w:t xml:space="preserve"> reduces</w:t>
      </w:r>
      <w:del w:id="331" w:author="Héctor Bahamonde" w:date="2026-10-19T18:06:00Z">
        <w:r>
          <w:rPr>
            <w:rFonts w:ascii="Arial" w:hAnsi="Arial" w:cs="Arial"/>
            <w:sz w:val="24"/>
            <w:szCs w:val="24"/>
          </w:rPr>
          <w:delText xml:space="preserve"> outright</w:delText>
        </w:r>
      </w:del>
      <w:r>
        <w:rPr>
          <w:rFonts w:ascii="Arial" w:hAnsi="Arial" w:cs="Arial"/>
          <w:sz w:val="24"/>
          <w:szCs w:val="24"/>
        </w:rPr>
        <w:t xml:space="preserve"> rejection and </w:t>
      </w:r>
      <w:del w:id="332" w:author="Héctor Bahamonde" w:date="2026-10-19T18:06:00Z">
        <w:r>
          <w:rPr>
            <w:rFonts w:ascii="Arial" w:hAnsi="Arial" w:cs="Arial"/>
            <w:sz w:val="24"/>
            <w:szCs w:val="24"/>
          </w:rPr>
          <w:delText>modestly</w:delText>
        </w:r>
      </w:del>
      <w:ins w:id="333" w:author="Héctor Bahamonde" w:date="2026-10-19T18:06:00Z">
        <w:r>
          <w:rPr>
            <w:rFonts w:ascii="Arial" w:hAnsi="Arial" w:cs="Arial"/>
            <w:sz w:val="24"/>
            <w:szCs w:val="24"/>
          </w:rPr>
          <w:t>resource preservation reduces unconditional funding; their respective</w:t>
        </w:r>
      </w:ins>
      <w:r>
        <w:rPr>
          <w:rFonts w:ascii="Arial" w:hAnsi="Arial" w:cs="Arial"/>
          <w:sz w:val="24"/>
          <w:szCs w:val="24"/>
        </w:rPr>
        <w:t xml:space="preserve"> increases </w:t>
      </w:r>
      <w:del w:id="334" w:author="Héctor Bahamonde" w:date="2026-10-19T18:06:00Z">
        <w:r>
          <w:rPr>
            <w:rFonts w:ascii="Arial" w:hAnsi="Arial" w:cs="Arial"/>
            <w:sz w:val="24"/>
            <w:szCs w:val="24"/>
          </w:rPr>
          <w:delText>unconditional funding, whereas the gains (health maximi</w:delText>
        </w:r>
      </w:del>
      <w:ins w:id="335" w:author="Héctor Bahamonde" w:date="2026-10-19T18:06:00Z">
        <w:r>
          <w:rPr>
            <w:rFonts w:ascii="Arial" w:hAnsi="Arial" w:cs="Arial"/>
            <w:sz w:val="24"/>
            <w:szCs w:val="24"/>
          </w:rPr>
          <w:t>in</w:t>
        </w:r>
      </w:ins>
      <w:del w:id="336" w:author="Héctor Bahamonde" w:date="2026-10-19T18:06:00Z">
        <w:r>
          <w:rPr>
            <w:rFonts w:ascii="Arial" w:hAnsi="Arial" w:cs="Arial"/>
            <w:sz w:val="24"/>
            <w:szCs w:val="24"/>
          </w:rPr>
          <w:delText>zation) frame shifts support from</w:delText>
        </w:r>
      </w:del>
      <w:r>
        <w:rPr>
          <w:rFonts w:ascii="Arial" w:hAnsi="Arial" w:cs="Arial"/>
          <w:sz w:val="24"/>
          <w:szCs w:val="24"/>
        </w:rPr>
        <w:t xml:space="preserve"> unconditional </w:t>
      </w:r>
      <w:del w:id="337" w:author="Héctor Bahamonde" w:date="2026-10-19T18:06:00Z">
        <w:r>
          <w:rPr>
            <w:rFonts w:ascii="Arial" w:hAnsi="Arial" w:cs="Arial"/>
            <w:sz w:val="24"/>
            <w:szCs w:val="24"/>
          </w:rPr>
          <w:delText>to</w:delText>
        </w:r>
      </w:del>
      <w:ins w:id="338" w:author="Héctor Bahamonde" w:date="2026-10-19T18:06:00Z">
        <w:r>
          <w:rPr>
            <w:rFonts w:ascii="Arial" w:hAnsi="Arial" w:cs="Arial"/>
            <w:sz w:val="24"/>
            <w:szCs w:val="24"/>
          </w:rPr>
          <w:t>and</w:t>
        </w:r>
      </w:ins>
      <w:r>
        <w:rPr>
          <w:rFonts w:ascii="Arial" w:hAnsi="Arial" w:cs="Arial"/>
          <w:sz w:val="24"/>
          <w:szCs w:val="24"/>
        </w:rPr>
        <w:t xml:space="preserve"> conditional </w:t>
      </w:r>
      <w:del w:id="339" w:author="Héctor Bahamonde" w:date="2026-10-19T18:06:00Z">
        <w:r>
          <w:rPr>
            <w:rFonts w:ascii="Arial" w:hAnsi="Arial" w:cs="Arial"/>
            <w:sz w:val="24"/>
            <w:szCs w:val="24"/>
          </w:rPr>
          <w:delText>funding.</w:delText>
        </w:r>
      </w:del>
      <w:ins w:id="340" w:author="Héctor Bahamonde" w:date="2026-10-19T18:06:00Z">
        <w:r>
          <w:rPr>
            <w:rFonts w:ascii="Arial" w:hAnsi="Arial" w:cs="Arial"/>
            <w:sz w:val="24"/>
            <w:szCs w:val="24"/>
          </w:rPr>
          <w:t>funding are directional differences (Table OA3).</w:t>
        </w:r>
      </w:ins>
      <w:r>
        <w:rPr>
          <w:rFonts w:ascii="Arial" w:hAnsi="Arial" w:cs="Arial"/>
          <w:sz w:val="24"/>
          <w:szCs w:val="24"/>
        </w:rPr>
        <w:t xml:space="preserve"> Both </w:t>
      </w:r>
      <w:del w:id="341" w:author="Héctor Bahamonde" w:date="2026-10-19T18:06:00Z">
        <w:r>
          <w:rPr>
            <w:rFonts w:ascii="Arial" w:hAnsi="Arial" w:cs="Arial"/>
            <w:sz w:val="24"/>
            <w:szCs w:val="24"/>
          </w:rPr>
          <w:delText>frames</w:delText>
        </w:r>
      </w:del>
      <w:ins w:id="342" w:author="Héctor Bahamonde" w:date="2026-10-19T18:06:00Z">
        <w:r>
          <w:rPr>
            <w:rFonts w:ascii="Arial" w:hAnsi="Arial" w:cs="Arial"/>
            <w:sz w:val="24"/>
            <w:szCs w:val="24"/>
          </w:rPr>
          <w:t>justifications</w:t>
        </w:r>
      </w:ins>
      <w:r>
        <w:rPr>
          <w:rFonts w:ascii="Arial" w:hAnsi="Arial" w:cs="Arial"/>
          <w:sz w:val="24"/>
          <w:szCs w:val="24"/>
        </w:rPr>
        <w:t xml:space="preserve"> increase the</w:t>
      </w:r>
      <w:del w:id="343" w:author="Héctor Bahamonde" w:date="2026-10-19T18:06:00Z">
        <w:r>
          <w:rPr>
            <w:rFonts w:ascii="Arial" w:hAnsi="Arial" w:cs="Arial"/>
            <w:sz w:val="24"/>
            <w:szCs w:val="24"/>
          </w:rPr>
          <w:delText xml:space="preserve"> predicted</w:delText>
        </w:r>
      </w:del>
      <w:r>
        <w:rPr>
          <w:rFonts w:ascii="Arial" w:hAnsi="Arial" w:cs="Arial"/>
          <w:sz w:val="24"/>
          <w:szCs w:val="24"/>
        </w:rPr>
        <w:t xml:space="preserve"> probability of “I don’t </w:t>
      </w:r>
      <w:del w:id="344" w:author="Héctor Bahamonde" w:date="2026-10-19T18:06:00Z">
        <w:r>
          <w:rPr>
            <w:rFonts w:ascii="Arial" w:hAnsi="Arial" w:cs="Arial"/>
            <w:sz w:val="24"/>
            <w:szCs w:val="24"/>
          </w:rPr>
          <w:delText>know,” a pattern consistent with greater expressed uncertainty under the treatment conditions.</w:delText>
        </w:r>
      </w:del>
      <w:ins w:id="345" w:author="Héctor Bahamonde" w:date="2026-10-19T18:06:00Z">
        <w:r>
          <w:rPr>
            <w:rFonts w:ascii="Arial" w:hAnsi="Arial" w:cs="Arial"/>
            <w:sz w:val="24"/>
            <w:szCs w:val="24"/>
          </w:rPr>
          <w:t>know.”</w:t>
        </w:r>
      </w:ins>
    </w:p>
    <w:p w14:paraId="61E21EB1" w14:textId="77777777" w:rsidR="00D821FE" w:rsidRPr="003D3D80" w:rsidRDefault="00142A06" w:rsidP="003D3D80">
      <w:pPr>
        <w:pStyle w:val="BodyText"/>
        <w:spacing w:before="120" w:after="120" w:line="360" w:lineRule="auto"/>
        <w:rPr>
          <w:rFonts w:ascii="Arial" w:hAnsi="Arial" w:cs="Arial"/>
          <w:w w:val="105"/>
          <w:sz w:val="24"/>
          <w:szCs w:val="24"/>
        </w:rPr>
      </w:pPr>
      <w:r w:rsidRPr="003D3D80">
        <w:rPr>
          <w:rFonts w:ascii="Arial" w:hAnsi="Arial" w:cs="Arial"/>
          <w:w w:val="105"/>
          <w:sz w:val="24"/>
          <w:szCs w:val="24"/>
        </w:rPr>
        <w:t>Table 2. Predicted probabilities by experimental frame</w:t>
      </w:r>
      <w:r w:rsidR="00763861" w:rsidRPr="003D3D80">
        <w:rPr>
          <w:rFonts w:ascii="Arial" w:hAnsi="Arial" w:cs="Arial"/>
          <w:w w:val="105"/>
          <w:sz w:val="24"/>
          <w:szCs w:val="24"/>
        </w:rPr>
        <w:t>.</w:t>
      </w:r>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04070F5B" w14:textId="77777777" w:rsidTr="00A77464">
        <w:trPr>
          <w:cantSplit/>
          <w:tblHeader/>
          <w:jc w:val="center"/>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0571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Frame</w:t>
            </w:r>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9478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Outcome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9AE6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Predicted probability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C5883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95% confidence interval</w:t>
            </w:r>
          </w:p>
        </w:tc>
      </w:tr>
      <w:tr w:rsidR="00D821FE" w:rsidRPr="008372F6" w14:paraId="4D5417B9" w14:textId="77777777" w:rsidTr="00A77464">
        <w:trPr>
          <w:cantSplit/>
          <w:jc w:val="center"/>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4CF1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914D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28A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0.12</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2625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0.16]</w:t>
            </w:r>
          </w:p>
        </w:tc>
      </w:tr>
      <w:tr w:rsidR="00D821FE" w:rsidRPr="008372F6" w14:paraId="47C1CFC7"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EE5C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lastRenderedPageBreak/>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E24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D05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CB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[0.04, 0.10]</w:t>
            </w:r>
          </w:p>
        </w:tc>
      </w:tr>
      <w:tr w:rsidR="00D821FE" w:rsidRPr="008372F6" w14:paraId="12B69466"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CD0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FC6A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3F2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01F1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0.15]</w:t>
            </w:r>
          </w:p>
        </w:tc>
      </w:tr>
      <w:tr w:rsidR="00D821FE" w:rsidRPr="008372F6" w14:paraId="6CD28E5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7C00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DD3F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3A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185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 0.56]</w:t>
            </w:r>
          </w:p>
        </w:tc>
      </w:tr>
      <w:tr w:rsidR="00D821FE" w:rsidRPr="008372F6" w14:paraId="655E291E"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B2CB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F60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61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3451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[0.38, 0.51]</w:t>
            </w:r>
          </w:p>
        </w:tc>
      </w:tr>
      <w:tr w:rsidR="00D821FE" w:rsidRPr="008372F6" w14:paraId="7E855050"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52B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291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C60A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4D11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[0.49, 0.61]</w:t>
            </w:r>
          </w:p>
        </w:tc>
      </w:tr>
      <w:tr w:rsidR="00D821FE" w:rsidRPr="008372F6" w14:paraId="2A17571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716C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CAF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B36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567A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[0.23, 0.35]</w:t>
            </w:r>
          </w:p>
        </w:tc>
      </w:tr>
      <w:tr w:rsidR="00D821FE" w:rsidRPr="008372F6" w14:paraId="72497F20"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5E1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9E78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093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7C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[0.26, 0.39]</w:t>
            </w:r>
          </w:p>
        </w:tc>
      </w:tr>
      <w:tr w:rsidR="00D821FE" w:rsidRPr="008372F6" w14:paraId="5C484A72"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D96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6F1C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528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55A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[0.14, 0.23]</w:t>
            </w:r>
          </w:p>
        </w:tc>
      </w:tr>
      <w:tr w:rsidR="00D821FE" w:rsidRPr="008372F6" w14:paraId="607427E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D76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31A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C0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CA9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[0.06, 0.11]</w:t>
            </w:r>
          </w:p>
        </w:tc>
      </w:tr>
      <w:tr w:rsidR="00D821FE" w:rsidRPr="008372F6" w14:paraId="42B6588D"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B426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F247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A1C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A14A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0.20]</w:t>
            </w:r>
          </w:p>
        </w:tc>
      </w:tr>
      <w:tr w:rsidR="00D821FE" w:rsidRPr="008372F6" w14:paraId="22C0D207" w14:textId="77777777" w:rsidTr="00A77464">
        <w:trPr>
          <w:cantSplit/>
          <w:jc w:val="center"/>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000E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0469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FBA3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7706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0.19]</w:t>
            </w:r>
          </w:p>
        </w:tc>
      </w:tr>
    </w:tbl>
    <w:p w14:paraId="5A461482" w14:textId="77777777" w:rsidR="00142A06" w:rsidRPr="008372F6" w:rsidRDefault="00D821FE" w:rsidP="00292B66">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7F74C2">
        <w:rPr>
          <w:rFonts w:ascii="Arial" w:hAnsi="Arial" w:cs="Arial"/>
          <w:sz w:val="24"/>
          <w:szCs w:val="24"/>
        </w:rPr>
        <w:t xml:space="preserve">: Predicted probabilities are calculated from the multinomial logit model underlying Figure </w:t>
      </w:r>
      <w:r w:rsidR="00743378" w:rsidRPr="007F74C2">
        <w:rPr>
          <w:rFonts w:ascii="Arial" w:hAnsi="Arial" w:cs="Arial"/>
          <w:sz w:val="24"/>
          <w:szCs w:val="24"/>
        </w:rPr>
        <w:t>3</w:t>
      </w:r>
      <w:r w:rsidRPr="007F74C2">
        <w:rPr>
          <w:rFonts w:ascii="Arial" w:hAnsi="Arial" w:cs="Arial"/>
          <w:sz w:val="24"/>
          <w:szCs w:val="24"/>
        </w:rPr>
        <w:t>. Brackets report 95% confidence intervals; “I don’t know” is retained as a separate outcome category.</w:t>
      </w:r>
    </w:p>
    <w:p w14:paraId="4D8DA162" w14:textId="77777777" w:rsidR="005D491A" w:rsidRPr="00292B6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del w:id="346" w:author="Héctor Bahamonde" w:date="2026-10-19T18:06:00Z">
        <w:r>
          <w:rPr>
            <w:rFonts w:ascii="Arial" w:hAnsi="Arial" w:cs="Arial"/>
            <w:w w:val="105"/>
            <w:sz w:val="24"/>
            <w:szCs w:val="24"/>
          </w:rPr>
          <w:delText>response</w:delText>
        </w:r>
      </w:del>
      <w:ins w:id="347" w:author="Héctor Bahamonde" w:date="2026-10-19T18:06:00Z">
        <w:r>
          <w:rPr>
            <w:rFonts w:ascii="Arial" w:hAnsi="Arial" w:cs="Arial"/>
            <w:w w:val="105"/>
            <w:sz w:val="24"/>
            <w:szCs w:val="24"/>
          </w:rPr>
          <w:t>the three ordered funding</w:t>
        </w:r>
      </w:ins>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proofErr w:type="gramStart"/>
      <w:r w:rsidRPr="008372F6">
        <w:rPr>
          <w:rFonts w:ascii="Arial" w:hAnsi="Arial" w:cs="Arial"/>
          <w:w w:val="105"/>
          <w:sz w:val="24"/>
          <w:szCs w:val="24"/>
        </w:rPr>
        <w:t>remains</w:t>
      </w:r>
      <w:proofErr w:type="gramEnd"/>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Pr>
          <w:rFonts w:ascii="Arial" w:hAnsi="Arial" w:cs="Arial"/>
          <w:w w:val="105"/>
          <w:sz w:val="24"/>
          <w:szCs w:val="24"/>
        </w:rPr>
        <w:t xml:space="preserve">funding is consistently most likely, followed by unconditional funding, with </w:t>
      </w:r>
      <w:r>
        <w:rPr>
          <w:rFonts w:ascii="Arial" w:hAnsi="Arial" w:cs="Arial"/>
          <w:w w:val="105"/>
          <w:sz w:val="24"/>
          <w:szCs w:val="24"/>
        </w:rPr>
        <w:lastRenderedPageBreak/>
        <w:t xml:space="preserve">outright rejection least likely. </w:t>
      </w:r>
      <w:del w:id="348" w:author="Héctor Bahamonde" w:date="2026-10-19T18:06:00Z">
        <w:r>
          <w:rPr>
            <w:rFonts w:ascii="Arial" w:hAnsi="Arial" w:cs="Arial"/>
            <w:w w:val="105"/>
            <w:sz w:val="24"/>
            <w:szCs w:val="24"/>
          </w:rPr>
          <w:delText>What</w:delText>
        </w:r>
      </w:del>
      <w:ins w:id="349" w:author="Héctor Bahamonde" w:date="2026-10-19T18:06:00Z">
        <w:r>
          <w:rPr>
            <w:rFonts w:ascii="Arial" w:hAnsi="Arial" w:cs="Arial"/>
            <w:w w:val="105"/>
            <w:sz w:val="24"/>
            <w:szCs w:val="24"/>
          </w:rPr>
          <w:t>The</w:t>
        </w:r>
      </w:ins>
      <w:r w:rsidRPr="008372F6">
        <w:rPr>
          <w:rFonts w:ascii="Arial" w:hAnsi="Arial" w:cs="Arial"/>
          <w:spacing w:val="25"/>
          <w:w w:val="105"/>
          <w:sz w:val="24"/>
          <w:szCs w:val="24"/>
        </w:rPr>
        <w:t xml:space="preserve"> </w:t>
      </w:r>
      <w:del w:id="350" w:author="Héctor Bahamonde" w:date="2026-10-19T18:06:00Z">
        <w:r>
          <w:rPr>
            <w:rFonts w:ascii="Arial" w:hAnsi="Arial" w:cs="Arial"/>
            <w:w w:val="105"/>
            <w:sz w:val="24"/>
            <w:szCs w:val="24"/>
          </w:rPr>
          <w:delText>changes</w:delText>
        </w:r>
      </w:del>
      <w:ins w:id="351" w:author="Héctor Bahamonde" w:date="2026-10-19T18:06:00Z">
        <w:r>
          <w:rPr>
            <w:rFonts w:ascii="Arial" w:hAnsi="Arial" w:cs="Arial"/>
            <w:w w:val="105"/>
            <w:sz w:val="24"/>
            <w:szCs w:val="24"/>
          </w:rPr>
          <w:t>justifications</w:t>
        </w:r>
      </w:ins>
      <w:r w:rsidRPr="008372F6">
        <w:rPr>
          <w:rFonts w:ascii="Arial" w:hAnsi="Arial" w:cs="Arial"/>
          <w:spacing w:val="25"/>
          <w:w w:val="105"/>
          <w:sz w:val="24"/>
          <w:szCs w:val="24"/>
        </w:rPr>
        <w:t xml:space="preserve"> </w:t>
      </w:r>
      <w:del w:id="352" w:author="Héctor Bahamonde" w:date="2026-10-19T18:06:00Z">
        <w:r>
          <w:rPr>
            <w:rFonts w:ascii="Arial" w:hAnsi="Arial" w:cs="Arial"/>
            <w:w w:val="105"/>
            <w:sz w:val="24"/>
            <w:szCs w:val="24"/>
          </w:rPr>
          <w:delText>is</w:delText>
        </w:r>
      </w:del>
      <w:ins w:id="353" w:author="Héctor Bahamonde" w:date="2026-10-19T18:06:00Z">
        <w:r>
          <w:rPr>
            <w:rFonts w:ascii="Arial" w:hAnsi="Arial" w:cs="Arial"/>
            <w:w w:val="105"/>
            <w:sz w:val="24"/>
            <w:szCs w:val="24"/>
          </w:rPr>
          <w:t>instead</w:t>
        </w:r>
      </w:ins>
      <w:r w:rsidRPr="008372F6">
        <w:rPr>
          <w:rFonts w:ascii="Arial" w:hAnsi="Arial" w:cs="Arial"/>
          <w:spacing w:val="25"/>
          <w:w w:val="105"/>
          <w:sz w:val="24"/>
          <w:szCs w:val="24"/>
        </w:rPr>
        <w:t xml:space="preserve"> </w:t>
      </w:r>
      <w:del w:id="354" w:author="Héctor Bahamonde" w:date="2026-10-19T18:06:00Z">
        <w:r>
          <w:rPr>
            <w:rFonts w:ascii="Arial" w:hAnsi="Arial" w:cs="Arial"/>
            <w:w w:val="105"/>
            <w:sz w:val="24"/>
            <w:szCs w:val="24"/>
          </w:rPr>
          <w:delText>not</w:delText>
        </w:r>
      </w:del>
      <w:ins w:id="355" w:author="Héctor Bahamonde" w:date="2026-10-19T18:06:00Z">
        <w:r>
          <w:rPr>
            <w:rFonts w:ascii="Arial" w:hAnsi="Arial" w:cs="Arial"/>
            <w:w w:val="105"/>
            <w:sz w:val="24"/>
            <w:szCs w:val="24"/>
          </w:rPr>
          <w:t>change</w:t>
        </w:r>
      </w:ins>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del w:id="356" w:author="Héctor Bahamonde" w:date="2026-10-19T18:06:00Z">
        <w:r>
          <w:rPr>
            <w:rFonts w:ascii="Arial" w:hAnsi="Arial" w:cs="Arial"/>
            <w:w w:val="105"/>
            <w:sz w:val="24"/>
            <w:szCs w:val="24"/>
          </w:rPr>
          <w:delText>rank</w:delText>
        </w:r>
      </w:del>
      <w:ins w:id="357" w:author="Héctor Bahamonde" w:date="2026-10-19T18:06:00Z">
        <w:r>
          <w:rPr>
            <w:rFonts w:ascii="Arial" w:hAnsi="Arial" w:cs="Arial"/>
            <w:w w:val="105"/>
            <w:sz w:val="24"/>
            <w:szCs w:val="24"/>
          </w:rPr>
          <w:t>probabilities</w:t>
        </w:r>
      </w:ins>
      <w:del w:id="358" w:author="Héctor Bahamonde" w:date="2026-10-19T18:06:00Z">
        <w:r>
          <w:rPr>
            <w:rFonts w:ascii="Arial" w:hAnsi="Arial" w:cs="Arial"/>
            <w:spacing w:val="25"/>
            <w:w w:val="105"/>
            <w:sz w:val="24"/>
            <w:szCs w:val="24"/>
          </w:rPr>
          <w:delText xml:space="preserve"> </w:delText>
        </w:r>
        <w:r>
          <w:rPr>
            <w:rFonts w:ascii="Arial" w:hAnsi="Arial" w:cs="Arial"/>
            <w:w w:val="105"/>
            <w:sz w:val="24"/>
            <w:szCs w:val="24"/>
          </w:rPr>
          <w:delText>itself,</w:delText>
        </w:r>
        <w:r>
          <w:rPr>
            <w:rFonts w:ascii="Arial" w:hAnsi="Arial" w:cs="Arial"/>
            <w:spacing w:val="25"/>
            <w:w w:val="105"/>
            <w:sz w:val="24"/>
            <w:szCs w:val="24"/>
          </w:rPr>
          <w:delText xml:space="preserve"> </w:delText>
        </w:r>
        <w:r>
          <w:rPr>
            <w:rFonts w:ascii="Arial" w:hAnsi="Arial" w:cs="Arial"/>
            <w:w w:val="105"/>
            <w:sz w:val="24"/>
            <w:szCs w:val="24"/>
          </w:rPr>
          <w:delText>but</w:delText>
        </w:r>
        <w:r>
          <w:rPr>
            <w:rFonts w:ascii="Arial" w:hAnsi="Arial" w:cs="Arial"/>
            <w:spacing w:val="25"/>
            <w:w w:val="105"/>
            <w:sz w:val="24"/>
            <w:szCs w:val="24"/>
          </w:rPr>
          <w:delText xml:space="preserve"> </w:delText>
        </w:r>
        <w:r>
          <w:rPr>
            <w:rFonts w:ascii="Arial" w:hAnsi="Arial" w:cs="Arial"/>
            <w:w w:val="105"/>
            <w:sz w:val="24"/>
            <w:szCs w:val="24"/>
          </w:rPr>
          <w:delText>the</w:delText>
        </w:r>
        <w:r>
          <w:rPr>
            <w:rFonts w:ascii="Arial" w:hAnsi="Arial" w:cs="Arial"/>
            <w:spacing w:val="25"/>
            <w:w w:val="105"/>
            <w:sz w:val="24"/>
            <w:szCs w:val="24"/>
          </w:rPr>
          <w:delText xml:space="preserve"> </w:delText>
        </w:r>
        <w:r>
          <w:rPr>
            <w:rFonts w:ascii="Arial" w:hAnsi="Arial" w:cs="Arial"/>
            <w:w w:val="105"/>
            <w:sz w:val="24"/>
            <w:szCs w:val="24"/>
          </w:rPr>
          <w:delText>level</w:delText>
        </w:r>
        <w:r>
          <w:rPr>
            <w:rFonts w:ascii="Arial" w:hAnsi="Arial" w:cs="Arial"/>
            <w:spacing w:val="25"/>
            <w:w w:val="105"/>
            <w:sz w:val="24"/>
            <w:szCs w:val="24"/>
          </w:rPr>
          <w:delText xml:space="preserve"> </w:delText>
        </w:r>
        <w:r>
          <w:rPr>
            <w:rFonts w:ascii="Arial" w:hAnsi="Arial" w:cs="Arial"/>
            <w:w w:val="105"/>
            <w:sz w:val="24"/>
            <w:szCs w:val="24"/>
          </w:rPr>
          <w:delText>of</w:delText>
        </w:r>
        <w:r>
          <w:rPr>
            <w:rFonts w:ascii="Arial" w:hAnsi="Arial" w:cs="Arial"/>
            <w:spacing w:val="25"/>
            <w:w w:val="105"/>
            <w:sz w:val="24"/>
            <w:szCs w:val="24"/>
          </w:rPr>
          <w:delText xml:space="preserve"> </w:delText>
        </w:r>
        <w:r>
          <w:rPr>
            <w:rFonts w:ascii="Arial" w:hAnsi="Arial" w:cs="Arial"/>
            <w:w w:val="105"/>
            <w:sz w:val="24"/>
            <w:szCs w:val="24"/>
          </w:rPr>
          <w:delText>support</w:delText>
        </w:r>
      </w:del>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del w:id="359" w:author="Héctor Bahamonde" w:date="2026-10-19T18:06:00Z">
        <w:r>
          <w:rPr>
            <w:rFonts w:ascii="Arial" w:hAnsi="Arial" w:cs="Arial"/>
            <w:w w:val="105"/>
            <w:sz w:val="24"/>
            <w:szCs w:val="24"/>
          </w:rPr>
          <w:delText>option,</w:delText>
        </w:r>
      </w:del>
      <w:ins w:id="360" w:author="Héctor Bahamonde" w:date="2026-10-19T18:06:00Z">
        <w:r>
          <w:rPr>
            <w:rFonts w:ascii="Arial" w:hAnsi="Arial" w:cs="Arial"/>
            <w:w w:val="105"/>
            <w:sz w:val="24"/>
            <w:szCs w:val="24"/>
          </w:rPr>
          <w:t>option.</w:t>
        </w:r>
      </w:ins>
      <w:del w:id="361" w:author="Héctor Bahamonde" w:date="2026-10-19T18:06:00Z">
        <w:r>
          <w:rPr>
            <w:rFonts w:ascii="Arial" w:hAnsi="Arial" w:cs="Arial"/>
            <w:spacing w:val="25"/>
            <w:w w:val="105"/>
            <w:sz w:val="24"/>
            <w:szCs w:val="24"/>
          </w:rPr>
          <w:delText xml:space="preserve"> </w:delText>
        </w:r>
        <w:r>
          <w:rPr>
            <w:rFonts w:ascii="Arial" w:hAnsi="Arial" w:cs="Arial"/>
            <w:w w:val="105"/>
            <w:sz w:val="24"/>
            <w:szCs w:val="24"/>
          </w:rPr>
          <w:delText>as</w:delText>
        </w:r>
        <w:r>
          <w:rPr>
            <w:rFonts w:ascii="Arial" w:hAnsi="Arial" w:cs="Arial"/>
            <w:spacing w:val="25"/>
            <w:w w:val="105"/>
            <w:sz w:val="24"/>
            <w:szCs w:val="24"/>
          </w:rPr>
          <w:delText xml:space="preserve"> </w:delText>
        </w:r>
        <w:r>
          <w:rPr>
            <w:rFonts w:ascii="Arial" w:hAnsi="Arial" w:cs="Arial"/>
            <w:w w:val="105"/>
            <w:sz w:val="24"/>
            <w:szCs w:val="24"/>
          </w:rPr>
          <w:delText>the</w:delText>
        </w:r>
        <w:r>
          <w:rPr>
            <w:rFonts w:ascii="Arial" w:hAnsi="Arial" w:cs="Arial"/>
            <w:spacing w:val="25"/>
            <w:w w:val="105"/>
            <w:sz w:val="24"/>
            <w:szCs w:val="24"/>
          </w:rPr>
          <w:delText xml:space="preserve"> </w:delText>
        </w:r>
        <w:r>
          <w:rPr>
            <w:rFonts w:ascii="Arial" w:hAnsi="Arial" w:cs="Arial"/>
            <w:w w:val="105"/>
            <w:sz w:val="24"/>
            <w:szCs w:val="24"/>
          </w:rPr>
          <w:delText>frames shift probability mass across categories.</w:delText>
        </w:r>
      </w:del>
      <w:r>
        <w:rPr>
          <w:rFonts w:ascii="Arial" w:hAnsi="Arial" w:cs="Arial"/>
          <w:w w:val="105"/>
          <w:sz w:val="24"/>
          <w:szCs w:val="24"/>
        </w:rPr>
        <w:t xml:space="preserve"> </w:t>
      </w:r>
      <w:del w:id="362" w:author="Héctor Bahamonde" w:date="2026-10-19T18:06:00Z">
        <w:r>
          <w:rPr>
            <w:rFonts w:ascii="Arial" w:hAnsi="Arial" w:cs="Arial"/>
            <w:w w:val="105"/>
            <w:sz w:val="24"/>
            <w:szCs w:val="24"/>
          </w:rPr>
          <w:delText>In</w:delText>
        </w:r>
      </w:del>
      <w:ins w:id="363" w:author="Héctor Bahamonde" w:date="2026-10-19T18:06:00Z">
        <w:r>
          <w:rPr>
            <w:rFonts w:ascii="Arial" w:hAnsi="Arial" w:cs="Arial"/>
            <w:w w:val="105"/>
            <w:sz w:val="24"/>
            <w:szCs w:val="24"/>
          </w:rPr>
          <w:t>The</w:t>
        </w:r>
      </w:ins>
      <w:r>
        <w:rPr>
          <w:rFonts w:ascii="Arial" w:hAnsi="Arial" w:cs="Arial"/>
          <w:w w:val="105"/>
          <w:sz w:val="24"/>
          <w:szCs w:val="24"/>
        </w:rPr>
        <w:t xml:space="preserve"> </w:t>
      </w:r>
      <w:del w:id="364" w:author="Héctor Bahamonde" w:date="2026-10-19T18:06:00Z">
        <w:r>
          <w:rPr>
            <w:rFonts w:ascii="Arial" w:hAnsi="Arial" w:cs="Arial"/>
            <w:w w:val="105"/>
            <w:sz w:val="24"/>
            <w:szCs w:val="24"/>
          </w:rPr>
          <w:delText>particular,</w:delText>
        </w:r>
      </w:del>
      <w:ins w:id="365" w:author="Héctor Bahamonde" w:date="2026-10-19T18:06:00Z">
        <w:r>
          <w:rPr>
            <w:rFonts w:ascii="Arial" w:hAnsi="Arial" w:cs="Arial"/>
            <w:w w:val="105"/>
            <w:sz w:val="24"/>
            <w:szCs w:val="24"/>
          </w:rPr>
          <w:t>rescue</w:t>
        </w:r>
      </w:ins>
      <w:r>
        <w:rPr>
          <w:rFonts w:ascii="Arial" w:hAnsi="Arial" w:cs="Arial"/>
          <w:w w:val="105"/>
          <w:sz w:val="24"/>
          <w:szCs w:val="24"/>
        </w:rPr>
        <w:t xml:space="preserve"> </w:t>
      </w:r>
      <w:del w:id="366" w:author="Héctor Bahamonde" w:date="2026-10-19T18:06:00Z">
        <w:r>
          <w:rPr>
            <w:rFonts w:ascii="Arial" w:hAnsi="Arial" w:cs="Arial"/>
            <w:w w:val="105"/>
            <w:sz w:val="24"/>
            <w:szCs w:val="24"/>
          </w:rPr>
          <w:delText>the</w:delText>
        </w:r>
      </w:del>
      <w:ins w:id="367" w:author="Héctor Bahamonde" w:date="2026-10-19T18:06:00Z">
        <w:r>
          <w:rPr>
            <w:rFonts w:ascii="Arial" w:hAnsi="Arial" w:cs="Arial"/>
            <w:w w:val="105"/>
            <w:sz w:val="24"/>
            <w:szCs w:val="24"/>
          </w:rPr>
          <w:t>increase</w:t>
        </w:r>
      </w:ins>
      <w:r>
        <w:rPr>
          <w:rFonts w:ascii="Arial" w:hAnsi="Arial" w:cs="Arial"/>
          <w:w w:val="105"/>
          <w:sz w:val="24"/>
          <w:szCs w:val="24"/>
        </w:rPr>
        <w:t xml:space="preserve"> </w:t>
      </w:r>
      <w:del w:id="368" w:author="Héctor Bahamonde" w:date="2026-10-19T18:06:00Z">
        <w:r>
          <w:rPr>
            <w:rFonts w:ascii="Arial" w:hAnsi="Arial" w:cs="Arial"/>
            <w:w w:val="105"/>
            <w:sz w:val="24"/>
            <w:szCs w:val="24"/>
          </w:rPr>
          <w:delText xml:space="preserve">loss frame </w:delText>
        </w:r>
      </w:del>
      <w:ins w:id="369" w:author="Héctor Bahamonde" w:date="2026-10-19T18:06:00Z">
        <w:r>
          <w:rPr>
            <w:rFonts w:ascii="Arial" w:hAnsi="Arial" w:cs="Arial"/>
            <w:w w:val="105"/>
            <w:sz w:val="24"/>
            <w:szCs w:val="24"/>
          </w:rPr>
          <w:t>in</w:t>
        </w:r>
      </w:ins>
      <w:del w:id="370" w:author="Héctor Bahamonde" w:date="2026-10-19T18:06:00Z">
        <w:r>
          <w:rPr>
            <w:rFonts w:ascii="Arial" w:hAnsi="Arial" w:cs="Arial"/>
            <w:w w:val="105"/>
            <w:sz w:val="24"/>
            <w:szCs w:val="24"/>
          </w:rPr>
          <w:delText>shifts support upward toward unconditional funding, whereas the gains frame shifts support away from</w:delText>
        </w:r>
      </w:del>
      <w:r>
        <w:rPr>
          <w:rFonts w:ascii="Arial" w:hAnsi="Arial" w:cs="Arial"/>
          <w:w w:val="105"/>
          <w:sz w:val="24"/>
          <w:szCs w:val="24"/>
        </w:rPr>
        <w:t xml:space="preserve"> unconditional funding </w:t>
      </w:r>
      <w:del w:id="371" w:author="Héctor Bahamonde" w:date="2026-10-19T18:06:00Z">
        <w:r>
          <w:rPr>
            <w:rFonts w:ascii="Arial" w:hAnsi="Arial" w:cs="Arial"/>
            <w:w w:val="105"/>
            <w:sz w:val="24"/>
            <w:szCs w:val="24"/>
          </w:rPr>
          <w:delText>a</w:delText>
        </w:r>
      </w:del>
      <w:ins w:id="372" w:author="Héctor Bahamonde" w:date="2026-10-19T18:06:00Z">
        <w:r>
          <w:rPr>
            <w:rFonts w:ascii="Arial" w:hAnsi="Arial" w:cs="Arial"/>
            <w:w w:val="105"/>
            <w:sz w:val="24"/>
            <w:szCs w:val="24"/>
          </w:rPr>
          <w:t>(3.7 points; −0.9, 8.3) a</w:t>
        </w:r>
      </w:ins>
      <w:r>
        <w:rPr>
          <w:rFonts w:ascii="Arial" w:hAnsi="Arial" w:cs="Arial"/>
          <w:w w:val="105"/>
          <w:sz w:val="24"/>
          <w:szCs w:val="24"/>
        </w:rPr>
        <w:t xml:space="preserve">nd </w:t>
      </w:r>
      <w:del w:id="373" w:author="Héctor Bahamonde" w:date="2026-10-19T18:06:00Z">
        <w:r>
          <w:rPr>
            <w:rFonts w:ascii="Arial" w:hAnsi="Arial" w:cs="Arial"/>
            <w:w w:val="105"/>
            <w:sz w:val="24"/>
            <w:szCs w:val="24"/>
          </w:rPr>
          <w:delText>toward</w:delText>
        </w:r>
      </w:del>
      <w:ins w:id="374" w:author="Héctor Bahamonde" w:date="2026-10-19T18:06:00Z">
        <w:r>
          <w:rPr>
            <w:rFonts w:ascii="Arial" w:hAnsi="Arial" w:cs="Arial"/>
            <w:w w:val="105"/>
            <w:sz w:val="24"/>
            <w:szCs w:val="24"/>
          </w:rPr>
          <w:t>resource-preservation increase in</w:t>
        </w:r>
      </w:ins>
      <w:r>
        <w:rPr>
          <w:rFonts w:ascii="Arial" w:hAnsi="Arial" w:cs="Arial"/>
          <w:w w:val="105"/>
          <w:sz w:val="24"/>
          <w:szCs w:val="24"/>
        </w:rPr>
        <w:t xml:space="preserve"> conditional </w:t>
      </w:r>
      <w:del w:id="375" w:author="Héctor Bahamonde" w:date="2026-10-19T18:06:00Z">
        <w:r>
          <w:rPr>
            <w:rFonts w:ascii="Arial" w:hAnsi="Arial" w:cs="Arial"/>
            <w:w w:val="105"/>
            <w:sz w:val="24"/>
            <w:szCs w:val="24"/>
          </w:rPr>
          <w:delText>funding.</w:delText>
        </w:r>
      </w:del>
      <w:ins w:id="376" w:author="Héctor Bahamonde" w:date="2026-10-19T18:06:00Z">
        <w:r>
          <w:rPr>
            <w:rFonts w:ascii="Arial" w:hAnsi="Arial" w:cs="Arial"/>
            <w:w w:val="105"/>
            <w:sz w:val="24"/>
            <w:szCs w:val="24"/>
          </w:rPr>
          <w:t>funding (4.8 points; −0.1, 9.6) do not reach the 95% threshold.</w:t>
        </w:r>
      </w:ins>
      <w:r>
        <w:rPr>
          <w:rFonts w:ascii="Arial" w:hAnsi="Arial" w:cs="Arial"/>
          <w:w w:val="105"/>
          <w:sz w:val="24"/>
          <w:szCs w:val="24"/>
        </w:rPr>
        <w:t xml:space="preserve"> </w:t>
      </w:r>
      <w:del w:id="377" w:author="Héctor Bahamonde" w:date="2026-10-19T18:06:00Z">
        <w:r>
          <w:rPr>
            <w:rFonts w:ascii="Arial" w:hAnsi="Arial" w:cs="Arial"/>
            <w:w w:val="105"/>
            <w:sz w:val="24"/>
            <w:szCs w:val="24"/>
          </w:rPr>
          <w:delText>Thus,</w:delText>
        </w:r>
      </w:del>
      <w:ins w:id="378" w:author="Héctor Bahamonde" w:date="2026-10-19T18:06:00Z">
        <w:r>
          <w:rPr>
            <w:rFonts w:ascii="Arial" w:hAnsi="Arial" w:cs="Arial"/>
            <w:w w:val="105"/>
            <w:sz w:val="24"/>
            <w:szCs w:val="24"/>
          </w:rPr>
          <w:t>Both</w:t>
        </w:r>
      </w:ins>
      <w:r>
        <w:rPr>
          <w:rFonts w:ascii="Arial" w:hAnsi="Arial" w:cs="Arial"/>
          <w:w w:val="105"/>
          <w:sz w:val="24"/>
          <w:szCs w:val="24"/>
        </w:rPr>
        <w:t xml:space="preserve"> </w:t>
      </w:r>
      <w:del w:id="379" w:author="Héctor Bahamonde" w:date="2026-10-19T18:06:00Z">
        <w:r>
          <w:rPr>
            <w:rFonts w:ascii="Arial" w:hAnsi="Arial" w:cs="Arial"/>
            <w:w w:val="105"/>
            <w:sz w:val="24"/>
            <w:szCs w:val="24"/>
          </w:rPr>
          <w:delText>framing</w:delText>
        </w:r>
      </w:del>
      <w:ins w:id="380" w:author="Héctor Bahamonde" w:date="2026-10-19T18:06:00Z">
        <w:r>
          <w:rPr>
            <w:rFonts w:ascii="Arial" w:hAnsi="Arial" w:cs="Arial"/>
            <w:w w:val="105"/>
            <w:sz w:val="24"/>
            <w:szCs w:val="24"/>
          </w:rPr>
          <w:t>increase</w:t>
        </w:r>
      </w:ins>
      <w:r>
        <w:rPr>
          <w:rFonts w:ascii="Arial" w:hAnsi="Arial" w:cs="Arial"/>
          <w:w w:val="105"/>
          <w:sz w:val="24"/>
          <w:szCs w:val="24"/>
        </w:rPr>
        <w:t xml:space="preserve"> </w:t>
      </w:r>
      <w:del w:id="381" w:author="Héctor Bahamonde" w:date="2026-10-19T18:06:00Z">
        <w:r>
          <w:rPr>
            <w:rFonts w:ascii="Arial" w:hAnsi="Arial" w:cs="Arial"/>
            <w:w w:val="105"/>
            <w:sz w:val="24"/>
            <w:szCs w:val="24"/>
          </w:rPr>
          <w:delText>shifts</w:delText>
        </w:r>
      </w:del>
      <w:ins w:id="382" w:author="Héctor Bahamonde" w:date="2026-10-19T18:06:00Z">
        <w:r>
          <w:rPr>
            <w:rFonts w:ascii="Arial" w:hAnsi="Arial" w:cs="Arial"/>
            <w:w w:val="105"/>
            <w:sz w:val="24"/>
            <w:szCs w:val="24"/>
          </w:rPr>
          <w:t>“I</w:t>
        </w:r>
      </w:ins>
      <w:r>
        <w:rPr>
          <w:rFonts w:ascii="Arial" w:hAnsi="Arial" w:cs="Arial"/>
          <w:w w:val="105"/>
          <w:sz w:val="24"/>
          <w:szCs w:val="24"/>
        </w:rPr>
        <w:t xml:space="preserve"> </w:t>
      </w:r>
      <w:del w:id="383" w:author="Héctor Bahamonde" w:date="2026-10-19T18:06:00Z">
        <w:r>
          <w:rPr>
            <w:rFonts w:ascii="Arial" w:hAnsi="Arial" w:cs="Arial"/>
            <w:w w:val="105"/>
            <w:sz w:val="24"/>
            <w:szCs w:val="24"/>
          </w:rPr>
          <w:delText>the</w:delText>
        </w:r>
      </w:del>
      <w:ins w:id="384" w:author="Héctor Bahamonde" w:date="2026-10-19T18:06:00Z">
        <w:r>
          <w:rPr>
            <w:rFonts w:ascii="Arial" w:hAnsi="Arial" w:cs="Arial"/>
            <w:w w:val="105"/>
            <w:sz w:val="24"/>
            <w:szCs w:val="24"/>
          </w:rPr>
          <w:t>don’t</w:t>
        </w:r>
      </w:ins>
      <w:r>
        <w:rPr>
          <w:rFonts w:ascii="Arial" w:hAnsi="Arial" w:cs="Arial"/>
          <w:w w:val="105"/>
          <w:sz w:val="24"/>
          <w:szCs w:val="24"/>
        </w:rPr>
        <w:t xml:space="preserve"> </w:t>
      </w:r>
      <w:del w:id="385" w:author="Héctor Bahamonde" w:date="2026-10-19T18:06:00Z">
        <w:r>
          <w:rPr>
            <w:rFonts w:ascii="Arial" w:hAnsi="Arial" w:cs="Arial"/>
            <w:w w:val="105"/>
            <w:sz w:val="24"/>
            <w:szCs w:val="24"/>
          </w:rPr>
          <w:delText>level</w:delText>
        </w:r>
      </w:del>
      <w:ins w:id="386" w:author="Héctor Bahamonde" w:date="2026-10-19T18:06:00Z">
        <w:r>
          <w:rPr>
            <w:rFonts w:ascii="Arial" w:hAnsi="Arial" w:cs="Arial"/>
            <w:w w:val="105"/>
            <w:sz w:val="24"/>
            <w:szCs w:val="24"/>
          </w:rPr>
          <w:t>know”:</w:t>
        </w:r>
      </w:ins>
      <w:r>
        <w:rPr>
          <w:rFonts w:ascii="Arial" w:hAnsi="Arial" w:cs="Arial"/>
          <w:w w:val="105"/>
          <w:sz w:val="24"/>
          <w:szCs w:val="24"/>
        </w:rPr>
        <w:t xml:space="preserve"> </w:t>
      </w:r>
      <w:del w:id="387" w:author="Héctor Bahamonde" w:date="2026-10-19T18:06:00Z">
        <w:r>
          <w:rPr>
            <w:rFonts w:ascii="Arial" w:hAnsi="Arial" w:cs="Arial"/>
            <w:w w:val="105"/>
            <w:sz w:val="24"/>
            <w:szCs w:val="24"/>
          </w:rPr>
          <w:delText>of</w:delText>
        </w:r>
      </w:del>
      <w:ins w:id="388" w:author="Héctor Bahamonde" w:date="2026-10-19T18:06:00Z">
        <w:r>
          <w:rPr>
            <w:rFonts w:ascii="Arial" w:hAnsi="Arial" w:cs="Arial"/>
            <w:w w:val="105"/>
            <w:sz w:val="24"/>
            <w:szCs w:val="24"/>
          </w:rPr>
          <w:t>rescue</w:t>
        </w:r>
      </w:ins>
      <w:r>
        <w:rPr>
          <w:rFonts w:ascii="Arial" w:hAnsi="Arial" w:cs="Arial"/>
          <w:w w:val="105"/>
          <w:sz w:val="24"/>
          <w:szCs w:val="24"/>
        </w:rPr>
        <w:t xml:space="preserve"> </w:t>
      </w:r>
      <w:del w:id="389" w:author="Héctor Bahamonde" w:date="2026-10-19T18:06:00Z">
        <w:r>
          <w:rPr>
            <w:rFonts w:ascii="Arial" w:hAnsi="Arial" w:cs="Arial"/>
            <w:w w:val="105"/>
            <w:sz w:val="24"/>
            <w:szCs w:val="24"/>
          </w:rPr>
          <w:delText>support</w:delText>
        </w:r>
      </w:del>
      <w:ins w:id="390" w:author="Héctor Bahamonde" w:date="2026-10-19T18:06:00Z">
        <w:r>
          <w:rPr>
            <w:rFonts w:ascii="Arial" w:hAnsi="Arial" w:cs="Arial"/>
            <w:w w:val="105"/>
            <w:sz w:val="24"/>
            <w:szCs w:val="24"/>
          </w:rPr>
          <w:t>by</w:t>
        </w:r>
      </w:ins>
      <w:r>
        <w:rPr>
          <w:rFonts w:ascii="Arial" w:hAnsi="Arial" w:cs="Arial"/>
          <w:w w:val="105"/>
          <w:sz w:val="24"/>
          <w:szCs w:val="24"/>
        </w:rPr>
        <w:t xml:space="preserve"> </w:t>
      </w:r>
      <w:del w:id="391" w:author="Héctor Bahamonde" w:date="2026-10-19T18:06:00Z">
        <w:r>
          <w:rPr>
            <w:rFonts w:ascii="Arial" w:hAnsi="Arial" w:cs="Arial"/>
            <w:w w:val="105"/>
            <w:sz w:val="24"/>
            <w:szCs w:val="24"/>
          </w:rPr>
          <w:delText>across</w:delText>
        </w:r>
      </w:del>
      <w:ins w:id="392" w:author="Héctor Bahamonde" w:date="2026-10-19T18:06:00Z">
        <w:r>
          <w:rPr>
            <w:rFonts w:ascii="Arial" w:hAnsi="Arial" w:cs="Arial"/>
            <w:w w:val="105"/>
            <w:sz w:val="24"/>
            <w:szCs w:val="24"/>
          </w:rPr>
          <w:t>7.4</w:t>
        </w:r>
      </w:ins>
      <w:r>
        <w:rPr>
          <w:rFonts w:ascii="Arial" w:hAnsi="Arial" w:cs="Arial"/>
          <w:w w:val="105"/>
          <w:sz w:val="24"/>
          <w:szCs w:val="24"/>
        </w:rPr>
        <w:t xml:space="preserve"> </w:t>
      </w:r>
      <w:del w:id="393" w:author="Héctor Bahamonde" w:date="2026-10-19T18:06:00Z">
        <w:r>
          <w:rPr>
            <w:rFonts w:ascii="Arial" w:hAnsi="Arial" w:cs="Arial"/>
            <w:w w:val="105"/>
            <w:sz w:val="24"/>
            <w:szCs w:val="24"/>
          </w:rPr>
          <w:delText>options</w:delText>
        </w:r>
      </w:del>
      <w:ins w:id="394" w:author="Héctor Bahamonde" w:date="2026-10-19T18:06:00Z">
        <w:r>
          <w:rPr>
            <w:rFonts w:ascii="Arial" w:hAnsi="Arial" w:cs="Arial"/>
            <w:w w:val="105"/>
            <w:sz w:val="24"/>
            <w:szCs w:val="24"/>
          </w:rPr>
          <w:t>points</w:t>
        </w:r>
      </w:ins>
      <w:r>
        <w:rPr>
          <w:rFonts w:ascii="Arial" w:hAnsi="Arial" w:cs="Arial"/>
          <w:w w:val="105"/>
          <w:sz w:val="24"/>
          <w:szCs w:val="24"/>
        </w:rPr>
        <w:t xml:space="preserve"> </w:t>
      </w:r>
      <w:del w:id="395" w:author="Héctor Bahamonde" w:date="2026-10-19T18:06:00Z">
        <w:r>
          <w:rPr>
            <w:rFonts w:ascii="Arial" w:hAnsi="Arial" w:cs="Arial"/>
            <w:w w:val="105"/>
            <w:sz w:val="24"/>
            <w:szCs w:val="24"/>
          </w:rPr>
          <w:delText>while</w:delText>
        </w:r>
      </w:del>
      <w:ins w:id="396" w:author="Héctor Bahamonde" w:date="2026-10-19T18:06:00Z">
        <w:r>
          <w:rPr>
            <w:rFonts w:ascii="Arial" w:hAnsi="Arial" w:cs="Arial"/>
            <w:w w:val="105"/>
            <w:sz w:val="24"/>
            <w:szCs w:val="24"/>
          </w:rPr>
          <w:t>(4.2,</w:t>
        </w:r>
      </w:ins>
      <w:r>
        <w:rPr>
          <w:rFonts w:ascii="Arial" w:hAnsi="Arial" w:cs="Arial"/>
          <w:w w:val="105"/>
          <w:sz w:val="24"/>
          <w:szCs w:val="24"/>
        </w:rPr>
        <w:t xml:space="preserve"> </w:t>
      </w:r>
      <w:del w:id="397" w:author="Héctor Bahamonde" w:date="2026-10-19T18:06:00Z">
        <w:r>
          <w:rPr>
            <w:rFonts w:ascii="Arial" w:hAnsi="Arial" w:cs="Arial"/>
            <w:w w:val="105"/>
            <w:sz w:val="24"/>
            <w:szCs w:val="24"/>
          </w:rPr>
          <w:delText>preserving</w:delText>
        </w:r>
      </w:del>
      <w:ins w:id="398" w:author="Héctor Bahamonde" w:date="2026-10-19T18:06:00Z">
        <w:r>
          <w:rPr>
            <w:rFonts w:ascii="Arial" w:hAnsi="Arial" w:cs="Arial"/>
            <w:w w:val="105"/>
            <w:sz w:val="24"/>
            <w:szCs w:val="24"/>
          </w:rPr>
          <w:t>10.6),</w:t>
        </w:r>
      </w:ins>
      <w:r>
        <w:rPr>
          <w:rFonts w:ascii="Arial" w:hAnsi="Arial" w:cs="Arial"/>
          <w:w w:val="105"/>
          <w:sz w:val="24"/>
          <w:szCs w:val="24"/>
        </w:rPr>
        <w:t xml:space="preserve"> </w:t>
      </w:r>
      <w:del w:id="399" w:author="Héctor Bahamonde" w:date="2026-10-19T18:06:00Z">
        <w:r>
          <w:rPr>
            <w:rFonts w:ascii="Arial" w:hAnsi="Arial" w:cs="Arial"/>
            <w:w w:val="105"/>
            <w:sz w:val="24"/>
            <w:szCs w:val="24"/>
          </w:rPr>
          <w:delText>the</w:delText>
        </w:r>
      </w:del>
      <w:ins w:id="400" w:author="Héctor Bahamonde" w:date="2026-10-19T18:06:00Z">
        <w:r>
          <w:rPr>
            <w:rFonts w:ascii="Arial" w:hAnsi="Arial" w:cs="Arial"/>
            <w:w w:val="105"/>
            <w:sz w:val="24"/>
            <w:szCs w:val="24"/>
          </w:rPr>
          <w:t>resource</w:t>
        </w:r>
      </w:ins>
      <w:r>
        <w:rPr>
          <w:rFonts w:ascii="Arial" w:hAnsi="Arial" w:cs="Arial"/>
          <w:w w:val="105"/>
          <w:sz w:val="24"/>
          <w:szCs w:val="24"/>
        </w:rPr>
        <w:t xml:space="preserve"> </w:t>
      </w:r>
      <w:del w:id="401" w:author="Héctor Bahamonde" w:date="2026-10-19T18:06:00Z">
        <w:r>
          <w:rPr>
            <w:rFonts w:ascii="Arial" w:hAnsi="Arial" w:cs="Arial"/>
            <w:w w:val="105"/>
            <w:sz w:val="24"/>
            <w:szCs w:val="24"/>
          </w:rPr>
          <w:delText>same</w:delText>
        </w:r>
      </w:del>
      <w:ins w:id="402" w:author="Héctor Bahamonde" w:date="2026-10-19T18:06:00Z">
        <w:r>
          <w:rPr>
            <w:rFonts w:ascii="Arial" w:hAnsi="Arial" w:cs="Arial"/>
            <w:w w:val="105"/>
            <w:sz w:val="24"/>
            <w:szCs w:val="24"/>
          </w:rPr>
          <w:t>preservation</w:t>
        </w:r>
      </w:ins>
      <w:r>
        <w:rPr>
          <w:rFonts w:ascii="Arial" w:hAnsi="Arial" w:cs="Arial"/>
          <w:w w:val="105"/>
          <w:sz w:val="24"/>
          <w:szCs w:val="24"/>
        </w:rPr>
        <w:t xml:space="preserve"> </w:t>
      </w:r>
      <w:del w:id="403" w:author="Héctor Bahamonde" w:date="2026-10-19T18:06:00Z">
        <w:r>
          <w:rPr>
            <w:rFonts w:ascii="Arial" w:hAnsi="Arial" w:cs="Arial"/>
            <w:w w:val="105"/>
            <w:sz w:val="24"/>
            <w:szCs w:val="24"/>
          </w:rPr>
          <w:delText>ordinal</w:delText>
        </w:r>
      </w:del>
      <w:ins w:id="404" w:author="Héctor Bahamonde" w:date="2026-10-19T18:06:00Z">
        <w:r>
          <w:rPr>
            <w:rFonts w:ascii="Arial" w:hAnsi="Arial" w:cs="Arial"/>
            <w:w w:val="105"/>
            <w:sz w:val="24"/>
            <w:szCs w:val="24"/>
          </w:rPr>
          <w:t>by</w:t>
        </w:r>
      </w:ins>
      <w:r>
        <w:rPr>
          <w:rFonts w:ascii="Arial" w:hAnsi="Arial" w:cs="Arial"/>
          <w:w w:val="105"/>
          <w:sz w:val="24"/>
          <w:szCs w:val="24"/>
        </w:rPr>
        <w:t xml:space="preserve"> </w:t>
      </w:r>
      <w:del w:id="405" w:author="Héctor Bahamonde" w:date="2026-10-19T18:06:00Z">
        <w:r>
          <w:rPr>
            <w:rFonts w:ascii="Arial" w:hAnsi="Arial" w:cs="Arial"/>
            <w:w w:val="105"/>
            <w:sz w:val="24"/>
            <w:szCs w:val="24"/>
          </w:rPr>
          <w:delText>structure</w:delText>
        </w:r>
      </w:del>
      <w:ins w:id="406" w:author="Héctor Bahamonde" w:date="2026-10-19T18:06:00Z">
        <w:r>
          <w:rPr>
            <w:rFonts w:ascii="Arial" w:hAnsi="Arial" w:cs="Arial"/>
            <w:w w:val="105"/>
            <w:sz w:val="24"/>
            <w:szCs w:val="24"/>
          </w:rPr>
          <w:t>6.7</w:t>
        </w:r>
      </w:ins>
      <w:r>
        <w:rPr>
          <w:rFonts w:ascii="Arial" w:hAnsi="Arial" w:cs="Arial"/>
          <w:w w:val="105"/>
          <w:sz w:val="24"/>
          <w:szCs w:val="24"/>
        </w:rPr>
        <w:t xml:space="preserve"> </w:t>
      </w:r>
      <w:del w:id="407" w:author="Héctor Bahamonde" w:date="2026-10-19T18:06:00Z">
        <w:r>
          <w:rPr>
            <w:rFonts w:ascii="Arial" w:hAnsi="Arial" w:cs="Arial"/>
            <w:w w:val="105"/>
            <w:sz w:val="24"/>
            <w:szCs w:val="24"/>
          </w:rPr>
          <w:delText>of</w:delText>
        </w:r>
      </w:del>
      <w:ins w:id="408" w:author="Héctor Bahamonde" w:date="2026-10-19T18:06:00Z">
        <w:r>
          <w:rPr>
            <w:rFonts w:ascii="Arial" w:hAnsi="Arial" w:cs="Arial"/>
            <w:w w:val="105"/>
            <w:sz w:val="24"/>
            <w:szCs w:val="24"/>
          </w:rPr>
          <w:t>points</w:t>
        </w:r>
      </w:ins>
      <w:r>
        <w:rPr>
          <w:rFonts w:ascii="Arial" w:hAnsi="Arial" w:cs="Arial"/>
          <w:w w:val="105"/>
          <w:sz w:val="24"/>
          <w:szCs w:val="24"/>
        </w:rPr>
        <w:t xml:space="preserve"> </w:t>
      </w:r>
      <w:del w:id="409" w:author="Héctor Bahamonde" w:date="2026-10-19T18:06:00Z">
        <w:r>
          <w:rPr>
            <w:rFonts w:ascii="Arial" w:hAnsi="Arial" w:cs="Arial"/>
            <w:w w:val="105"/>
            <w:sz w:val="24"/>
            <w:szCs w:val="24"/>
          </w:rPr>
          <w:delText>preferences.</w:delText>
        </w:r>
      </w:del>
      <w:ins w:id="410" w:author="Héctor Bahamonde" w:date="2026-10-19T18:06:00Z">
        <w:r>
          <w:rPr>
            <w:rFonts w:ascii="Arial" w:hAnsi="Arial" w:cs="Arial"/>
            <w:w w:val="105"/>
            <w:sz w:val="24"/>
            <w:szCs w:val="24"/>
          </w:rPr>
          <w:t>(3.6, 9.8).</w:t>
        </w:r>
      </w:ins>
      <w:bookmarkStart w:id="411" w:name="_bookmark9"/>
      <w:bookmarkEnd w:id="411"/>
    </w:p>
    <w:p w14:paraId="4D75047E" w14:textId="77777777" w:rsidR="005D491A" w:rsidRPr="008372F6" w:rsidRDefault="000E1E94" w:rsidP="008372F6">
      <w:pPr>
        <w:pStyle w:val="BodyText"/>
        <w:spacing w:before="120" w:after="120" w:line="360" w:lineRule="auto"/>
        <w:jc w:val="both"/>
        <w:rPr>
          <w:rFonts w:ascii="Arial" w:hAnsi="Arial" w:cs="Arial"/>
          <w:sz w:val="24"/>
          <w:szCs w:val="24"/>
        </w:rPr>
      </w:pPr>
      <w:r>
        <w:rPr>
          <w:rFonts w:ascii="Arial" w:hAnsi="Arial" w:cs="Arial"/>
          <w:w w:val="110"/>
          <w:sz w:val="24"/>
          <w:szCs w:val="24"/>
        </w:rPr>
        <w:t xml:space="preserve">These results show that alternative justifications shift stated funding preferences even when the clinical vignette is held constant. The </w:t>
      </w:r>
      <w:del w:id="412" w:author="Héctor Bahamonde" w:date="2026-10-19T18:06:00Z">
        <w:r>
          <w:rPr>
            <w:rFonts w:ascii="Arial" w:hAnsi="Arial" w:cs="Arial"/>
            <w:w w:val="110"/>
            <w:sz w:val="24"/>
            <w:szCs w:val="24"/>
          </w:rPr>
          <w:delText>direction</w:delText>
        </w:r>
      </w:del>
      <w:ins w:id="413" w:author="Héctor Bahamonde" w:date="2026-10-19T18:06:00Z">
        <w:r>
          <w:rPr>
            <w:rFonts w:ascii="Arial" w:hAnsi="Arial" w:cs="Arial"/>
            <w:w w:val="110"/>
            <w:sz w:val="24"/>
            <w:szCs w:val="24"/>
          </w:rPr>
          <w:t>two</w:t>
        </w:r>
      </w:ins>
      <w:r>
        <w:rPr>
          <w:rFonts w:ascii="Arial" w:hAnsi="Arial" w:cs="Arial"/>
          <w:w w:val="110"/>
          <w:sz w:val="24"/>
          <w:szCs w:val="24"/>
        </w:rPr>
        <w:t xml:space="preserve"> </w:t>
      </w:r>
      <w:del w:id="414" w:author="Héctor Bahamonde" w:date="2026-10-19T18:06:00Z">
        <w:r>
          <w:rPr>
            <w:rFonts w:ascii="Arial" w:hAnsi="Arial" w:cs="Arial"/>
            <w:w w:val="110"/>
            <w:sz w:val="24"/>
            <w:szCs w:val="24"/>
          </w:rPr>
          <w:delText>of</w:delText>
        </w:r>
      </w:del>
      <w:ins w:id="415" w:author="Héctor Bahamonde" w:date="2026-10-19T18:06:00Z">
        <w:r>
          <w:rPr>
            <w:rFonts w:ascii="Arial" w:hAnsi="Arial" w:cs="Arial"/>
            <w:w w:val="110"/>
            <w:sz w:val="24"/>
            <w:szCs w:val="24"/>
          </w:rPr>
          <w:t>justifications</w:t>
        </w:r>
      </w:ins>
      <w:r>
        <w:rPr>
          <w:rFonts w:ascii="Arial" w:hAnsi="Arial" w:cs="Arial"/>
          <w:w w:val="110"/>
          <w:sz w:val="24"/>
          <w:szCs w:val="24"/>
        </w:rPr>
        <w:t xml:space="preserve"> </w:t>
      </w:r>
      <w:del w:id="416" w:author="Héctor Bahamonde" w:date="2026-10-19T18:06:00Z">
        <w:r>
          <w:rPr>
            <w:rFonts w:ascii="Arial" w:hAnsi="Arial" w:cs="Arial"/>
            <w:w w:val="110"/>
            <w:sz w:val="24"/>
            <w:szCs w:val="24"/>
          </w:rPr>
          <w:delText>the</w:delText>
        </w:r>
      </w:del>
      <w:ins w:id="417" w:author="Héctor Bahamonde" w:date="2026-10-19T18:06:00Z">
        <w:r>
          <w:rPr>
            <w:rFonts w:ascii="Arial" w:hAnsi="Arial" w:cs="Arial"/>
            <w:w w:val="110"/>
            <w:sz w:val="24"/>
            <w:szCs w:val="24"/>
          </w:rPr>
          <w:t>produce</w:t>
        </w:r>
      </w:ins>
      <w:r>
        <w:rPr>
          <w:rFonts w:ascii="Arial" w:hAnsi="Arial" w:cs="Arial"/>
          <w:w w:val="110"/>
          <w:sz w:val="24"/>
          <w:szCs w:val="24"/>
        </w:rPr>
        <w:t xml:space="preserve"> </w:t>
      </w:r>
      <w:del w:id="418" w:author="Héctor Bahamonde" w:date="2026-10-19T18:06:00Z">
        <w:r>
          <w:rPr>
            <w:rFonts w:ascii="Arial" w:hAnsi="Arial" w:cs="Arial"/>
            <w:w w:val="110"/>
            <w:sz w:val="24"/>
            <w:szCs w:val="24"/>
          </w:rPr>
          <w:delText>shifts</w:delText>
        </w:r>
      </w:del>
      <w:ins w:id="419" w:author="Héctor Bahamonde" w:date="2026-10-19T18:06:00Z">
        <w:r>
          <w:rPr>
            <w:rFonts w:ascii="Arial" w:hAnsi="Arial" w:cs="Arial"/>
            <w:w w:val="110"/>
            <w:sz w:val="24"/>
            <w:szCs w:val="24"/>
          </w:rPr>
          <w:t>different</w:t>
        </w:r>
      </w:ins>
      <w:r>
        <w:rPr>
          <w:rFonts w:ascii="Arial" w:hAnsi="Arial" w:cs="Arial"/>
          <w:w w:val="110"/>
          <w:sz w:val="24"/>
          <w:szCs w:val="24"/>
        </w:rPr>
        <w:t xml:space="preserve"> </w:t>
      </w:r>
      <w:del w:id="420" w:author="Héctor Bahamonde" w:date="2026-10-19T18:06:00Z">
        <w:r>
          <w:rPr>
            <w:rFonts w:ascii="Arial" w:hAnsi="Arial" w:cs="Arial"/>
            <w:w w:val="110"/>
            <w:sz w:val="24"/>
            <w:szCs w:val="24"/>
          </w:rPr>
          <w:delText>is</w:delText>
        </w:r>
      </w:del>
      <w:ins w:id="421" w:author="Héctor Bahamonde" w:date="2026-10-19T18:06:00Z">
        <w:r>
          <w:rPr>
            <w:rFonts w:ascii="Arial" w:hAnsi="Arial" w:cs="Arial"/>
            <w:w w:val="110"/>
            <w:sz w:val="24"/>
            <w:szCs w:val="24"/>
          </w:rPr>
          <w:t>patterns</w:t>
        </w:r>
      </w:ins>
      <w:r>
        <w:rPr>
          <w:rFonts w:ascii="Arial" w:hAnsi="Arial" w:cs="Arial"/>
          <w:w w:val="110"/>
          <w:sz w:val="24"/>
          <w:szCs w:val="24"/>
        </w:rPr>
        <w:t xml:space="preserve"> </w:t>
      </w:r>
      <w:del w:id="422" w:author="Héctor Bahamonde" w:date="2026-10-19T18:06:00Z">
        <w:r>
          <w:rPr>
            <w:rFonts w:ascii="Arial" w:hAnsi="Arial" w:cs="Arial"/>
            <w:w w:val="110"/>
            <w:sz w:val="24"/>
            <w:szCs w:val="24"/>
          </w:rPr>
          <w:delText>consistent</w:delText>
        </w:r>
      </w:del>
      <w:ins w:id="423" w:author="Héctor Bahamonde" w:date="2026-10-19T18:06:00Z">
        <w:r>
          <w:rPr>
            <w:rFonts w:ascii="Arial" w:hAnsi="Arial" w:cs="Arial"/>
            <w:w w:val="110"/>
            <w:sz w:val="24"/>
            <w:szCs w:val="24"/>
          </w:rPr>
          <w:t>across</w:t>
        </w:r>
      </w:ins>
      <w:r>
        <w:rPr>
          <w:rFonts w:ascii="Arial" w:hAnsi="Arial" w:cs="Arial"/>
          <w:w w:val="110"/>
          <w:sz w:val="24"/>
          <w:szCs w:val="24"/>
        </w:rPr>
        <w:t xml:space="preserve"> </w:t>
      </w:r>
      <w:del w:id="424" w:author="Héctor Bahamonde" w:date="2026-10-19T18:06:00Z">
        <w:r>
          <w:rPr>
            <w:rFonts w:ascii="Arial" w:hAnsi="Arial" w:cs="Arial"/>
            <w:w w:val="110"/>
            <w:sz w:val="24"/>
            <w:szCs w:val="24"/>
          </w:rPr>
          <w:delText>with</w:delText>
        </w:r>
      </w:del>
      <w:ins w:id="425" w:author="Héctor Bahamonde" w:date="2026-10-19T18:06:00Z">
        <w:r>
          <w:rPr>
            <w:rFonts w:ascii="Arial" w:hAnsi="Arial" w:cs="Arial"/>
            <w:w w:val="110"/>
            <w:sz w:val="24"/>
            <w:szCs w:val="24"/>
          </w:rPr>
          <w:t>funding</w:t>
        </w:r>
      </w:ins>
      <w:r>
        <w:rPr>
          <w:rFonts w:ascii="Arial" w:hAnsi="Arial" w:cs="Arial"/>
          <w:w w:val="110"/>
          <w:sz w:val="24"/>
          <w:szCs w:val="24"/>
        </w:rPr>
        <w:t xml:space="preserve"> </w:t>
      </w:r>
      <w:del w:id="426" w:author="Héctor Bahamonde" w:date="2026-10-19T18:06:00Z">
        <w:r>
          <w:rPr>
            <w:rFonts w:ascii="Arial" w:hAnsi="Arial" w:cs="Arial"/>
            <w:w w:val="110"/>
            <w:sz w:val="24"/>
            <w:szCs w:val="24"/>
          </w:rPr>
          <w:delText>expectations</w:delText>
        </w:r>
      </w:del>
      <w:ins w:id="427" w:author="Héctor Bahamonde" w:date="2026-10-19T18:06:00Z">
        <w:r>
          <w:rPr>
            <w:rFonts w:ascii="Arial" w:hAnsi="Arial" w:cs="Arial"/>
            <w:w w:val="110"/>
            <w:sz w:val="24"/>
            <w:szCs w:val="24"/>
          </w:rPr>
          <w:t>outcomes,</w:t>
        </w:r>
      </w:ins>
      <w:r>
        <w:rPr>
          <w:rFonts w:ascii="Arial" w:hAnsi="Arial" w:cs="Arial"/>
          <w:w w:val="110"/>
          <w:sz w:val="24"/>
          <w:szCs w:val="24"/>
        </w:rPr>
        <w:t xml:space="preserve"> </w:t>
      </w:r>
      <w:del w:id="428" w:author="Héctor Bahamonde" w:date="2026-10-19T18:06:00Z">
        <w:r>
          <w:rPr>
            <w:rFonts w:ascii="Arial" w:hAnsi="Arial" w:cs="Arial"/>
            <w:w w:val="110"/>
            <w:sz w:val="24"/>
            <w:szCs w:val="24"/>
          </w:rPr>
          <w:delText>derived</w:delText>
        </w:r>
      </w:del>
      <w:ins w:id="429" w:author="Héctor Bahamonde" w:date="2026-10-19T18:06:00Z">
        <w:r>
          <w:rPr>
            <w:rFonts w:ascii="Arial" w:hAnsi="Arial" w:cs="Arial"/>
            <w:w w:val="110"/>
            <w:sz w:val="24"/>
            <w:szCs w:val="24"/>
          </w:rPr>
          <w:t>while</w:t>
        </w:r>
      </w:ins>
      <w:r>
        <w:rPr>
          <w:rFonts w:ascii="Arial" w:hAnsi="Arial" w:cs="Arial"/>
          <w:w w:val="110"/>
          <w:sz w:val="24"/>
          <w:szCs w:val="24"/>
        </w:rPr>
        <w:t xml:space="preserve"> </w:t>
      </w:r>
      <w:del w:id="430" w:author="Héctor Bahamonde" w:date="2026-10-19T18:06:00Z">
        <w:r>
          <w:rPr>
            <w:rFonts w:ascii="Arial" w:hAnsi="Arial" w:cs="Arial"/>
            <w:w w:val="110"/>
            <w:sz w:val="24"/>
            <w:szCs w:val="24"/>
          </w:rPr>
          <w:delText>from</w:delText>
        </w:r>
      </w:del>
      <w:ins w:id="431" w:author="Héctor Bahamonde" w:date="2026-10-19T18:06:00Z">
        <w:r>
          <w:rPr>
            <w:rFonts w:ascii="Arial" w:hAnsi="Arial" w:cs="Arial"/>
            <w:w w:val="110"/>
            <w:sz w:val="24"/>
            <w:szCs w:val="24"/>
          </w:rPr>
          <w:t>both</w:t>
        </w:r>
      </w:ins>
      <w:r>
        <w:rPr>
          <w:rFonts w:ascii="Arial" w:hAnsi="Arial" w:cs="Arial"/>
          <w:w w:val="110"/>
          <w:sz w:val="24"/>
          <w:szCs w:val="24"/>
        </w:rPr>
        <w:t xml:space="preserve"> </w:t>
      </w:r>
      <w:del w:id="432" w:author="Héctor Bahamonde" w:date="2026-10-19T18:06:00Z">
        <w:r>
          <w:rPr>
            <w:rFonts w:ascii="Arial" w:hAnsi="Arial" w:cs="Arial"/>
            <w:w w:val="110"/>
            <w:sz w:val="24"/>
            <w:szCs w:val="24"/>
          </w:rPr>
          <w:delText>prospect</w:delText>
        </w:r>
      </w:del>
      <w:ins w:id="433" w:author="Héctor Bahamonde" w:date="2026-10-19T18:06:00Z">
        <w:r>
          <w:rPr>
            <w:rFonts w:ascii="Arial" w:hAnsi="Arial" w:cs="Arial"/>
            <w:w w:val="110"/>
            <w:sz w:val="24"/>
            <w:szCs w:val="24"/>
          </w:rPr>
          <w:t>increase</w:t>
        </w:r>
      </w:ins>
      <w:r>
        <w:rPr>
          <w:rFonts w:ascii="Arial" w:hAnsi="Arial" w:cs="Arial"/>
          <w:w w:val="110"/>
          <w:sz w:val="24"/>
          <w:szCs w:val="24"/>
        </w:rPr>
        <w:t xml:space="preserve"> </w:t>
      </w:r>
      <w:del w:id="434" w:author="Héctor Bahamonde" w:date="2026-10-19T18:06:00Z">
        <w:r>
          <w:rPr>
            <w:rFonts w:ascii="Arial" w:hAnsi="Arial" w:cs="Arial"/>
            <w:w w:val="110"/>
            <w:sz w:val="24"/>
            <w:szCs w:val="24"/>
          </w:rPr>
          <w:delText>theory</w:delText>
        </w:r>
      </w:del>
      <w:ins w:id="435" w:author="Héctor Bahamonde" w:date="2026-10-19T18:06:00Z">
        <w:r>
          <w:rPr>
            <w:rFonts w:ascii="Arial" w:hAnsi="Arial" w:cs="Arial"/>
            <w:w w:val="110"/>
            <w:sz w:val="24"/>
            <w:szCs w:val="24"/>
          </w:rPr>
          <w:t>uncertain</w:t>
        </w:r>
      </w:ins>
      <w:r>
        <w:rPr>
          <w:rFonts w:ascii="Arial" w:hAnsi="Arial" w:cs="Arial"/>
          <w:w w:val="110"/>
          <w:sz w:val="24"/>
          <w:szCs w:val="24"/>
        </w:rPr>
        <w:t xml:space="preserve"> </w:t>
      </w:r>
      <w:del w:id="436" w:author="Héctor Bahamonde" w:date="2026-10-19T18:06:00Z">
        <w:r>
          <w:rPr>
            <w:rFonts w:ascii="Arial" w:hAnsi="Arial" w:cs="Arial"/>
            <w:w w:val="110"/>
            <w:sz w:val="24"/>
            <w:szCs w:val="24"/>
          </w:rPr>
          <w:delText>and the rule of rescue: the loss/rescue frame increases support for unconditional funding, whereas the gains/health-maximi</w:delText>
        </w:r>
      </w:del>
      <w:ins w:id="437" w:author="Héctor Bahamonde" w:date="2026-10-19T18:06:00Z">
        <w:r>
          <w:rPr>
            <w:rFonts w:ascii="Arial" w:hAnsi="Arial" w:cs="Arial"/>
            <w:w w:val="110"/>
            <w:sz w:val="24"/>
            <w:szCs w:val="24"/>
          </w:rPr>
          <w:t>responses.</w:t>
        </w:r>
      </w:ins>
      <w:del w:id="438" w:author="Héctor Bahamonde" w:date="2026-10-19T18:06:00Z">
        <w:r>
          <w:rPr>
            <w:rFonts w:ascii="Arial" w:hAnsi="Arial" w:cs="Arial"/>
            <w:w w:val="110"/>
            <w:sz w:val="24"/>
            <w:szCs w:val="24"/>
          </w:rPr>
          <w:delText>zation frame shifts support toward more conditional or restrictive choices.</w:delText>
        </w:r>
      </w:del>
      <w:r>
        <w:rPr>
          <w:rFonts w:ascii="Arial" w:hAnsi="Arial" w:cs="Arial"/>
          <w:w w:val="110"/>
          <w:sz w:val="24"/>
          <w:szCs w:val="24"/>
        </w:rPr>
        <w:t xml:space="preserve"> </w:t>
      </w:r>
      <w:del w:id="439" w:author="Héctor Bahamonde" w:date="2026-10-19T18:06:00Z">
        <w:r>
          <w:rPr>
            <w:rFonts w:ascii="Arial" w:hAnsi="Arial" w:cs="Arial"/>
            <w:w w:val="110"/>
            <w:sz w:val="24"/>
            <w:szCs w:val="24"/>
          </w:rPr>
          <w:delText>Because the survey did not include manipulation checks or measures of perceived patient loss, opportunity cost, absence of alternatives, or moral obligation, however, the results do not establish which psychological process generated these effects.</w:delText>
        </w:r>
      </w:del>
    </w:p>
    <w:p w14:paraId="1D3A3216" w14:textId="77777777" w:rsidR="005D491A" w:rsidRPr="006E3227" w:rsidRDefault="00000000" w:rsidP="006E3227">
      <w:pPr>
        <w:pStyle w:val="Title"/>
        <w:numPr>
          <w:ilvl w:val="0"/>
          <w:numId w:val="5"/>
        </w:numPr>
        <w:ind w:left="0" w:hanging="540"/>
        <w:jc w:val="both"/>
      </w:pPr>
      <w:bookmarkStart w:id="440" w:name="Discussion"/>
      <w:bookmarkStart w:id="441" w:name="_bookmark10"/>
      <w:bookmarkEnd w:id="440"/>
      <w:bookmarkEnd w:id="441"/>
      <w:r w:rsidRPr="006E3227">
        <w:t>Discussion</w:t>
      </w:r>
    </w:p>
    <w:p w14:paraId="5CA04770" w14:textId="7777777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del w:id="442" w:author="Héctor Bahamonde" w:date="2026-10-19T18:06:00Z">
        <w:r>
          <w:rPr>
            <w:rFonts w:ascii="Arial" w:hAnsi="Arial" w:cs="Arial"/>
            <w:w w:val="110"/>
            <w:sz w:val="24"/>
            <w:szCs w:val="24"/>
          </w:rPr>
          <w:delText>whether</w:delText>
        </w:r>
      </w:del>
      <w:ins w:id="443" w:author="Héctor Bahamonde" w:date="2026-10-19T18:06:00Z">
        <w:r>
          <w:rPr>
            <w:rFonts w:ascii="Arial" w:hAnsi="Arial" w:cs="Arial"/>
            <w:w w:val="110"/>
            <w:sz w:val="24"/>
            <w:szCs w:val="24"/>
          </w:rPr>
          <w:t>how</w:t>
        </w:r>
      </w:ins>
      <w:r w:rsidRPr="008372F6">
        <w:rPr>
          <w:rFonts w:ascii="Arial" w:hAnsi="Arial" w:cs="Arial"/>
          <w:spacing w:val="-6"/>
          <w:w w:val="110"/>
          <w:sz w:val="24"/>
          <w:szCs w:val="24"/>
        </w:rPr>
        <w:t xml:space="preserve"> </w:t>
      </w:r>
      <w:del w:id="444" w:author="Héctor Bahamonde" w:date="2026-10-19T18:06:00Z">
        <w:r>
          <w:rPr>
            <w:rFonts w:ascii="Arial" w:hAnsi="Arial" w:cs="Arial"/>
            <w:w w:val="110"/>
            <w:sz w:val="24"/>
            <w:szCs w:val="24"/>
          </w:rPr>
          <w:delText>framing</w:delText>
        </w:r>
      </w:del>
      <w:ins w:id="445" w:author="Héctor Bahamonde" w:date="2026-10-19T18:06:00Z">
        <w:r>
          <w:rPr>
            <w:rFonts w:ascii="Arial" w:hAnsi="Arial" w:cs="Arial"/>
            <w:w w:val="110"/>
            <w:sz w:val="24"/>
            <w:szCs w:val="24"/>
          </w:rPr>
          <w:t>informational</w:t>
        </w:r>
      </w:ins>
      <w:r w:rsidRPr="008372F6">
        <w:rPr>
          <w:rFonts w:ascii="Arial" w:hAnsi="Arial" w:cs="Arial"/>
          <w:spacing w:val="-6"/>
          <w:w w:val="110"/>
          <w:sz w:val="24"/>
          <w:szCs w:val="24"/>
        </w:rPr>
        <w:t xml:space="preserve"> </w:t>
      </w:r>
      <w:del w:id="446" w:author="Héctor Bahamonde" w:date="2026-10-19T18:06:00Z">
        <w:r>
          <w:rPr>
            <w:rFonts w:ascii="Arial" w:hAnsi="Arial" w:cs="Arial"/>
            <w:w w:val="110"/>
            <w:sz w:val="24"/>
            <w:szCs w:val="24"/>
          </w:rPr>
          <w:delText>effects</w:delText>
        </w:r>
      </w:del>
      <w:ins w:id="447" w:author="Héctor Bahamonde" w:date="2026-10-19T18:06:00Z">
        <w:r>
          <w:rPr>
            <w:rFonts w:ascii="Arial" w:hAnsi="Arial" w:cs="Arial"/>
            <w:w w:val="110"/>
            <w:sz w:val="24"/>
            <w:szCs w:val="24"/>
          </w:rPr>
          <w:t>justifications</w:t>
        </w:r>
      </w:ins>
      <w:r w:rsidRPr="008372F6">
        <w:rPr>
          <w:rFonts w:ascii="Arial" w:hAnsi="Arial" w:cs="Arial"/>
          <w:spacing w:val="-6"/>
          <w:w w:val="110"/>
          <w:sz w:val="24"/>
          <w:szCs w:val="24"/>
        </w:rPr>
        <w:t xml:space="preserve"> </w:t>
      </w:r>
      <w:del w:id="448" w:author="Héctor Bahamonde" w:date="2026-10-19T18:06:00Z">
        <w:r>
          <w:rPr>
            <w:rFonts w:ascii="Arial" w:hAnsi="Arial" w:cs="Arial"/>
            <w:w w:val="110"/>
            <w:sz w:val="24"/>
            <w:szCs w:val="24"/>
          </w:rPr>
          <w:delText>emerge</w:delText>
        </w:r>
      </w:del>
      <w:ins w:id="449" w:author="Héctor Bahamonde" w:date="2026-10-19T18:06:00Z">
        <w:r>
          <w:rPr>
            <w:rFonts w:ascii="Arial" w:hAnsi="Arial" w:cs="Arial"/>
            <w:w w:val="110"/>
            <w:sz w:val="24"/>
            <w:szCs w:val="24"/>
          </w:rPr>
          <w:t>shape stated funding preferences</w:t>
        </w:r>
      </w:ins>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del w:id="450" w:author="Héctor Bahamonde" w:date="2026-10-19T18:06:00Z">
        <w:r>
          <w:rPr>
            <w:rFonts w:ascii="Arial" w:hAnsi="Arial" w:cs="Arial"/>
            <w:w w:val="110"/>
            <w:sz w:val="24"/>
            <w:szCs w:val="24"/>
          </w:rPr>
          <w:delText>mass</w:delText>
        </w:r>
      </w:del>
      <w:ins w:id="451" w:author="Héctor Bahamonde" w:date="2026-10-19T18:06:00Z">
        <w:r>
          <w:rPr>
            <w:rFonts w:ascii="Arial" w:hAnsi="Arial" w:cs="Arial"/>
            <w:w w:val="110"/>
            <w:sz w:val="24"/>
            <w:szCs w:val="24"/>
          </w:rPr>
          <w:t>Finland.</w:t>
        </w:r>
      </w:ins>
      <w:del w:id="452" w:author="Héctor Bahamonde" w:date="2026-10-19T18:06:00Z">
        <w:r>
          <w:rPr>
            <w:rFonts w:ascii="Arial" w:hAnsi="Arial" w:cs="Arial"/>
            <w:spacing w:val="-6"/>
            <w:w w:val="110"/>
            <w:sz w:val="24"/>
            <w:szCs w:val="24"/>
          </w:rPr>
          <w:delText xml:space="preserve"> </w:delText>
        </w:r>
        <w:r>
          <w:rPr>
            <w:rFonts w:ascii="Arial" w:hAnsi="Arial" w:cs="Arial"/>
            <w:w w:val="110"/>
            <w:sz w:val="24"/>
            <w:szCs w:val="24"/>
          </w:rPr>
          <w:delText>evaluations</w:delText>
        </w:r>
        <w:r>
          <w:rPr>
            <w:rFonts w:ascii="Arial" w:hAnsi="Arial" w:cs="Arial"/>
            <w:spacing w:val="-6"/>
            <w:w w:val="110"/>
            <w:sz w:val="24"/>
            <w:szCs w:val="24"/>
          </w:rPr>
          <w:delText xml:space="preserve"> </w:delText>
        </w:r>
        <w:r>
          <w:rPr>
            <w:rFonts w:ascii="Arial" w:hAnsi="Arial" w:cs="Arial"/>
            <w:w w:val="110"/>
            <w:sz w:val="24"/>
            <w:szCs w:val="24"/>
          </w:rPr>
          <w:delText>of</w:delText>
        </w:r>
        <w:r>
          <w:rPr>
            <w:rFonts w:ascii="Arial" w:hAnsi="Arial" w:cs="Arial"/>
            <w:spacing w:val="-6"/>
            <w:w w:val="110"/>
            <w:sz w:val="24"/>
            <w:szCs w:val="24"/>
          </w:rPr>
          <w:delText xml:space="preserve"> </w:delText>
        </w:r>
        <w:r>
          <w:rPr>
            <w:rFonts w:ascii="Arial" w:hAnsi="Arial" w:cs="Arial"/>
            <w:w w:val="110"/>
            <w:sz w:val="24"/>
            <w:szCs w:val="24"/>
          </w:rPr>
          <w:delText>costly</w:delText>
        </w:r>
        <w:r>
          <w:rPr>
            <w:rFonts w:ascii="Arial" w:hAnsi="Arial" w:cs="Arial"/>
            <w:spacing w:val="-6"/>
            <w:w w:val="110"/>
            <w:sz w:val="24"/>
            <w:szCs w:val="24"/>
          </w:rPr>
          <w:delText xml:space="preserve"> </w:delText>
        </w:r>
        <w:r>
          <w:rPr>
            <w:rFonts w:ascii="Arial" w:hAnsi="Arial" w:cs="Arial"/>
            <w:w w:val="110"/>
            <w:sz w:val="24"/>
            <w:szCs w:val="24"/>
          </w:rPr>
          <w:delText>reimbursement decisions.</w:delText>
        </w:r>
      </w:del>
      <w:r w:rsidRPr="008372F6">
        <w:rPr>
          <w:rFonts w:ascii="Arial" w:hAnsi="Arial" w:cs="Arial"/>
          <w:spacing w:val="40"/>
          <w:w w:val="110"/>
          <w:sz w:val="24"/>
          <w:szCs w:val="24"/>
        </w:rPr>
        <w:t xml:space="preserve"> </w:t>
      </w:r>
      <w:r w:rsidR="00A56B0D" w:rsidRPr="008372F6">
        <w:rPr>
          <w:rFonts w:ascii="Arial" w:hAnsi="Arial" w:cs="Arial"/>
          <w:w w:val="110"/>
          <w:sz w:val="24"/>
          <w:szCs w:val="24"/>
        </w:rPr>
        <w:t xml:space="preserve">Using a </w:t>
      </w:r>
      <w:r w:rsidR="00A56B0D" w:rsidRPr="00E416C3">
        <w:rPr>
          <w:rFonts w:ascii="Arial" w:hAnsi="Arial" w:cs="Arial"/>
          <w:w w:val="110"/>
          <w:sz w:val="24"/>
          <w:szCs w:val="24"/>
        </w:rPr>
        <w:t xml:space="preserve">survey experiment </w:t>
      </w:r>
      <w:r>
        <w:rPr>
          <w:rFonts w:ascii="Arial" w:hAnsi="Arial" w:cs="Arial"/>
          <w:w w:val="110"/>
          <w:sz w:val="24"/>
          <w:szCs w:val="24"/>
        </w:rPr>
        <w:t>embedded in the 2021 Finnish Medicines Barometer, we held</w:t>
      </w:r>
      <w:del w:id="453" w:author="Héctor Bahamonde" w:date="2026-10-19T18:06:00Z">
        <w:r>
          <w:rPr>
            <w:rFonts w:ascii="Arial" w:hAnsi="Arial" w:cs="Arial"/>
            <w:w w:val="110"/>
            <w:sz w:val="24"/>
            <w:szCs w:val="24"/>
          </w:rPr>
          <w:delText xml:space="preserve"> constant</w:delText>
        </w:r>
      </w:del>
      <w:r>
        <w:rPr>
          <w:rFonts w:ascii="Arial" w:hAnsi="Arial" w:cs="Arial"/>
          <w:w w:val="110"/>
          <w:sz w:val="24"/>
          <w:szCs w:val="24"/>
        </w:rPr>
        <w:t xml:space="preserve"> the clinical </w:t>
      </w:r>
      <w:del w:id="454" w:author="Héctor Bahamonde" w:date="2026-10-19T18:06:00Z">
        <w:r>
          <w:rPr>
            <w:rFonts w:ascii="Arial" w:hAnsi="Arial" w:cs="Arial"/>
            <w:w w:val="110"/>
            <w:sz w:val="24"/>
            <w:szCs w:val="24"/>
          </w:rPr>
          <w:delText>vignette,</w:delText>
        </w:r>
      </w:del>
      <w:ins w:id="455" w:author="Héctor Bahamonde" w:date="2026-10-19T18:06:00Z">
        <w:r>
          <w:rPr>
            <w:rFonts w:ascii="Arial" w:hAnsi="Arial" w:cs="Arial"/>
            <w:w w:val="110"/>
            <w:sz w:val="24"/>
            <w:szCs w:val="24"/>
          </w:rPr>
          <w:t>vignette</w:t>
        </w:r>
      </w:ins>
      <w:r>
        <w:rPr>
          <w:rFonts w:ascii="Arial" w:hAnsi="Arial" w:cs="Arial"/>
          <w:w w:val="110"/>
          <w:sz w:val="24"/>
          <w:szCs w:val="24"/>
        </w:rPr>
        <w:t xml:space="preserve"> </w:t>
      </w:r>
      <w:del w:id="456" w:author="Héctor Bahamonde" w:date="2026-10-19T18:06:00Z">
        <w:r>
          <w:rPr>
            <w:rFonts w:ascii="Arial" w:hAnsi="Arial" w:cs="Arial"/>
            <w:w w:val="110"/>
            <w:sz w:val="24"/>
            <w:szCs w:val="24"/>
          </w:rPr>
          <w:delText>uncertainty, and cost information</w:delText>
        </w:r>
      </w:del>
      <w:ins w:id="457" w:author="Héctor Bahamonde" w:date="2026-10-19T18:06:00Z">
        <w:r>
          <w:rPr>
            <w:rFonts w:ascii="Arial" w:hAnsi="Arial" w:cs="Arial"/>
            <w:w w:val="110"/>
            <w:sz w:val="24"/>
            <w:szCs w:val="24"/>
          </w:rPr>
          <w:t>constant</w:t>
        </w:r>
      </w:ins>
      <w:r w:rsidRPr="00E416C3">
        <w:rPr>
          <w:rFonts w:ascii="Arial" w:hAnsi="Arial" w:cs="Arial"/>
          <w:spacing w:val="-4"/>
          <w:w w:val="110"/>
          <w:sz w:val="24"/>
          <w:szCs w:val="24"/>
        </w:rPr>
        <w:t xml:space="preserve"> </w:t>
      </w:r>
      <w:r w:rsidRPr="00E416C3">
        <w:rPr>
          <w:rFonts w:ascii="Arial" w:hAnsi="Arial" w:cs="Arial"/>
          <w:w w:val="110"/>
          <w:sz w:val="24"/>
          <w:szCs w:val="24"/>
        </w:rPr>
        <w:t>while</w:t>
      </w:r>
      <w:r w:rsidRPr="00E416C3">
        <w:rPr>
          <w:rFonts w:ascii="Arial" w:hAnsi="Arial" w:cs="Arial"/>
          <w:spacing w:val="-4"/>
          <w:w w:val="110"/>
          <w:sz w:val="24"/>
          <w:szCs w:val="24"/>
        </w:rPr>
        <w:t xml:space="preserve"> </w:t>
      </w:r>
      <w:r>
        <w:rPr>
          <w:rFonts w:ascii="Arial" w:hAnsi="Arial" w:cs="Arial"/>
          <w:w w:val="110"/>
          <w:sz w:val="24"/>
          <w:szCs w:val="24"/>
        </w:rPr>
        <w:t xml:space="preserve">varying </w:t>
      </w:r>
      <w:del w:id="458" w:author="Héctor Bahamonde" w:date="2026-10-19T18:06:00Z">
        <w:r>
          <w:rPr>
            <w:rFonts w:ascii="Arial" w:hAnsi="Arial" w:cs="Arial"/>
            <w:w w:val="110"/>
            <w:sz w:val="24"/>
            <w:szCs w:val="24"/>
          </w:rPr>
          <w:delText>the</w:delText>
        </w:r>
      </w:del>
      <w:ins w:id="459" w:author="Héctor Bahamonde" w:date="2026-10-19T18:06:00Z">
        <w:r>
          <w:rPr>
            <w:rFonts w:ascii="Arial" w:hAnsi="Arial" w:cs="Arial"/>
            <w:w w:val="110"/>
            <w:sz w:val="24"/>
            <w:szCs w:val="24"/>
          </w:rPr>
          <w:t>supplementary</w:t>
        </w:r>
      </w:ins>
      <w:r>
        <w:rPr>
          <w:rFonts w:ascii="Arial" w:hAnsi="Arial" w:cs="Arial"/>
          <w:w w:val="110"/>
          <w:sz w:val="24"/>
          <w:szCs w:val="24"/>
        </w:rPr>
        <w:t xml:space="preserve"> </w:t>
      </w:r>
      <w:del w:id="460" w:author="Héctor Bahamonde" w:date="2026-10-19T18:06:00Z">
        <w:r>
          <w:rPr>
            <w:rFonts w:ascii="Arial" w:hAnsi="Arial" w:cs="Arial"/>
            <w:w w:val="110"/>
            <w:sz w:val="24"/>
            <w:szCs w:val="24"/>
          </w:rPr>
          <w:delText>justification attached to an otherwise identical vignette</w:delText>
        </w:r>
      </w:del>
      <w:ins w:id="461" w:author="Héctor Bahamonde" w:date="2026-10-19T18:06:00Z">
        <w:r>
          <w:rPr>
            <w:rFonts w:ascii="Arial" w:hAnsi="Arial" w:cs="Arial"/>
            <w:w w:val="110"/>
            <w:sz w:val="24"/>
            <w:szCs w:val="24"/>
          </w:rPr>
          <w:t>justifications.</w:t>
        </w:r>
      </w:ins>
      <w:del w:id="462" w:author="Héctor Bahamonde" w:date="2026-10-19T18:06:00Z">
        <w:r>
          <w:rPr>
            <w:rFonts w:ascii="Arial" w:hAnsi="Arial" w:cs="Arial"/>
            <w:w w:val="110"/>
            <w:sz w:val="24"/>
            <w:szCs w:val="24"/>
          </w:rPr>
          <w:delText>.</w:delText>
        </w:r>
      </w:del>
      <w:r>
        <w:rPr>
          <w:rFonts w:ascii="Arial" w:hAnsi="Arial" w:cs="Arial"/>
          <w:w w:val="110"/>
          <w:sz w:val="24"/>
          <w:szCs w:val="24"/>
        </w:rPr>
        <w:t xml:space="preserve"> </w:t>
      </w:r>
      <w:r>
        <w:rPr>
          <w:rFonts w:ascii="Arial" w:hAnsi="Arial" w:cs="Arial"/>
          <w:sz w:val="24"/>
          <w:szCs w:val="24"/>
        </w:rPr>
        <w:t xml:space="preserve">The </w:t>
      </w:r>
      <w:del w:id="463" w:author="Héctor Bahamonde" w:date="2026-10-19T18:06:00Z">
        <w:r>
          <w:rPr>
            <w:rFonts w:ascii="Arial" w:hAnsi="Arial" w:cs="Arial"/>
            <w:sz w:val="24"/>
            <w:szCs w:val="24"/>
          </w:rPr>
          <w:delText>results</w:delText>
        </w:r>
      </w:del>
      <w:ins w:id="464" w:author="Héctor Bahamonde" w:date="2026-10-19T18:06:00Z">
        <w:r>
          <w:rPr>
            <w:rFonts w:ascii="Arial" w:hAnsi="Arial" w:cs="Arial"/>
            <w:sz w:val="24"/>
            <w:szCs w:val="24"/>
          </w:rPr>
          <w:t>estimates</w:t>
        </w:r>
      </w:ins>
      <w:r>
        <w:rPr>
          <w:rFonts w:ascii="Arial" w:hAnsi="Arial" w:cs="Arial"/>
          <w:sz w:val="24"/>
          <w:szCs w:val="24"/>
        </w:rPr>
        <w:t xml:space="preserve"> </w:t>
      </w:r>
      <w:del w:id="465" w:author="Héctor Bahamonde" w:date="2026-10-19T18:06:00Z">
        <w:r>
          <w:rPr>
            <w:rFonts w:ascii="Arial" w:hAnsi="Arial" w:cs="Arial"/>
            <w:sz w:val="24"/>
            <w:szCs w:val="24"/>
          </w:rPr>
          <w:delText>indicate</w:delText>
        </w:r>
      </w:del>
      <w:ins w:id="466" w:author="Héctor Bahamonde" w:date="2026-10-19T18:06:00Z">
        <w:r>
          <w:rPr>
            <w:rFonts w:ascii="Arial" w:hAnsi="Arial" w:cs="Arial"/>
            <w:sz w:val="24"/>
            <w:szCs w:val="24"/>
          </w:rPr>
          <w:t>capture</w:t>
        </w:r>
      </w:ins>
      <w:r>
        <w:rPr>
          <w:rFonts w:ascii="Arial" w:hAnsi="Arial" w:cs="Arial"/>
          <w:sz w:val="24"/>
          <w:szCs w:val="24"/>
        </w:rPr>
        <w:t xml:space="preserve"> </w:t>
      </w:r>
      <w:del w:id="467" w:author="Héctor Bahamonde" w:date="2026-10-19T18:06:00Z">
        <w:r>
          <w:rPr>
            <w:rFonts w:ascii="Arial" w:hAnsi="Arial" w:cs="Arial"/>
            <w:sz w:val="24"/>
            <w:szCs w:val="24"/>
          </w:rPr>
          <w:delText>substantial</w:delText>
        </w:r>
      </w:del>
      <w:ins w:id="468" w:author="Héctor Bahamonde" w:date="2026-10-19T18:06:00Z">
        <w:r>
          <w:rPr>
            <w:rFonts w:ascii="Arial" w:hAnsi="Arial" w:cs="Arial"/>
            <w:sz w:val="24"/>
            <w:szCs w:val="24"/>
          </w:rPr>
          <w:t>the combined effects of added information and</w:t>
        </w:r>
      </w:ins>
      <w:r>
        <w:rPr>
          <w:rFonts w:ascii="Arial" w:hAnsi="Arial" w:cs="Arial"/>
          <w:sz w:val="24"/>
          <w:szCs w:val="24"/>
        </w:rPr>
        <w:t xml:space="preserve"> framing </w:t>
      </w:r>
      <w:del w:id="469" w:author="Héctor Bahamonde" w:date="2026-10-19T18:06:00Z">
        <w:r>
          <w:rPr>
            <w:rFonts w:ascii="Arial" w:hAnsi="Arial" w:cs="Arial"/>
            <w:sz w:val="24"/>
            <w:szCs w:val="24"/>
          </w:rPr>
          <w:delText>effects, although the different considerations foregrounded</w:delText>
        </w:r>
      </w:del>
      <w:ins w:id="470" w:author="Héctor Bahamonde" w:date="2026-10-19T18:06:00Z">
        <w:r>
          <w:rPr>
            <w:rFonts w:ascii="Arial" w:hAnsi="Arial" w:cs="Arial"/>
            <w:sz w:val="24"/>
            <w:szCs w:val="24"/>
          </w:rPr>
          <w:t>emphasis.</w:t>
        </w:r>
      </w:ins>
      <w:del w:id="471" w:author="Héctor Bahamonde" w:date="2026-10-19T18:06:00Z">
        <w:r>
          <w:rPr>
            <w:rFonts w:ascii="Arial" w:hAnsi="Arial" w:cs="Arial"/>
            <w:sz w:val="24"/>
            <w:szCs w:val="24"/>
          </w:rPr>
          <w:delText>--limited alternatives versus opportunity costs--caution against attributing the treatment contrast exclusively to prospect theory</w:delText>
        </w:r>
        <w:r>
          <w:rPr>
            <w:rFonts w:ascii="Arial" w:hAnsi="Arial" w:cs="Arial"/>
            <w:w w:val="110"/>
            <w:sz w:val="24"/>
            <w:szCs w:val="24"/>
          </w:rPr>
          <w:delText>.</w:delText>
        </w:r>
      </w:del>
      <w:r>
        <w:rPr>
          <w:rFonts w:ascii="Arial" w:hAnsi="Arial" w:cs="Arial"/>
          <w:w w:val="110"/>
          <w:sz w:val="24"/>
          <w:szCs w:val="24"/>
        </w:rPr>
        <w:t xml:space="preserve"> </w:t>
      </w:r>
      <w:del w:id="472" w:author="Héctor Bahamonde" w:date="2026-10-19T18:06:00Z">
        <w:r>
          <w:rPr>
            <w:rFonts w:ascii="Arial" w:hAnsi="Arial" w:cs="Arial"/>
            <w:w w:val="110"/>
            <w:sz w:val="24"/>
            <w:szCs w:val="24"/>
          </w:rPr>
          <w:delText>Relative</w:delText>
        </w:r>
      </w:del>
      <w:ins w:id="473" w:author="Héctor Bahamonde" w:date="2026-10-19T18:06:00Z">
        <w:r>
          <w:rPr>
            <w:rFonts w:ascii="Arial" w:hAnsi="Arial" w:cs="Arial"/>
            <w:w w:val="110"/>
            <w:sz w:val="24"/>
            <w:szCs w:val="24"/>
          </w:rPr>
          <w:t>Rescue</w:t>
        </w:r>
      </w:ins>
      <w:r>
        <w:rPr>
          <w:rFonts w:ascii="Arial" w:hAnsi="Arial" w:cs="Arial"/>
          <w:w w:val="110"/>
          <w:sz w:val="24"/>
          <w:szCs w:val="24"/>
        </w:rPr>
        <w:t xml:space="preserve"> </w:t>
      </w:r>
      <w:del w:id="474" w:author="Héctor Bahamonde" w:date="2026-10-19T18:06:00Z">
        <w:r>
          <w:rPr>
            <w:rFonts w:ascii="Arial" w:hAnsi="Arial" w:cs="Arial"/>
            <w:w w:val="110"/>
            <w:sz w:val="24"/>
            <w:szCs w:val="24"/>
          </w:rPr>
          <w:delText>to</w:delText>
        </w:r>
      </w:del>
      <w:ins w:id="475" w:author="Héctor Bahamonde" w:date="2026-10-19T18:06:00Z">
        <w:r>
          <w:rPr>
            <w:rFonts w:ascii="Arial" w:hAnsi="Arial" w:cs="Arial"/>
            <w:w w:val="110"/>
            <w:sz w:val="24"/>
            <w:szCs w:val="24"/>
          </w:rPr>
          <w:t>reduces</w:t>
        </w:r>
      </w:ins>
      <w:r>
        <w:rPr>
          <w:rFonts w:ascii="Arial" w:hAnsi="Arial" w:cs="Arial"/>
          <w:w w:val="110"/>
          <w:sz w:val="24"/>
          <w:szCs w:val="24"/>
        </w:rPr>
        <w:t xml:space="preserve"> </w:t>
      </w:r>
      <w:del w:id="476" w:author="Héctor Bahamonde" w:date="2026-10-19T18:06:00Z">
        <w:r>
          <w:rPr>
            <w:rFonts w:ascii="Arial" w:hAnsi="Arial" w:cs="Arial"/>
            <w:w w:val="110"/>
            <w:sz w:val="24"/>
            <w:szCs w:val="24"/>
          </w:rPr>
          <w:delText>the</w:delText>
        </w:r>
      </w:del>
      <w:ins w:id="477" w:author="Héctor Bahamonde" w:date="2026-10-19T18:06:00Z">
        <w:r>
          <w:rPr>
            <w:rFonts w:ascii="Arial" w:hAnsi="Arial" w:cs="Arial"/>
            <w:w w:val="110"/>
            <w:sz w:val="24"/>
            <w:szCs w:val="24"/>
          </w:rPr>
          <w:t>rejection,</w:t>
        </w:r>
      </w:ins>
      <w:r>
        <w:rPr>
          <w:rFonts w:ascii="Arial" w:hAnsi="Arial" w:cs="Arial"/>
          <w:w w:val="110"/>
          <w:sz w:val="24"/>
          <w:szCs w:val="24"/>
        </w:rPr>
        <w:t xml:space="preserve"> </w:t>
      </w:r>
      <w:del w:id="478" w:author="Héctor Bahamonde" w:date="2026-10-19T18:06:00Z">
        <w:r>
          <w:rPr>
            <w:rFonts w:ascii="Arial" w:hAnsi="Arial" w:cs="Arial"/>
            <w:w w:val="110"/>
            <w:sz w:val="24"/>
            <w:szCs w:val="24"/>
          </w:rPr>
          <w:delText>control</w:delText>
        </w:r>
      </w:del>
      <w:ins w:id="479" w:author="Héctor Bahamonde" w:date="2026-10-19T18:06:00Z">
        <w:r>
          <w:rPr>
            <w:rFonts w:ascii="Arial" w:hAnsi="Arial" w:cs="Arial"/>
            <w:w w:val="110"/>
            <w:sz w:val="24"/>
            <w:szCs w:val="24"/>
          </w:rPr>
          <w:t>while</w:t>
        </w:r>
      </w:ins>
      <w:r>
        <w:rPr>
          <w:rFonts w:ascii="Arial" w:hAnsi="Arial" w:cs="Arial"/>
          <w:w w:val="110"/>
          <w:sz w:val="24"/>
          <w:szCs w:val="24"/>
        </w:rPr>
        <w:t xml:space="preserve"> </w:t>
      </w:r>
      <w:del w:id="480" w:author="Héctor Bahamonde" w:date="2026-10-19T18:06:00Z">
        <w:r>
          <w:rPr>
            <w:rFonts w:ascii="Arial" w:hAnsi="Arial" w:cs="Arial"/>
            <w:w w:val="110"/>
            <w:sz w:val="24"/>
            <w:szCs w:val="24"/>
          </w:rPr>
          <w:delText>condition</w:delText>
        </w:r>
      </w:del>
      <w:ins w:id="481" w:author="Héctor Bahamonde" w:date="2026-10-19T18:06:00Z">
        <w:r>
          <w:rPr>
            <w:rFonts w:ascii="Arial" w:hAnsi="Arial" w:cs="Arial"/>
            <w:w w:val="110"/>
            <w:sz w:val="24"/>
            <w:szCs w:val="24"/>
          </w:rPr>
          <w:t>resource</w:t>
        </w:r>
      </w:ins>
      <w:del w:id="482" w:author="Héctor Bahamonde" w:date="2026-10-19T18:06:00Z">
        <w:r>
          <w:rPr>
            <w:rFonts w:ascii="Arial" w:hAnsi="Arial" w:cs="Arial"/>
            <w:w w:val="110"/>
            <w:sz w:val="24"/>
            <w:szCs w:val="24"/>
          </w:rPr>
          <w:delText>,</w:delText>
        </w:r>
      </w:del>
      <w:r>
        <w:rPr>
          <w:rFonts w:ascii="Arial" w:hAnsi="Arial" w:cs="Arial"/>
          <w:w w:val="110"/>
          <w:sz w:val="24"/>
          <w:szCs w:val="24"/>
        </w:rPr>
        <w:t xml:space="preserve"> </w:t>
      </w:r>
      <w:del w:id="483" w:author="Héctor Bahamonde" w:date="2026-10-19T18:06:00Z">
        <w:r>
          <w:rPr>
            <w:rFonts w:ascii="Arial" w:hAnsi="Arial" w:cs="Arial"/>
            <w:w w:val="110"/>
            <w:sz w:val="24"/>
            <w:szCs w:val="24"/>
          </w:rPr>
          <w:delText>the</w:delText>
        </w:r>
      </w:del>
      <w:ins w:id="484" w:author="Héctor Bahamonde" w:date="2026-10-19T18:06:00Z">
        <w:r>
          <w:rPr>
            <w:rFonts w:ascii="Arial" w:hAnsi="Arial" w:cs="Arial"/>
            <w:w w:val="110"/>
            <w:sz w:val="24"/>
            <w:szCs w:val="24"/>
          </w:rPr>
          <w:t>preservation</w:t>
        </w:r>
      </w:ins>
      <w:r>
        <w:rPr>
          <w:rFonts w:ascii="Arial" w:hAnsi="Arial" w:cs="Arial"/>
          <w:w w:val="110"/>
          <w:sz w:val="24"/>
          <w:szCs w:val="24"/>
        </w:rPr>
        <w:t xml:space="preserve"> </w:t>
      </w:r>
      <w:del w:id="485" w:author="Héctor Bahamonde" w:date="2026-10-19T18:06:00Z">
        <w:r>
          <w:rPr>
            <w:rFonts w:ascii="Arial" w:hAnsi="Arial" w:cs="Arial"/>
            <w:w w:val="110"/>
            <w:sz w:val="24"/>
            <w:szCs w:val="24"/>
          </w:rPr>
          <w:delText>loss (rule-of-rescue) frame shifts respondents toward</w:delText>
        </w:r>
      </w:del>
      <w:ins w:id="486" w:author="Héctor Bahamonde" w:date="2026-10-19T18:06:00Z">
        <w:r>
          <w:rPr>
            <w:rFonts w:ascii="Arial" w:hAnsi="Arial" w:cs="Arial"/>
            <w:w w:val="110"/>
            <w:sz w:val="24"/>
            <w:szCs w:val="24"/>
          </w:rPr>
          <w:t>reduces</w:t>
        </w:r>
      </w:ins>
      <w:r>
        <w:rPr>
          <w:rFonts w:ascii="Arial" w:hAnsi="Arial" w:cs="Arial"/>
          <w:w w:val="110"/>
          <w:sz w:val="24"/>
          <w:szCs w:val="24"/>
        </w:rPr>
        <w:t xml:space="preserve"> unconditional </w:t>
      </w:r>
      <w:del w:id="487" w:author="Héctor Bahamonde" w:date="2026-10-19T18:06:00Z">
        <w:r>
          <w:rPr>
            <w:rFonts w:ascii="Arial" w:hAnsi="Arial" w:cs="Arial"/>
            <w:w w:val="110"/>
            <w:sz w:val="24"/>
            <w:szCs w:val="24"/>
          </w:rPr>
          <w:delText>public</w:delText>
        </w:r>
      </w:del>
      <w:ins w:id="488" w:author="Héctor Bahamonde" w:date="2026-10-19T18:06:00Z">
        <w:r>
          <w:rPr>
            <w:rFonts w:ascii="Arial" w:hAnsi="Arial" w:cs="Arial"/>
            <w:w w:val="110"/>
            <w:sz w:val="24"/>
            <w:szCs w:val="24"/>
          </w:rPr>
          <w:t>funding.</w:t>
        </w:r>
      </w:ins>
      <w:del w:id="489" w:author="Héctor Bahamonde" w:date="2026-10-19T18:41:00Z">
        <w:r>
          <w:rPr>
            <w:rFonts w:ascii="Arial" w:hAnsi="Arial" w:cs="Arial"/>
            <w:w w:val="110"/>
            <w:sz w:val="24"/>
            <w:szCs w:val="24"/>
          </w:rPr>
          <w:delText xml:space="preserve"> </w:delText>
        </w:r>
      </w:del>
      <w:del w:id="490" w:author="Héctor Bahamonde" w:date="2026-10-19T18:06:00Z">
        <w:r>
          <w:rPr>
            <w:rFonts w:ascii="Arial" w:hAnsi="Arial" w:cs="Arial"/>
            <w:w w:val="110"/>
            <w:sz w:val="24"/>
            <w:szCs w:val="24"/>
          </w:rPr>
          <w:delText>funding</w:delText>
        </w:r>
      </w:del>
      <w:del w:id="491" w:author="Héctor Bahamonde" w:date="2026-10-19T18:41:00Z">
        <w:r>
          <w:rPr>
            <w:rFonts w:ascii="Arial" w:hAnsi="Arial" w:cs="Arial"/>
            <w:w w:val="110"/>
            <w:sz w:val="24"/>
            <w:szCs w:val="24"/>
          </w:rPr>
          <w:delText xml:space="preserve"> </w:delText>
        </w:r>
      </w:del>
      <w:del w:id="492" w:author="Héctor Bahamonde" w:date="2026-10-19T18:06:00Z">
        <w:r>
          <w:rPr>
            <w:rFonts w:ascii="Arial" w:hAnsi="Arial" w:cs="Arial"/>
            <w:w w:val="110"/>
            <w:sz w:val="24"/>
            <w:szCs w:val="24"/>
          </w:rPr>
          <w:delText>and</w:delText>
        </w:r>
      </w:del>
      <w:del w:id="493" w:author="Héctor Bahamonde" w:date="2026-10-19T18:41:00Z">
        <w:r>
          <w:rPr>
            <w:rFonts w:ascii="Arial" w:hAnsi="Arial" w:cs="Arial"/>
            <w:w w:val="110"/>
            <w:sz w:val="24"/>
            <w:szCs w:val="24"/>
          </w:rPr>
          <w:delText xml:space="preserve"> </w:delText>
        </w:r>
      </w:del>
      <w:del w:id="494" w:author="Héctor Bahamonde" w:date="2026-10-19T18:06:00Z">
        <w:r>
          <w:rPr>
            <w:rFonts w:ascii="Arial" w:hAnsi="Arial" w:cs="Arial"/>
            <w:w w:val="110"/>
            <w:sz w:val="24"/>
            <w:szCs w:val="24"/>
          </w:rPr>
          <w:delText>away</w:delText>
        </w:r>
      </w:del>
      <w:del w:id="495" w:author="Héctor Bahamonde" w:date="2026-10-19T18:41:00Z">
        <w:r>
          <w:rPr>
            <w:rFonts w:ascii="Arial" w:hAnsi="Arial" w:cs="Arial"/>
            <w:w w:val="110"/>
            <w:sz w:val="24"/>
            <w:szCs w:val="24"/>
          </w:rPr>
          <w:delText xml:space="preserve"> </w:delText>
        </w:r>
      </w:del>
      <w:del w:id="496" w:author="Héctor Bahamonde" w:date="2026-10-19T18:06:00Z">
        <w:r>
          <w:rPr>
            <w:rFonts w:ascii="Arial" w:hAnsi="Arial" w:cs="Arial"/>
            <w:w w:val="110"/>
            <w:sz w:val="24"/>
            <w:szCs w:val="24"/>
          </w:rPr>
          <w:delText>from outright rejection, whereas the gains (health maximization) frame shifts support from unconditional to conditional funding.</w:delText>
        </w:r>
      </w:del>
      <w:r w:rsidRPr="008372F6">
        <w:rPr>
          <w:rFonts w:ascii="Arial" w:hAnsi="Arial" w:cs="Arial"/>
          <w:spacing w:val="40"/>
          <w:w w:val="110"/>
          <w:sz w:val="24"/>
          <w:szCs w:val="24"/>
        </w:rPr>
        <w:t xml:space="preserve"> </w:t>
      </w:r>
      <w:del w:id="497" w:author="Héctor Bahamonde" w:date="2026-10-19T18:06:00Z">
        <w:r>
          <w:rPr>
            <w:rFonts w:ascii="Arial" w:hAnsi="Arial" w:cs="Arial"/>
            <w:w w:val="110"/>
            <w:sz w:val="24"/>
            <w:szCs w:val="24"/>
          </w:rPr>
          <w:delText>Randomization</w:delText>
        </w:r>
      </w:del>
      <w:ins w:id="498" w:author="Héctor Bahamonde" w:date="2026-10-19T18:06:00Z">
        <w:r>
          <w:rPr>
            <w:rFonts w:ascii="Arial" w:hAnsi="Arial" w:cs="Arial"/>
            <w:w w:val="110"/>
            <w:sz w:val="24"/>
            <w:szCs w:val="24"/>
          </w:rPr>
          <w:t>The</w:t>
        </w:r>
      </w:ins>
      <w:r>
        <w:rPr>
          <w:rFonts w:ascii="Arial" w:hAnsi="Arial" w:cs="Arial"/>
          <w:w w:val="110"/>
          <w:sz w:val="24"/>
          <w:szCs w:val="24"/>
        </w:rPr>
        <w:t xml:space="preserve"> </w:t>
      </w:r>
      <w:del w:id="499" w:author="Héctor Bahamonde" w:date="2026-10-19T18:06:00Z">
        <w:r>
          <w:rPr>
            <w:rFonts w:ascii="Arial" w:hAnsi="Arial" w:cs="Arial"/>
            <w:w w:val="110"/>
            <w:sz w:val="24"/>
            <w:szCs w:val="24"/>
          </w:rPr>
          <w:delText>performed</w:delText>
        </w:r>
      </w:del>
      <w:ins w:id="500" w:author="Héctor Bahamonde" w:date="2026-10-19T18:06:00Z">
        <w:r>
          <w:rPr>
            <w:rFonts w:ascii="Arial" w:hAnsi="Arial" w:cs="Arial"/>
            <w:w w:val="110"/>
            <w:sz w:val="24"/>
            <w:szCs w:val="24"/>
          </w:rPr>
          <w:t>10.5-point</w:t>
        </w:r>
      </w:ins>
      <w:r>
        <w:rPr>
          <w:rFonts w:ascii="Arial" w:hAnsi="Arial" w:cs="Arial"/>
          <w:w w:val="110"/>
          <w:sz w:val="24"/>
          <w:szCs w:val="24"/>
        </w:rPr>
        <w:t xml:space="preserve"> </w:t>
      </w:r>
      <w:del w:id="501" w:author="Héctor Bahamonde" w:date="2026-10-19T18:06:00Z">
        <w:r>
          <w:rPr>
            <w:rFonts w:ascii="Arial" w:hAnsi="Arial" w:cs="Arial"/>
            <w:w w:val="110"/>
            <w:sz w:val="24"/>
            <w:szCs w:val="24"/>
          </w:rPr>
          <w:delText>as</w:delText>
        </w:r>
      </w:del>
      <w:ins w:id="502" w:author="Héctor Bahamonde" w:date="2026-10-19T18:06:00Z">
        <w:r>
          <w:rPr>
            <w:rFonts w:ascii="Arial" w:hAnsi="Arial" w:cs="Arial"/>
            <w:w w:val="110"/>
            <w:sz w:val="24"/>
            <w:szCs w:val="24"/>
          </w:rPr>
          <w:t>reduction</w:t>
        </w:r>
      </w:ins>
      <w:r>
        <w:rPr>
          <w:rFonts w:ascii="Arial" w:hAnsi="Arial" w:cs="Arial"/>
          <w:w w:val="110"/>
          <w:sz w:val="24"/>
          <w:szCs w:val="24"/>
        </w:rPr>
        <w:t xml:space="preserve"> </w:t>
      </w:r>
      <w:del w:id="503" w:author="Héctor Bahamonde" w:date="2026-10-19T18:06:00Z">
        <w:r>
          <w:rPr>
            <w:rFonts w:ascii="Arial" w:hAnsi="Arial" w:cs="Arial"/>
            <w:w w:val="110"/>
            <w:sz w:val="24"/>
            <w:szCs w:val="24"/>
          </w:rPr>
          <w:delText>intended,</w:delText>
        </w:r>
      </w:del>
      <w:ins w:id="504" w:author="Héctor Bahamonde" w:date="2026-10-19T18:06:00Z">
        <w:r>
          <w:rPr>
            <w:rFonts w:ascii="Arial" w:hAnsi="Arial" w:cs="Arial"/>
            <w:w w:val="110"/>
            <w:sz w:val="24"/>
            <w:szCs w:val="24"/>
          </w:rPr>
          <w:t>in unconditional funding represents roughly one-third of control support. For context, Maguire et al. (2023) report a small average effect of making opportunity costs salient on choices.</w:t>
        </w:r>
      </w:ins>
      <w:del w:id="505" w:author="Héctor Bahamonde" w:date="2026-10-19T19:18:00Z">
        <w:r>
          <w:rPr>
            <w:rFonts w:ascii="Arial" w:hAnsi="Arial" w:cs="Arial"/>
            <w:spacing w:val="29"/>
            <w:w w:val="110"/>
            <w:sz w:val="24"/>
            <w:szCs w:val="24"/>
          </w:rPr>
          <w:delText xml:space="preserve"> </w:delText>
        </w:r>
        <w:r>
          <w:rPr>
            <w:rFonts w:ascii="Arial" w:hAnsi="Arial" w:cs="Arial"/>
            <w:w w:val="110"/>
            <w:sz w:val="24"/>
            <w:szCs w:val="24"/>
          </w:rPr>
          <w:delText xml:space="preserve">and </w:delText>
        </w:r>
      </w:del>
      <w:del w:id="506" w:author="Héctor Bahamonde" w:date="2026-10-19T18:06:00Z">
        <w:r>
          <w:rPr>
            <w:rFonts w:ascii="Arial" w:hAnsi="Arial" w:cs="Arial"/>
            <w:w w:val="110"/>
            <w:sz w:val="24"/>
            <w:szCs w:val="24"/>
          </w:rPr>
          <w:delText>model-based</w:delText>
        </w:r>
      </w:del>
      <w:del w:id="507" w:author="Héctor Bahamonde" w:date="2026-10-19T19:18:00Z">
        <w:r>
          <w:rPr>
            <w:rFonts w:ascii="Arial" w:hAnsi="Arial" w:cs="Arial"/>
            <w:w w:val="110"/>
            <w:sz w:val="24"/>
            <w:szCs w:val="24"/>
          </w:rPr>
          <w:delText xml:space="preserve"> </w:delText>
        </w:r>
      </w:del>
      <w:del w:id="508" w:author="Héctor Bahamonde" w:date="2026-10-19T18:06:00Z">
        <w:r>
          <w:rPr>
            <w:rFonts w:ascii="Arial" w:hAnsi="Arial" w:cs="Arial"/>
            <w:w w:val="110"/>
            <w:sz w:val="24"/>
            <w:szCs w:val="24"/>
          </w:rPr>
          <w:delText>predicted</w:delText>
        </w:r>
      </w:del>
      <w:del w:id="509" w:author="Héctor Bahamonde" w:date="2026-10-19T19:18:00Z">
        <w:r>
          <w:rPr>
            <w:rFonts w:ascii="Arial" w:hAnsi="Arial" w:cs="Arial"/>
            <w:w w:val="110"/>
            <w:sz w:val="24"/>
            <w:szCs w:val="24"/>
          </w:rPr>
          <w:delText xml:space="preserve"> </w:delText>
        </w:r>
      </w:del>
      <w:del w:id="510" w:author="Héctor Bahamonde" w:date="2026-10-19T18:06:00Z">
        <w:r>
          <w:rPr>
            <w:rFonts w:ascii="Arial" w:hAnsi="Arial" w:cs="Arial"/>
            <w:w w:val="110"/>
            <w:sz w:val="24"/>
            <w:szCs w:val="24"/>
          </w:rPr>
          <w:delText>probabilities</w:delText>
        </w:r>
      </w:del>
      <w:del w:id="511" w:author="Héctor Bahamonde" w:date="2026-10-19T19:18:00Z">
        <w:r>
          <w:rPr>
            <w:rFonts w:ascii="Arial" w:hAnsi="Arial" w:cs="Arial"/>
            <w:w w:val="110"/>
            <w:sz w:val="24"/>
            <w:szCs w:val="24"/>
          </w:rPr>
          <w:delText xml:space="preserve"> </w:delText>
        </w:r>
      </w:del>
      <w:del w:id="512" w:author="Héctor Bahamonde" w:date="2026-10-19T18:06:00Z">
        <w:r>
          <w:rPr>
            <w:rFonts w:ascii="Arial" w:hAnsi="Arial" w:cs="Arial"/>
            <w:w w:val="105"/>
            <w:sz w:val="24"/>
            <w:szCs w:val="24"/>
          </w:rPr>
          <w:delText>provide</w:delText>
        </w:r>
      </w:del>
      <w:del w:id="513" w:author="Héctor Bahamonde" w:date="2026-10-19T19:18:00Z">
        <w:r>
          <w:rPr>
            <w:rFonts w:ascii="Arial" w:hAnsi="Arial" w:cs="Arial"/>
            <w:w w:val="105"/>
            <w:sz w:val="24"/>
            <w:szCs w:val="24"/>
          </w:rPr>
          <w:delText xml:space="preserve"> </w:delText>
        </w:r>
      </w:del>
      <w:del w:id="514" w:author="Héctor Bahamonde" w:date="2026-10-19T18:06:00Z">
        <w:r>
          <w:rPr>
            <w:rFonts w:ascii="Arial" w:hAnsi="Arial" w:cs="Arial"/>
            <w:w w:val="105"/>
            <w:sz w:val="24"/>
            <w:szCs w:val="24"/>
          </w:rPr>
          <w:delText>a substantively interpretable account of how frames redistribute support across policy options.</w:delText>
        </w:r>
      </w:del>
      <w:r w:rsidR="00AF583C" w:rsidRPr="008372F6">
        <w:rPr>
          <w:rFonts w:ascii="Arial" w:hAnsi="Arial" w:cs="Arial"/>
          <w:w w:val="105"/>
          <w:sz w:val="24"/>
          <w:szCs w:val="24"/>
        </w:rPr>
        <w:t xml:space="preserve"> </w:t>
      </w:r>
      <w:del w:id="515" w:author="Héctor Bahamonde" w:date="2026-10-19T18:06:00Z">
        <w:r>
          <w:rPr>
            <w:rFonts w:ascii="Arial" w:hAnsi="Arial" w:cs="Arial"/>
            <w:w w:val="105"/>
            <w:sz w:val="24"/>
            <w:szCs w:val="24"/>
          </w:rPr>
          <w:delText>Both</w:delText>
        </w:r>
      </w:del>
      <w:ins w:id="516" w:author="Héctor Bahamonde" w:date="2026-10-19T18:06:00Z">
        <w:r>
          <w:rPr>
            <w:rFonts w:ascii="Arial" w:hAnsi="Arial" w:cs="Arial"/>
            <w:w w:val="105"/>
            <w:sz w:val="24"/>
            <w:szCs w:val="24"/>
          </w:rPr>
          <w:t>Both justifications also increased “I don’t know” responses, which prior</w:t>
        </w:r>
      </w:ins>
      <w:r>
        <w:rPr>
          <w:rFonts w:ascii="Arial" w:hAnsi="Arial" w:cs="Arial"/>
          <w:w w:val="105"/>
          <w:sz w:val="24"/>
          <w:szCs w:val="24"/>
        </w:rPr>
        <w:t xml:space="preserve"> </w:t>
      </w:r>
      <w:del w:id="517" w:author="Héctor Bahamonde" w:date="2026-10-19T18:06:00Z">
        <w:r>
          <w:rPr>
            <w:rFonts w:ascii="Arial" w:hAnsi="Arial" w:cs="Arial"/>
            <w:w w:val="105"/>
            <w:sz w:val="24"/>
            <w:szCs w:val="24"/>
          </w:rPr>
          <w:delText>frames</w:delText>
        </w:r>
      </w:del>
      <w:ins w:id="518" w:author="Héctor Bahamonde" w:date="2026-10-19T18:06:00Z">
        <w:r>
          <w:rPr>
            <w:rFonts w:ascii="Arial" w:hAnsi="Arial" w:cs="Arial"/>
            <w:w w:val="105"/>
            <w:sz w:val="24"/>
            <w:szCs w:val="24"/>
          </w:rPr>
          <w:t>research</w:t>
        </w:r>
      </w:ins>
      <w:r>
        <w:rPr>
          <w:rFonts w:ascii="Arial" w:hAnsi="Arial" w:cs="Arial"/>
          <w:w w:val="105"/>
          <w:sz w:val="24"/>
          <w:szCs w:val="24"/>
        </w:rPr>
        <w:t xml:space="preserve"> </w:t>
      </w:r>
      <w:del w:id="519" w:author="Héctor Bahamonde" w:date="2026-10-19T18:06:00Z">
        <w:r>
          <w:rPr>
            <w:rFonts w:ascii="Arial" w:hAnsi="Arial" w:cs="Arial"/>
            <w:w w:val="105"/>
            <w:sz w:val="24"/>
            <w:szCs w:val="24"/>
          </w:rPr>
          <w:delText>increased</w:delText>
        </w:r>
      </w:del>
      <w:ins w:id="520" w:author="Héctor Bahamonde" w:date="2026-10-19T18:06:00Z">
        <w:r>
          <w:rPr>
            <w:rFonts w:ascii="Arial" w:hAnsi="Arial" w:cs="Arial"/>
            <w:w w:val="105"/>
            <w:sz w:val="24"/>
            <w:szCs w:val="24"/>
          </w:rPr>
          <w:t>links</w:t>
        </w:r>
      </w:ins>
      <w:del w:id="521" w:author="Héctor Bahamonde" w:date="2026-10-19T19:18:00Z">
        <w:r>
          <w:rPr>
            <w:rFonts w:ascii="Arial" w:hAnsi="Arial" w:cs="Arial"/>
            <w:w w:val="105"/>
            <w:sz w:val="24"/>
            <w:szCs w:val="24"/>
          </w:rPr>
          <w:delText xml:space="preserve"> </w:delText>
        </w:r>
      </w:del>
      <w:del w:id="522" w:author="Héctor Bahamonde" w:date="2026-10-19T18:06:00Z">
        <w:r>
          <w:rPr>
            <w:rFonts w:ascii="Arial" w:hAnsi="Arial" w:cs="Arial"/>
            <w:w w:val="105"/>
            <w:sz w:val="24"/>
            <w:szCs w:val="24"/>
          </w:rPr>
          <w:delText>“I don’t</w:delText>
        </w:r>
      </w:del>
      <w:del w:id="523" w:author="Héctor Bahamonde" w:date="2026-10-19T19:18:00Z">
        <w:r>
          <w:rPr>
            <w:rFonts w:ascii="Arial" w:hAnsi="Arial" w:cs="Arial"/>
            <w:w w:val="105"/>
            <w:sz w:val="24"/>
            <w:szCs w:val="24"/>
          </w:rPr>
          <w:delText xml:space="preserve"> know” </w:delText>
        </w:r>
      </w:del>
      <w:del w:id="524" w:author="Héctor Bahamonde" w:date="2026-10-19T18:06:00Z">
        <w:r>
          <w:rPr>
            <w:rFonts w:ascii="Arial" w:hAnsi="Arial" w:cs="Arial"/>
            <w:w w:val="105"/>
            <w:sz w:val="24"/>
            <w:szCs w:val="24"/>
          </w:rPr>
          <w:delText>responses,</w:delText>
        </w:r>
      </w:del>
      <w:r>
        <w:rPr>
          <w:rFonts w:ascii="Arial" w:hAnsi="Arial" w:cs="Arial"/>
          <w:w w:val="105"/>
          <w:sz w:val="24"/>
          <w:szCs w:val="24"/>
        </w:rPr>
        <w:t xml:space="preserve"> </w:t>
      </w:r>
      <w:del w:id="525" w:author="Héctor Bahamonde" w:date="2026-10-19T18:06:00Z">
        <w:r>
          <w:rPr>
            <w:rFonts w:ascii="Arial" w:hAnsi="Arial" w:cs="Arial"/>
            <w:w w:val="105"/>
            <w:sz w:val="24"/>
            <w:szCs w:val="24"/>
          </w:rPr>
          <w:delText>a substantive pattern consistent with</w:delText>
        </w:r>
      </w:del>
      <w:ins w:id="526" w:author="Héctor Bahamonde" w:date="2026-10-19T18:06:00Z">
        <w:r>
          <w:rPr>
            <w:rFonts w:ascii="Arial" w:hAnsi="Arial" w:cs="Arial"/>
            <w:w w:val="105"/>
            <w:sz w:val="24"/>
            <w:szCs w:val="24"/>
          </w:rPr>
          <w:t>to</w:t>
        </w:r>
      </w:ins>
      <w:r>
        <w:rPr>
          <w:rFonts w:ascii="Arial" w:hAnsi="Arial" w:cs="Arial"/>
          <w:w w:val="105"/>
          <w:sz w:val="24"/>
          <w:szCs w:val="24"/>
        </w:rPr>
        <w:t xml:space="preserve"> lower </w:t>
      </w:r>
      <w:del w:id="527" w:author="Héctor Bahamonde" w:date="2026-10-19T18:06:00Z">
        <w:r>
          <w:rPr>
            <w:rFonts w:ascii="Arial" w:hAnsi="Arial" w:cs="Arial"/>
            <w:w w:val="105"/>
            <w:sz w:val="24"/>
            <w:szCs w:val="24"/>
          </w:rPr>
          <w:delText xml:space="preserve">response </w:delText>
        </w:r>
      </w:del>
      <w:r>
        <w:rPr>
          <w:rFonts w:ascii="Arial" w:hAnsi="Arial" w:cs="Arial"/>
          <w:w w:val="105"/>
          <w:sz w:val="24"/>
          <w:szCs w:val="24"/>
        </w:rPr>
        <w:t>confidence</w:t>
      </w:r>
      <w:del w:id="528" w:author="Héctor Bahamonde" w:date="2026-10-19T18:06:00Z">
        <w:r>
          <w:rPr>
            <w:rFonts w:ascii="Arial" w:hAnsi="Arial" w:cs="Arial"/>
            <w:w w:val="105"/>
            <w:sz w:val="24"/>
            <w:szCs w:val="24"/>
          </w:rPr>
          <w:delText xml:space="preserve"> rather than unusable data</w:delText>
        </w:r>
      </w:del>
      <w:r>
        <w:rPr>
          <w:rFonts w:ascii="Arial" w:hAnsi="Arial" w:cs="Arial"/>
          <w:w w:val="105"/>
          <w:sz w:val="24"/>
          <w:szCs w:val="24"/>
        </w:rPr>
        <w:t xml:space="preserve"> (Graham </w:t>
      </w:r>
      <w:del w:id="529" w:author="Héctor Bahamonde" w:date="2026-10-19T18:06:00Z">
        <w:r>
          <w:rPr>
            <w:rFonts w:ascii="Arial" w:hAnsi="Arial" w:cs="Arial"/>
            <w:w w:val="105"/>
            <w:sz w:val="24"/>
            <w:szCs w:val="24"/>
          </w:rPr>
          <w:delText>2021).</w:delText>
        </w:r>
      </w:del>
      <w:ins w:id="530" w:author="Héctor Bahamonde" w:date="2026-10-19T18:06:00Z">
        <w:r>
          <w:rPr>
            <w:rFonts w:ascii="Arial" w:hAnsi="Arial" w:cs="Arial"/>
            <w:w w:val="105"/>
            <w:sz w:val="24"/>
            <w:szCs w:val="24"/>
          </w:rPr>
          <w:t>2021). This pattern may reflect uncertainty, ambivalence, or processing demands.</w:t>
        </w:r>
      </w:ins>
      <w:r>
        <w:rPr>
          <w:rFonts w:ascii="Arial" w:hAnsi="Arial" w:cs="Arial"/>
          <w:w w:val="105"/>
          <w:sz w:val="24"/>
          <w:szCs w:val="24"/>
        </w:rPr>
        <w:t xml:space="preserve"> </w:t>
      </w:r>
      <w:del w:id="531" w:author="Héctor Bahamonde" w:date="2026-10-19T18:06:00Z">
        <w:r>
          <w:rPr>
            <w:rFonts w:ascii="Arial" w:hAnsi="Arial" w:cs="Arial"/>
            <w:w w:val="105"/>
            <w:sz w:val="24"/>
            <w:szCs w:val="24"/>
          </w:rPr>
          <w:delText>This</w:delText>
        </w:r>
      </w:del>
      <w:del w:id="532" w:author="Héctor Bahamonde" w:date="2026-10-19T19:18:00Z">
        <w:r>
          <w:rPr>
            <w:rFonts w:ascii="Arial" w:hAnsi="Arial" w:cs="Arial"/>
            <w:w w:val="105"/>
            <w:sz w:val="24"/>
            <w:szCs w:val="24"/>
          </w:rPr>
          <w:delText xml:space="preserve"> </w:delText>
        </w:r>
      </w:del>
      <w:del w:id="533" w:author="Héctor Bahamonde" w:date="2026-10-19T18:06:00Z">
        <w:r>
          <w:rPr>
            <w:rFonts w:ascii="Arial" w:hAnsi="Arial" w:cs="Arial"/>
            <w:w w:val="105"/>
            <w:sz w:val="24"/>
            <w:szCs w:val="24"/>
          </w:rPr>
          <w:delText>may</w:delText>
        </w:r>
      </w:del>
      <w:del w:id="534" w:author="Héctor Bahamonde" w:date="2026-10-19T19:18:00Z">
        <w:r>
          <w:rPr>
            <w:rFonts w:ascii="Arial" w:hAnsi="Arial" w:cs="Arial"/>
            <w:w w:val="105"/>
            <w:sz w:val="24"/>
            <w:szCs w:val="24"/>
          </w:rPr>
          <w:delText xml:space="preserve"> </w:delText>
        </w:r>
      </w:del>
      <w:del w:id="535" w:author="Héctor Bahamonde" w:date="2026-10-19T18:06:00Z">
        <w:r>
          <w:rPr>
            <w:rFonts w:ascii="Arial" w:hAnsi="Arial" w:cs="Arial"/>
            <w:w w:val="105"/>
            <w:sz w:val="24"/>
            <w:szCs w:val="24"/>
          </w:rPr>
          <w:delText>reflect</w:delText>
        </w:r>
      </w:del>
      <w:del w:id="536" w:author="Héctor Bahamonde" w:date="2026-10-19T19:18:00Z">
        <w:r>
          <w:rPr>
            <w:rFonts w:ascii="Arial" w:hAnsi="Arial" w:cs="Arial"/>
            <w:w w:val="105"/>
            <w:sz w:val="24"/>
            <w:szCs w:val="24"/>
          </w:rPr>
          <w:delText xml:space="preserve"> </w:delText>
        </w:r>
      </w:del>
      <w:del w:id="537" w:author="Héctor Bahamonde" w:date="2026-10-19T18:06:00Z">
        <w:r>
          <w:rPr>
            <w:rFonts w:ascii="Arial" w:hAnsi="Arial" w:cs="Arial"/>
            <w:w w:val="105"/>
            <w:sz w:val="24"/>
            <w:szCs w:val="24"/>
          </w:rPr>
          <w:delText>the</w:delText>
        </w:r>
      </w:del>
      <w:del w:id="538" w:author="Héctor Bahamonde" w:date="2026-10-19T19:18:00Z">
        <w:r>
          <w:rPr>
            <w:rFonts w:ascii="Arial" w:hAnsi="Arial" w:cs="Arial"/>
            <w:w w:val="105"/>
            <w:sz w:val="24"/>
            <w:szCs w:val="24"/>
          </w:rPr>
          <w:delText xml:space="preserve"> </w:delText>
        </w:r>
      </w:del>
      <w:del w:id="539" w:author="Héctor Bahamonde" w:date="2026-10-19T18:06:00Z">
        <w:r>
          <w:rPr>
            <w:rFonts w:ascii="Arial" w:hAnsi="Arial" w:cs="Arial"/>
            <w:w w:val="105"/>
            <w:sz w:val="24"/>
            <w:szCs w:val="24"/>
          </w:rPr>
          <w:delText>additional</w:delText>
        </w:r>
      </w:del>
      <w:del w:id="540" w:author="Héctor Bahamonde" w:date="2026-10-19T19:18:00Z">
        <w:r>
          <w:rPr>
            <w:rFonts w:ascii="Arial" w:hAnsi="Arial" w:cs="Arial"/>
            <w:w w:val="105"/>
            <w:sz w:val="24"/>
            <w:szCs w:val="24"/>
          </w:rPr>
          <w:delText xml:space="preserve"> </w:delText>
        </w:r>
      </w:del>
      <w:del w:id="541" w:author="Héctor Bahamonde" w:date="2026-10-19T18:06:00Z">
        <w:r>
          <w:rPr>
            <w:rFonts w:ascii="Arial" w:hAnsi="Arial" w:cs="Arial"/>
            <w:w w:val="105"/>
            <w:sz w:val="24"/>
            <w:szCs w:val="24"/>
          </w:rPr>
          <w:delText>complexity</w:delText>
        </w:r>
      </w:del>
      <w:del w:id="542" w:author="Héctor Bahamonde" w:date="2026-10-19T19:18:00Z">
        <w:r>
          <w:rPr>
            <w:rFonts w:ascii="Arial" w:hAnsi="Arial" w:cs="Arial"/>
            <w:w w:val="105"/>
            <w:sz w:val="24"/>
            <w:szCs w:val="24"/>
          </w:rPr>
          <w:delText xml:space="preserve"> </w:delText>
        </w:r>
      </w:del>
      <w:del w:id="543" w:author="Héctor Bahamonde" w:date="2026-10-19T18:06:00Z">
        <w:r>
          <w:rPr>
            <w:rFonts w:ascii="Arial" w:hAnsi="Arial" w:cs="Arial"/>
            <w:w w:val="105"/>
            <w:sz w:val="24"/>
            <w:szCs w:val="24"/>
          </w:rPr>
          <w:delText>introduced</w:delText>
        </w:r>
      </w:del>
      <w:del w:id="544" w:author="Héctor Bahamonde" w:date="2026-10-19T19:18:00Z">
        <w:r>
          <w:rPr>
            <w:rFonts w:ascii="Arial" w:hAnsi="Arial" w:cs="Arial"/>
            <w:w w:val="105"/>
            <w:sz w:val="24"/>
            <w:szCs w:val="24"/>
          </w:rPr>
          <w:delText xml:space="preserve"> </w:delText>
        </w:r>
      </w:del>
      <w:del w:id="545" w:author="Héctor Bahamonde" w:date="2026-10-19T18:06:00Z">
        <w:r>
          <w:rPr>
            <w:rFonts w:ascii="Arial" w:hAnsi="Arial" w:cs="Arial"/>
            <w:w w:val="105"/>
            <w:sz w:val="24"/>
            <w:szCs w:val="24"/>
          </w:rPr>
          <w:delText>by the framing information.</w:delText>
        </w:r>
      </w:del>
      <w:del w:id="546" w:author="Héctor Bahamonde" w:date="2026-10-19T19:18:00Z">
        <w:r>
          <w:rPr>
            <w:rFonts w:ascii="Arial" w:hAnsi="Arial" w:cs="Arial"/>
            <w:w w:val="105"/>
            <w:sz w:val="24"/>
            <w:szCs w:val="24"/>
          </w:rPr>
          <w:delText xml:space="preserve"> </w:delText>
        </w:r>
      </w:del>
      <w:del w:id="547" w:author="Héctor Bahamonde" w:date="2026-10-19T18:06:00Z">
        <w:r>
          <w:rPr>
            <w:rFonts w:ascii="Arial" w:hAnsi="Arial" w:cs="Arial"/>
            <w:w w:val="105"/>
            <w:sz w:val="24"/>
            <w:szCs w:val="24"/>
          </w:rPr>
          <w:delText>Thus,</w:delText>
        </w:r>
      </w:del>
      <w:ins w:id="548" w:author="Héctor Bahamonde" w:date="2026-10-19T18:06:00Z">
        <w:r>
          <w:rPr>
            <w:rFonts w:ascii="Arial" w:hAnsi="Arial" w:cs="Arial"/>
            <w:w w:val="105"/>
            <w:sz w:val="24"/>
            <w:szCs w:val="24"/>
          </w:rPr>
          <w:t>Future</w:t>
        </w:r>
      </w:ins>
      <w:r>
        <w:rPr>
          <w:rFonts w:ascii="Arial" w:hAnsi="Arial" w:cs="Arial"/>
          <w:w w:val="105"/>
          <w:sz w:val="24"/>
          <w:szCs w:val="24"/>
        </w:rPr>
        <w:t xml:space="preserve"> </w:t>
      </w:r>
      <w:del w:id="549" w:author="Héctor Bahamonde" w:date="2026-10-19T18:06:00Z">
        <w:r>
          <w:rPr>
            <w:rFonts w:ascii="Arial" w:hAnsi="Arial" w:cs="Arial"/>
            <w:w w:val="105"/>
            <w:sz w:val="24"/>
            <w:szCs w:val="24"/>
          </w:rPr>
          <w:delText>future</w:delText>
        </w:r>
      </w:del>
      <w:ins w:id="550" w:author="Héctor Bahamonde" w:date="2026-10-19T18:06:00Z">
        <w:r>
          <w:rPr>
            <w:rFonts w:ascii="Arial" w:hAnsi="Arial" w:cs="Arial"/>
            <w:w w:val="105"/>
            <w:sz w:val="24"/>
            <w:szCs w:val="24"/>
          </w:rPr>
          <w:t>studies</w:t>
        </w:r>
      </w:ins>
      <w:r>
        <w:rPr>
          <w:rFonts w:ascii="Arial" w:hAnsi="Arial" w:cs="Arial"/>
          <w:w w:val="105"/>
          <w:sz w:val="24"/>
          <w:szCs w:val="24"/>
        </w:rPr>
        <w:t xml:space="preserve"> </w:t>
      </w:r>
      <w:del w:id="551" w:author="Héctor Bahamonde" w:date="2026-10-19T18:06:00Z">
        <w:r>
          <w:rPr>
            <w:rFonts w:ascii="Arial" w:hAnsi="Arial" w:cs="Arial"/>
            <w:w w:val="105"/>
            <w:sz w:val="24"/>
            <w:szCs w:val="24"/>
          </w:rPr>
          <w:delText>research</w:delText>
        </w:r>
      </w:del>
      <w:ins w:id="552" w:author="Héctor Bahamonde" w:date="2026-10-19T18:06:00Z">
        <w:r>
          <w:rPr>
            <w:rFonts w:ascii="Arial" w:hAnsi="Arial" w:cs="Arial"/>
            <w:w w:val="105"/>
            <w:sz w:val="24"/>
            <w:szCs w:val="24"/>
          </w:rPr>
          <w:t>could</w:t>
        </w:r>
      </w:ins>
      <w:r>
        <w:rPr>
          <w:rFonts w:ascii="Arial" w:hAnsi="Arial" w:cs="Arial"/>
          <w:w w:val="105"/>
          <w:sz w:val="24"/>
          <w:szCs w:val="24"/>
        </w:rPr>
        <w:t xml:space="preserve"> </w:t>
      </w:r>
      <w:del w:id="553" w:author="Héctor Bahamonde" w:date="2026-10-19T18:06:00Z">
        <w:r>
          <w:rPr>
            <w:rFonts w:ascii="Arial" w:hAnsi="Arial" w:cs="Arial"/>
            <w:w w:val="105"/>
            <w:sz w:val="24"/>
            <w:szCs w:val="24"/>
          </w:rPr>
          <w:delText>should test this mechanism using</w:delText>
        </w:r>
      </w:del>
      <w:ins w:id="554" w:author="Héctor Bahamonde" w:date="2026-10-19T18:06:00Z">
        <w:r>
          <w:rPr>
            <w:rFonts w:ascii="Arial" w:hAnsi="Arial" w:cs="Arial"/>
            <w:w w:val="105"/>
            <w:sz w:val="24"/>
            <w:szCs w:val="24"/>
          </w:rPr>
          <w:t>distinguish these explanations by combining</w:t>
        </w:r>
      </w:ins>
      <w:r>
        <w:rPr>
          <w:rFonts w:ascii="Arial" w:hAnsi="Arial" w:cs="Arial"/>
          <w:w w:val="105"/>
          <w:sz w:val="24"/>
          <w:szCs w:val="24"/>
        </w:rPr>
        <w:t xml:space="preserve"> length-matched conditions </w:t>
      </w:r>
      <w:del w:id="555" w:author="Héctor Bahamonde" w:date="2026-10-19T18:06:00Z">
        <w:r>
          <w:rPr>
            <w:rFonts w:ascii="Arial" w:hAnsi="Arial" w:cs="Arial"/>
            <w:w w:val="105"/>
            <w:sz w:val="24"/>
            <w:szCs w:val="24"/>
          </w:rPr>
          <w:delText>and direct</w:delText>
        </w:r>
      </w:del>
      <w:ins w:id="556" w:author="Héctor Bahamonde" w:date="2026-10-19T18:06:00Z">
        <w:r>
          <w:rPr>
            <w:rFonts w:ascii="Arial" w:hAnsi="Arial" w:cs="Arial"/>
            <w:w w:val="105"/>
            <w:sz w:val="24"/>
            <w:szCs w:val="24"/>
          </w:rPr>
          <w:t>with</w:t>
        </w:r>
      </w:ins>
      <w:r>
        <w:rPr>
          <w:rFonts w:ascii="Arial" w:hAnsi="Arial" w:cs="Arial"/>
          <w:w w:val="105"/>
          <w:sz w:val="24"/>
          <w:szCs w:val="24"/>
        </w:rPr>
        <w:t xml:space="preserve"> measures of </w:t>
      </w:r>
      <w:del w:id="557" w:author="Héctor Bahamonde" w:date="2026-10-19T18:06:00Z">
        <w:r>
          <w:rPr>
            <w:rFonts w:ascii="Arial" w:hAnsi="Arial" w:cs="Arial"/>
            <w:w w:val="105"/>
            <w:sz w:val="24"/>
            <w:szCs w:val="24"/>
          </w:rPr>
          <w:delText>response</w:delText>
        </w:r>
      </w:del>
      <w:ins w:id="558" w:author="Héctor Bahamonde" w:date="2026-10-19T18:06:00Z">
        <w:r>
          <w:rPr>
            <w:rFonts w:ascii="Arial" w:hAnsi="Arial" w:cs="Arial"/>
            <w:w w:val="105"/>
            <w:sz w:val="24"/>
            <w:szCs w:val="24"/>
          </w:rPr>
          <w:t>confidence</w:t>
        </w:r>
      </w:ins>
      <w:r>
        <w:rPr>
          <w:rFonts w:ascii="Arial" w:hAnsi="Arial" w:cs="Arial"/>
          <w:w w:val="105"/>
          <w:sz w:val="24"/>
          <w:szCs w:val="24"/>
        </w:rPr>
        <w:t xml:space="preserve"> </w:t>
      </w:r>
      <w:del w:id="559" w:author="Héctor Bahamonde" w:date="2026-10-19T18:06:00Z">
        <w:r>
          <w:rPr>
            <w:rFonts w:ascii="Arial" w:hAnsi="Arial" w:cs="Arial"/>
            <w:w w:val="105"/>
            <w:sz w:val="24"/>
            <w:szCs w:val="24"/>
          </w:rPr>
          <w:delText>confidence.</w:delText>
        </w:r>
      </w:del>
      <w:ins w:id="560" w:author="Héctor Bahamonde" w:date="2026-10-19T18:06:00Z">
        <w:r>
          <w:rPr>
            <w:rFonts w:ascii="Arial" w:hAnsi="Arial" w:cs="Arial"/>
            <w:w w:val="105"/>
            <w:sz w:val="24"/>
            <w:szCs w:val="24"/>
          </w:rPr>
          <w:t>and ambivalence.</w:t>
        </w:r>
      </w:ins>
    </w:p>
    <w:p w14:paraId="0BE17E8A" w14:textId="34125278" w:rsidR="005D491A" w:rsidRPr="008372F6" w:rsidRDefault="000A08AF" w:rsidP="008372F6">
      <w:pPr>
        <w:pStyle w:val="BodyText"/>
        <w:spacing w:before="120" w:after="120" w:line="360" w:lineRule="auto"/>
        <w:jc w:val="both"/>
        <w:rPr>
          <w:rFonts w:ascii="Arial" w:hAnsi="Arial" w:cs="Arial"/>
          <w:sz w:val="24"/>
          <w:szCs w:val="24"/>
        </w:rPr>
      </w:pPr>
      <w:r>
        <w:rPr>
          <w:rFonts w:ascii="Arial" w:hAnsi="Arial" w:cs="Arial"/>
          <w:sz w:val="24"/>
          <w:szCs w:val="24"/>
        </w:rPr>
        <w:t xml:space="preserve">These findings show </w:t>
      </w:r>
      <w:del w:id="561" w:author="Héctor Bahamonde" w:date="2026-10-19T18:06:00Z">
        <w:r>
          <w:rPr>
            <w:rFonts w:ascii="Arial" w:hAnsi="Arial" w:cs="Arial"/>
            <w:sz w:val="24"/>
            <w:szCs w:val="24"/>
          </w:rPr>
          <w:delText>that</w:delText>
        </w:r>
      </w:del>
      <w:ins w:id="562" w:author="Héctor Bahamonde" w:date="2026-10-19T18:06:00Z">
        <w:r>
          <w:rPr>
            <w:rFonts w:ascii="Arial" w:hAnsi="Arial" w:cs="Arial"/>
            <w:sz w:val="24"/>
            <w:szCs w:val="24"/>
          </w:rPr>
          <w:t>how</w:t>
        </w:r>
      </w:ins>
      <w:r>
        <w:rPr>
          <w:rFonts w:ascii="Arial" w:hAnsi="Arial" w:cs="Arial"/>
          <w:sz w:val="24"/>
          <w:szCs w:val="24"/>
        </w:rPr>
        <w:t xml:space="preserve"> </w:t>
      </w:r>
      <w:del w:id="563" w:author="Héctor Bahamonde" w:date="2026-10-19T18:06:00Z">
        <w:r>
          <w:rPr>
            <w:rFonts w:ascii="Arial" w:hAnsi="Arial" w:cs="Arial"/>
            <w:sz w:val="24"/>
            <w:szCs w:val="24"/>
          </w:rPr>
          <w:delText>experimentally</w:delText>
        </w:r>
      </w:del>
      <w:ins w:id="564" w:author="Héctor Bahamonde" w:date="2026-10-19T18:06:00Z">
        <w:r>
          <w:rPr>
            <w:rFonts w:ascii="Arial" w:hAnsi="Arial" w:cs="Arial"/>
            <w:sz w:val="24"/>
            <w:szCs w:val="24"/>
          </w:rPr>
          <w:t>public</w:t>
        </w:r>
      </w:ins>
      <w:r>
        <w:rPr>
          <w:rFonts w:ascii="Arial" w:hAnsi="Arial" w:cs="Arial"/>
          <w:sz w:val="24"/>
          <w:szCs w:val="24"/>
        </w:rPr>
        <w:t xml:space="preserve"> </w:t>
      </w:r>
      <w:del w:id="565" w:author="Héctor Bahamonde" w:date="2026-10-19T18:06:00Z">
        <w:r>
          <w:rPr>
            <w:rFonts w:ascii="Arial" w:hAnsi="Arial" w:cs="Arial"/>
            <w:sz w:val="24"/>
            <w:szCs w:val="24"/>
          </w:rPr>
          <w:delText>varied</w:delText>
        </w:r>
      </w:del>
      <w:ins w:id="566" w:author="Héctor Bahamonde" w:date="2026-10-19T18:06:00Z">
        <w:r>
          <w:rPr>
            <w:rFonts w:ascii="Arial" w:hAnsi="Arial" w:cs="Arial"/>
            <w:sz w:val="24"/>
            <w:szCs w:val="24"/>
          </w:rPr>
          <w:t>preferences</w:t>
        </w:r>
      </w:ins>
      <w:r>
        <w:rPr>
          <w:rFonts w:ascii="Arial" w:hAnsi="Arial" w:cs="Arial"/>
          <w:sz w:val="24"/>
          <w:szCs w:val="24"/>
        </w:rPr>
        <w:t xml:space="preserve"> </w:t>
      </w:r>
      <w:del w:id="567" w:author="Héctor Bahamonde" w:date="2026-10-19T18:06:00Z">
        <w:r>
          <w:rPr>
            <w:rFonts w:ascii="Arial" w:hAnsi="Arial" w:cs="Arial"/>
            <w:sz w:val="24"/>
            <w:szCs w:val="24"/>
          </w:rPr>
          <w:delText>justifications</w:delText>
        </w:r>
      </w:del>
      <w:ins w:id="568" w:author="Héctor Bahamonde" w:date="2026-10-19T18:06:00Z">
        <w:r>
          <w:rPr>
            <w:rFonts w:ascii="Arial" w:hAnsi="Arial" w:cs="Arial"/>
            <w:sz w:val="24"/>
            <w:szCs w:val="24"/>
          </w:rPr>
          <w:t>in</w:t>
        </w:r>
      </w:ins>
      <w:r>
        <w:rPr>
          <w:rFonts w:ascii="Arial" w:hAnsi="Arial" w:cs="Arial"/>
          <w:sz w:val="24"/>
          <w:szCs w:val="24"/>
        </w:rPr>
        <w:t xml:space="preserve"> </w:t>
      </w:r>
      <w:del w:id="569" w:author="Héctor Bahamonde" w:date="2026-10-19T18:06:00Z">
        <w:r>
          <w:rPr>
            <w:rFonts w:ascii="Arial" w:hAnsi="Arial" w:cs="Arial"/>
            <w:sz w:val="24"/>
            <w:szCs w:val="24"/>
          </w:rPr>
          <w:delText>shift</w:delText>
        </w:r>
      </w:del>
      <w:ins w:id="570" w:author="Héctor Bahamonde" w:date="2026-10-19T18:06:00Z">
        <w:r>
          <w:rPr>
            <w:rFonts w:ascii="Arial" w:hAnsi="Arial" w:cs="Arial"/>
            <w:sz w:val="24"/>
            <w:szCs w:val="24"/>
          </w:rPr>
          <w:t>Finland</w:t>
        </w:r>
      </w:ins>
      <w:r>
        <w:rPr>
          <w:rFonts w:ascii="Arial" w:hAnsi="Arial" w:cs="Arial"/>
          <w:sz w:val="24"/>
          <w:szCs w:val="24"/>
        </w:rPr>
        <w:t xml:space="preserve"> </w:t>
      </w:r>
      <w:del w:id="571" w:author="Héctor Bahamonde" w:date="2026-10-19T18:06:00Z">
        <w:r>
          <w:rPr>
            <w:rFonts w:ascii="Arial" w:hAnsi="Arial" w:cs="Arial"/>
            <w:sz w:val="24"/>
            <w:szCs w:val="24"/>
          </w:rPr>
          <w:delText>stated</w:delText>
        </w:r>
      </w:del>
      <w:ins w:id="572" w:author="Héctor Bahamonde" w:date="2026-10-19T18:06:00Z">
        <w:r>
          <w:rPr>
            <w:rFonts w:ascii="Arial" w:hAnsi="Arial" w:cs="Arial"/>
            <w:sz w:val="24"/>
            <w:szCs w:val="24"/>
          </w:rPr>
          <w:t>respond to competing</w:t>
        </w:r>
      </w:ins>
      <w:r>
        <w:rPr>
          <w:rFonts w:ascii="Arial" w:hAnsi="Arial" w:cs="Arial"/>
          <w:sz w:val="24"/>
          <w:szCs w:val="24"/>
        </w:rPr>
        <w:t xml:space="preserve"> funding </w:t>
      </w:r>
      <w:del w:id="573" w:author="Héctor Bahamonde" w:date="2026-10-19T18:06:00Z">
        <w:r>
          <w:rPr>
            <w:rFonts w:ascii="Arial" w:hAnsi="Arial" w:cs="Arial"/>
            <w:sz w:val="24"/>
            <w:szCs w:val="24"/>
          </w:rPr>
          <w:delText>preferences within Finland’s institutionally delegated reimbursement setting.</w:delText>
        </w:r>
      </w:del>
      <w:ins w:id="574" w:author="Héctor Bahamonde" w:date="2026-10-19T18:06:00Z">
        <w:r>
          <w:rPr>
            <w:rFonts w:ascii="Arial" w:hAnsi="Arial" w:cs="Arial"/>
            <w:sz w:val="24"/>
            <w:szCs w:val="24"/>
          </w:rPr>
          <w:t>justifications.</w:t>
        </w:r>
      </w:ins>
      <w:r>
        <w:rPr>
          <w:rFonts w:ascii="Arial" w:hAnsi="Arial" w:cs="Arial"/>
          <w:sz w:val="24"/>
          <w:szCs w:val="24"/>
        </w:rPr>
        <w:t xml:space="preserve"> </w:t>
      </w:r>
      <w:del w:id="575" w:author="Héctor Bahamonde" w:date="2026-10-19T18:06:00Z">
        <w:r>
          <w:rPr>
            <w:rFonts w:ascii="Arial" w:hAnsi="Arial" w:cs="Arial"/>
            <w:sz w:val="24"/>
            <w:szCs w:val="24"/>
          </w:rPr>
          <w:delText>They</w:delText>
        </w:r>
      </w:del>
      <w:ins w:id="576" w:author="Héctor Bahamonde" w:date="2026-10-19T18:06:00Z">
        <w:r>
          <w:rPr>
            <w:rFonts w:ascii="Arial" w:hAnsi="Arial" w:cs="Arial"/>
            <w:sz w:val="24"/>
            <w:szCs w:val="24"/>
          </w:rPr>
          <w:t>Their</w:t>
        </w:r>
      </w:ins>
      <w:r>
        <w:rPr>
          <w:rFonts w:ascii="Arial" w:hAnsi="Arial" w:cs="Arial"/>
          <w:sz w:val="24"/>
          <w:szCs w:val="24"/>
        </w:rPr>
        <w:t xml:space="preserve"> </w:t>
      </w:r>
      <w:del w:id="577" w:author="Héctor Bahamonde" w:date="2026-10-19T18:06:00Z">
        <w:r>
          <w:rPr>
            <w:rFonts w:ascii="Arial" w:hAnsi="Arial" w:cs="Arial"/>
            <w:sz w:val="24"/>
            <w:szCs w:val="24"/>
          </w:rPr>
          <w:delText>are</w:delText>
        </w:r>
      </w:del>
      <w:ins w:id="578" w:author="Héctor Bahamonde" w:date="2026-10-19T18:06:00Z">
        <w:r>
          <w:rPr>
            <w:rFonts w:ascii="Arial" w:hAnsi="Arial" w:cs="Arial"/>
            <w:sz w:val="24"/>
            <w:szCs w:val="24"/>
          </w:rPr>
          <w:t>contribution</w:t>
        </w:r>
      </w:ins>
      <w:r>
        <w:rPr>
          <w:rFonts w:ascii="Arial" w:hAnsi="Arial" w:cs="Arial"/>
          <w:sz w:val="24"/>
          <w:szCs w:val="24"/>
        </w:rPr>
        <w:t xml:space="preserve"> </w:t>
      </w:r>
      <w:del w:id="579" w:author="Héctor Bahamonde" w:date="2026-10-19T18:06:00Z">
        <w:r>
          <w:rPr>
            <w:rFonts w:ascii="Arial" w:hAnsi="Arial" w:cs="Arial"/>
            <w:sz w:val="24"/>
            <w:szCs w:val="24"/>
          </w:rPr>
          <w:delText>compatible</w:delText>
        </w:r>
      </w:del>
      <w:ins w:id="580" w:author="Héctor Bahamonde" w:date="2026-10-19T18:06:00Z">
        <w:r>
          <w:rPr>
            <w:rFonts w:ascii="Arial" w:hAnsi="Arial" w:cs="Arial"/>
            <w:sz w:val="24"/>
            <w:szCs w:val="24"/>
          </w:rPr>
          <w:t>lies</w:t>
        </w:r>
      </w:ins>
      <w:r>
        <w:rPr>
          <w:rFonts w:ascii="Arial" w:hAnsi="Arial" w:cs="Arial"/>
          <w:sz w:val="24"/>
          <w:szCs w:val="24"/>
        </w:rPr>
        <w:t xml:space="preserve"> </w:t>
      </w:r>
      <w:del w:id="581" w:author="Héctor Bahamonde" w:date="2026-10-19T18:06:00Z">
        <w:r>
          <w:rPr>
            <w:rFonts w:ascii="Arial" w:hAnsi="Arial" w:cs="Arial"/>
            <w:sz w:val="24"/>
            <w:szCs w:val="24"/>
          </w:rPr>
          <w:delText>with a reference-dependent account of public interpretation, but they do not show that respondents actually construed</w:delText>
        </w:r>
      </w:del>
      <w:ins w:id="582" w:author="Héctor Bahamonde" w:date="2026-10-19T18:06:00Z">
        <w:r>
          <w:rPr>
            <w:rFonts w:ascii="Arial" w:hAnsi="Arial" w:cs="Arial"/>
            <w:sz w:val="24"/>
            <w:szCs w:val="24"/>
          </w:rPr>
          <w:t>in</w:t>
        </w:r>
      </w:ins>
      <w:r>
        <w:rPr>
          <w:rFonts w:ascii="Arial" w:hAnsi="Arial" w:cs="Arial"/>
          <w:sz w:val="24"/>
          <w:szCs w:val="24"/>
        </w:rPr>
        <w:t xml:space="preserve"> the </w:t>
      </w:r>
      <w:del w:id="583" w:author="Héctor Bahamonde" w:date="2026-10-19T18:06:00Z">
        <w:r>
          <w:rPr>
            <w:rFonts w:ascii="Arial" w:hAnsi="Arial" w:cs="Arial"/>
            <w:sz w:val="24"/>
            <w:szCs w:val="24"/>
          </w:rPr>
          <w:delText>treatments</w:delText>
        </w:r>
      </w:del>
      <w:ins w:id="584" w:author="Héctor Bahamonde" w:date="2026-10-19T18:06:00Z">
        <w:r>
          <w:rPr>
            <w:rFonts w:ascii="Arial" w:hAnsi="Arial" w:cs="Arial"/>
            <w:sz w:val="24"/>
            <w:szCs w:val="24"/>
          </w:rPr>
          <w:t>different</w:t>
        </w:r>
      </w:ins>
      <w:r>
        <w:rPr>
          <w:rFonts w:ascii="Arial" w:hAnsi="Arial" w:cs="Arial"/>
          <w:sz w:val="24"/>
          <w:szCs w:val="24"/>
        </w:rPr>
        <w:t xml:space="preserve"> </w:t>
      </w:r>
      <w:del w:id="585" w:author="Héctor Bahamonde" w:date="2026-10-19T18:06:00Z">
        <w:r>
          <w:rPr>
            <w:rFonts w:ascii="Arial" w:hAnsi="Arial" w:cs="Arial"/>
            <w:sz w:val="24"/>
            <w:szCs w:val="24"/>
          </w:rPr>
          <w:delText>as</w:delText>
        </w:r>
      </w:del>
      <w:ins w:id="586" w:author="Héctor Bahamonde" w:date="2026-10-19T18:06:00Z">
        <w:r>
          <w:rPr>
            <w:rFonts w:ascii="Arial" w:hAnsi="Arial" w:cs="Arial"/>
            <w:sz w:val="24"/>
            <w:szCs w:val="24"/>
          </w:rPr>
          <w:t>patterns</w:t>
        </w:r>
      </w:ins>
      <w:r>
        <w:rPr>
          <w:rFonts w:ascii="Arial" w:hAnsi="Arial" w:cs="Arial"/>
          <w:sz w:val="24"/>
          <w:szCs w:val="24"/>
        </w:rPr>
        <w:t xml:space="preserve"> </w:t>
      </w:r>
      <w:del w:id="587" w:author="Héctor Bahamonde" w:date="2026-10-19T18:06:00Z">
        <w:r>
          <w:rPr>
            <w:rFonts w:ascii="Arial" w:hAnsi="Arial" w:cs="Arial"/>
            <w:sz w:val="24"/>
            <w:szCs w:val="24"/>
          </w:rPr>
          <w:delText>losses,</w:delText>
        </w:r>
      </w:del>
      <w:ins w:id="588" w:author="Héctor Bahamonde" w:date="2026-10-19T18:06:00Z">
        <w:r>
          <w:rPr>
            <w:rFonts w:ascii="Arial" w:hAnsi="Arial" w:cs="Arial"/>
            <w:sz w:val="24"/>
            <w:szCs w:val="24"/>
          </w:rPr>
          <w:t>across</w:t>
        </w:r>
      </w:ins>
      <w:r>
        <w:rPr>
          <w:rFonts w:ascii="Arial" w:hAnsi="Arial" w:cs="Arial"/>
          <w:sz w:val="24"/>
          <w:szCs w:val="24"/>
        </w:rPr>
        <w:t xml:space="preserve"> </w:t>
      </w:r>
      <w:ins w:id="589" w:author="Katri Aaltonen" w:date="2026-10-20T15:49:00Z">
        <w:r w:rsidR="00DC4EF8">
          <w:rPr>
            <w:rFonts w:ascii="Arial" w:hAnsi="Arial" w:cs="Arial"/>
            <w:sz w:val="24"/>
            <w:szCs w:val="24"/>
          </w:rPr>
          <w:t xml:space="preserve">preferences for </w:t>
        </w:r>
      </w:ins>
      <w:del w:id="590" w:author="Héctor Bahamonde" w:date="2026-10-19T18:06:00Z">
        <w:r>
          <w:rPr>
            <w:rFonts w:ascii="Arial" w:hAnsi="Arial" w:cs="Arial"/>
            <w:sz w:val="24"/>
            <w:szCs w:val="24"/>
          </w:rPr>
          <w:delText>gains,</w:delText>
        </w:r>
      </w:del>
      <w:ins w:id="591" w:author="Héctor Bahamonde" w:date="2026-10-19T18:06:00Z">
        <w:r>
          <w:rPr>
            <w:rFonts w:ascii="Arial" w:hAnsi="Arial" w:cs="Arial"/>
            <w:sz w:val="24"/>
            <w:szCs w:val="24"/>
          </w:rPr>
          <w:t>funding</w:t>
        </w:r>
      </w:ins>
      <w:r>
        <w:rPr>
          <w:rFonts w:ascii="Arial" w:hAnsi="Arial" w:cs="Arial"/>
          <w:sz w:val="24"/>
          <w:szCs w:val="24"/>
        </w:rPr>
        <w:t xml:space="preserve"> </w:t>
      </w:r>
      <w:del w:id="592" w:author="Héctor Bahamonde" w:date="2026-10-19T18:06:00Z">
        <w:r>
          <w:rPr>
            <w:rFonts w:ascii="Arial" w:hAnsi="Arial" w:cs="Arial"/>
            <w:sz w:val="24"/>
            <w:szCs w:val="24"/>
          </w:rPr>
          <w:delText>or</w:delText>
        </w:r>
      </w:del>
      <w:ins w:id="593" w:author="Héctor Bahamonde" w:date="2026-10-19T18:06:00Z">
        <w:r>
          <w:rPr>
            <w:rFonts w:ascii="Arial" w:hAnsi="Arial" w:cs="Arial"/>
            <w:sz w:val="24"/>
            <w:szCs w:val="24"/>
          </w:rPr>
          <w:t>outcomes.</w:t>
        </w:r>
      </w:ins>
      <w:del w:id="594" w:author="Héctor Bahamonde" w:date="2026-10-19T18:41:00Z">
        <w:r>
          <w:rPr>
            <w:rFonts w:ascii="Arial" w:hAnsi="Arial" w:cs="Arial"/>
            <w:sz w:val="24"/>
            <w:szCs w:val="24"/>
          </w:rPr>
          <w:delText xml:space="preserve"> </w:delText>
        </w:r>
      </w:del>
      <w:del w:id="595" w:author="Héctor Bahamonde" w:date="2026-10-19T18:06:00Z">
        <w:r>
          <w:rPr>
            <w:rFonts w:ascii="Arial" w:hAnsi="Arial" w:cs="Arial"/>
            <w:sz w:val="24"/>
            <w:szCs w:val="24"/>
          </w:rPr>
          <w:delText>rescue</w:delText>
        </w:r>
      </w:del>
      <w:del w:id="596" w:author="Héctor Bahamonde" w:date="2026-10-19T18:41:00Z">
        <w:r>
          <w:rPr>
            <w:rFonts w:ascii="Arial" w:hAnsi="Arial" w:cs="Arial"/>
            <w:sz w:val="24"/>
            <w:szCs w:val="24"/>
          </w:rPr>
          <w:delText xml:space="preserve"> </w:delText>
        </w:r>
      </w:del>
      <w:del w:id="597" w:author="Héctor Bahamonde" w:date="2026-10-19T18:06:00Z">
        <w:r>
          <w:rPr>
            <w:rFonts w:ascii="Arial" w:hAnsi="Arial" w:cs="Arial"/>
            <w:sz w:val="24"/>
            <w:szCs w:val="24"/>
          </w:rPr>
          <w:delText>obligations</w:delText>
        </w:r>
        <w:r>
          <w:rPr>
            <w:rFonts w:ascii="Arial" w:hAnsi="Arial" w:cs="Arial"/>
            <w:w w:val="105"/>
            <w:sz w:val="24"/>
            <w:szCs w:val="24"/>
          </w:rPr>
          <w:delText>.</w:delText>
        </w:r>
      </w:del>
      <w:r w:rsidR="0005305F" w:rsidRPr="008372F6">
        <w:rPr>
          <w:rFonts w:ascii="Arial" w:hAnsi="Arial" w:cs="Arial"/>
          <w:spacing w:val="40"/>
          <w:w w:val="105"/>
          <w:sz w:val="24"/>
          <w:szCs w:val="24"/>
        </w:rPr>
        <w:t xml:space="preserve"> </w:t>
      </w:r>
      <w:del w:id="598" w:author="Héctor Bahamonde" w:date="2026-10-19T18:06:00Z">
        <w:r>
          <w:rPr>
            <w:rFonts w:ascii="Arial" w:hAnsi="Arial" w:cs="Arial"/>
            <w:w w:val="105"/>
            <w:sz w:val="24"/>
            <w:szCs w:val="24"/>
          </w:rPr>
          <w:delText>The</w:delText>
        </w:r>
      </w:del>
      <w:ins w:id="599" w:author="Héctor Bahamonde" w:date="2026-10-19T18:06:00Z">
        <w:r>
          <w:rPr>
            <w:rFonts w:ascii="Arial" w:hAnsi="Arial" w:cs="Arial"/>
            <w:w w:val="105"/>
            <w:sz w:val="24"/>
            <w:szCs w:val="24"/>
          </w:rPr>
          <w:t>This</w:t>
        </w:r>
      </w:ins>
      <w:r>
        <w:rPr>
          <w:rFonts w:ascii="Arial" w:hAnsi="Arial" w:cs="Arial"/>
          <w:w w:val="105"/>
          <w:sz w:val="24"/>
          <w:szCs w:val="24"/>
        </w:rPr>
        <w:t xml:space="preserve"> </w:t>
      </w:r>
      <w:del w:id="600" w:author="Héctor Bahamonde" w:date="2026-10-19T18:06:00Z">
        <w:r>
          <w:rPr>
            <w:rFonts w:ascii="Arial" w:hAnsi="Arial" w:cs="Arial"/>
            <w:w w:val="105"/>
            <w:sz w:val="24"/>
            <w:szCs w:val="24"/>
          </w:rPr>
          <w:delText>findings</w:delText>
        </w:r>
      </w:del>
      <w:ins w:id="601" w:author="Héctor Bahamonde" w:date="2026-10-19T18:06:00Z">
        <w:r>
          <w:rPr>
            <w:rFonts w:ascii="Arial" w:hAnsi="Arial" w:cs="Arial"/>
            <w:w w:val="105"/>
            <w:sz w:val="24"/>
            <w:szCs w:val="24"/>
          </w:rPr>
          <w:t>focus</w:t>
        </w:r>
      </w:ins>
      <w:r>
        <w:rPr>
          <w:rFonts w:ascii="Arial" w:hAnsi="Arial" w:cs="Arial"/>
          <w:w w:val="105"/>
          <w:sz w:val="24"/>
          <w:szCs w:val="24"/>
        </w:rPr>
        <w:t xml:space="preserve"> </w:t>
      </w:r>
      <w:del w:id="602" w:author="Héctor Bahamonde" w:date="2026-10-19T18:06:00Z">
        <w:r>
          <w:rPr>
            <w:rFonts w:ascii="Arial" w:hAnsi="Arial" w:cs="Arial"/>
            <w:w w:val="105"/>
            <w:sz w:val="24"/>
            <w:szCs w:val="24"/>
          </w:rPr>
          <w:delText>underscore</w:delText>
        </w:r>
      </w:del>
      <w:ins w:id="603" w:author="Héctor Bahamonde" w:date="2026-10-19T18:06:00Z">
        <w:r>
          <w:rPr>
            <w:rFonts w:ascii="Arial" w:hAnsi="Arial" w:cs="Arial"/>
            <w:w w:val="105"/>
            <w:sz w:val="24"/>
            <w:szCs w:val="24"/>
          </w:rPr>
          <w:t>on</w:t>
        </w:r>
      </w:ins>
      <w:r>
        <w:rPr>
          <w:rFonts w:ascii="Arial" w:hAnsi="Arial" w:cs="Arial"/>
          <w:w w:val="105"/>
          <w:sz w:val="24"/>
          <w:szCs w:val="24"/>
        </w:rPr>
        <w:t xml:space="preserve"> </w:t>
      </w:r>
      <w:del w:id="604" w:author="Héctor Bahamonde" w:date="2026-10-19T18:06:00Z">
        <w:r>
          <w:rPr>
            <w:rFonts w:ascii="Arial" w:hAnsi="Arial" w:cs="Arial"/>
            <w:w w:val="105"/>
            <w:sz w:val="24"/>
            <w:szCs w:val="24"/>
          </w:rPr>
          <w:delText>communication’s</w:delText>
        </w:r>
      </w:del>
      <w:ins w:id="605" w:author="Héctor Bahamonde" w:date="2026-10-19T18:06:00Z">
        <w:r>
          <w:rPr>
            <w:rFonts w:ascii="Arial" w:hAnsi="Arial" w:cs="Arial"/>
            <w:w w:val="105"/>
            <w:sz w:val="24"/>
            <w:szCs w:val="24"/>
          </w:rPr>
          <w:t>communication</w:t>
        </w:r>
      </w:ins>
      <w:r>
        <w:rPr>
          <w:rFonts w:ascii="Arial" w:hAnsi="Arial" w:cs="Arial"/>
          <w:w w:val="105"/>
          <w:sz w:val="24"/>
          <w:szCs w:val="24"/>
        </w:rPr>
        <w:t xml:space="preserve"> </w:t>
      </w:r>
      <w:del w:id="606" w:author="Héctor Bahamonde" w:date="2026-10-19T18:06:00Z">
        <w:r>
          <w:rPr>
            <w:rFonts w:ascii="Arial" w:hAnsi="Arial" w:cs="Arial"/>
            <w:w w:val="105"/>
            <w:sz w:val="24"/>
            <w:szCs w:val="24"/>
          </w:rPr>
          <w:delText>importance</w:delText>
        </w:r>
      </w:del>
      <w:ins w:id="607" w:author="Héctor Bahamonde" w:date="2026-10-19T18:06:00Z">
        <w:r>
          <w:rPr>
            <w:rFonts w:ascii="Arial" w:hAnsi="Arial" w:cs="Arial"/>
            <w:w w:val="105"/>
            <w:sz w:val="24"/>
            <w:szCs w:val="24"/>
          </w:rPr>
          <w:t>connects</w:t>
        </w:r>
      </w:ins>
      <w:r>
        <w:rPr>
          <w:rFonts w:ascii="Arial" w:hAnsi="Arial" w:cs="Arial"/>
          <w:w w:val="105"/>
          <w:sz w:val="24"/>
          <w:szCs w:val="24"/>
        </w:rPr>
        <w:t xml:space="preserve"> </w:t>
      </w:r>
      <w:del w:id="608" w:author="Héctor Bahamonde" w:date="2026-10-19T18:06:00Z">
        <w:r>
          <w:rPr>
            <w:rFonts w:ascii="Arial" w:hAnsi="Arial" w:cs="Arial"/>
            <w:w w:val="105"/>
            <w:sz w:val="24"/>
            <w:szCs w:val="24"/>
          </w:rPr>
          <w:delText>in</w:delText>
        </w:r>
      </w:del>
      <w:ins w:id="609" w:author="Héctor Bahamonde" w:date="2026-10-19T18:06:00Z">
        <w:r>
          <w:rPr>
            <w:rFonts w:ascii="Arial" w:hAnsi="Arial" w:cs="Arial"/>
            <w:w w:val="105"/>
            <w:sz w:val="24"/>
            <w:szCs w:val="24"/>
          </w:rPr>
          <w:t>the</w:t>
        </w:r>
      </w:ins>
      <w:r>
        <w:rPr>
          <w:rFonts w:ascii="Arial" w:hAnsi="Arial" w:cs="Arial"/>
          <w:w w:val="105"/>
          <w:sz w:val="24"/>
          <w:szCs w:val="24"/>
        </w:rPr>
        <w:t xml:space="preserve"> </w:t>
      </w:r>
      <w:del w:id="610" w:author="Héctor Bahamonde" w:date="2026-10-19T18:06:00Z">
        <w:r>
          <w:rPr>
            <w:rFonts w:ascii="Arial" w:hAnsi="Arial" w:cs="Arial"/>
            <w:w w:val="105"/>
            <w:sz w:val="24"/>
            <w:szCs w:val="24"/>
          </w:rPr>
          <w:delText>delegated</w:delText>
        </w:r>
      </w:del>
      <w:ins w:id="611" w:author="Héctor Bahamonde" w:date="2026-10-19T18:06:00Z">
        <w:r>
          <w:rPr>
            <w:rFonts w:ascii="Arial" w:hAnsi="Arial" w:cs="Arial"/>
            <w:w w:val="105"/>
            <w:sz w:val="24"/>
            <w:szCs w:val="24"/>
          </w:rPr>
          <w:t>study</w:t>
        </w:r>
      </w:ins>
      <w:r>
        <w:rPr>
          <w:rFonts w:ascii="Arial" w:hAnsi="Arial" w:cs="Arial"/>
          <w:w w:val="105"/>
          <w:sz w:val="24"/>
          <w:szCs w:val="24"/>
        </w:rPr>
        <w:t xml:space="preserve"> </w:t>
      </w:r>
      <w:del w:id="612" w:author="Héctor Bahamonde" w:date="2026-10-19T18:06:00Z">
        <w:r>
          <w:rPr>
            <w:rFonts w:ascii="Arial" w:hAnsi="Arial" w:cs="Arial"/>
            <w:w w:val="105"/>
            <w:sz w:val="24"/>
            <w:szCs w:val="24"/>
          </w:rPr>
          <w:delText>governance and</w:delText>
        </w:r>
      </w:del>
      <w:ins w:id="613" w:author="Héctor Bahamonde" w:date="2026-10-19T18:06:00Z">
        <w:r>
          <w:rPr>
            <w:rFonts w:ascii="Arial" w:hAnsi="Arial" w:cs="Arial"/>
            <w:w w:val="105"/>
            <w:sz w:val="24"/>
            <w:szCs w:val="24"/>
          </w:rPr>
          <w:t>to</w:t>
        </w:r>
      </w:ins>
      <w:r>
        <w:rPr>
          <w:rFonts w:ascii="Arial" w:hAnsi="Arial" w:cs="Arial"/>
          <w:w w:val="105"/>
          <w:sz w:val="24"/>
          <w:szCs w:val="24"/>
        </w:rPr>
        <w:t xml:space="preserve"> debates over expert authority (Eriksen 2020; Gaus et al. 2020; </w:t>
      </w:r>
      <w:proofErr w:type="spellStart"/>
      <w:r w:rsidR="00C52AF8" w:rsidRPr="00C52AF8">
        <w:rPr>
          <w:rFonts w:ascii="Arial" w:hAnsi="Arial" w:cs="Arial"/>
          <w:w w:val="105"/>
          <w:sz w:val="24"/>
          <w:szCs w:val="24"/>
        </w:rPr>
        <w:t>Langvatn</w:t>
      </w:r>
      <w:proofErr w:type="spellEnd"/>
      <w:r>
        <w:rPr>
          <w:rFonts w:ascii="Arial" w:hAnsi="Arial" w:cs="Arial"/>
          <w:w w:val="105"/>
          <w:sz w:val="24"/>
          <w:szCs w:val="24"/>
        </w:rPr>
        <w:t xml:space="preserve"> and Holst 2022)</w:t>
      </w:r>
      <w:del w:id="614" w:author="Héctor Bahamonde" w:date="2026-10-19T18:06:00Z">
        <w:r>
          <w:rPr>
            <w:rFonts w:ascii="Arial" w:hAnsi="Arial" w:cs="Arial"/>
            <w:w w:val="105"/>
            <w:sz w:val="24"/>
            <w:szCs w:val="24"/>
          </w:rPr>
          <w:delText>, without assessing legitimacy, accountability, or organized-actor influence.</w:delText>
        </w:r>
      </w:del>
      <w:ins w:id="615" w:author="Héctor Bahamonde" w:date="2026-10-19T18:06:00Z">
        <w:r>
          <w:rPr>
            <w:rFonts w:ascii="Arial" w:hAnsi="Arial" w:cs="Arial"/>
            <w:w w:val="105"/>
            <w:sz w:val="24"/>
            <w:szCs w:val="24"/>
          </w:rPr>
          <w:t>.</w:t>
        </w:r>
      </w:ins>
    </w:p>
    <w:p w14:paraId="64C0285B" w14:textId="127F275F"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Our findings speak to debates about whether, and to what extent, commonly used prioriti</w:t>
      </w:r>
      <w:r w:rsidR="00BF5770" w:rsidRPr="008372F6">
        <w:rPr>
          <w:rFonts w:ascii="Arial" w:hAnsi="Arial" w:cs="Arial"/>
          <w:w w:val="110"/>
          <w:sz w:val="24"/>
          <w:szCs w:val="24"/>
        </w:rPr>
        <w:t>z</w:t>
      </w:r>
      <w:r w:rsidRPr="008372F6">
        <w:rPr>
          <w:rFonts w:ascii="Arial" w:hAnsi="Arial" w:cs="Arial"/>
          <w:w w:val="110"/>
          <w:sz w:val="24"/>
          <w:szCs w:val="24"/>
        </w:rPr>
        <w:t xml:space="preserve">ation criteria align with mass preferences, and </w:t>
      </w:r>
      <w:r w:rsidR="00AD2179" w:rsidRPr="00AD2179">
        <w:rPr>
          <w:rFonts w:ascii="Arial" w:hAnsi="Arial" w:cs="Arial"/>
          <w:w w:val="110"/>
          <w:sz w:val="24"/>
          <w:szCs w:val="24"/>
        </w:rPr>
        <w:t>whether public preferences are to be considered in prioritization decisions</w:t>
      </w:r>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w:t>
      </w:r>
      <w:proofErr w:type="spellStart"/>
      <w:r w:rsidRPr="008372F6">
        <w:rPr>
          <w:rFonts w:ascii="Arial" w:hAnsi="Arial" w:cs="Arial"/>
          <w:w w:val="110"/>
          <w:sz w:val="24"/>
          <w:szCs w:val="24"/>
        </w:rPr>
        <w:t>Exel</w:t>
      </w:r>
      <w:proofErr w:type="spellEnd"/>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del w:id="616" w:author="Héctor Bahamonde" w:date="2026-10-19T18:06:00Z">
        <w:r>
          <w:rPr>
            <w:rFonts w:ascii="Arial" w:hAnsi="Arial" w:cs="Arial"/>
            <w:w w:val="110"/>
            <w:sz w:val="24"/>
            <w:szCs w:val="24"/>
          </w:rPr>
          <w:delText>align</w:delText>
        </w:r>
      </w:del>
      <w:ins w:id="617" w:author="Héctor Bahamonde" w:date="2026-10-19T18:06:00Z">
        <w:r>
          <w:rPr>
            <w:rFonts w:ascii="Arial" w:hAnsi="Arial" w:cs="Arial"/>
            <w:w w:val="110"/>
            <w:sz w:val="24"/>
            <w:szCs w:val="24"/>
          </w:rPr>
          <w:t>extend</w:t>
        </w:r>
      </w:ins>
      <w:r w:rsidRPr="008372F6">
        <w:rPr>
          <w:rFonts w:ascii="Arial" w:hAnsi="Arial" w:cs="Arial"/>
          <w:spacing w:val="-1"/>
          <w:w w:val="110"/>
          <w:sz w:val="24"/>
          <w:szCs w:val="24"/>
        </w:rPr>
        <w:t xml:space="preserve"> </w:t>
      </w:r>
      <w:del w:id="618" w:author="Héctor Bahamonde" w:date="2026-10-19T18:06:00Z">
        <w:r>
          <w:rPr>
            <w:rFonts w:ascii="Arial" w:hAnsi="Arial" w:cs="Arial"/>
            <w:w w:val="110"/>
            <w:sz w:val="24"/>
            <w:szCs w:val="24"/>
          </w:rPr>
          <w:delText>with</w:delText>
        </w:r>
      </w:del>
      <w:ins w:id="619" w:author="Héctor Bahamonde" w:date="2026-10-19T18:06:00Z">
        <w:r>
          <w:rPr>
            <w:rFonts w:ascii="Arial" w:hAnsi="Arial" w:cs="Arial"/>
            <w:w w:val="110"/>
            <w:sz w:val="24"/>
            <w:szCs w:val="24"/>
          </w:rPr>
          <w:t>evidence</w:t>
        </w:r>
      </w:ins>
      <w:r w:rsidRPr="008372F6">
        <w:rPr>
          <w:rFonts w:ascii="Arial" w:hAnsi="Arial" w:cs="Arial"/>
          <w:spacing w:val="-1"/>
          <w:w w:val="110"/>
          <w:sz w:val="24"/>
          <w:szCs w:val="24"/>
        </w:rPr>
        <w:t xml:space="preserve"> </w:t>
      </w:r>
      <w:del w:id="620" w:author="Héctor Bahamonde" w:date="2026-10-19T18:06:00Z">
        <w:r>
          <w:rPr>
            <w:rFonts w:ascii="Arial" w:hAnsi="Arial" w:cs="Arial"/>
            <w:w w:val="110"/>
            <w:sz w:val="24"/>
            <w:szCs w:val="24"/>
          </w:rPr>
          <w:delText>the</w:delText>
        </w:r>
      </w:del>
      <w:ins w:id="621" w:author="Héctor Bahamonde" w:date="2026-10-19T18:06:00Z">
        <w:r>
          <w:rPr>
            <w:rFonts w:ascii="Arial" w:hAnsi="Arial" w:cs="Arial"/>
            <w:w w:val="110"/>
            <w:sz w:val="24"/>
            <w:szCs w:val="24"/>
          </w:rPr>
          <w:t>on</w:t>
        </w:r>
      </w:ins>
      <w:del w:id="622" w:author="Héctor Bahamonde" w:date="2026-10-19T18:06:00Z">
        <w:r>
          <w:rPr>
            <w:rFonts w:ascii="Arial" w:hAnsi="Arial" w:cs="Arial"/>
            <w:spacing w:val="-1"/>
            <w:w w:val="110"/>
            <w:sz w:val="24"/>
            <w:szCs w:val="24"/>
          </w:rPr>
          <w:delText xml:space="preserve"> </w:delText>
        </w:r>
        <w:r>
          <w:rPr>
            <w:rFonts w:ascii="Arial" w:hAnsi="Arial" w:cs="Arial"/>
            <w:w w:val="110"/>
            <w:sz w:val="24"/>
            <w:szCs w:val="24"/>
          </w:rPr>
          <w:delText>view</w:delText>
        </w:r>
        <w:r>
          <w:rPr>
            <w:rFonts w:ascii="Arial" w:hAnsi="Arial" w:cs="Arial"/>
            <w:spacing w:val="-1"/>
            <w:w w:val="110"/>
            <w:sz w:val="24"/>
            <w:szCs w:val="24"/>
          </w:rPr>
          <w:delText xml:space="preserve"> </w:delText>
        </w:r>
        <w:r>
          <w:rPr>
            <w:rFonts w:ascii="Arial" w:hAnsi="Arial" w:cs="Arial"/>
            <w:w w:val="110"/>
            <w:sz w:val="24"/>
            <w:szCs w:val="24"/>
          </w:rPr>
          <w:delText>that</w:delText>
        </w:r>
        <w:r>
          <w:rPr>
            <w:rFonts w:ascii="Arial" w:hAnsi="Arial" w:cs="Arial"/>
            <w:spacing w:val="-1"/>
            <w:w w:val="110"/>
            <w:sz w:val="24"/>
            <w:szCs w:val="24"/>
          </w:rPr>
          <w:delText xml:space="preserve"> </w:delText>
        </w:r>
        <w:r>
          <w:rPr>
            <w:rFonts w:ascii="Arial" w:hAnsi="Arial" w:cs="Arial"/>
            <w:w w:val="110"/>
            <w:sz w:val="24"/>
            <w:szCs w:val="24"/>
          </w:rPr>
          <w:delText>mass</w:delText>
        </w:r>
        <w:r>
          <w:rPr>
            <w:rFonts w:ascii="Arial" w:hAnsi="Arial" w:cs="Arial"/>
            <w:spacing w:val="-1"/>
            <w:w w:val="110"/>
            <w:sz w:val="24"/>
            <w:szCs w:val="24"/>
          </w:rPr>
          <w:delText xml:space="preserve"> </w:delText>
        </w:r>
        <w:r>
          <w:rPr>
            <w:rFonts w:ascii="Arial" w:hAnsi="Arial" w:cs="Arial"/>
            <w:w w:val="110"/>
            <w:sz w:val="24"/>
            <w:szCs w:val="24"/>
          </w:rPr>
          <w:delText>preferences</w:delText>
        </w:r>
        <w:r>
          <w:rPr>
            <w:rFonts w:ascii="Arial" w:hAnsi="Arial" w:cs="Arial"/>
            <w:spacing w:val="-1"/>
            <w:w w:val="110"/>
            <w:sz w:val="24"/>
            <w:szCs w:val="24"/>
          </w:rPr>
          <w:delText xml:space="preserve"> </w:delText>
        </w:r>
        <w:r>
          <w:rPr>
            <w:rFonts w:ascii="Arial" w:hAnsi="Arial" w:cs="Arial"/>
            <w:w w:val="110"/>
            <w:sz w:val="24"/>
            <w:szCs w:val="24"/>
          </w:rPr>
          <w:delText>are</w:delText>
        </w:r>
        <w:r>
          <w:rPr>
            <w:rFonts w:ascii="Arial" w:hAnsi="Arial" w:cs="Arial"/>
            <w:spacing w:val="-1"/>
            <w:w w:val="110"/>
            <w:sz w:val="24"/>
            <w:szCs w:val="24"/>
          </w:rPr>
          <w:delText xml:space="preserve"> </w:delText>
        </w:r>
        <w:r>
          <w:rPr>
            <w:rFonts w:ascii="Arial" w:hAnsi="Arial" w:cs="Arial"/>
            <w:w w:val="110"/>
            <w:sz w:val="24"/>
            <w:szCs w:val="24"/>
          </w:rPr>
          <w:delText>sensitive</w:delText>
        </w:r>
        <w:r>
          <w:rPr>
            <w:rFonts w:ascii="Arial" w:hAnsi="Arial" w:cs="Arial"/>
            <w:spacing w:val="-1"/>
            <w:w w:val="110"/>
            <w:sz w:val="24"/>
            <w:szCs w:val="24"/>
          </w:rPr>
          <w:delText xml:space="preserve"> </w:delText>
        </w:r>
        <w:r>
          <w:rPr>
            <w:rFonts w:ascii="Arial" w:hAnsi="Arial" w:cs="Arial"/>
            <w:w w:val="110"/>
            <w:sz w:val="24"/>
            <w:szCs w:val="24"/>
          </w:rPr>
          <w:delText>to</w:delText>
        </w:r>
      </w:del>
      <w:r w:rsidRPr="008372F6">
        <w:rPr>
          <w:rFonts w:ascii="Arial" w:hAnsi="Arial" w:cs="Arial"/>
          <w:spacing w:val="-1"/>
          <w:w w:val="110"/>
          <w:sz w:val="24"/>
          <w:szCs w:val="24"/>
        </w:rPr>
        <w:t xml:space="preserve"> </w:t>
      </w:r>
      <w:r>
        <w:rPr>
          <w:rFonts w:ascii="Arial" w:hAnsi="Arial" w:cs="Arial"/>
          <w:w w:val="110"/>
          <w:sz w:val="24"/>
          <w:szCs w:val="24"/>
        </w:rPr>
        <w:t>framing</w:t>
      </w:r>
      <w:del w:id="623" w:author="Héctor Bahamonde" w:date="2026-10-19T18:06:00Z">
        <w:r>
          <w:rPr>
            <w:rFonts w:ascii="Arial" w:hAnsi="Arial" w:cs="Arial"/>
            <w:w w:val="110"/>
            <w:sz w:val="24"/>
            <w:szCs w:val="24"/>
          </w:rPr>
          <w:delText xml:space="preserve"> </w:delText>
        </w:r>
      </w:del>
      <w:ins w:id="624" w:author="Héctor Bahamonde" w:date="2026-10-19T18:06:00Z">
        <w:r>
          <w:rPr>
            <w:rFonts w:ascii="Arial" w:hAnsi="Arial" w:cs="Arial"/>
            <w:w w:val="110"/>
            <w:sz w:val="24"/>
            <w:szCs w:val="24"/>
          </w:rPr>
          <w:t xml:space="preserve"> and priority setting </w:t>
        </w:r>
      </w:ins>
      <w:r>
        <w:rPr>
          <w:rFonts w:ascii="Arial" w:hAnsi="Arial" w:cs="Arial"/>
          <w:w w:val="110"/>
          <w:sz w:val="24"/>
          <w:szCs w:val="24"/>
        </w:rPr>
        <w:t>(Desser</w:t>
      </w:r>
      <w:r w:rsidR="005745CF"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r w:rsidR="00BF5770" w:rsidRPr="008372F6">
        <w:rPr>
          <w:rFonts w:ascii="Arial" w:hAnsi="Arial" w:cs="Arial"/>
          <w:w w:val="110"/>
          <w:sz w:val="24"/>
          <w:szCs w:val="24"/>
        </w:rPr>
        <w:t xml:space="preserve"> </w:t>
      </w:r>
      <w:r w:rsidR="005745CF" w:rsidRPr="008372F6">
        <w:rPr>
          <w:rFonts w:ascii="Arial" w:hAnsi="Arial" w:cs="Arial"/>
          <w:w w:val="110"/>
          <w:sz w:val="24"/>
          <w:szCs w:val="24"/>
        </w:rPr>
        <w:t>et al.</w:t>
      </w:r>
      <w:r w:rsidRPr="008372F6">
        <w:rPr>
          <w:rFonts w:ascii="Arial" w:hAnsi="Arial" w:cs="Arial"/>
          <w:w w:val="110"/>
          <w:sz w:val="24"/>
          <w:szCs w:val="24"/>
        </w:rPr>
        <w:t xml:space="preserve"> </w:t>
      </w:r>
      <w:r w:rsidR="005D491A">
        <w:fldChar w:fldCharType="begin"/>
      </w:r>
      <w:r w:rsidR="005D491A">
        <w:instrText>HYPERLINK \l "_bookmark63"</w:instrText>
      </w:r>
      <w:r w:rsidR="005D491A">
        <w:fldChar w:fldCharType="separate"/>
      </w:r>
      <w:del w:id="625" w:author="Héctor Bahamonde" w:date="2026-10-19T18:06:00Z">
        <w:r w:rsidR="005D491A">
          <w:rPr>
            <w:rFonts w:ascii="Arial" w:hAnsi="Arial" w:cs="Arial"/>
            <w:w w:val="110"/>
            <w:sz w:val="24"/>
            <w:szCs w:val="24"/>
          </w:rPr>
          <w:delText>2014),</w:delText>
        </w:r>
      </w:del>
      <w:ins w:id="626" w:author="Héctor Bahamonde" w:date="2026-10-19T18:06:00Z">
        <w:r w:rsidR="005D491A">
          <w:rPr>
            <w:rFonts w:ascii="Arial" w:hAnsi="Arial" w:cs="Arial"/>
            <w:w w:val="110"/>
            <w:sz w:val="24"/>
            <w:szCs w:val="24"/>
          </w:rPr>
          <w:t xml:space="preserve">2014) by showing how </w:t>
        </w:r>
        <w:r w:rsidR="005D491A">
          <w:rPr>
            <w:rFonts w:ascii="Arial" w:hAnsi="Arial" w:cs="Arial"/>
            <w:w w:val="110"/>
            <w:sz w:val="24"/>
            <w:szCs w:val="24"/>
          </w:rPr>
          <w:lastRenderedPageBreak/>
          <w:t xml:space="preserve">rescue and resource-preservation justifications affect funding </w:t>
        </w:r>
        <w:del w:id="627" w:author="Katri Aaltonen" w:date="2026-10-20T15:50:00Z">
          <w:r w:rsidR="005D491A" w:rsidDel="00DC4EF8">
            <w:rPr>
              <w:rFonts w:ascii="Arial" w:hAnsi="Arial" w:cs="Arial"/>
              <w:w w:val="110"/>
              <w:sz w:val="24"/>
              <w:szCs w:val="24"/>
            </w:rPr>
            <w:delText>choices</w:delText>
          </w:r>
        </w:del>
      </w:ins>
      <w:ins w:id="628" w:author="Katri Aaltonen" w:date="2026-10-20T15:50:00Z">
        <w:r w:rsidR="00DC4EF8">
          <w:rPr>
            <w:rFonts w:ascii="Arial" w:hAnsi="Arial" w:cs="Arial"/>
            <w:w w:val="110"/>
            <w:sz w:val="24"/>
            <w:szCs w:val="24"/>
          </w:rPr>
          <w:t>preferences</w:t>
        </w:r>
      </w:ins>
      <w:r w:rsidR="005D491A">
        <w:fldChar w:fldCharType="end"/>
      </w:r>
      <w:r w:rsidRPr="008372F6">
        <w:rPr>
          <w:rFonts w:ascii="Arial" w:hAnsi="Arial" w:cs="Arial"/>
          <w:w w:val="110"/>
          <w:sz w:val="24"/>
          <w:szCs w:val="24"/>
        </w:rPr>
        <w:t xml:space="preserve"> </w:t>
      </w:r>
      <w:del w:id="629" w:author="Héctor Bahamonde" w:date="2026-10-19T18:41:00Z">
        <w:r>
          <w:rPr>
            <w:rFonts w:ascii="Arial" w:hAnsi="Arial" w:cs="Arial"/>
            <w:w w:val="110"/>
            <w:sz w:val="24"/>
            <w:szCs w:val="24"/>
          </w:rPr>
          <w:delText>which</w:delText>
        </w:r>
      </w:del>
      <w:ins w:id="630" w:author="Héctor Bahamonde" w:date="2026-10-19T18:41:00Z">
        <w:r>
          <w:rPr>
            <w:rFonts w:ascii="Arial" w:hAnsi="Arial" w:cs="Arial"/>
            <w:w w:val="110"/>
            <w:sz w:val="24"/>
            <w:szCs w:val="24"/>
          </w:rPr>
          <w:t>in</w:t>
        </w:r>
      </w:ins>
      <w:r>
        <w:rPr>
          <w:rFonts w:ascii="Arial" w:hAnsi="Arial" w:cs="Arial"/>
          <w:w w:val="110"/>
          <w:sz w:val="24"/>
          <w:szCs w:val="24"/>
        </w:rPr>
        <w:t xml:space="preserve"> </w:t>
      </w:r>
      <w:del w:id="631" w:author="Héctor Bahamonde" w:date="2026-10-19T18:41:00Z">
        <w:r>
          <w:rPr>
            <w:rFonts w:ascii="Arial" w:hAnsi="Arial" w:cs="Arial"/>
            <w:w w:val="110"/>
            <w:sz w:val="24"/>
            <w:szCs w:val="24"/>
          </w:rPr>
          <w:delText>complicates</w:delText>
        </w:r>
      </w:del>
      <w:ins w:id="632" w:author="Héctor Bahamonde" w:date="2026-10-19T18:41:00Z">
        <w:r>
          <w:rPr>
            <w:rFonts w:ascii="Arial" w:hAnsi="Arial" w:cs="Arial"/>
            <w:w w:val="110"/>
            <w:sz w:val="24"/>
            <w:szCs w:val="24"/>
          </w:rPr>
          <w:t>different</w:t>
        </w:r>
      </w:ins>
      <w:r>
        <w:rPr>
          <w:rFonts w:ascii="Arial" w:hAnsi="Arial" w:cs="Arial"/>
          <w:w w:val="110"/>
          <w:sz w:val="24"/>
          <w:szCs w:val="24"/>
        </w:rPr>
        <w:t xml:space="preserve"> </w:t>
      </w:r>
      <w:del w:id="633" w:author="Héctor Bahamonde" w:date="2026-10-19T18:41:00Z">
        <w:r>
          <w:rPr>
            <w:rFonts w:ascii="Arial" w:hAnsi="Arial" w:cs="Arial"/>
            <w:w w:val="110"/>
            <w:sz w:val="24"/>
            <w:szCs w:val="24"/>
          </w:rPr>
          <w:delText>the question of how they are interpreted when assessed through standard survey instruments</w:delText>
        </w:r>
      </w:del>
      <w:ins w:id="634" w:author="Héctor Bahamonde" w:date="2026-10-19T18:41:00Z">
        <w:r>
          <w:rPr>
            <w:rFonts w:ascii="Arial" w:hAnsi="Arial" w:cs="Arial"/>
            <w:w w:val="110"/>
            <w:sz w:val="24"/>
            <w:szCs w:val="24"/>
          </w:rPr>
          <w:t>ways.</w:t>
        </w:r>
      </w:ins>
      <w:del w:id="635" w:author="Héctor Bahamonde" w:date="2026-10-19T18:41:00Z">
        <w:r>
          <w:rPr>
            <w:rFonts w:ascii="Arial" w:hAnsi="Arial" w:cs="Arial"/>
            <w:w w:val="110"/>
            <w:sz w:val="24"/>
            <w:szCs w:val="24"/>
          </w:rPr>
          <w:delText>.</w:delText>
        </w:r>
      </w:del>
    </w:p>
    <w:p w14:paraId="3AD91C0D" w14:textId="77777777"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r w:rsidR="00BF5770" w:rsidRPr="008372F6">
        <w:rPr>
          <w:rFonts w:ascii="Arial" w:hAnsi="Arial" w:cs="Arial"/>
          <w:w w:val="105"/>
          <w:sz w:val="24"/>
          <w:szCs w:val="24"/>
        </w:rPr>
        <w:t>z</w:t>
      </w:r>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w:t>
      </w:r>
      <w:proofErr w:type="spellStart"/>
      <w:r w:rsidRPr="008372F6">
        <w:rPr>
          <w:rFonts w:ascii="Arial" w:hAnsi="Arial" w:cs="Arial"/>
          <w:w w:val="105"/>
          <w:sz w:val="24"/>
          <w:szCs w:val="24"/>
        </w:rPr>
        <w:t>Zeckhauser</w:t>
      </w:r>
      <w:proofErr w:type="spellEnd"/>
      <w:r w:rsidRPr="008372F6">
        <w:rPr>
          <w:rFonts w:ascii="Arial" w:hAnsi="Arial" w:cs="Arial"/>
          <w:w w:val="105"/>
          <w:sz w:val="24"/>
          <w:szCs w:val="24"/>
        </w:rPr>
        <w:t xml:space="preserve"> </w:t>
      </w:r>
      <w:hyperlink w:anchor="_bookmark90" w:history="1">
        <w:r w:rsidR="009D0733" w:rsidRPr="008372F6">
          <w:rPr>
            <w:rFonts w:ascii="Arial" w:hAnsi="Arial" w:cs="Arial"/>
            <w:w w:val="105"/>
            <w:sz w:val="24"/>
            <w:szCs w:val="24"/>
          </w:rPr>
          <w:t>1988)</w:t>
        </w:r>
      </w:hyperlink>
      <w:r w:rsidR="00A2424C">
        <w:rPr>
          <w:rFonts w:ascii="Arial" w:hAnsi="Arial" w:cs="Arial"/>
          <w:sz w:val="24"/>
          <w:szCs w:val="24"/>
        </w:rPr>
        <w:t>.</w:t>
      </w:r>
    </w:p>
    <w:p w14:paraId="3615F544" w14:textId="77777777" w:rsidR="005D491A" w:rsidRPr="008372F6" w:rsidRDefault="002D46C8"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One possible interpretation of this modal response concerns framing dynamics identified in prior research. Experimental evidence demonstrates that abstract frames invoking moral </w:t>
      </w:r>
      <w:r w:rsidRPr="00B56609">
        <w:rPr>
          <w:rFonts w:ascii="Arial" w:hAnsi="Arial" w:cs="Arial"/>
          <w:w w:val="105"/>
          <w:sz w:val="24"/>
          <w:szCs w:val="24"/>
        </w:rPr>
        <w:t>sentiments</w:t>
      </w:r>
      <w:r w:rsidR="00C25C27" w:rsidRPr="00292B66">
        <w:rPr>
          <w:rFonts w:ascii="Arial" w:hAnsi="Arial" w:cs="Arial"/>
          <w:w w:val="105"/>
          <w:sz w:val="24"/>
          <w:szCs w:val="24"/>
        </w:rPr>
        <w:t>--</w:t>
      </w:r>
      <w:r w:rsidRPr="00B56609">
        <w:rPr>
          <w:rFonts w:ascii="Arial" w:hAnsi="Arial" w:cs="Arial"/>
          <w:w w:val="105"/>
          <w:sz w:val="24"/>
          <w:szCs w:val="24"/>
        </w:rPr>
        <w:t>such as fairness, equity, and solidarity</w:t>
      </w:r>
      <w:r w:rsidR="00C25C27" w:rsidRPr="00292B66">
        <w:rPr>
          <w:rFonts w:ascii="Arial" w:hAnsi="Arial" w:cs="Arial"/>
          <w:w w:val="105"/>
          <w:sz w:val="24"/>
          <w:szCs w:val="24"/>
        </w:rPr>
        <w:t>--</w:t>
      </w:r>
      <w:r w:rsidRPr="00B56609">
        <w:rPr>
          <w:rFonts w:ascii="Arial" w:hAnsi="Arial" w:cs="Arial"/>
          <w:w w:val="105"/>
          <w:sz w:val="24"/>
          <w:szCs w:val="24"/>
        </w:rPr>
        <w:t>are substantially</w:t>
      </w:r>
      <w:r w:rsidRPr="008372F6">
        <w:rPr>
          <w:rFonts w:ascii="Arial" w:hAnsi="Arial" w:cs="Arial"/>
          <w:w w:val="105"/>
          <w:sz w:val="24"/>
          <w:szCs w:val="24"/>
        </w:rPr>
        <w:t xml:space="preserve"> more effective at shaping public opinion than frames centered on factual considerations or costs (Kangas</w:t>
      </w:r>
      <w:r w:rsidR="005745CF"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moral principles than on precise factual statements (Cox and </w:t>
      </w:r>
      <w:proofErr w:type="spellStart"/>
      <w:r w:rsidRPr="008372F6">
        <w:rPr>
          <w:rFonts w:ascii="Arial" w:hAnsi="Arial" w:cs="Arial"/>
          <w:w w:val="105"/>
          <w:sz w:val="24"/>
          <w:szCs w:val="24"/>
        </w:rPr>
        <w:t>Béland</w:t>
      </w:r>
      <w:proofErr w:type="spellEnd"/>
      <w:r w:rsidRPr="008372F6">
        <w:rPr>
          <w:rFonts w:ascii="Arial" w:hAnsi="Arial" w:cs="Arial"/>
          <w:w w:val="105"/>
          <w:sz w:val="24"/>
          <w:szCs w:val="24"/>
        </w:rPr>
        <w:t xml:space="preserve"> </w:t>
      </w:r>
      <w:hyperlink w:anchor="_bookmark31"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r w:rsidR="00396273" w:rsidRPr="008372F6">
        <w:rPr>
          <w:rFonts w:ascii="Arial" w:hAnsi="Arial" w:cs="Arial"/>
          <w:w w:val="105"/>
          <w:sz w:val="24"/>
          <w:szCs w:val="24"/>
        </w:rPr>
        <w:t xml:space="preserve">. More broadly, institutional contexts and policy designs may shape legitimacy judgments </w:t>
      </w:r>
      <w:r w:rsidR="00834E31" w:rsidRPr="00834E31">
        <w:rPr>
          <w:rFonts w:ascii="Arial" w:hAnsi="Arial" w:cs="Arial"/>
          <w:w w:val="105"/>
          <w:sz w:val="24"/>
          <w:szCs w:val="24"/>
        </w:rPr>
        <w:t>(</w:t>
      </w:r>
      <w:proofErr w:type="spellStart"/>
      <w:r w:rsidR="00834E31" w:rsidRPr="00834E31">
        <w:rPr>
          <w:rFonts w:ascii="Arial" w:hAnsi="Arial" w:cs="Arial"/>
          <w:w w:val="105"/>
          <w:sz w:val="24"/>
          <w:szCs w:val="24"/>
        </w:rPr>
        <w:t>Svallfors</w:t>
      </w:r>
      <w:proofErr w:type="spellEnd"/>
      <w:r w:rsidR="00834E31" w:rsidRPr="00834E31">
        <w:rPr>
          <w:rFonts w:ascii="Arial" w:hAnsi="Arial" w:cs="Arial"/>
          <w:w w:val="105"/>
          <w:sz w:val="24"/>
          <w:szCs w:val="24"/>
        </w:rPr>
        <w:t xml:space="preserve"> 1997; Lindh 2015)</w:t>
      </w:r>
      <w:r>
        <w:rPr>
          <w:rFonts w:ascii="Arial" w:hAnsi="Arial" w:cs="Arial"/>
          <w:w w:val="105"/>
          <w:sz w:val="24"/>
          <w:szCs w:val="24"/>
        </w:rPr>
        <w:t xml:space="preserve">; future studies should use follow-up items to distinguish the motivations underlying conditional </w:t>
      </w:r>
      <w:del w:id="636" w:author="Héctor Bahamonde" w:date="2026-10-20T14:05:00Z">
        <w:r>
          <w:rPr>
            <w:rFonts w:ascii="Arial" w:hAnsi="Arial" w:cs="Arial"/>
            <w:w w:val="105"/>
            <w:sz w:val="24"/>
            <w:szCs w:val="24"/>
          </w:rPr>
          <w:delText>choices</w:delText>
        </w:r>
      </w:del>
      <w:ins w:id="637" w:author="Héctor Bahamonde" w:date="2026-10-20T14:05:00Z">
        <w:r>
          <w:rPr>
            <w:rFonts w:ascii="Arial" w:hAnsi="Arial" w:cs="Arial"/>
            <w:w w:val="105"/>
            <w:sz w:val="24"/>
            <w:szCs w:val="24"/>
          </w:rPr>
          <w:t>funding preferences</w:t>
        </w:r>
      </w:ins>
      <w:r>
        <w:rPr>
          <w:rFonts w:ascii="Arial" w:hAnsi="Arial" w:cs="Arial"/>
          <w:w w:val="105"/>
          <w:sz w:val="24"/>
          <w:szCs w:val="24"/>
        </w:rPr>
        <w:t>.</w:t>
      </w:r>
    </w:p>
    <w:p w14:paraId="036F03AE" w14:textId="5DE70008" w:rsidR="005D491A" w:rsidRPr="008372F6" w:rsidRDefault="005745CF"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Our results have implications for policy. Real-world rationing debates rarely occur under neutral framing conditions and competing narratives are advanced by organized interests with unequal communicative resources.</w:t>
      </w:r>
      <w:r w:rsidRPr="008372F6">
        <w:rPr>
          <w:rFonts w:ascii="Arial" w:hAnsi="Arial" w:cs="Arial"/>
          <w:spacing w:val="40"/>
          <w:sz w:val="24"/>
          <w:szCs w:val="24"/>
        </w:rPr>
        <w:t xml:space="preserve"> </w:t>
      </w:r>
      <w:del w:id="638" w:author="Héctor Bahamonde" w:date="2026-10-19T18:06:00Z">
        <w:r>
          <w:rPr>
            <w:rFonts w:ascii="Arial" w:hAnsi="Arial" w:cs="Arial"/>
            <w:sz w:val="24"/>
            <w:szCs w:val="24"/>
          </w:rPr>
          <w:delText>Given</w:delText>
        </w:r>
      </w:del>
      <w:ins w:id="639" w:author="Héctor Bahamonde" w:date="2026-10-19T18:06:00Z">
        <w:r>
          <w:rPr>
            <w:rFonts w:ascii="Arial" w:hAnsi="Arial" w:cs="Arial"/>
            <w:sz w:val="24"/>
            <w:szCs w:val="24"/>
          </w:rPr>
          <w:t>Such</w:t>
        </w:r>
      </w:ins>
      <w:r>
        <w:rPr>
          <w:rFonts w:ascii="Arial" w:hAnsi="Arial" w:cs="Arial"/>
          <w:sz w:val="24"/>
          <w:szCs w:val="24"/>
        </w:rPr>
        <w:t xml:space="preserve"> </w:t>
      </w:r>
      <w:del w:id="640" w:author="Héctor Bahamonde" w:date="2026-10-19T18:06:00Z">
        <w:r>
          <w:rPr>
            <w:rFonts w:ascii="Arial" w:hAnsi="Arial" w:cs="Arial"/>
            <w:sz w:val="24"/>
            <w:szCs w:val="24"/>
          </w:rPr>
          <w:delText>the</w:delText>
        </w:r>
      </w:del>
      <w:ins w:id="641" w:author="Héctor Bahamonde" w:date="2026-10-19T18:06:00Z">
        <w:r>
          <w:rPr>
            <w:rFonts w:ascii="Arial" w:hAnsi="Arial" w:cs="Arial"/>
            <w:sz w:val="24"/>
            <w:szCs w:val="24"/>
          </w:rPr>
          <w:t>communication</w:t>
        </w:r>
      </w:ins>
      <w:r>
        <w:rPr>
          <w:rFonts w:ascii="Arial" w:hAnsi="Arial" w:cs="Arial"/>
          <w:sz w:val="24"/>
          <w:szCs w:val="24"/>
        </w:rPr>
        <w:t xml:space="preserve"> </w:t>
      </w:r>
      <w:del w:id="642" w:author="Héctor Bahamonde" w:date="2026-10-19T18:06:00Z">
        <w:r>
          <w:rPr>
            <w:rFonts w:ascii="Arial" w:hAnsi="Arial" w:cs="Arial"/>
            <w:sz w:val="24"/>
            <w:szCs w:val="24"/>
          </w:rPr>
          <w:delText>emotional salience of rescue frames in life-threatening conditions, such asymmetries</w:delText>
        </w:r>
      </w:del>
      <w:ins w:id="643" w:author="Héctor Bahamonde" w:date="2026-10-19T18:06:00Z">
        <w:r>
          <w:rPr>
            <w:rFonts w:ascii="Arial" w:hAnsi="Arial" w:cs="Arial"/>
            <w:sz w:val="24"/>
            <w:szCs w:val="24"/>
          </w:rPr>
          <w:t>differences</w:t>
        </w:r>
      </w:ins>
      <w:r>
        <w:rPr>
          <w:rFonts w:ascii="Arial" w:hAnsi="Arial" w:cs="Arial"/>
          <w:sz w:val="24"/>
          <w:szCs w:val="24"/>
        </w:rPr>
        <w:t xml:space="preserve"> may influence public evaluations of </w:t>
      </w:r>
      <w:del w:id="644" w:author="Héctor Bahamonde" w:date="2026-10-19T18:06:00Z">
        <w:r>
          <w:rPr>
            <w:rFonts w:ascii="Arial" w:hAnsi="Arial" w:cs="Arial"/>
            <w:sz w:val="24"/>
            <w:szCs w:val="24"/>
          </w:rPr>
          <w:delText>identical</w:delText>
        </w:r>
      </w:del>
      <w:ins w:id="645" w:author="Héctor Bahamonde" w:date="2026-10-19T18:06:00Z">
        <w:del w:id="646" w:author="Katri Aaltonen" w:date="2026-10-20T15:50:00Z">
          <w:r w:rsidDel="00DC4EF8">
            <w:rPr>
              <w:rFonts w:ascii="Arial" w:hAnsi="Arial" w:cs="Arial"/>
              <w:sz w:val="24"/>
              <w:szCs w:val="24"/>
            </w:rPr>
            <w:delText>shared</w:delText>
          </w:r>
        </w:del>
        <w:r>
          <w:rPr>
            <w:rFonts w:ascii="Arial" w:hAnsi="Arial" w:cs="Arial"/>
            <w:sz w:val="24"/>
            <w:szCs w:val="24"/>
          </w:rPr>
          <w:t xml:space="preserve"> clinical</w:t>
        </w:r>
      </w:ins>
      <w:r>
        <w:rPr>
          <w:rFonts w:ascii="Arial" w:hAnsi="Arial" w:cs="Arial"/>
          <w:sz w:val="24"/>
          <w:szCs w:val="24"/>
        </w:rPr>
        <w:t xml:space="preserve"> evidence. </w:t>
      </w:r>
      <w:del w:id="647" w:author="Héctor Bahamonde" w:date="2026-10-19T18:06:00Z">
        <w:r>
          <w:rPr>
            <w:rFonts w:ascii="Arial" w:hAnsi="Arial" w:cs="Arial"/>
            <w:sz w:val="24"/>
            <w:szCs w:val="24"/>
          </w:rPr>
          <w:delText>This</w:delText>
        </w:r>
      </w:del>
      <w:ins w:id="648" w:author="Héctor Bahamonde" w:date="2026-10-19T18:06:00Z">
        <w:r>
          <w:rPr>
            <w:rFonts w:ascii="Arial" w:hAnsi="Arial" w:cs="Arial"/>
            <w:sz w:val="24"/>
            <w:szCs w:val="24"/>
          </w:rPr>
          <w:t>Our</w:t>
        </w:r>
      </w:ins>
      <w:r>
        <w:rPr>
          <w:rFonts w:ascii="Arial" w:hAnsi="Arial" w:cs="Arial"/>
          <w:sz w:val="24"/>
          <w:szCs w:val="24"/>
        </w:rPr>
        <w:t xml:space="preserve"> </w:t>
      </w:r>
      <w:del w:id="649" w:author="Héctor Bahamonde" w:date="2026-10-19T18:06:00Z">
        <w:r>
          <w:rPr>
            <w:rFonts w:ascii="Arial" w:hAnsi="Arial" w:cs="Arial"/>
            <w:sz w:val="24"/>
            <w:szCs w:val="24"/>
          </w:rPr>
          <w:delText>does</w:delText>
        </w:r>
      </w:del>
      <w:ins w:id="650" w:author="Héctor Bahamonde" w:date="2026-10-19T18:06:00Z">
        <w:r>
          <w:rPr>
            <w:rFonts w:ascii="Arial" w:hAnsi="Arial" w:cs="Arial"/>
            <w:sz w:val="24"/>
            <w:szCs w:val="24"/>
          </w:rPr>
          <w:t>findings</w:t>
        </w:r>
      </w:ins>
      <w:r>
        <w:rPr>
          <w:rFonts w:ascii="Arial" w:hAnsi="Arial" w:cs="Arial"/>
          <w:sz w:val="24"/>
          <w:szCs w:val="24"/>
        </w:rPr>
        <w:t xml:space="preserve"> </w:t>
      </w:r>
      <w:del w:id="651" w:author="Héctor Bahamonde" w:date="2026-10-19T18:06:00Z">
        <w:r>
          <w:rPr>
            <w:rFonts w:ascii="Arial" w:hAnsi="Arial" w:cs="Arial"/>
            <w:sz w:val="24"/>
            <w:szCs w:val="24"/>
          </w:rPr>
          <w:delText>not</w:delText>
        </w:r>
      </w:del>
      <w:ins w:id="652" w:author="Héctor Bahamonde" w:date="2026-10-19T18:06:00Z">
        <w:r>
          <w:rPr>
            <w:rFonts w:ascii="Arial" w:hAnsi="Arial" w:cs="Arial"/>
            <w:sz w:val="24"/>
            <w:szCs w:val="24"/>
          </w:rPr>
          <w:t>therefore</w:t>
        </w:r>
      </w:ins>
      <w:r>
        <w:rPr>
          <w:rFonts w:ascii="Arial" w:hAnsi="Arial" w:cs="Arial"/>
          <w:sz w:val="24"/>
          <w:szCs w:val="24"/>
        </w:rPr>
        <w:t xml:space="preserve"> </w:t>
      </w:r>
      <w:del w:id="653" w:author="Héctor Bahamonde" w:date="2026-10-19T18:06:00Z">
        <w:r>
          <w:rPr>
            <w:rFonts w:ascii="Arial" w:hAnsi="Arial" w:cs="Arial"/>
            <w:sz w:val="24"/>
            <w:szCs w:val="24"/>
          </w:rPr>
          <w:delText>imply</w:delText>
        </w:r>
      </w:del>
      <w:ins w:id="654" w:author="Héctor Bahamonde" w:date="2026-10-19T18:06:00Z">
        <w:r>
          <w:rPr>
            <w:rFonts w:ascii="Arial" w:hAnsi="Arial" w:cs="Arial"/>
            <w:sz w:val="24"/>
            <w:szCs w:val="24"/>
          </w:rPr>
          <w:t>highlight</w:t>
        </w:r>
      </w:ins>
      <w:r>
        <w:rPr>
          <w:rFonts w:ascii="Arial" w:hAnsi="Arial" w:cs="Arial"/>
          <w:sz w:val="24"/>
          <w:szCs w:val="24"/>
        </w:rPr>
        <w:t xml:space="preserve"> </w:t>
      </w:r>
      <w:del w:id="655" w:author="Héctor Bahamonde" w:date="2026-10-19T18:06:00Z">
        <w:r>
          <w:rPr>
            <w:rFonts w:ascii="Arial" w:hAnsi="Arial" w:cs="Arial"/>
            <w:sz w:val="24"/>
            <w:szCs w:val="24"/>
          </w:rPr>
          <w:delText>that</w:delText>
        </w:r>
      </w:del>
      <w:ins w:id="656" w:author="Héctor Bahamonde" w:date="2026-10-19T18:06:00Z">
        <w:r>
          <w:rPr>
            <w:rFonts w:ascii="Arial" w:hAnsi="Arial" w:cs="Arial"/>
            <w:sz w:val="24"/>
            <w:szCs w:val="24"/>
          </w:rPr>
          <w:t>the</w:t>
        </w:r>
      </w:ins>
      <w:r>
        <w:rPr>
          <w:rFonts w:ascii="Arial" w:hAnsi="Arial" w:cs="Arial"/>
          <w:sz w:val="24"/>
          <w:szCs w:val="24"/>
        </w:rPr>
        <w:t xml:space="preserve"> </w:t>
      </w:r>
      <w:del w:id="657" w:author="Héctor Bahamonde" w:date="2026-10-19T18:06:00Z">
        <w:r>
          <w:rPr>
            <w:rFonts w:ascii="Arial" w:hAnsi="Arial" w:cs="Arial"/>
            <w:sz w:val="24"/>
            <w:szCs w:val="24"/>
          </w:rPr>
          <w:delText>framing</w:delText>
        </w:r>
      </w:del>
      <w:ins w:id="658" w:author="Héctor Bahamonde" w:date="2026-10-19T18:06:00Z">
        <w:r>
          <w:rPr>
            <w:rFonts w:ascii="Arial" w:hAnsi="Arial" w:cs="Arial"/>
            <w:sz w:val="24"/>
            <w:szCs w:val="24"/>
          </w:rPr>
          <w:t>relevance</w:t>
        </w:r>
      </w:ins>
      <w:r>
        <w:rPr>
          <w:rFonts w:ascii="Arial" w:hAnsi="Arial" w:cs="Arial"/>
          <w:sz w:val="24"/>
          <w:szCs w:val="24"/>
        </w:rPr>
        <w:t xml:space="preserve"> </w:t>
      </w:r>
      <w:del w:id="659" w:author="Héctor Bahamonde" w:date="2026-10-19T18:06:00Z">
        <w:r>
          <w:rPr>
            <w:rFonts w:ascii="Arial" w:hAnsi="Arial" w:cs="Arial"/>
            <w:sz w:val="24"/>
            <w:szCs w:val="24"/>
          </w:rPr>
          <w:delText>is</w:delText>
        </w:r>
      </w:del>
      <w:ins w:id="660" w:author="Héctor Bahamonde" w:date="2026-10-19T18:06:00Z">
        <w:r>
          <w:rPr>
            <w:rFonts w:ascii="Arial" w:hAnsi="Arial" w:cs="Arial"/>
            <w:sz w:val="24"/>
            <w:szCs w:val="24"/>
          </w:rPr>
          <w:t>of</w:t>
        </w:r>
      </w:ins>
      <w:r>
        <w:rPr>
          <w:rFonts w:ascii="Arial" w:hAnsi="Arial" w:cs="Arial"/>
          <w:sz w:val="24"/>
          <w:szCs w:val="24"/>
        </w:rPr>
        <w:t xml:space="preserve"> </w:t>
      </w:r>
      <w:del w:id="661" w:author="Héctor Bahamonde" w:date="2026-10-19T18:06:00Z">
        <w:r>
          <w:rPr>
            <w:rFonts w:ascii="Arial" w:hAnsi="Arial" w:cs="Arial"/>
            <w:sz w:val="24"/>
            <w:szCs w:val="24"/>
          </w:rPr>
          <w:delText>inherently</w:delText>
        </w:r>
      </w:del>
      <w:ins w:id="662" w:author="Héctor Bahamonde" w:date="2026-10-19T18:06:00Z">
        <w:r>
          <w:rPr>
            <w:rFonts w:ascii="Arial" w:hAnsi="Arial" w:cs="Arial"/>
            <w:sz w:val="24"/>
            <w:szCs w:val="24"/>
          </w:rPr>
          <w:t>the</w:t>
        </w:r>
      </w:ins>
      <w:r>
        <w:rPr>
          <w:rFonts w:ascii="Arial" w:hAnsi="Arial" w:cs="Arial"/>
          <w:sz w:val="24"/>
          <w:szCs w:val="24"/>
        </w:rPr>
        <w:t xml:space="preserve"> </w:t>
      </w:r>
      <w:del w:id="663" w:author="Héctor Bahamonde" w:date="2026-10-19T18:06:00Z">
        <w:r>
          <w:rPr>
            <w:rFonts w:ascii="Arial" w:hAnsi="Arial" w:cs="Arial"/>
            <w:sz w:val="24"/>
            <w:szCs w:val="24"/>
          </w:rPr>
          <w:delText>manipulative;</w:delText>
        </w:r>
      </w:del>
      <w:ins w:id="664" w:author="Héctor Bahamonde" w:date="2026-10-19T18:06:00Z">
        <w:r>
          <w:rPr>
            <w:rFonts w:ascii="Arial" w:hAnsi="Arial" w:cs="Arial"/>
            <w:sz w:val="24"/>
            <w:szCs w:val="24"/>
          </w:rPr>
          <w:t>justifications</w:t>
        </w:r>
      </w:ins>
      <w:r>
        <w:rPr>
          <w:rFonts w:ascii="Arial" w:hAnsi="Arial" w:cs="Arial"/>
          <w:sz w:val="24"/>
          <w:szCs w:val="24"/>
        </w:rPr>
        <w:t xml:space="preserve"> </w:t>
      </w:r>
      <w:del w:id="665" w:author="Héctor Bahamonde" w:date="2026-10-19T18:06:00Z">
        <w:r>
          <w:rPr>
            <w:rFonts w:ascii="Arial" w:hAnsi="Arial" w:cs="Arial"/>
            <w:sz w:val="24"/>
            <w:szCs w:val="24"/>
          </w:rPr>
          <w:delText>rather,</w:delText>
        </w:r>
      </w:del>
      <w:ins w:id="666" w:author="Héctor Bahamonde" w:date="2026-10-19T18:06:00Z">
        <w:r>
          <w:rPr>
            <w:rFonts w:ascii="Arial" w:hAnsi="Arial" w:cs="Arial"/>
            <w:sz w:val="24"/>
            <w:szCs w:val="24"/>
          </w:rPr>
          <w:t>used</w:t>
        </w:r>
      </w:ins>
      <w:r>
        <w:rPr>
          <w:rFonts w:ascii="Arial" w:hAnsi="Arial" w:cs="Arial"/>
          <w:sz w:val="24"/>
          <w:szCs w:val="24"/>
        </w:rPr>
        <w:t xml:space="preserve"> </w:t>
      </w:r>
      <w:del w:id="667" w:author="Héctor Bahamonde" w:date="2026-10-19T18:06:00Z">
        <w:r>
          <w:rPr>
            <w:rFonts w:ascii="Arial" w:hAnsi="Arial" w:cs="Arial"/>
            <w:sz w:val="24"/>
            <w:szCs w:val="24"/>
          </w:rPr>
          <w:delText>it</w:delText>
        </w:r>
      </w:del>
      <w:ins w:id="668" w:author="Héctor Bahamonde" w:date="2026-10-19T18:06:00Z">
        <w:r>
          <w:rPr>
            <w:rFonts w:ascii="Arial" w:hAnsi="Arial" w:cs="Arial"/>
            <w:sz w:val="24"/>
            <w:szCs w:val="24"/>
          </w:rPr>
          <w:t>to</w:t>
        </w:r>
      </w:ins>
      <w:r>
        <w:rPr>
          <w:rFonts w:ascii="Arial" w:hAnsi="Arial" w:cs="Arial"/>
          <w:sz w:val="24"/>
          <w:szCs w:val="24"/>
        </w:rPr>
        <w:t xml:space="preserve"> </w:t>
      </w:r>
      <w:del w:id="669" w:author="Héctor Bahamonde" w:date="2026-10-19T18:06:00Z">
        <w:r>
          <w:rPr>
            <w:rFonts w:ascii="Arial" w:hAnsi="Arial" w:cs="Arial"/>
            <w:sz w:val="24"/>
            <w:szCs w:val="24"/>
          </w:rPr>
          <w:delText>underscores</w:delText>
        </w:r>
      </w:del>
      <w:ins w:id="670" w:author="Héctor Bahamonde" w:date="2026-10-19T18:06:00Z">
        <w:r>
          <w:rPr>
            <w:rFonts w:ascii="Arial" w:hAnsi="Arial" w:cs="Arial"/>
            <w:sz w:val="24"/>
            <w:szCs w:val="24"/>
          </w:rPr>
          <w:t>communicate</w:t>
        </w:r>
      </w:ins>
      <w:r>
        <w:rPr>
          <w:rFonts w:ascii="Arial" w:hAnsi="Arial" w:cs="Arial"/>
          <w:sz w:val="24"/>
          <w:szCs w:val="24"/>
        </w:rPr>
        <w:t xml:space="preserve"> </w:t>
      </w:r>
      <w:del w:id="671" w:author="Héctor Bahamonde" w:date="2026-10-19T18:06:00Z">
        <w:r>
          <w:rPr>
            <w:rFonts w:ascii="Arial" w:hAnsi="Arial" w:cs="Arial"/>
            <w:sz w:val="24"/>
            <w:szCs w:val="24"/>
          </w:rPr>
          <w:delText>that</w:delText>
        </w:r>
      </w:del>
      <w:ins w:id="672" w:author="Héctor Bahamonde" w:date="2026-10-19T18:06:00Z">
        <w:r>
          <w:rPr>
            <w:rFonts w:ascii="Arial" w:hAnsi="Arial" w:cs="Arial"/>
            <w:sz w:val="24"/>
            <w:szCs w:val="24"/>
          </w:rPr>
          <w:t>funding</w:t>
        </w:r>
      </w:ins>
      <w:r>
        <w:rPr>
          <w:rFonts w:ascii="Arial" w:hAnsi="Arial" w:cs="Arial"/>
          <w:sz w:val="24"/>
          <w:szCs w:val="24"/>
        </w:rPr>
        <w:t xml:space="preserve"> </w:t>
      </w:r>
      <w:del w:id="673" w:author="Héctor Bahamonde" w:date="2026-10-19T18:06:00Z">
        <w:r>
          <w:rPr>
            <w:rFonts w:ascii="Arial" w:hAnsi="Arial" w:cs="Arial"/>
            <w:sz w:val="24"/>
            <w:szCs w:val="24"/>
          </w:rPr>
          <w:delText>delegated governance operates within competitive interpretive environments.</w:delText>
        </w:r>
      </w:del>
      <w:ins w:id="674" w:author="Héctor Bahamonde" w:date="2026-10-19T18:06:00Z">
        <w:r>
          <w:rPr>
            <w:rFonts w:ascii="Arial" w:hAnsi="Arial" w:cs="Arial"/>
            <w:sz w:val="24"/>
            <w:szCs w:val="24"/>
          </w:rPr>
          <w:t>decisions.</w:t>
        </w:r>
      </w:ins>
      <w:r>
        <w:rPr>
          <w:rFonts w:ascii="Arial" w:hAnsi="Arial" w:cs="Arial"/>
          <w:sz w:val="24"/>
          <w:szCs w:val="24"/>
        </w:rPr>
        <w:t xml:space="preserve"> </w:t>
      </w:r>
      <w:del w:id="675" w:author="Héctor Bahamonde" w:date="2026-10-19T18:06:00Z">
        <w:r>
          <w:rPr>
            <w:rFonts w:ascii="Arial" w:hAnsi="Arial" w:cs="Arial"/>
            <w:sz w:val="24"/>
            <w:szCs w:val="24"/>
          </w:rPr>
          <w:delText>Institutional</w:delText>
        </w:r>
      </w:del>
      <w:ins w:id="676" w:author="Héctor Bahamonde" w:date="2026-10-19T18:06:00Z">
        <w:r>
          <w:rPr>
            <w:rFonts w:ascii="Arial" w:hAnsi="Arial" w:cs="Arial"/>
            <w:sz w:val="24"/>
            <w:szCs w:val="24"/>
          </w:rPr>
          <w:t>Future</w:t>
        </w:r>
      </w:ins>
      <w:r>
        <w:rPr>
          <w:rFonts w:ascii="Arial" w:hAnsi="Arial" w:cs="Arial"/>
          <w:sz w:val="24"/>
          <w:szCs w:val="24"/>
        </w:rPr>
        <w:t xml:space="preserve"> </w:t>
      </w:r>
      <w:del w:id="677" w:author="Héctor Bahamonde" w:date="2026-10-19T18:06:00Z">
        <w:r>
          <w:rPr>
            <w:rFonts w:ascii="Arial" w:hAnsi="Arial" w:cs="Arial"/>
            <w:sz w:val="24"/>
            <w:szCs w:val="24"/>
          </w:rPr>
          <w:delText>safeguards</w:delText>
        </w:r>
      </w:del>
      <w:ins w:id="678" w:author="Héctor Bahamonde" w:date="2026-10-19T18:06:00Z">
        <w:r>
          <w:rPr>
            <w:rFonts w:ascii="Arial" w:hAnsi="Arial" w:cs="Arial"/>
            <w:sz w:val="24"/>
            <w:szCs w:val="24"/>
          </w:rPr>
          <w:t>research</w:t>
        </w:r>
      </w:ins>
      <w:r>
        <w:rPr>
          <w:rFonts w:ascii="Arial" w:hAnsi="Arial" w:cs="Arial"/>
          <w:sz w:val="24"/>
          <w:szCs w:val="24"/>
        </w:rPr>
        <w:t xml:space="preserve"> </w:t>
      </w:r>
      <w:del w:id="679" w:author="Héctor Bahamonde" w:date="2026-10-19T18:06:00Z">
        <w:r>
          <w:rPr>
            <w:rFonts w:ascii="Arial" w:hAnsi="Arial" w:cs="Arial"/>
            <w:sz w:val="24"/>
            <w:szCs w:val="24"/>
          </w:rPr>
          <w:delText>may</w:delText>
        </w:r>
      </w:del>
      <w:ins w:id="680" w:author="Héctor Bahamonde" w:date="2026-10-19T18:06:00Z">
        <w:r>
          <w:rPr>
            <w:rFonts w:ascii="Arial" w:hAnsi="Arial" w:cs="Arial"/>
            <w:sz w:val="24"/>
            <w:szCs w:val="24"/>
          </w:rPr>
          <w:t>could</w:t>
        </w:r>
      </w:ins>
      <w:r>
        <w:rPr>
          <w:rFonts w:ascii="Arial" w:hAnsi="Arial" w:cs="Arial"/>
          <w:sz w:val="24"/>
          <w:szCs w:val="24"/>
        </w:rPr>
        <w:t xml:space="preserve"> </w:t>
      </w:r>
      <w:del w:id="681" w:author="Héctor Bahamonde" w:date="2026-10-19T18:06:00Z">
        <w:r>
          <w:rPr>
            <w:rFonts w:ascii="Arial" w:hAnsi="Arial" w:cs="Arial"/>
            <w:sz w:val="24"/>
            <w:szCs w:val="24"/>
          </w:rPr>
          <w:delText>therefore</w:delText>
        </w:r>
      </w:del>
      <w:ins w:id="682" w:author="Héctor Bahamonde" w:date="2026-10-19T18:06:00Z">
        <w:r>
          <w:rPr>
            <w:rFonts w:ascii="Arial" w:hAnsi="Arial" w:cs="Arial"/>
            <w:sz w:val="24"/>
            <w:szCs w:val="24"/>
          </w:rPr>
          <w:t>test</w:t>
        </w:r>
      </w:ins>
      <w:r>
        <w:rPr>
          <w:rFonts w:ascii="Arial" w:hAnsi="Arial" w:cs="Arial"/>
          <w:sz w:val="24"/>
          <w:szCs w:val="24"/>
        </w:rPr>
        <w:t xml:space="preserve"> </w:t>
      </w:r>
      <w:del w:id="683" w:author="Héctor Bahamonde" w:date="2026-10-19T18:06:00Z">
        <w:r>
          <w:rPr>
            <w:rFonts w:ascii="Arial" w:hAnsi="Arial" w:cs="Arial"/>
            <w:sz w:val="24"/>
            <w:szCs w:val="24"/>
          </w:rPr>
          <w:delText>need</w:delText>
        </w:r>
      </w:del>
      <w:ins w:id="684" w:author="Héctor Bahamonde" w:date="2026-10-19T18:06:00Z">
        <w:r>
          <w:rPr>
            <w:rFonts w:ascii="Arial" w:hAnsi="Arial" w:cs="Arial"/>
            <w:sz w:val="24"/>
            <w:szCs w:val="24"/>
          </w:rPr>
          <w:t>whether</w:t>
        </w:r>
      </w:ins>
      <w:r>
        <w:rPr>
          <w:rFonts w:ascii="Arial" w:hAnsi="Arial" w:cs="Arial"/>
          <w:sz w:val="24"/>
          <w:szCs w:val="24"/>
        </w:rPr>
        <w:t xml:space="preserve"> </w:t>
      </w:r>
      <w:del w:id="685" w:author="Héctor Bahamonde" w:date="2026-10-19T18:06:00Z">
        <w:r>
          <w:rPr>
            <w:rFonts w:ascii="Arial" w:hAnsi="Arial" w:cs="Arial"/>
            <w:sz w:val="24"/>
            <w:szCs w:val="24"/>
          </w:rPr>
          <w:delText>to</w:delText>
        </w:r>
      </w:del>
      <w:ins w:id="686" w:author="Héctor Bahamonde" w:date="2026-10-19T18:06:00Z">
        <w:r>
          <w:rPr>
            <w:rFonts w:ascii="Arial" w:hAnsi="Arial" w:cs="Arial"/>
            <w:sz w:val="24"/>
            <w:szCs w:val="24"/>
          </w:rPr>
          <w:t>more</w:t>
        </w:r>
      </w:ins>
      <w:r>
        <w:rPr>
          <w:rFonts w:ascii="Arial" w:hAnsi="Arial" w:cs="Arial"/>
          <w:sz w:val="24"/>
          <w:szCs w:val="24"/>
        </w:rPr>
        <w:t xml:space="preserve"> </w:t>
      </w:r>
      <w:del w:id="687" w:author="Héctor Bahamonde" w:date="2026-10-19T18:06:00Z">
        <w:r>
          <w:rPr>
            <w:rFonts w:ascii="Arial" w:hAnsi="Arial" w:cs="Arial"/>
            <w:sz w:val="24"/>
            <w:szCs w:val="24"/>
          </w:rPr>
          <w:delText>address</w:delText>
        </w:r>
      </w:del>
      <w:ins w:id="688" w:author="Héctor Bahamonde" w:date="2026-10-19T18:06:00Z">
        <w:r>
          <w:rPr>
            <w:rFonts w:ascii="Arial" w:hAnsi="Arial" w:cs="Arial"/>
            <w:sz w:val="24"/>
            <w:szCs w:val="24"/>
          </w:rPr>
          <w:t>balanced</w:t>
        </w:r>
      </w:ins>
      <w:r>
        <w:rPr>
          <w:rFonts w:ascii="Arial" w:hAnsi="Arial" w:cs="Arial"/>
          <w:sz w:val="24"/>
          <w:szCs w:val="24"/>
        </w:rPr>
        <w:t xml:space="preserve"> </w:t>
      </w:r>
      <w:del w:id="689" w:author="Héctor Bahamonde" w:date="2026-10-19T18:06:00Z">
        <w:r>
          <w:rPr>
            <w:rFonts w:ascii="Arial" w:hAnsi="Arial" w:cs="Arial"/>
            <w:sz w:val="24"/>
            <w:szCs w:val="24"/>
          </w:rPr>
          <w:delText>communicative</w:delText>
        </w:r>
      </w:del>
      <w:ins w:id="690" w:author="Héctor Bahamonde" w:date="2026-10-19T18:06:00Z">
        <w:r>
          <w:rPr>
            <w:rFonts w:ascii="Arial" w:hAnsi="Arial" w:cs="Arial"/>
            <w:sz w:val="24"/>
            <w:szCs w:val="24"/>
          </w:rPr>
          <w:t>information</w:t>
        </w:r>
      </w:ins>
      <w:r>
        <w:rPr>
          <w:rFonts w:ascii="Arial" w:hAnsi="Arial" w:cs="Arial"/>
          <w:sz w:val="24"/>
          <w:szCs w:val="24"/>
        </w:rPr>
        <w:t xml:space="preserve"> </w:t>
      </w:r>
      <w:del w:id="691" w:author="Héctor Bahamonde" w:date="2026-10-19T18:06:00Z">
        <w:r>
          <w:rPr>
            <w:rFonts w:ascii="Arial" w:hAnsi="Arial" w:cs="Arial"/>
            <w:sz w:val="24"/>
            <w:szCs w:val="24"/>
          </w:rPr>
          <w:delText>balance</w:delText>
        </w:r>
      </w:del>
      <w:ins w:id="692" w:author="Héctor Bahamonde" w:date="2026-10-19T18:06:00Z">
        <w:r>
          <w:rPr>
            <w:rFonts w:ascii="Arial" w:hAnsi="Arial" w:cs="Arial"/>
            <w:sz w:val="24"/>
            <w:szCs w:val="24"/>
          </w:rPr>
          <w:t>changes</w:t>
        </w:r>
      </w:ins>
      <w:r>
        <w:rPr>
          <w:rFonts w:ascii="Arial" w:hAnsi="Arial" w:cs="Arial"/>
          <w:sz w:val="24"/>
          <w:szCs w:val="24"/>
        </w:rPr>
        <w:t xml:space="preserve"> </w:t>
      </w:r>
      <w:del w:id="693" w:author="Héctor Bahamonde" w:date="2026-10-19T18:06:00Z">
        <w:r>
          <w:rPr>
            <w:rFonts w:ascii="Arial" w:hAnsi="Arial" w:cs="Arial"/>
            <w:sz w:val="24"/>
            <w:szCs w:val="24"/>
          </w:rPr>
          <w:delText>in</w:delText>
        </w:r>
      </w:del>
      <w:ins w:id="694" w:author="Héctor Bahamonde" w:date="2026-10-19T18:06:00Z">
        <w:r>
          <w:rPr>
            <w:rFonts w:ascii="Arial" w:hAnsi="Arial" w:cs="Arial"/>
            <w:sz w:val="24"/>
            <w:szCs w:val="24"/>
          </w:rPr>
          <w:t>these</w:t>
        </w:r>
      </w:ins>
      <w:r>
        <w:rPr>
          <w:rFonts w:ascii="Arial" w:hAnsi="Arial" w:cs="Arial"/>
          <w:sz w:val="24"/>
          <w:szCs w:val="24"/>
        </w:rPr>
        <w:t xml:space="preserve"> </w:t>
      </w:r>
      <w:del w:id="695" w:author="Héctor Bahamonde" w:date="2026-10-19T18:06:00Z">
        <w:r>
          <w:rPr>
            <w:rFonts w:ascii="Arial" w:hAnsi="Arial" w:cs="Arial"/>
            <w:sz w:val="24"/>
            <w:szCs w:val="24"/>
          </w:rPr>
          <w:delText>addition to procedural rigor</w:delText>
        </w:r>
      </w:del>
      <w:ins w:id="696" w:author="Héctor Bahamonde" w:date="2026-10-19T18:06:00Z">
        <w:r>
          <w:rPr>
            <w:rFonts w:ascii="Arial" w:hAnsi="Arial" w:cs="Arial"/>
            <w:sz w:val="24"/>
            <w:szCs w:val="24"/>
          </w:rPr>
          <w:t>responses</w:t>
        </w:r>
      </w:ins>
      <w:r>
        <w:rPr>
          <w:rFonts w:ascii="Arial" w:hAnsi="Arial" w:cs="Arial"/>
          <w:sz w:val="24"/>
          <w:szCs w:val="24"/>
        </w:rPr>
        <w:t xml:space="preserve"> (Gabe et al. </w:t>
      </w:r>
      <w:hyperlink w:anchor="_bookmark46" w:history="1">
        <w:r w:rsidR="005D491A" w:rsidRPr="008372F6">
          <w:rPr>
            <w:rFonts w:ascii="Arial" w:hAnsi="Arial" w:cs="Arial"/>
            <w:sz w:val="24"/>
            <w:szCs w:val="24"/>
          </w:rPr>
          <w:t>2012).</w:t>
        </w:r>
      </w:hyperlink>
    </w:p>
    <w:p w14:paraId="54ECD2BF"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Pr>
          <w:rFonts w:ascii="Arial" w:hAnsi="Arial" w:cs="Arial"/>
          <w:w w:val="105"/>
          <w:sz w:val="24"/>
          <w:szCs w:val="24"/>
        </w:rPr>
        <w:t xml:space="preserve">First, the </w:t>
      </w:r>
      <w:del w:id="697" w:author="Héctor Bahamonde" w:date="2026-10-19T18:06:00Z">
        <w:r>
          <w:rPr>
            <w:rFonts w:ascii="Arial" w:hAnsi="Arial" w:cs="Arial"/>
            <w:w w:val="105"/>
            <w:sz w:val="24"/>
            <w:szCs w:val="24"/>
          </w:rPr>
          <w:delText>study</w:delText>
        </w:r>
      </w:del>
      <w:ins w:id="698" w:author="Héctor Bahamonde" w:date="2026-10-19T18:06:00Z">
        <w:r>
          <w:rPr>
            <w:rFonts w:ascii="Arial" w:hAnsi="Arial" w:cs="Arial"/>
            <w:w w:val="105"/>
            <w:sz w:val="24"/>
            <w:szCs w:val="24"/>
          </w:rPr>
          <w:t>single-country,</w:t>
        </w:r>
      </w:ins>
      <w:r>
        <w:rPr>
          <w:rFonts w:ascii="Arial" w:hAnsi="Arial" w:cs="Arial"/>
          <w:w w:val="105"/>
          <w:sz w:val="24"/>
          <w:szCs w:val="24"/>
        </w:rPr>
        <w:t xml:space="preserve"> </w:t>
      </w:r>
      <w:del w:id="699" w:author="Héctor Bahamonde" w:date="2026-10-19T18:06:00Z">
        <w:r>
          <w:rPr>
            <w:rFonts w:ascii="Arial" w:hAnsi="Arial" w:cs="Arial"/>
            <w:w w:val="105"/>
            <w:sz w:val="24"/>
            <w:szCs w:val="24"/>
          </w:rPr>
          <w:delText>relies</w:delText>
        </w:r>
      </w:del>
      <w:ins w:id="700" w:author="Héctor Bahamonde" w:date="2026-10-19T18:06:00Z">
        <w:r>
          <w:rPr>
            <w:rFonts w:ascii="Arial" w:hAnsi="Arial" w:cs="Arial"/>
            <w:w w:val="105"/>
            <w:sz w:val="24"/>
            <w:szCs w:val="24"/>
          </w:rPr>
          <w:t>single-domain</w:t>
        </w:r>
      </w:ins>
      <w:r>
        <w:rPr>
          <w:rFonts w:ascii="Arial" w:hAnsi="Arial" w:cs="Arial"/>
          <w:w w:val="105"/>
          <w:sz w:val="24"/>
          <w:szCs w:val="24"/>
        </w:rPr>
        <w:t xml:space="preserve"> </w:t>
      </w:r>
      <w:del w:id="701" w:author="Héctor Bahamonde" w:date="2026-10-19T18:06:00Z">
        <w:r>
          <w:rPr>
            <w:rFonts w:ascii="Arial" w:hAnsi="Arial" w:cs="Arial"/>
            <w:w w:val="105"/>
            <w:sz w:val="24"/>
            <w:szCs w:val="24"/>
          </w:rPr>
          <w:delText>on</w:delText>
        </w:r>
      </w:del>
      <w:ins w:id="702" w:author="Héctor Bahamonde" w:date="2026-10-19T18:06:00Z">
        <w:r>
          <w:rPr>
            <w:rFonts w:ascii="Arial" w:hAnsi="Arial" w:cs="Arial"/>
            <w:w w:val="105"/>
            <w:sz w:val="24"/>
            <w:szCs w:val="24"/>
          </w:rPr>
          <w:t>design</w:t>
        </w:r>
      </w:ins>
      <w:r>
        <w:rPr>
          <w:rFonts w:ascii="Arial" w:hAnsi="Arial" w:cs="Arial"/>
          <w:w w:val="105"/>
          <w:sz w:val="24"/>
          <w:szCs w:val="24"/>
        </w:rPr>
        <w:t xml:space="preserve"> </w:t>
      </w:r>
      <w:del w:id="703" w:author="Héctor Bahamonde" w:date="2026-10-19T18:06:00Z">
        <w:r>
          <w:rPr>
            <w:rFonts w:ascii="Arial" w:hAnsi="Arial" w:cs="Arial"/>
            <w:w w:val="105"/>
            <w:sz w:val="24"/>
            <w:szCs w:val="24"/>
          </w:rPr>
          <w:lastRenderedPageBreak/>
          <w:delText>a</w:delText>
        </w:r>
      </w:del>
      <w:ins w:id="704" w:author="Héctor Bahamonde" w:date="2026-10-19T18:06:00Z">
        <w:r>
          <w:rPr>
            <w:rFonts w:ascii="Arial" w:hAnsi="Arial" w:cs="Arial"/>
            <w:w w:val="105"/>
            <w:sz w:val="24"/>
            <w:szCs w:val="24"/>
          </w:rPr>
          <w:t>limits</w:t>
        </w:r>
      </w:ins>
      <w:r>
        <w:rPr>
          <w:rFonts w:ascii="Arial" w:hAnsi="Arial" w:cs="Arial"/>
          <w:w w:val="105"/>
          <w:sz w:val="24"/>
          <w:szCs w:val="24"/>
        </w:rPr>
        <w:t xml:space="preserve"> </w:t>
      </w:r>
      <w:del w:id="705" w:author="Héctor Bahamonde" w:date="2026-10-19T18:06:00Z">
        <w:r>
          <w:rPr>
            <w:rFonts w:ascii="Arial" w:hAnsi="Arial" w:cs="Arial"/>
            <w:w w:val="105"/>
            <w:sz w:val="24"/>
            <w:szCs w:val="24"/>
          </w:rPr>
          <w:delText>single-country</w:delText>
        </w:r>
      </w:del>
      <w:ins w:id="706" w:author="Héctor Bahamonde" w:date="2026-10-19T18:06:00Z">
        <w:r>
          <w:rPr>
            <w:rFonts w:ascii="Arial" w:hAnsi="Arial" w:cs="Arial"/>
            <w:w w:val="105"/>
            <w:sz w:val="24"/>
            <w:szCs w:val="24"/>
          </w:rPr>
          <w:t>generalizability.</w:t>
        </w:r>
      </w:ins>
      <w:r>
        <w:rPr>
          <w:rFonts w:ascii="Arial" w:hAnsi="Arial" w:cs="Arial"/>
          <w:w w:val="105"/>
          <w:sz w:val="24"/>
          <w:szCs w:val="24"/>
        </w:rPr>
        <w:t xml:space="preserve"> </w:t>
      </w:r>
      <w:del w:id="707" w:author="Héctor Bahamonde" w:date="2026-10-19T18:06:00Z">
        <w:r>
          <w:rPr>
            <w:rFonts w:ascii="Arial" w:hAnsi="Arial" w:cs="Arial"/>
            <w:w w:val="105"/>
            <w:sz w:val="24"/>
            <w:szCs w:val="24"/>
          </w:rPr>
          <w:delText>sample</w:delText>
        </w:r>
      </w:del>
      <w:ins w:id="708" w:author="Héctor Bahamonde" w:date="2026-10-19T18:06:00Z">
        <w:r>
          <w:rPr>
            <w:rFonts w:ascii="Arial" w:hAnsi="Arial" w:cs="Arial"/>
            <w:w w:val="105"/>
            <w:sz w:val="24"/>
            <w:szCs w:val="24"/>
          </w:rPr>
          <w:t>Respondents</w:t>
        </w:r>
      </w:ins>
      <w:r>
        <w:rPr>
          <w:rFonts w:ascii="Arial" w:hAnsi="Arial" w:cs="Arial"/>
          <w:w w:val="105"/>
          <w:sz w:val="24"/>
          <w:szCs w:val="24"/>
        </w:rPr>
        <w:t xml:space="preserve"> </w:t>
      </w:r>
      <w:del w:id="709" w:author="Héctor Bahamonde" w:date="2026-10-19T18:06:00Z">
        <w:r>
          <w:rPr>
            <w:rFonts w:ascii="Arial" w:hAnsi="Arial" w:cs="Arial"/>
            <w:w w:val="105"/>
            <w:sz w:val="24"/>
            <w:szCs w:val="24"/>
          </w:rPr>
          <w:delText>and</w:delText>
        </w:r>
      </w:del>
      <w:ins w:id="710" w:author="Héctor Bahamonde" w:date="2026-10-19T18:06:00Z">
        <w:r>
          <w:rPr>
            <w:rFonts w:ascii="Arial" w:hAnsi="Arial" w:cs="Arial"/>
            <w:w w:val="105"/>
            <w:sz w:val="24"/>
            <w:szCs w:val="24"/>
          </w:rPr>
          <w:t>were</w:t>
        </w:r>
      </w:ins>
      <w:r w:rsidRPr="008372F6">
        <w:rPr>
          <w:rFonts w:ascii="Arial" w:hAnsi="Arial" w:cs="Arial"/>
          <w:spacing w:val="40"/>
          <w:w w:val="105"/>
          <w:sz w:val="24"/>
          <w:szCs w:val="24"/>
        </w:rPr>
        <w:t xml:space="preserve"> </w:t>
      </w:r>
      <w:del w:id="711" w:author="Héctor Bahamonde" w:date="2026-10-19T18:06:00Z">
        <w:r>
          <w:rPr>
            <w:rFonts w:ascii="Arial" w:hAnsi="Arial" w:cs="Arial"/>
            <w:w w:val="105"/>
            <w:sz w:val="24"/>
            <w:szCs w:val="24"/>
          </w:rPr>
          <w:delText>a</w:delText>
        </w:r>
      </w:del>
      <w:ins w:id="712" w:author="Héctor Bahamonde" w:date="2026-10-19T18:06:00Z">
        <w:r>
          <w:rPr>
            <w:rFonts w:ascii="Arial" w:hAnsi="Arial" w:cs="Arial"/>
            <w:w w:val="105"/>
            <w:sz w:val="24"/>
            <w:szCs w:val="24"/>
          </w:rPr>
          <w:t>not</w:t>
        </w:r>
      </w:ins>
      <w:r w:rsidRPr="008372F6">
        <w:rPr>
          <w:rFonts w:ascii="Arial" w:hAnsi="Arial" w:cs="Arial"/>
          <w:spacing w:val="40"/>
          <w:w w:val="105"/>
          <w:sz w:val="24"/>
          <w:szCs w:val="24"/>
        </w:rPr>
        <w:t xml:space="preserve"> </w:t>
      </w:r>
      <w:del w:id="713" w:author="Héctor Bahamonde" w:date="2026-10-19T18:06:00Z">
        <w:r>
          <w:rPr>
            <w:rFonts w:ascii="Arial" w:hAnsi="Arial" w:cs="Arial"/>
            <w:w w:val="105"/>
            <w:sz w:val="24"/>
            <w:szCs w:val="24"/>
          </w:rPr>
          <w:delText>single</w:delText>
        </w:r>
      </w:del>
      <w:ins w:id="714" w:author="Héctor Bahamonde" w:date="2026-10-19T18:06:00Z">
        <w:r>
          <w:rPr>
            <w:rFonts w:ascii="Arial" w:hAnsi="Arial" w:cs="Arial"/>
            <w:w w:val="105"/>
            <w:sz w:val="24"/>
            <w:szCs w:val="24"/>
          </w:rPr>
          <w:t>told</w:t>
        </w:r>
      </w:ins>
      <w:r w:rsidRPr="008372F6">
        <w:rPr>
          <w:rFonts w:ascii="Arial" w:hAnsi="Arial" w:cs="Arial"/>
          <w:spacing w:val="40"/>
          <w:w w:val="105"/>
          <w:sz w:val="24"/>
          <w:szCs w:val="24"/>
        </w:rPr>
        <w:t xml:space="preserve"> </w:t>
      </w:r>
      <w:del w:id="715" w:author="Héctor Bahamonde" w:date="2026-10-19T18:06:00Z">
        <w:r>
          <w:rPr>
            <w:rFonts w:ascii="Arial" w:hAnsi="Arial" w:cs="Arial"/>
            <w:w w:val="105"/>
            <w:sz w:val="24"/>
            <w:szCs w:val="24"/>
          </w:rPr>
          <w:delText>policy</w:delText>
        </w:r>
      </w:del>
      <w:ins w:id="716" w:author="Héctor Bahamonde" w:date="2026-10-19T18:06:00Z">
        <w:r>
          <w:rPr>
            <w:rFonts w:ascii="Arial" w:hAnsi="Arial" w:cs="Arial"/>
            <w:w w:val="105"/>
            <w:sz w:val="24"/>
            <w:szCs w:val="24"/>
          </w:rPr>
          <w:t>about</w:t>
        </w:r>
      </w:ins>
      <w:r w:rsidRPr="008372F6">
        <w:rPr>
          <w:rFonts w:ascii="Arial" w:hAnsi="Arial" w:cs="Arial"/>
          <w:spacing w:val="40"/>
          <w:w w:val="105"/>
          <w:sz w:val="24"/>
          <w:szCs w:val="24"/>
        </w:rPr>
        <w:t xml:space="preserve"> </w:t>
      </w:r>
      <w:del w:id="717" w:author="Héctor Bahamonde" w:date="2026-10-19T18:06:00Z">
        <w:r>
          <w:rPr>
            <w:rFonts w:ascii="Arial" w:hAnsi="Arial" w:cs="Arial"/>
            <w:w w:val="105"/>
            <w:sz w:val="24"/>
            <w:szCs w:val="24"/>
          </w:rPr>
          <w:delText>domain,</w:delText>
        </w:r>
      </w:del>
      <w:ins w:id="718" w:author="Héctor Bahamonde" w:date="2026-10-19T18:06:00Z">
        <w:r>
          <w:rPr>
            <w:rFonts w:ascii="Arial" w:hAnsi="Arial" w:cs="Arial"/>
            <w:w w:val="105"/>
            <w:sz w:val="24"/>
            <w:szCs w:val="24"/>
          </w:rPr>
          <w:t>delegation,</w:t>
        </w:r>
      </w:ins>
      <w:r w:rsidRPr="008372F6">
        <w:rPr>
          <w:rFonts w:ascii="Arial" w:hAnsi="Arial" w:cs="Arial"/>
          <w:spacing w:val="40"/>
          <w:w w:val="105"/>
          <w:sz w:val="24"/>
          <w:szCs w:val="24"/>
        </w:rPr>
        <w:t xml:space="preserve"> </w:t>
      </w:r>
      <w:del w:id="719" w:author="Héctor Bahamonde" w:date="2026-10-19T18:06:00Z">
        <w:r>
          <w:rPr>
            <w:rFonts w:ascii="Arial" w:hAnsi="Arial" w:cs="Arial"/>
            <w:w w:val="105"/>
            <w:sz w:val="24"/>
            <w:szCs w:val="24"/>
          </w:rPr>
          <w:delText>limiting</w:delText>
        </w:r>
      </w:del>
      <w:ins w:id="720" w:author="Héctor Bahamonde" w:date="2026-10-19T18:06:00Z">
        <w:r>
          <w:rPr>
            <w:rFonts w:ascii="Arial" w:hAnsi="Arial" w:cs="Arial"/>
            <w:w w:val="105"/>
            <w:sz w:val="24"/>
            <w:szCs w:val="24"/>
          </w:rPr>
          <w:t>so</w:t>
        </w:r>
      </w:ins>
      <w:r w:rsidRPr="008372F6">
        <w:rPr>
          <w:rFonts w:ascii="Arial" w:hAnsi="Arial" w:cs="Arial"/>
          <w:spacing w:val="40"/>
          <w:w w:val="105"/>
          <w:sz w:val="24"/>
          <w:szCs w:val="24"/>
        </w:rPr>
        <w:t xml:space="preserve"> </w:t>
      </w:r>
      <w:del w:id="721" w:author="Héctor Bahamonde" w:date="2026-10-19T18:06:00Z">
        <w:r>
          <w:rPr>
            <w:rFonts w:ascii="Arial" w:hAnsi="Arial" w:cs="Arial"/>
            <w:w w:val="105"/>
            <w:sz w:val="24"/>
            <w:szCs w:val="24"/>
          </w:rPr>
          <w:delText>external</w:delText>
        </w:r>
      </w:del>
      <w:ins w:id="722" w:author="Héctor Bahamonde" w:date="2026-10-19T18:06:00Z">
        <w:r>
          <w:rPr>
            <w:rFonts w:ascii="Arial" w:hAnsi="Arial" w:cs="Arial"/>
            <w:w w:val="105"/>
            <w:sz w:val="24"/>
            <w:szCs w:val="24"/>
          </w:rPr>
          <w:t>these</w:t>
        </w:r>
      </w:ins>
      <w:r w:rsidRPr="008372F6">
        <w:rPr>
          <w:rFonts w:ascii="Arial" w:hAnsi="Arial" w:cs="Arial"/>
          <w:spacing w:val="40"/>
          <w:w w:val="105"/>
          <w:sz w:val="24"/>
          <w:szCs w:val="24"/>
        </w:rPr>
        <w:t xml:space="preserve"> </w:t>
      </w:r>
      <w:del w:id="723" w:author="Héctor Bahamonde" w:date="2026-10-19T18:06:00Z">
        <w:r>
          <w:rPr>
            <w:rFonts w:ascii="Arial" w:hAnsi="Arial" w:cs="Arial"/>
            <w:w w:val="105"/>
            <w:sz w:val="24"/>
            <w:szCs w:val="24"/>
          </w:rPr>
          <w:delText>validity</w:delText>
        </w:r>
      </w:del>
      <w:ins w:id="724" w:author="Héctor Bahamonde" w:date="2026-10-19T18:06:00Z">
        <w:r>
          <w:rPr>
            <w:rFonts w:ascii="Arial" w:hAnsi="Arial" w:cs="Arial"/>
            <w:w w:val="105"/>
            <w:sz w:val="24"/>
            <w:szCs w:val="24"/>
          </w:rPr>
          <w:t>findings</w:t>
        </w:r>
      </w:ins>
      <w:r w:rsidRPr="008372F6">
        <w:rPr>
          <w:rFonts w:ascii="Arial" w:hAnsi="Arial" w:cs="Arial"/>
          <w:spacing w:val="40"/>
          <w:w w:val="105"/>
          <w:sz w:val="24"/>
          <w:szCs w:val="24"/>
        </w:rPr>
        <w:t xml:space="preserve"> </w:t>
      </w:r>
      <w:del w:id="725" w:author="Héctor Bahamonde" w:date="2026-10-19T18:06:00Z">
        <w:r>
          <w:rPr>
            <w:rFonts w:ascii="Arial" w:hAnsi="Arial" w:cs="Arial"/>
            <w:w w:val="105"/>
            <w:sz w:val="24"/>
            <w:szCs w:val="24"/>
          </w:rPr>
          <w:delText>across</w:delText>
        </w:r>
      </w:del>
      <w:ins w:id="726" w:author="Héctor Bahamonde" w:date="2026-10-19T18:06:00Z">
        <w:r>
          <w:rPr>
            <w:rFonts w:ascii="Arial" w:hAnsi="Arial" w:cs="Arial"/>
            <w:w w:val="105"/>
            <w:sz w:val="24"/>
            <w:szCs w:val="24"/>
          </w:rPr>
          <w:t>do</w:t>
        </w:r>
      </w:ins>
      <w:r w:rsidRPr="008372F6">
        <w:rPr>
          <w:rFonts w:ascii="Arial" w:hAnsi="Arial" w:cs="Arial"/>
          <w:spacing w:val="40"/>
          <w:w w:val="105"/>
          <w:sz w:val="24"/>
          <w:szCs w:val="24"/>
        </w:rPr>
        <w:t xml:space="preserve"> </w:t>
      </w:r>
      <w:del w:id="727" w:author="Héctor Bahamonde" w:date="2026-10-19T18:06:00Z">
        <w:r>
          <w:rPr>
            <w:rFonts w:ascii="Arial" w:hAnsi="Arial" w:cs="Arial"/>
            <w:w w:val="105"/>
            <w:sz w:val="24"/>
            <w:szCs w:val="24"/>
          </w:rPr>
          <w:delText>institutional</w:delText>
        </w:r>
      </w:del>
      <w:ins w:id="728" w:author="Héctor Bahamonde" w:date="2026-10-19T18:06:00Z">
        <w:r>
          <w:rPr>
            <w:rFonts w:ascii="Arial" w:hAnsi="Arial" w:cs="Arial"/>
            <w:w w:val="105"/>
            <w:sz w:val="24"/>
            <w:szCs w:val="24"/>
          </w:rPr>
          <w:t>not</w:t>
        </w:r>
      </w:ins>
      <w:r w:rsidRPr="008372F6">
        <w:rPr>
          <w:rFonts w:ascii="Arial" w:hAnsi="Arial" w:cs="Arial"/>
          <w:spacing w:val="40"/>
          <w:w w:val="105"/>
          <w:sz w:val="24"/>
          <w:szCs w:val="24"/>
        </w:rPr>
        <w:t xml:space="preserve"> </w:t>
      </w:r>
      <w:del w:id="729" w:author="Héctor Bahamonde" w:date="2026-10-19T18:06:00Z">
        <w:r>
          <w:rPr>
            <w:rFonts w:ascii="Arial" w:hAnsi="Arial" w:cs="Arial"/>
            <w:w w:val="105"/>
            <w:sz w:val="24"/>
            <w:szCs w:val="24"/>
          </w:rPr>
          <w:delText>contexts</w:delText>
        </w:r>
      </w:del>
      <w:ins w:id="730" w:author="Héctor Bahamonde" w:date="2026-10-19T18:06:00Z">
        <w:r>
          <w:rPr>
            <w:rFonts w:ascii="Arial" w:hAnsi="Arial" w:cs="Arial"/>
            <w:w w:val="105"/>
            <w:sz w:val="24"/>
            <w:szCs w:val="24"/>
          </w:rPr>
          <w:t>establish</w:t>
        </w:r>
      </w:ins>
      <w:r w:rsidRPr="008372F6">
        <w:rPr>
          <w:rFonts w:ascii="Arial" w:hAnsi="Arial" w:cs="Arial"/>
          <w:spacing w:val="40"/>
          <w:w w:val="105"/>
          <w:sz w:val="24"/>
          <w:szCs w:val="24"/>
        </w:rPr>
        <w:t xml:space="preserve"> </w:t>
      </w:r>
      <w:del w:id="731" w:author="Héctor Bahamonde" w:date="2026-10-19T18:06:00Z">
        <w:r>
          <w:rPr>
            <w:rFonts w:ascii="Arial" w:hAnsi="Arial" w:cs="Arial"/>
            <w:w w:val="105"/>
            <w:sz w:val="24"/>
            <w:szCs w:val="24"/>
          </w:rPr>
          <w:delText>and</w:delText>
        </w:r>
      </w:del>
      <w:ins w:id="732" w:author="Héctor Bahamonde" w:date="2026-10-19T18:06:00Z">
        <w:r>
          <w:rPr>
            <w:rFonts w:ascii="Arial" w:hAnsi="Arial" w:cs="Arial"/>
            <w:w w:val="105"/>
            <w:sz w:val="24"/>
            <w:szCs w:val="24"/>
          </w:rPr>
          <w:t>responses</w:t>
        </w:r>
      </w:ins>
      <w:r w:rsidRPr="008372F6">
        <w:rPr>
          <w:rFonts w:ascii="Arial" w:hAnsi="Arial" w:cs="Arial"/>
          <w:spacing w:val="40"/>
          <w:w w:val="105"/>
          <w:sz w:val="24"/>
          <w:szCs w:val="24"/>
        </w:rPr>
        <w:t xml:space="preserve"> </w:t>
      </w:r>
      <w:del w:id="733" w:author="Héctor Bahamonde" w:date="2026-10-19T18:06:00Z">
        <w:r>
          <w:rPr>
            <w:rFonts w:ascii="Arial" w:hAnsi="Arial" w:cs="Arial"/>
            <w:w w:val="105"/>
            <w:sz w:val="24"/>
            <w:szCs w:val="24"/>
          </w:rPr>
          <w:delText>disease</w:delText>
        </w:r>
      </w:del>
      <w:ins w:id="734" w:author="Héctor Bahamonde" w:date="2026-10-19T18:06:00Z">
        <w:r>
          <w:rPr>
            <w:rFonts w:ascii="Arial" w:hAnsi="Arial" w:cs="Arial"/>
            <w:w w:val="105"/>
            <w:sz w:val="24"/>
            <w:szCs w:val="24"/>
          </w:rPr>
          <w:t>to</w:t>
        </w:r>
      </w:ins>
      <w:r>
        <w:rPr>
          <w:rFonts w:ascii="Arial" w:hAnsi="Arial" w:cs="Arial"/>
          <w:w w:val="105"/>
          <w:sz w:val="24"/>
          <w:szCs w:val="24"/>
        </w:rPr>
        <w:t xml:space="preserve"> </w:t>
      </w:r>
      <w:del w:id="735" w:author="Héctor Bahamonde" w:date="2026-10-19T18:06:00Z">
        <w:r>
          <w:rPr>
            <w:rFonts w:ascii="Arial" w:hAnsi="Arial" w:cs="Arial"/>
            <w:w w:val="105"/>
            <w:sz w:val="24"/>
            <w:szCs w:val="24"/>
          </w:rPr>
          <w:delText>areas.</w:delText>
        </w:r>
      </w:del>
      <w:ins w:id="736" w:author="Héctor Bahamonde" w:date="2026-10-19T18:06:00Z">
        <w:r>
          <w:rPr>
            <w:rFonts w:ascii="Arial" w:hAnsi="Arial" w:cs="Arial"/>
            <w:w w:val="105"/>
            <w:sz w:val="24"/>
            <w:szCs w:val="24"/>
          </w:rPr>
          <w:t>delegated decision-making.</w:t>
        </w:r>
      </w:ins>
      <w:r>
        <w:rPr>
          <w:rFonts w:ascii="Arial" w:hAnsi="Arial" w:cs="Arial"/>
          <w:w w:val="105"/>
          <w:sz w:val="24"/>
          <w:szCs w:val="24"/>
        </w:rPr>
        <w:t xml:space="preserve">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w:t>
      </w:r>
      <w:proofErr w:type="spellStart"/>
      <w:r w:rsidRPr="008372F6">
        <w:rPr>
          <w:rFonts w:ascii="Arial" w:hAnsi="Arial" w:cs="Arial"/>
          <w:w w:val="105"/>
          <w:sz w:val="24"/>
          <w:szCs w:val="24"/>
        </w:rPr>
        <w:t>Exel</w:t>
      </w:r>
      <w:proofErr w:type="spellEnd"/>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r w:rsidR="00BF5770" w:rsidRPr="008372F6">
        <w:rPr>
          <w:rFonts w:ascii="Arial" w:hAnsi="Arial" w:cs="Arial"/>
          <w:w w:val="105"/>
          <w:sz w:val="24"/>
          <w:szCs w:val="24"/>
        </w:rPr>
        <w:t>z</w:t>
      </w:r>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r w:rsidR="00BF5770" w:rsidRPr="008372F6">
        <w:rPr>
          <w:rFonts w:ascii="Arial" w:hAnsi="Arial" w:cs="Arial"/>
          <w:w w:val="105"/>
          <w:sz w:val="24"/>
          <w:szCs w:val="24"/>
        </w:rPr>
        <w:t>z</w:t>
      </w:r>
      <w:r w:rsidRPr="008372F6">
        <w:rPr>
          <w:rFonts w:ascii="Arial" w:hAnsi="Arial" w:cs="Arial"/>
          <w:w w:val="105"/>
          <w:sz w:val="24"/>
          <w:szCs w:val="24"/>
        </w:rPr>
        <w:t>ation principles (Cappelen</w:t>
      </w:r>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t>
      </w:r>
      <w:proofErr w:type="spellStart"/>
      <w:r w:rsidRPr="008372F6">
        <w:rPr>
          <w:rFonts w:ascii="Arial" w:hAnsi="Arial" w:cs="Arial"/>
          <w:w w:val="105"/>
          <w:sz w:val="24"/>
          <w:szCs w:val="24"/>
        </w:rPr>
        <w:t>Torkki</w:t>
      </w:r>
      <w:proofErr w:type="spellEnd"/>
      <w:r w:rsidRPr="008372F6">
        <w:rPr>
          <w:rFonts w:ascii="Arial" w:hAnsi="Arial" w:cs="Arial"/>
          <w:w w:val="105"/>
          <w:sz w:val="24"/>
          <w:szCs w:val="24"/>
        </w:rPr>
        <w:t xml:space="preserve">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r w:rsidR="00BF5770" w:rsidRPr="008372F6">
        <w:rPr>
          <w:rFonts w:ascii="Arial" w:hAnsi="Arial" w:cs="Arial"/>
          <w:w w:val="105"/>
          <w:sz w:val="24"/>
          <w:szCs w:val="24"/>
        </w:rPr>
        <w:t>z</w:t>
      </w:r>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r>
        <w:rPr>
          <w:rFonts w:ascii="Arial" w:hAnsi="Arial" w:cs="Arial"/>
          <w:w w:val="105"/>
          <w:sz w:val="24"/>
          <w:szCs w:val="24"/>
        </w:rPr>
        <w:t xml:space="preserve">Third, because both treatments added text while the control did not, we cannot separate framing effects from additional information or processing demands. Future studies should employ a length-matched </w:t>
      </w:r>
      <w:del w:id="737" w:author="Héctor Bahamonde" w:date="2026-10-19T18:06:00Z">
        <w:r>
          <w:rPr>
            <w:rFonts w:ascii="Arial" w:hAnsi="Arial" w:cs="Arial"/>
            <w:w w:val="105"/>
            <w:sz w:val="24"/>
            <w:szCs w:val="24"/>
          </w:rPr>
          <w:delText>neutral</w:delText>
        </w:r>
      </w:del>
      <w:ins w:id="738" w:author="Héctor Bahamonde" w:date="2026-10-19T18:06:00Z">
        <w:r>
          <w:rPr>
            <w:rFonts w:ascii="Arial" w:hAnsi="Arial" w:cs="Arial"/>
            <w:w w:val="105"/>
            <w:sz w:val="24"/>
            <w:szCs w:val="24"/>
          </w:rPr>
          <w:t>comparison</w:t>
        </w:r>
      </w:ins>
      <w:r>
        <w:rPr>
          <w:rFonts w:ascii="Arial" w:hAnsi="Arial" w:cs="Arial"/>
          <w:w w:val="105"/>
          <w:sz w:val="24"/>
          <w:szCs w:val="24"/>
        </w:rPr>
        <w:t xml:space="preserve"> </w:t>
      </w:r>
      <w:del w:id="739" w:author="Héctor Bahamonde" w:date="2026-10-19T18:06:00Z">
        <w:r>
          <w:rPr>
            <w:rFonts w:ascii="Arial" w:hAnsi="Arial" w:cs="Arial"/>
            <w:w w:val="105"/>
            <w:sz w:val="24"/>
            <w:szCs w:val="24"/>
          </w:rPr>
          <w:delText>control</w:delText>
        </w:r>
      </w:del>
      <w:ins w:id="740" w:author="Héctor Bahamonde" w:date="2026-10-19T18:06:00Z">
        <w:r>
          <w:rPr>
            <w:rFonts w:ascii="Arial" w:hAnsi="Arial" w:cs="Arial"/>
            <w:w w:val="105"/>
            <w:sz w:val="24"/>
            <w:szCs w:val="24"/>
          </w:rPr>
          <w:t>condition</w:t>
        </w:r>
      </w:ins>
      <w:r>
        <w:rPr>
          <w:rFonts w:ascii="Arial" w:hAnsi="Arial" w:cs="Arial"/>
          <w:w w:val="105"/>
          <w:sz w:val="24"/>
          <w:szCs w:val="24"/>
        </w:rPr>
        <w:t xml:space="preserve"> to distinguish these mechanisms. Fourth, the outcome is attitudinal rather than behavioral, so downstream political consequences </w:t>
      </w:r>
      <w:del w:id="741" w:author="Héctor Bahamonde" w:date="2026-10-19T18:06:00Z">
        <w:r>
          <w:rPr>
            <w:rFonts w:ascii="Arial" w:hAnsi="Arial" w:cs="Arial"/>
            <w:w w:val="105"/>
            <w:sz w:val="24"/>
            <w:szCs w:val="24"/>
          </w:rPr>
          <w:delText>are</w:delText>
        </w:r>
      </w:del>
      <w:ins w:id="742" w:author="Héctor Bahamonde" w:date="2026-10-19T18:06:00Z">
        <w:r>
          <w:rPr>
            <w:rFonts w:ascii="Arial" w:hAnsi="Arial" w:cs="Arial"/>
            <w:w w:val="105"/>
            <w:sz w:val="24"/>
            <w:szCs w:val="24"/>
          </w:rPr>
          <w:t>remain</w:t>
        </w:r>
      </w:ins>
      <w:r>
        <w:rPr>
          <w:rFonts w:ascii="Arial" w:hAnsi="Arial" w:cs="Arial"/>
          <w:w w:val="105"/>
          <w:sz w:val="24"/>
          <w:szCs w:val="24"/>
        </w:rPr>
        <w:t xml:space="preserve"> </w:t>
      </w:r>
      <w:del w:id="743" w:author="Héctor Bahamonde" w:date="2026-10-19T18:06:00Z">
        <w:r>
          <w:rPr>
            <w:rFonts w:ascii="Arial" w:hAnsi="Arial" w:cs="Arial"/>
            <w:w w:val="105"/>
            <w:sz w:val="24"/>
            <w:szCs w:val="24"/>
          </w:rPr>
          <w:delText>inferred rather than observed</w:delText>
        </w:r>
      </w:del>
      <w:ins w:id="744" w:author="Héctor Bahamonde" w:date="2026-10-19T18:06:00Z">
        <w:r>
          <w:rPr>
            <w:rFonts w:ascii="Arial" w:hAnsi="Arial" w:cs="Arial"/>
            <w:w w:val="105"/>
            <w:sz w:val="24"/>
            <w:szCs w:val="24"/>
          </w:rPr>
          <w:t>untested</w:t>
        </w:r>
      </w:ins>
      <w:r>
        <w:rPr>
          <w:rFonts w:ascii="Arial" w:hAnsi="Arial" w:cs="Arial"/>
          <w:w w:val="105"/>
          <w:sz w:val="24"/>
          <w:szCs w:val="24"/>
        </w:rPr>
        <w:t>.</w:t>
      </w:r>
      <w:r w:rsidRPr="008372F6">
        <w:rPr>
          <w:rFonts w:ascii="Arial" w:hAnsi="Arial" w:cs="Arial"/>
          <w:spacing w:val="40"/>
          <w:w w:val="105"/>
          <w:sz w:val="24"/>
          <w:szCs w:val="24"/>
        </w:rPr>
        <w:t xml:space="preserve"> </w:t>
      </w:r>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r w:rsidR="001F22CE" w:rsidRPr="008372F6">
        <w:rPr>
          <w:rFonts w:ascii="Arial" w:hAnsi="Arial" w:cs="Arial"/>
          <w:w w:val="105"/>
          <w:sz w:val="24"/>
          <w:szCs w:val="24"/>
        </w:rPr>
        <w:t xml:space="preserve">Finally, the survey included neither </w:t>
      </w:r>
      <w:r>
        <w:rPr>
          <w:rFonts w:ascii="Arial" w:hAnsi="Arial" w:cs="Arial"/>
          <w:w w:val="105"/>
          <w:sz w:val="24"/>
          <w:szCs w:val="24"/>
        </w:rPr>
        <w:t>manipulation checks nor measures of perceived patient loss, opportunity cost, absence of alternatives, or moral obligation.</w:t>
      </w:r>
      <w:del w:id="745" w:author="Héctor Bahamonde" w:date="2026-10-19T18:14:00Z">
        <w:r>
          <w:rPr>
            <w:rFonts w:ascii="Arial" w:hAnsi="Arial" w:cs="Arial"/>
            <w:w w:val="105"/>
            <w:sz w:val="24"/>
            <w:szCs w:val="24"/>
          </w:rPr>
          <w:delText xml:space="preserve"> </w:delText>
        </w:r>
      </w:del>
      <w:del w:id="746" w:author="Héctor Bahamonde" w:date="2026-10-19T18:06:00Z">
        <w:r>
          <w:rPr>
            <w:rFonts w:ascii="Arial" w:hAnsi="Arial" w:cs="Arial"/>
            <w:w w:val="105"/>
            <w:sz w:val="24"/>
            <w:szCs w:val="24"/>
          </w:rPr>
          <w:delText>We</w:delText>
        </w:r>
      </w:del>
      <w:del w:id="747" w:author="Héctor Bahamonde" w:date="2026-10-19T18:14:00Z">
        <w:r>
          <w:rPr>
            <w:rFonts w:ascii="Arial" w:hAnsi="Arial" w:cs="Arial"/>
            <w:w w:val="105"/>
            <w:sz w:val="24"/>
            <w:szCs w:val="24"/>
          </w:rPr>
          <w:delText xml:space="preserve"> </w:delText>
        </w:r>
      </w:del>
      <w:del w:id="748" w:author="Héctor Bahamonde" w:date="2026-10-19T18:06:00Z">
        <w:r>
          <w:rPr>
            <w:rFonts w:ascii="Arial" w:hAnsi="Arial" w:cs="Arial"/>
            <w:w w:val="105"/>
            <w:sz w:val="24"/>
            <w:szCs w:val="24"/>
          </w:rPr>
          <w:delText>therefore</w:delText>
        </w:r>
      </w:del>
      <w:del w:id="749" w:author="Héctor Bahamonde" w:date="2026-10-19T18:14:00Z">
        <w:r>
          <w:rPr>
            <w:rFonts w:ascii="Arial" w:hAnsi="Arial" w:cs="Arial"/>
            <w:w w:val="105"/>
            <w:sz w:val="24"/>
            <w:szCs w:val="24"/>
          </w:rPr>
          <w:delText xml:space="preserve"> </w:delText>
        </w:r>
      </w:del>
      <w:del w:id="750" w:author="Héctor Bahamonde" w:date="2026-10-19T18:06:00Z">
        <w:r>
          <w:rPr>
            <w:rFonts w:ascii="Arial" w:hAnsi="Arial" w:cs="Arial"/>
            <w:w w:val="105"/>
            <w:sz w:val="24"/>
            <w:szCs w:val="24"/>
          </w:rPr>
          <w:delText>identify</w:delText>
        </w:r>
      </w:del>
      <w:del w:id="751" w:author="Héctor Bahamonde" w:date="2026-10-19T18:14:00Z">
        <w:r>
          <w:rPr>
            <w:rFonts w:ascii="Arial" w:hAnsi="Arial" w:cs="Arial"/>
            <w:w w:val="105"/>
            <w:sz w:val="24"/>
            <w:szCs w:val="24"/>
          </w:rPr>
          <w:delText xml:space="preserve"> </w:delText>
        </w:r>
      </w:del>
      <w:del w:id="752" w:author="Héctor Bahamonde" w:date="2026-10-19T18:06:00Z">
        <w:r>
          <w:rPr>
            <w:rFonts w:ascii="Arial" w:hAnsi="Arial" w:cs="Arial"/>
            <w:w w:val="105"/>
            <w:sz w:val="24"/>
            <w:szCs w:val="24"/>
          </w:rPr>
          <w:delText>effects</w:delText>
        </w:r>
      </w:del>
      <w:del w:id="753" w:author="Héctor Bahamonde" w:date="2026-10-19T18:14:00Z">
        <w:r>
          <w:rPr>
            <w:rFonts w:ascii="Arial" w:hAnsi="Arial" w:cs="Arial"/>
            <w:w w:val="105"/>
            <w:sz w:val="24"/>
            <w:szCs w:val="24"/>
          </w:rPr>
          <w:delText xml:space="preserve"> of </w:delText>
        </w:r>
      </w:del>
      <w:del w:id="754" w:author="Héctor Bahamonde" w:date="2026-10-19T18:06:00Z">
        <w:r>
          <w:rPr>
            <w:rFonts w:ascii="Arial" w:hAnsi="Arial" w:cs="Arial"/>
            <w:w w:val="105"/>
            <w:sz w:val="24"/>
            <w:szCs w:val="24"/>
          </w:rPr>
          <w:delText>the</w:delText>
        </w:r>
      </w:del>
      <w:del w:id="755" w:author="Héctor Bahamonde" w:date="2026-10-19T18:14:00Z">
        <w:r>
          <w:rPr>
            <w:rFonts w:ascii="Arial" w:hAnsi="Arial" w:cs="Arial"/>
            <w:w w:val="105"/>
            <w:sz w:val="24"/>
            <w:szCs w:val="24"/>
          </w:rPr>
          <w:delText xml:space="preserve"> </w:delText>
        </w:r>
      </w:del>
      <w:del w:id="756" w:author="Héctor Bahamonde" w:date="2026-10-19T18:06:00Z">
        <w:r>
          <w:rPr>
            <w:rFonts w:ascii="Arial" w:hAnsi="Arial" w:cs="Arial"/>
            <w:w w:val="105"/>
            <w:sz w:val="24"/>
            <w:szCs w:val="24"/>
          </w:rPr>
          <w:delText>assigned</w:delText>
        </w:r>
      </w:del>
      <w:del w:id="757" w:author="Héctor Bahamonde" w:date="2026-10-19T18:14:00Z">
        <w:r>
          <w:rPr>
            <w:rFonts w:ascii="Arial" w:hAnsi="Arial" w:cs="Arial"/>
            <w:w w:val="105"/>
            <w:sz w:val="24"/>
            <w:szCs w:val="24"/>
          </w:rPr>
          <w:delText xml:space="preserve"> </w:delText>
        </w:r>
      </w:del>
      <w:del w:id="758" w:author="Héctor Bahamonde" w:date="2026-10-19T18:06:00Z">
        <w:r>
          <w:rPr>
            <w:rFonts w:ascii="Arial" w:hAnsi="Arial" w:cs="Arial"/>
            <w:w w:val="105"/>
            <w:sz w:val="24"/>
            <w:szCs w:val="24"/>
          </w:rPr>
          <w:delText>frames</w:delText>
        </w:r>
      </w:del>
      <w:del w:id="759" w:author="Héctor Bahamonde" w:date="2026-10-19T18:14:00Z">
        <w:r>
          <w:rPr>
            <w:rFonts w:ascii="Arial" w:hAnsi="Arial" w:cs="Arial"/>
            <w:w w:val="105"/>
            <w:sz w:val="24"/>
            <w:szCs w:val="24"/>
          </w:rPr>
          <w:delText xml:space="preserve"> </w:delText>
        </w:r>
      </w:del>
      <w:del w:id="760" w:author="Héctor Bahamonde" w:date="2026-10-19T18:06:00Z">
        <w:r>
          <w:rPr>
            <w:rFonts w:ascii="Arial" w:hAnsi="Arial" w:cs="Arial"/>
            <w:w w:val="105"/>
            <w:sz w:val="24"/>
            <w:szCs w:val="24"/>
          </w:rPr>
          <w:delText>on</w:delText>
        </w:r>
      </w:del>
      <w:del w:id="761" w:author="Héctor Bahamonde" w:date="2026-10-19T18:14:00Z">
        <w:r>
          <w:rPr>
            <w:rFonts w:ascii="Arial" w:hAnsi="Arial" w:cs="Arial"/>
            <w:w w:val="105"/>
            <w:sz w:val="24"/>
            <w:szCs w:val="24"/>
          </w:rPr>
          <w:delText xml:space="preserve"> </w:delText>
        </w:r>
      </w:del>
      <w:del w:id="762" w:author="Héctor Bahamonde" w:date="2026-10-19T18:06:00Z">
        <w:r>
          <w:rPr>
            <w:rFonts w:ascii="Arial" w:hAnsi="Arial" w:cs="Arial"/>
            <w:w w:val="105"/>
            <w:sz w:val="24"/>
            <w:szCs w:val="24"/>
          </w:rPr>
          <w:delText>stated</w:delText>
        </w:r>
      </w:del>
      <w:del w:id="763" w:author="Héctor Bahamonde" w:date="2026-10-19T18:14:00Z">
        <w:r>
          <w:rPr>
            <w:rFonts w:ascii="Arial" w:hAnsi="Arial" w:cs="Arial"/>
            <w:w w:val="105"/>
            <w:sz w:val="24"/>
            <w:szCs w:val="24"/>
          </w:rPr>
          <w:delText xml:space="preserve"> </w:delText>
        </w:r>
      </w:del>
      <w:del w:id="764" w:author="Héctor Bahamonde" w:date="2026-10-19T18:06:00Z">
        <w:r>
          <w:rPr>
            <w:rFonts w:ascii="Arial" w:hAnsi="Arial" w:cs="Arial"/>
            <w:w w:val="105"/>
            <w:sz w:val="24"/>
            <w:szCs w:val="24"/>
          </w:rPr>
          <w:delText>funding</w:delText>
        </w:r>
      </w:del>
      <w:del w:id="765" w:author="Héctor Bahamonde" w:date="2026-10-19T18:14:00Z">
        <w:r>
          <w:rPr>
            <w:rFonts w:ascii="Arial" w:hAnsi="Arial" w:cs="Arial"/>
            <w:w w:val="105"/>
            <w:sz w:val="24"/>
            <w:szCs w:val="24"/>
          </w:rPr>
          <w:delText xml:space="preserve"> </w:delText>
        </w:r>
      </w:del>
      <w:del w:id="766" w:author="Héctor Bahamonde" w:date="2026-10-19T18:06:00Z">
        <w:r>
          <w:rPr>
            <w:rFonts w:ascii="Arial" w:hAnsi="Arial" w:cs="Arial"/>
            <w:w w:val="105"/>
            <w:sz w:val="24"/>
            <w:szCs w:val="24"/>
          </w:rPr>
          <w:delText>preferences,</w:delText>
        </w:r>
      </w:del>
      <w:del w:id="767" w:author="Héctor Bahamonde" w:date="2026-10-19T18:14:00Z">
        <w:r>
          <w:rPr>
            <w:rFonts w:ascii="Arial" w:hAnsi="Arial" w:cs="Arial"/>
            <w:w w:val="105"/>
            <w:sz w:val="24"/>
            <w:szCs w:val="24"/>
          </w:rPr>
          <w:delText xml:space="preserve"> </w:delText>
        </w:r>
      </w:del>
      <w:del w:id="768" w:author="Héctor Bahamonde" w:date="2026-10-19T18:06:00Z">
        <w:r>
          <w:rPr>
            <w:rFonts w:ascii="Arial" w:hAnsi="Arial" w:cs="Arial"/>
            <w:w w:val="105"/>
            <w:sz w:val="24"/>
            <w:szCs w:val="24"/>
          </w:rPr>
          <w:delText>not</w:delText>
        </w:r>
      </w:del>
      <w:del w:id="769" w:author="Héctor Bahamonde" w:date="2026-10-19T18:14:00Z">
        <w:r>
          <w:rPr>
            <w:rFonts w:ascii="Arial" w:hAnsi="Arial" w:cs="Arial"/>
            <w:w w:val="105"/>
            <w:sz w:val="24"/>
            <w:szCs w:val="24"/>
          </w:rPr>
          <w:delText xml:space="preserve"> the </w:delText>
        </w:r>
      </w:del>
      <w:del w:id="770" w:author="Héctor Bahamonde" w:date="2026-10-19T18:06:00Z">
        <w:r>
          <w:rPr>
            <w:rFonts w:ascii="Arial" w:hAnsi="Arial" w:cs="Arial"/>
            <w:w w:val="105"/>
            <w:sz w:val="24"/>
            <w:szCs w:val="24"/>
          </w:rPr>
          <w:delText>psychological</w:delText>
        </w:r>
      </w:del>
      <w:del w:id="771" w:author="Héctor Bahamonde" w:date="2026-10-19T18:14:00Z">
        <w:r>
          <w:rPr>
            <w:rFonts w:ascii="Arial" w:hAnsi="Arial" w:cs="Arial"/>
            <w:w w:val="105"/>
            <w:sz w:val="24"/>
            <w:szCs w:val="24"/>
          </w:rPr>
          <w:delText xml:space="preserve"> </w:delText>
        </w:r>
      </w:del>
      <w:del w:id="772" w:author="Héctor Bahamonde" w:date="2026-10-19T18:06:00Z">
        <w:r>
          <w:rPr>
            <w:rFonts w:ascii="Arial" w:hAnsi="Arial" w:cs="Arial"/>
            <w:w w:val="105"/>
            <w:sz w:val="24"/>
            <w:szCs w:val="24"/>
          </w:rPr>
          <w:delText>mechanisms producing those effects; the prospect-theory and rule-of-rescue account should be understood as a theoretically consistent interpretation rather than a directly tested mediation claim.</w:delText>
        </w:r>
      </w:del>
    </w:p>
    <w:p w14:paraId="1C5DCD7E" w14:textId="77777777" w:rsidR="00B27CEB"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r w:rsidR="00873FE2" w:rsidRPr="008372F6">
        <w:rPr>
          <w:rFonts w:ascii="Arial" w:hAnsi="Arial" w:cs="Arial"/>
          <w:w w:val="105"/>
          <w:sz w:val="24"/>
          <w:szCs w:val="24"/>
        </w:rPr>
        <w:t xml:space="preserve">can </w:t>
      </w:r>
      <w:r w:rsidRPr="008372F6">
        <w:rPr>
          <w:rFonts w:ascii="Arial" w:hAnsi="Arial" w:cs="Arial"/>
          <w:w w:val="105"/>
          <w:sz w:val="24"/>
          <w:szCs w:val="24"/>
        </w:rPr>
        <w:t>also be manipulated directly, varying who is said to decide and what procedural safeguards are emphasi</w:t>
      </w:r>
      <w:r w:rsidR="00BF5770" w:rsidRPr="008372F6">
        <w:rPr>
          <w:rFonts w:ascii="Arial" w:hAnsi="Arial" w:cs="Arial"/>
          <w:w w:val="105"/>
          <w:sz w:val="24"/>
          <w:szCs w:val="24"/>
        </w:rPr>
        <w:t>z</w:t>
      </w:r>
      <w:r w:rsidRPr="008372F6">
        <w:rPr>
          <w:rFonts w:ascii="Arial" w:hAnsi="Arial" w:cs="Arial"/>
          <w:w w:val="105"/>
          <w:sz w:val="24"/>
          <w:szCs w:val="24"/>
        </w:rPr>
        <w:t>ed.</w:t>
      </w:r>
      <w:r w:rsidRPr="008372F6">
        <w:rPr>
          <w:rFonts w:ascii="Arial" w:hAnsi="Arial" w:cs="Arial"/>
          <w:spacing w:val="35"/>
          <w:w w:val="105"/>
          <w:sz w:val="24"/>
          <w:szCs w:val="24"/>
        </w:rPr>
        <w:t xml:space="preserve"> </w:t>
      </w:r>
      <w:del w:id="773" w:author="Héctor Bahamonde" w:date="2026-10-19T18:06:00Z">
        <w:r>
          <w:rPr>
            <w:rFonts w:ascii="Arial" w:hAnsi="Arial" w:cs="Arial"/>
            <w:w w:val="105"/>
            <w:sz w:val="24"/>
            <w:szCs w:val="24"/>
          </w:rPr>
          <w:delText>Comparative</w:delText>
        </w:r>
      </w:del>
      <w:ins w:id="774" w:author="Héctor Bahamonde" w:date="2026-10-19T18:06:00Z">
        <w:r>
          <w:rPr>
            <w:rFonts w:ascii="Arial" w:hAnsi="Arial" w:cs="Arial"/>
            <w:w w:val="105"/>
            <w:sz w:val="24"/>
            <w:szCs w:val="24"/>
          </w:rPr>
          <w:t>Experiments</w:t>
        </w:r>
      </w:ins>
      <w:r>
        <w:rPr>
          <w:rFonts w:ascii="Arial" w:hAnsi="Arial" w:cs="Arial"/>
          <w:w w:val="105"/>
          <w:sz w:val="24"/>
          <w:szCs w:val="24"/>
        </w:rPr>
        <w:t xml:space="preserve"> </w:t>
      </w:r>
      <w:del w:id="775" w:author="Héctor Bahamonde" w:date="2026-10-19T18:06:00Z">
        <w:r>
          <w:rPr>
            <w:rFonts w:ascii="Arial" w:hAnsi="Arial" w:cs="Arial"/>
            <w:w w:val="105"/>
            <w:sz w:val="24"/>
            <w:szCs w:val="24"/>
          </w:rPr>
          <w:delText>experiments</w:delText>
        </w:r>
      </w:del>
      <w:ins w:id="776" w:author="Héctor Bahamonde" w:date="2026-10-19T18:06:00Z">
        <w:r>
          <w:rPr>
            <w:rFonts w:ascii="Arial" w:hAnsi="Arial" w:cs="Arial"/>
            <w:w w:val="105"/>
            <w:sz w:val="24"/>
            <w:szCs w:val="24"/>
          </w:rPr>
          <w:t>varying</w:t>
        </w:r>
      </w:ins>
      <w:r>
        <w:rPr>
          <w:rFonts w:ascii="Arial" w:hAnsi="Arial" w:cs="Arial"/>
          <w:w w:val="105"/>
          <w:sz w:val="24"/>
          <w:szCs w:val="24"/>
        </w:rPr>
        <w:t xml:space="preserve"> </w:t>
      </w:r>
      <w:del w:id="777" w:author="Héctor Bahamonde" w:date="2026-10-19T18:06:00Z">
        <w:r>
          <w:rPr>
            <w:rFonts w:ascii="Arial" w:hAnsi="Arial" w:cs="Arial"/>
            <w:w w:val="105"/>
            <w:sz w:val="24"/>
            <w:szCs w:val="24"/>
          </w:rPr>
          <w:delText>contrasting</w:delText>
        </w:r>
      </w:del>
      <w:ins w:id="778" w:author="Héctor Bahamonde" w:date="2026-10-19T18:06:00Z">
        <w:r>
          <w:rPr>
            <w:rFonts w:ascii="Arial" w:hAnsi="Arial" w:cs="Arial"/>
            <w:w w:val="105"/>
            <w:sz w:val="24"/>
            <w:szCs w:val="24"/>
          </w:rPr>
          <w:t>the</w:t>
        </w:r>
      </w:ins>
      <w:r>
        <w:rPr>
          <w:rFonts w:ascii="Arial" w:hAnsi="Arial" w:cs="Arial"/>
          <w:w w:val="105"/>
          <w:sz w:val="24"/>
          <w:szCs w:val="24"/>
        </w:rPr>
        <w:t xml:space="preserve"> </w:t>
      </w:r>
      <w:del w:id="779" w:author="Héctor Bahamonde" w:date="2026-10-19T18:06:00Z">
        <w:r>
          <w:rPr>
            <w:rFonts w:ascii="Arial" w:hAnsi="Arial" w:cs="Arial"/>
            <w:w w:val="105"/>
            <w:sz w:val="24"/>
            <w:szCs w:val="24"/>
          </w:rPr>
          <w:delText>technocratic</w:delText>
        </w:r>
      </w:del>
      <w:proofErr w:type="gramStart"/>
      <w:ins w:id="780" w:author="Héctor Bahamonde" w:date="2026-10-19T18:06:00Z">
        <w:r>
          <w:rPr>
            <w:rFonts w:ascii="Arial" w:hAnsi="Arial" w:cs="Arial"/>
            <w:w w:val="105"/>
            <w:sz w:val="24"/>
            <w:szCs w:val="24"/>
          </w:rPr>
          <w:t>decision-maker</w:t>
        </w:r>
      </w:ins>
      <w:proofErr w:type="gramEnd"/>
      <w:r>
        <w:rPr>
          <w:rFonts w:ascii="Arial" w:hAnsi="Arial" w:cs="Arial"/>
          <w:w w:val="105"/>
          <w:sz w:val="24"/>
          <w:szCs w:val="24"/>
        </w:rPr>
        <w:t xml:space="preserve"> </w:t>
      </w:r>
      <w:del w:id="781" w:author="Héctor Bahamonde" w:date="2026-10-19T18:06:00Z">
        <w:r>
          <w:rPr>
            <w:rFonts w:ascii="Arial" w:hAnsi="Arial" w:cs="Arial"/>
            <w:w w:val="105"/>
            <w:sz w:val="24"/>
            <w:szCs w:val="24"/>
          </w:rPr>
          <w:delText>framing</w:delText>
        </w:r>
      </w:del>
      <w:ins w:id="782" w:author="Héctor Bahamonde" w:date="2026-10-19T18:06:00Z">
        <w:r>
          <w:rPr>
            <w:rFonts w:ascii="Arial" w:hAnsi="Arial" w:cs="Arial"/>
            <w:w w:val="105"/>
            <w:sz w:val="24"/>
            <w:szCs w:val="24"/>
          </w:rPr>
          <w:t>and</w:t>
        </w:r>
      </w:ins>
      <w:r>
        <w:rPr>
          <w:rFonts w:ascii="Arial" w:hAnsi="Arial" w:cs="Arial"/>
          <w:w w:val="105"/>
          <w:sz w:val="24"/>
          <w:szCs w:val="24"/>
        </w:rPr>
        <w:t xml:space="preserve"> </w:t>
      </w:r>
      <w:del w:id="783" w:author="Héctor Bahamonde" w:date="2026-10-19T18:06:00Z">
        <w:r>
          <w:rPr>
            <w:rFonts w:ascii="Arial" w:hAnsi="Arial" w:cs="Arial"/>
            <w:w w:val="105"/>
            <w:sz w:val="24"/>
            <w:szCs w:val="24"/>
          </w:rPr>
          <w:delText>with</w:delText>
        </w:r>
      </w:del>
      <w:ins w:id="784" w:author="Héctor Bahamonde" w:date="2026-10-19T18:06:00Z">
        <w:r>
          <w:rPr>
            <w:rFonts w:ascii="Arial" w:hAnsi="Arial" w:cs="Arial"/>
            <w:w w:val="105"/>
            <w:sz w:val="24"/>
            <w:szCs w:val="24"/>
          </w:rPr>
          <w:t>institutional</w:t>
        </w:r>
      </w:ins>
      <w:r>
        <w:rPr>
          <w:rFonts w:ascii="Arial" w:hAnsi="Arial" w:cs="Arial"/>
          <w:w w:val="105"/>
          <w:sz w:val="24"/>
          <w:szCs w:val="24"/>
        </w:rPr>
        <w:t xml:space="preserve"> </w:t>
      </w:r>
      <w:del w:id="785" w:author="Héctor Bahamonde" w:date="2026-10-19T18:06:00Z">
        <w:r>
          <w:rPr>
            <w:rFonts w:ascii="Arial" w:hAnsi="Arial" w:cs="Arial"/>
            <w:w w:val="105"/>
            <w:sz w:val="24"/>
            <w:szCs w:val="24"/>
          </w:rPr>
          <w:delText>patient-story</w:delText>
        </w:r>
      </w:del>
      <w:ins w:id="786" w:author="Héctor Bahamonde" w:date="2026-10-19T18:06:00Z">
        <w:r>
          <w:rPr>
            <w:rFonts w:ascii="Arial" w:hAnsi="Arial" w:cs="Arial"/>
            <w:w w:val="105"/>
            <w:sz w:val="24"/>
            <w:szCs w:val="24"/>
          </w:rPr>
          <w:t>safeguards</w:t>
        </w:r>
      </w:ins>
      <w:r>
        <w:rPr>
          <w:rFonts w:ascii="Arial" w:hAnsi="Arial" w:cs="Arial"/>
          <w:w w:val="105"/>
          <w:sz w:val="24"/>
          <w:szCs w:val="24"/>
        </w:rPr>
        <w:t xml:space="preserve"> </w:t>
      </w:r>
      <w:del w:id="787" w:author="Héctor Bahamonde" w:date="2026-10-19T18:06:00Z">
        <w:r>
          <w:rPr>
            <w:rFonts w:ascii="Arial" w:hAnsi="Arial" w:cs="Arial"/>
            <w:w w:val="105"/>
            <w:sz w:val="24"/>
            <w:szCs w:val="24"/>
          </w:rPr>
          <w:delText>framing</w:delText>
        </w:r>
      </w:del>
      <w:ins w:id="788" w:author="Héctor Bahamonde" w:date="2026-10-19T18:06:00Z">
        <w:r>
          <w:rPr>
            <w:rFonts w:ascii="Arial" w:hAnsi="Arial" w:cs="Arial"/>
            <w:w w:val="105"/>
            <w:sz w:val="24"/>
            <w:szCs w:val="24"/>
          </w:rPr>
          <w:t>could</w:t>
        </w:r>
      </w:ins>
      <w:r>
        <w:rPr>
          <w:rFonts w:ascii="Arial" w:hAnsi="Arial" w:cs="Arial"/>
          <w:w w:val="105"/>
          <w:sz w:val="24"/>
          <w:szCs w:val="24"/>
        </w:rPr>
        <w:t xml:space="preserve"> </w:t>
      </w:r>
      <w:del w:id="789" w:author="Héctor Bahamonde" w:date="2026-10-19T18:06:00Z">
        <w:r>
          <w:rPr>
            <w:rFonts w:ascii="Arial" w:hAnsi="Arial" w:cs="Arial"/>
            <w:w w:val="105"/>
            <w:sz w:val="24"/>
            <w:szCs w:val="24"/>
          </w:rPr>
          <w:delText>would clarify</w:delText>
        </w:r>
      </w:del>
      <w:ins w:id="790" w:author="Héctor Bahamonde" w:date="2026-10-19T18:06:00Z">
        <w:r>
          <w:rPr>
            <w:rFonts w:ascii="Arial" w:hAnsi="Arial" w:cs="Arial"/>
            <w:w w:val="105"/>
            <w:sz w:val="24"/>
            <w:szCs w:val="24"/>
          </w:rPr>
          <w:t>test</w:t>
        </w:r>
      </w:ins>
      <w:r>
        <w:rPr>
          <w:rFonts w:ascii="Arial" w:hAnsi="Arial" w:cs="Arial"/>
          <w:w w:val="105"/>
          <w:sz w:val="24"/>
          <w:szCs w:val="24"/>
        </w:rPr>
        <w:t xml:space="preserve"> whether delegation </w:t>
      </w:r>
      <w:del w:id="791" w:author="Héctor Bahamonde" w:date="2026-10-19T18:06:00Z">
        <w:r>
          <w:rPr>
            <w:rFonts w:ascii="Arial" w:hAnsi="Arial" w:cs="Arial"/>
            <w:w w:val="105"/>
            <w:sz w:val="24"/>
            <w:szCs w:val="24"/>
          </w:rPr>
          <w:delText>dampens</w:delText>
        </w:r>
      </w:del>
      <w:ins w:id="792" w:author="Héctor Bahamonde" w:date="2026-10-19T18:06:00Z">
        <w:r>
          <w:rPr>
            <w:rFonts w:ascii="Arial" w:hAnsi="Arial" w:cs="Arial"/>
            <w:w w:val="105"/>
            <w:sz w:val="24"/>
            <w:szCs w:val="24"/>
          </w:rPr>
          <w:t>moderates</w:t>
        </w:r>
      </w:ins>
      <w:r>
        <w:rPr>
          <w:rFonts w:ascii="Arial" w:hAnsi="Arial" w:cs="Arial"/>
          <w:w w:val="105"/>
          <w:sz w:val="24"/>
          <w:szCs w:val="24"/>
        </w:rPr>
        <w:t xml:space="preserve"> </w:t>
      </w:r>
      <w:del w:id="793" w:author="Héctor Bahamonde" w:date="2026-10-19T18:06:00Z">
        <w:r>
          <w:rPr>
            <w:rFonts w:ascii="Arial" w:hAnsi="Arial" w:cs="Arial"/>
            <w:w w:val="105"/>
            <w:sz w:val="24"/>
            <w:szCs w:val="24"/>
          </w:rPr>
          <w:delText>or</w:delText>
        </w:r>
      </w:del>
      <w:ins w:id="794" w:author="Héctor Bahamonde" w:date="2026-10-19T18:06:00Z">
        <w:r>
          <w:rPr>
            <w:rFonts w:ascii="Arial" w:hAnsi="Arial" w:cs="Arial"/>
            <w:w w:val="105"/>
            <w:sz w:val="24"/>
            <w:szCs w:val="24"/>
          </w:rPr>
          <w:t>responses</w:t>
        </w:r>
      </w:ins>
      <w:r>
        <w:rPr>
          <w:rFonts w:ascii="Arial" w:hAnsi="Arial" w:cs="Arial"/>
          <w:w w:val="105"/>
          <w:sz w:val="24"/>
          <w:szCs w:val="24"/>
        </w:rPr>
        <w:t xml:space="preserve"> </w:t>
      </w:r>
      <w:del w:id="795" w:author="Héctor Bahamonde" w:date="2026-10-19T18:06:00Z">
        <w:r>
          <w:rPr>
            <w:rFonts w:ascii="Arial" w:hAnsi="Arial" w:cs="Arial"/>
            <w:w w:val="105"/>
            <w:sz w:val="24"/>
            <w:szCs w:val="24"/>
          </w:rPr>
          <w:delText>merely</w:delText>
        </w:r>
      </w:del>
      <w:ins w:id="796" w:author="Héctor Bahamonde" w:date="2026-10-19T18:06:00Z">
        <w:r>
          <w:rPr>
            <w:rFonts w:ascii="Arial" w:hAnsi="Arial" w:cs="Arial"/>
            <w:w w:val="105"/>
            <w:sz w:val="24"/>
            <w:szCs w:val="24"/>
          </w:rPr>
          <w:t>to</w:t>
        </w:r>
      </w:ins>
      <w:r>
        <w:rPr>
          <w:rFonts w:ascii="Arial" w:hAnsi="Arial" w:cs="Arial"/>
          <w:w w:val="105"/>
          <w:sz w:val="24"/>
          <w:szCs w:val="24"/>
        </w:rPr>
        <w:t xml:space="preserve"> </w:t>
      </w:r>
      <w:del w:id="797" w:author="Héctor Bahamonde" w:date="2026-10-19T18:06:00Z">
        <w:r>
          <w:rPr>
            <w:rFonts w:ascii="Arial" w:hAnsi="Arial" w:cs="Arial"/>
            <w:w w:val="105"/>
            <w:sz w:val="24"/>
            <w:szCs w:val="24"/>
          </w:rPr>
          <w:delText>displaces</w:delText>
        </w:r>
      </w:del>
      <w:ins w:id="798" w:author="Héctor Bahamonde" w:date="2026-10-19T18:06:00Z">
        <w:r>
          <w:rPr>
            <w:rFonts w:ascii="Arial" w:hAnsi="Arial" w:cs="Arial"/>
            <w:w w:val="105"/>
            <w:sz w:val="24"/>
            <w:szCs w:val="24"/>
          </w:rPr>
          <w:t>these</w:t>
        </w:r>
      </w:ins>
      <w:r>
        <w:rPr>
          <w:rFonts w:ascii="Arial" w:hAnsi="Arial" w:cs="Arial"/>
          <w:w w:val="105"/>
          <w:sz w:val="24"/>
          <w:szCs w:val="24"/>
        </w:rPr>
        <w:t xml:space="preserve"> </w:t>
      </w:r>
      <w:del w:id="799" w:author="Héctor Bahamonde" w:date="2026-10-19T18:06:00Z">
        <w:r>
          <w:rPr>
            <w:rFonts w:ascii="Arial" w:hAnsi="Arial" w:cs="Arial"/>
            <w:w w:val="105"/>
            <w:sz w:val="24"/>
            <w:szCs w:val="24"/>
          </w:rPr>
          <w:delText>the persuasive force of identifiable beneficiaries.</w:delText>
        </w:r>
      </w:del>
      <w:ins w:id="800" w:author="Héctor Bahamonde" w:date="2026-10-19T18:06:00Z">
        <w:r>
          <w:rPr>
            <w:rFonts w:ascii="Arial" w:hAnsi="Arial" w:cs="Arial"/>
            <w:w w:val="105"/>
            <w:sz w:val="24"/>
            <w:szCs w:val="24"/>
          </w:rPr>
          <w:t>justifications.</w:t>
        </w:r>
      </w:ins>
      <w:r>
        <w:rPr>
          <w:rFonts w:ascii="Arial" w:hAnsi="Arial" w:cs="Arial"/>
          <w:w w:val="105"/>
          <w:sz w:val="24"/>
          <w:szCs w:val="24"/>
        </w:rPr>
        <w:t xml:space="preserve"> Finally, longitudinal and field designs could assess persistence, learning, and real-world political consequences.</w:t>
      </w:r>
      <w:r w:rsidR="00B27CEB" w:rsidRPr="008372F6">
        <w:rPr>
          <w:rFonts w:ascii="Arial" w:hAnsi="Arial" w:cs="Arial"/>
          <w:w w:val="110"/>
          <w:sz w:val="24"/>
          <w:szCs w:val="24"/>
        </w:rPr>
        <w:t xml:space="preserve"> </w:t>
      </w:r>
    </w:p>
    <w:p w14:paraId="55A12806" w14:textId="77777777" w:rsidR="005D491A" w:rsidRPr="008372F6" w:rsidRDefault="002140F3" w:rsidP="008372F6">
      <w:pPr>
        <w:pStyle w:val="BodyText"/>
        <w:spacing w:before="120" w:after="120" w:line="360" w:lineRule="auto"/>
        <w:jc w:val="both"/>
        <w:rPr>
          <w:rFonts w:ascii="Arial" w:hAnsi="Arial" w:cs="Arial"/>
          <w:sz w:val="24"/>
          <w:szCs w:val="24"/>
        </w:rPr>
        <w:sectPr w:rsidR="005D491A" w:rsidRPr="008372F6">
          <w:footerReference w:type="default" r:id="rId11"/>
          <w:pgSz w:w="12240" w:h="15840"/>
          <w:pgMar w:top="1340" w:right="1080" w:bottom="1080" w:left="1080" w:header="0" w:footer="888" w:gutter="0"/>
          <w:cols w:space="720"/>
        </w:sectPr>
      </w:pPr>
      <w:r>
        <w:rPr>
          <w:rFonts w:ascii="Arial" w:hAnsi="Arial" w:cs="Arial"/>
          <w:w w:val="110"/>
          <w:sz w:val="24"/>
          <w:szCs w:val="24"/>
        </w:rPr>
        <w:t xml:space="preserve">Overall, </w:t>
      </w:r>
      <w:del w:id="801" w:author="Héctor Bahamonde" w:date="2026-10-19T18:06:00Z">
        <w:r>
          <w:rPr>
            <w:rFonts w:ascii="Arial" w:hAnsi="Arial" w:cs="Arial"/>
            <w:w w:val="110"/>
            <w:sz w:val="24"/>
            <w:szCs w:val="24"/>
          </w:rPr>
          <w:delText>experimentally</w:delText>
        </w:r>
      </w:del>
      <w:ins w:id="802" w:author="Héctor Bahamonde" w:date="2026-10-19T18:06:00Z">
        <w:r>
          <w:rPr>
            <w:rFonts w:ascii="Arial" w:hAnsi="Arial" w:cs="Arial"/>
            <w:w w:val="110"/>
            <w:sz w:val="24"/>
            <w:szCs w:val="24"/>
          </w:rPr>
          <w:t>rescue</w:t>
        </w:r>
      </w:ins>
      <w:r>
        <w:rPr>
          <w:rFonts w:ascii="Arial" w:hAnsi="Arial" w:cs="Arial"/>
          <w:w w:val="110"/>
          <w:sz w:val="24"/>
          <w:szCs w:val="24"/>
        </w:rPr>
        <w:t xml:space="preserve"> </w:t>
      </w:r>
      <w:del w:id="803" w:author="Héctor Bahamonde" w:date="2026-10-19T18:06:00Z">
        <w:r>
          <w:rPr>
            <w:rFonts w:ascii="Arial" w:hAnsi="Arial" w:cs="Arial"/>
            <w:w w:val="110"/>
            <w:sz w:val="24"/>
            <w:szCs w:val="24"/>
          </w:rPr>
          <w:delText>varied</w:delText>
        </w:r>
      </w:del>
      <w:ins w:id="804" w:author="Héctor Bahamonde" w:date="2026-10-19T18:06:00Z">
        <w:r>
          <w:rPr>
            <w:rFonts w:ascii="Arial" w:hAnsi="Arial" w:cs="Arial"/>
            <w:w w:val="110"/>
            <w:sz w:val="24"/>
            <w:szCs w:val="24"/>
          </w:rPr>
          <w:t>and resource-preservation</w:t>
        </w:r>
      </w:ins>
      <w:r>
        <w:rPr>
          <w:rFonts w:ascii="Arial" w:hAnsi="Arial" w:cs="Arial"/>
          <w:w w:val="110"/>
          <w:sz w:val="24"/>
          <w:szCs w:val="24"/>
        </w:rPr>
        <w:t xml:space="preserve"> justifications </w:t>
      </w:r>
      <w:del w:id="805" w:author="Héctor Bahamonde" w:date="2026-10-19T18:06:00Z">
        <w:r>
          <w:rPr>
            <w:rFonts w:ascii="Arial" w:hAnsi="Arial" w:cs="Arial"/>
            <w:w w:val="110"/>
            <w:sz w:val="24"/>
            <w:szCs w:val="24"/>
          </w:rPr>
          <w:delText>shifted</w:delText>
        </w:r>
      </w:del>
      <w:ins w:id="806" w:author="Héctor Bahamonde" w:date="2026-10-19T18:06:00Z">
        <w:r>
          <w:rPr>
            <w:rFonts w:ascii="Arial" w:hAnsi="Arial" w:cs="Arial"/>
            <w:w w:val="110"/>
            <w:sz w:val="24"/>
            <w:szCs w:val="24"/>
          </w:rPr>
          <w:t>produce</w:t>
        </w:r>
      </w:ins>
      <w:r>
        <w:rPr>
          <w:rFonts w:ascii="Arial" w:hAnsi="Arial" w:cs="Arial"/>
          <w:w w:val="110"/>
          <w:sz w:val="24"/>
          <w:szCs w:val="24"/>
        </w:rPr>
        <w:t xml:space="preserve"> </w:t>
      </w:r>
      <w:del w:id="807" w:author="Héctor Bahamonde" w:date="2026-10-19T18:06:00Z">
        <w:r>
          <w:rPr>
            <w:rFonts w:ascii="Arial" w:hAnsi="Arial" w:cs="Arial"/>
            <w:w w:val="110"/>
            <w:sz w:val="24"/>
            <w:szCs w:val="24"/>
          </w:rPr>
          <w:delText>stated</w:delText>
        </w:r>
      </w:del>
      <w:ins w:id="808" w:author="Héctor Bahamonde" w:date="2026-10-19T18:06:00Z">
        <w:r>
          <w:rPr>
            <w:rFonts w:ascii="Arial" w:hAnsi="Arial" w:cs="Arial"/>
            <w:w w:val="110"/>
            <w:sz w:val="24"/>
            <w:szCs w:val="24"/>
          </w:rPr>
          <w:t>different patterns across</w:t>
        </w:r>
      </w:ins>
      <w:r>
        <w:rPr>
          <w:rFonts w:ascii="Arial" w:hAnsi="Arial" w:cs="Arial"/>
          <w:w w:val="110"/>
          <w:sz w:val="24"/>
          <w:szCs w:val="24"/>
        </w:rPr>
        <w:t xml:space="preserve"> funding </w:t>
      </w:r>
      <w:del w:id="809" w:author="Héctor Bahamonde" w:date="2026-10-19T18:06:00Z">
        <w:r>
          <w:rPr>
            <w:rFonts w:ascii="Arial" w:hAnsi="Arial" w:cs="Arial"/>
            <w:w w:val="110"/>
            <w:sz w:val="24"/>
            <w:szCs w:val="24"/>
          </w:rPr>
          <w:delText>preferences</w:delText>
        </w:r>
      </w:del>
      <w:ins w:id="810" w:author="Héctor Bahamonde" w:date="2026-10-19T18:06:00Z">
        <w:r>
          <w:rPr>
            <w:rFonts w:ascii="Arial" w:hAnsi="Arial" w:cs="Arial"/>
            <w:w w:val="110"/>
            <w:sz w:val="24"/>
            <w:szCs w:val="24"/>
          </w:rPr>
          <w:t>preferences.</w:t>
        </w:r>
      </w:ins>
      <w:del w:id="811" w:author="Héctor Bahamonde" w:date="2026-10-19T18:41:00Z">
        <w:r>
          <w:rPr>
            <w:rFonts w:ascii="Arial" w:hAnsi="Arial" w:cs="Arial"/>
            <w:w w:val="110"/>
            <w:sz w:val="24"/>
            <w:szCs w:val="24"/>
          </w:rPr>
          <w:delText xml:space="preserve"> </w:delText>
        </w:r>
      </w:del>
      <w:del w:id="812" w:author="Héctor Bahamonde" w:date="2026-10-19T18:06:00Z">
        <w:r>
          <w:rPr>
            <w:rFonts w:ascii="Arial" w:hAnsi="Arial" w:cs="Arial"/>
            <w:w w:val="110"/>
            <w:sz w:val="24"/>
            <w:szCs w:val="24"/>
          </w:rPr>
          <w:delText>within</w:delText>
        </w:r>
      </w:del>
      <w:del w:id="813" w:author="Héctor Bahamonde" w:date="2026-10-19T18:41:00Z">
        <w:r>
          <w:rPr>
            <w:rFonts w:ascii="Arial" w:hAnsi="Arial" w:cs="Arial"/>
            <w:w w:val="110"/>
            <w:sz w:val="24"/>
            <w:szCs w:val="24"/>
          </w:rPr>
          <w:delText xml:space="preserve"> </w:delText>
        </w:r>
      </w:del>
      <w:del w:id="814" w:author="Héctor Bahamonde" w:date="2026-10-19T18:06:00Z">
        <w:r>
          <w:rPr>
            <w:rFonts w:ascii="Arial" w:hAnsi="Arial" w:cs="Arial"/>
            <w:w w:val="110"/>
            <w:sz w:val="24"/>
            <w:szCs w:val="24"/>
          </w:rPr>
          <w:delText>Finland’s</w:delText>
        </w:r>
      </w:del>
      <w:del w:id="815" w:author="Héctor Bahamonde" w:date="2026-10-19T18:41:00Z">
        <w:r>
          <w:rPr>
            <w:rFonts w:ascii="Arial" w:hAnsi="Arial" w:cs="Arial"/>
            <w:w w:val="110"/>
            <w:sz w:val="24"/>
            <w:szCs w:val="24"/>
          </w:rPr>
          <w:delText xml:space="preserve"> </w:delText>
        </w:r>
      </w:del>
      <w:del w:id="816" w:author="Héctor Bahamonde" w:date="2026-10-19T18:06:00Z">
        <w:r>
          <w:rPr>
            <w:rFonts w:ascii="Arial" w:hAnsi="Arial" w:cs="Arial"/>
            <w:w w:val="110"/>
            <w:sz w:val="24"/>
            <w:szCs w:val="24"/>
          </w:rPr>
          <w:delText>delegated</w:delText>
        </w:r>
      </w:del>
      <w:del w:id="817" w:author="Héctor Bahamonde" w:date="2026-10-19T18:41:00Z">
        <w:r>
          <w:rPr>
            <w:rFonts w:ascii="Arial" w:hAnsi="Arial" w:cs="Arial"/>
            <w:w w:val="110"/>
            <w:sz w:val="24"/>
            <w:szCs w:val="24"/>
          </w:rPr>
          <w:delText xml:space="preserve"> </w:delText>
        </w:r>
      </w:del>
      <w:del w:id="818" w:author="Héctor Bahamonde" w:date="2026-10-19T18:06:00Z">
        <w:r>
          <w:rPr>
            <w:rFonts w:ascii="Arial" w:hAnsi="Arial" w:cs="Arial"/>
            <w:w w:val="110"/>
            <w:sz w:val="24"/>
            <w:szCs w:val="24"/>
          </w:rPr>
          <w:delText>reimbursement</w:delText>
        </w:r>
      </w:del>
      <w:del w:id="819" w:author="Héctor Bahamonde" w:date="2026-10-19T18:41:00Z">
        <w:r>
          <w:rPr>
            <w:rFonts w:ascii="Arial" w:hAnsi="Arial" w:cs="Arial"/>
            <w:w w:val="110"/>
            <w:sz w:val="24"/>
            <w:szCs w:val="24"/>
          </w:rPr>
          <w:delText xml:space="preserve"> </w:delText>
        </w:r>
      </w:del>
      <w:del w:id="820" w:author="Héctor Bahamonde" w:date="2026-10-19T18:06:00Z">
        <w:r>
          <w:rPr>
            <w:rFonts w:ascii="Arial" w:hAnsi="Arial" w:cs="Arial"/>
            <w:w w:val="110"/>
            <w:sz w:val="24"/>
            <w:szCs w:val="24"/>
          </w:rPr>
          <w:delText>setting.</w:delText>
        </w:r>
      </w:del>
      <w:r>
        <w:rPr>
          <w:rFonts w:ascii="Arial" w:hAnsi="Arial" w:cs="Arial"/>
          <w:w w:val="110"/>
          <w:sz w:val="24"/>
          <w:szCs w:val="24"/>
        </w:rPr>
        <w:t xml:space="preserve"> </w:t>
      </w:r>
      <w:del w:id="821" w:author="Héctor Bahamonde" w:date="2026-10-19T18:06:00Z">
        <w:r>
          <w:rPr>
            <w:rFonts w:ascii="Arial" w:hAnsi="Arial" w:cs="Arial"/>
            <w:w w:val="110"/>
            <w:sz w:val="24"/>
            <w:szCs w:val="24"/>
          </w:rPr>
          <w:delText>The</w:delText>
        </w:r>
      </w:del>
      <w:ins w:id="822" w:author="Héctor Bahamonde" w:date="2026-10-19T18:06:00Z">
        <w:r>
          <w:rPr>
            <w:rFonts w:ascii="Arial" w:hAnsi="Arial" w:cs="Arial"/>
            <w:w w:val="110"/>
            <w:sz w:val="24"/>
            <w:szCs w:val="24"/>
          </w:rPr>
          <w:t>These</w:t>
        </w:r>
      </w:ins>
      <w:r>
        <w:rPr>
          <w:rFonts w:ascii="Arial" w:hAnsi="Arial" w:cs="Arial"/>
          <w:w w:val="110"/>
          <w:sz w:val="24"/>
          <w:szCs w:val="24"/>
        </w:rPr>
        <w:t xml:space="preserve"> </w:t>
      </w:r>
      <w:del w:id="823" w:author="Héctor Bahamonde" w:date="2026-10-19T18:06:00Z">
        <w:r>
          <w:rPr>
            <w:rFonts w:ascii="Arial" w:hAnsi="Arial" w:cs="Arial"/>
            <w:w w:val="110"/>
            <w:sz w:val="24"/>
            <w:szCs w:val="24"/>
          </w:rPr>
          <w:delText>directional</w:delText>
        </w:r>
      </w:del>
      <w:ins w:id="824" w:author="Héctor Bahamonde" w:date="2026-10-19T18:06:00Z">
        <w:r>
          <w:rPr>
            <w:rFonts w:ascii="Arial" w:hAnsi="Arial" w:cs="Arial"/>
            <w:w w:val="110"/>
            <w:sz w:val="24"/>
            <w:szCs w:val="24"/>
          </w:rPr>
          <w:t>findings</w:t>
        </w:r>
      </w:ins>
      <w:r>
        <w:rPr>
          <w:rFonts w:ascii="Arial" w:hAnsi="Arial" w:cs="Arial"/>
          <w:w w:val="110"/>
          <w:sz w:val="24"/>
          <w:szCs w:val="24"/>
        </w:rPr>
        <w:t xml:space="preserve"> </w:t>
      </w:r>
      <w:del w:id="825" w:author="Héctor Bahamonde" w:date="2026-10-19T18:06:00Z">
        <w:r>
          <w:rPr>
            <w:rFonts w:ascii="Arial" w:hAnsi="Arial" w:cs="Arial"/>
            <w:w w:val="110"/>
            <w:sz w:val="24"/>
            <w:szCs w:val="24"/>
          </w:rPr>
          <w:delText>pattern is consistent with reference-dependent interpretation, but</w:delText>
        </w:r>
      </w:del>
      <w:ins w:id="826" w:author="Héctor Bahamonde" w:date="2026-10-19T18:06:00Z">
        <w:r>
          <w:rPr>
            <w:rFonts w:ascii="Arial" w:hAnsi="Arial" w:cs="Arial"/>
            <w:w w:val="110"/>
            <w:sz w:val="24"/>
            <w:szCs w:val="24"/>
          </w:rPr>
          <w:t>highlight</w:t>
        </w:r>
      </w:ins>
      <w:r>
        <w:rPr>
          <w:rFonts w:ascii="Arial" w:hAnsi="Arial" w:cs="Arial"/>
          <w:w w:val="110"/>
          <w:sz w:val="24"/>
          <w:szCs w:val="24"/>
        </w:rPr>
        <w:t xml:space="preserve"> the </w:t>
      </w:r>
      <w:del w:id="827" w:author="Héctor Bahamonde" w:date="2026-10-19T18:06:00Z">
        <w:r>
          <w:rPr>
            <w:rFonts w:ascii="Arial" w:hAnsi="Arial" w:cs="Arial"/>
            <w:w w:val="110"/>
            <w:sz w:val="24"/>
            <w:szCs w:val="24"/>
          </w:rPr>
          <w:delText>design</w:delText>
        </w:r>
      </w:del>
      <w:ins w:id="828" w:author="Héctor Bahamonde" w:date="2026-10-19T18:06:00Z">
        <w:r>
          <w:rPr>
            <w:rFonts w:ascii="Arial" w:hAnsi="Arial" w:cs="Arial"/>
            <w:w w:val="110"/>
            <w:sz w:val="24"/>
            <w:szCs w:val="24"/>
          </w:rPr>
          <w:t>role</w:t>
        </w:r>
      </w:ins>
      <w:r>
        <w:rPr>
          <w:rFonts w:ascii="Arial" w:hAnsi="Arial" w:cs="Arial"/>
          <w:w w:val="110"/>
          <w:sz w:val="24"/>
          <w:szCs w:val="24"/>
        </w:rPr>
        <w:t xml:space="preserve"> </w:t>
      </w:r>
      <w:del w:id="829" w:author="Héctor Bahamonde" w:date="2026-10-19T18:06:00Z">
        <w:r>
          <w:rPr>
            <w:rFonts w:ascii="Arial" w:hAnsi="Arial" w:cs="Arial"/>
            <w:w w:val="110"/>
            <w:sz w:val="24"/>
            <w:szCs w:val="24"/>
          </w:rPr>
          <w:delText>identifies</w:delText>
        </w:r>
      </w:del>
      <w:ins w:id="830" w:author="Héctor Bahamonde" w:date="2026-10-19T18:06:00Z">
        <w:r>
          <w:rPr>
            <w:rFonts w:ascii="Arial" w:hAnsi="Arial" w:cs="Arial"/>
            <w:w w:val="110"/>
            <w:sz w:val="24"/>
            <w:szCs w:val="24"/>
          </w:rPr>
          <w:t>of</w:t>
        </w:r>
      </w:ins>
      <w:r>
        <w:rPr>
          <w:rFonts w:ascii="Arial" w:hAnsi="Arial" w:cs="Arial"/>
          <w:w w:val="110"/>
          <w:sz w:val="24"/>
          <w:szCs w:val="24"/>
        </w:rPr>
        <w:t xml:space="preserve"> </w:t>
      </w:r>
      <w:del w:id="831" w:author="Héctor Bahamonde" w:date="2026-10-19T18:06:00Z">
        <w:r>
          <w:rPr>
            <w:rFonts w:ascii="Arial" w:hAnsi="Arial" w:cs="Arial"/>
            <w:w w:val="110"/>
            <w:sz w:val="24"/>
            <w:szCs w:val="24"/>
          </w:rPr>
          <w:delText>neither</w:delText>
        </w:r>
      </w:del>
      <w:ins w:id="832" w:author="Héctor Bahamonde" w:date="2026-10-19T18:06:00Z">
        <w:r>
          <w:rPr>
            <w:rFonts w:ascii="Arial" w:hAnsi="Arial" w:cs="Arial"/>
            <w:w w:val="110"/>
            <w:sz w:val="24"/>
            <w:szCs w:val="24"/>
          </w:rPr>
          <w:t>informational</w:t>
        </w:r>
      </w:ins>
      <w:r>
        <w:rPr>
          <w:rFonts w:ascii="Arial" w:hAnsi="Arial" w:cs="Arial"/>
          <w:w w:val="110"/>
          <w:sz w:val="24"/>
          <w:szCs w:val="24"/>
        </w:rPr>
        <w:t xml:space="preserve"> </w:t>
      </w:r>
      <w:del w:id="833" w:author="Héctor Bahamonde" w:date="2026-10-19T18:06:00Z">
        <w:r>
          <w:rPr>
            <w:rFonts w:ascii="Arial" w:hAnsi="Arial" w:cs="Arial"/>
            <w:w w:val="110"/>
            <w:sz w:val="24"/>
            <w:szCs w:val="24"/>
          </w:rPr>
          <w:delText>the</w:delText>
        </w:r>
      </w:del>
      <w:ins w:id="834" w:author="Héctor Bahamonde" w:date="2026-10-19T18:06:00Z">
        <w:r>
          <w:rPr>
            <w:rFonts w:ascii="Arial" w:hAnsi="Arial" w:cs="Arial"/>
            <w:w w:val="110"/>
            <w:sz w:val="24"/>
            <w:szCs w:val="24"/>
          </w:rPr>
          <w:t>justifications</w:t>
        </w:r>
      </w:ins>
      <w:r>
        <w:rPr>
          <w:rFonts w:ascii="Arial" w:hAnsi="Arial" w:cs="Arial"/>
          <w:w w:val="110"/>
          <w:sz w:val="24"/>
          <w:szCs w:val="24"/>
        </w:rPr>
        <w:t xml:space="preserve"> </w:t>
      </w:r>
      <w:del w:id="835" w:author="Héctor Bahamonde" w:date="2026-10-19T18:06:00Z">
        <w:r>
          <w:rPr>
            <w:rFonts w:ascii="Arial" w:hAnsi="Arial" w:cs="Arial"/>
            <w:w w:val="110"/>
            <w:sz w:val="24"/>
            <w:szCs w:val="24"/>
          </w:rPr>
          <w:delText>underlying</w:delText>
        </w:r>
      </w:del>
      <w:ins w:id="836" w:author="Héctor Bahamonde" w:date="2026-10-19T18:06:00Z">
        <w:r>
          <w:rPr>
            <w:rFonts w:ascii="Arial" w:hAnsi="Arial" w:cs="Arial"/>
            <w:w w:val="110"/>
            <w:sz w:val="24"/>
            <w:szCs w:val="24"/>
          </w:rPr>
          <w:t>in</w:t>
        </w:r>
      </w:ins>
      <w:r>
        <w:rPr>
          <w:rFonts w:ascii="Arial" w:hAnsi="Arial" w:cs="Arial"/>
          <w:w w:val="110"/>
          <w:sz w:val="24"/>
          <w:szCs w:val="24"/>
        </w:rPr>
        <w:t xml:space="preserve"> </w:t>
      </w:r>
      <w:del w:id="837" w:author="Héctor Bahamonde" w:date="2026-10-19T18:06:00Z">
        <w:r>
          <w:rPr>
            <w:rFonts w:ascii="Arial" w:hAnsi="Arial" w:cs="Arial"/>
            <w:w w:val="110"/>
            <w:sz w:val="24"/>
            <w:szCs w:val="24"/>
          </w:rPr>
          <w:delText>mechanism</w:delText>
        </w:r>
      </w:del>
      <w:ins w:id="838" w:author="Héctor Bahamonde" w:date="2026-10-19T18:06:00Z">
        <w:r>
          <w:rPr>
            <w:rFonts w:ascii="Arial" w:hAnsi="Arial" w:cs="Arial"/>
            <w:w w:val="110"/>
            <w:sz w:val="24"/>
            <w:szCs w:val="24"/>
          </w:rPr>
          <w:t>public</w:t>
        </w:r>
      </w:ins>
      <w:r>
        <w:rPr>
          <w:rFonts w:ascii="Arial" w:hAnsi="Arial" w:cs="Arial"/>
          <w:w w:val="110"/>
          <w:sz w:val="24"/>
          <w:szCs w:val="24"/>
        </w:rPr>
        <w:t xml:space="preserve"> </w:t>
      </w:r>
      <w:del w:id="839" w:author="Héctor Bahamonde" w:date="2026-10-19T18:06:00Z">
        <w:r>
          <w:rPr>
            <w:rFonts w:ascii="Arial" w:hAnsi="Arial" w:cs="Arial"/>
            <w:w w:val="110"/>
            <w:sz w:val="24"/>
            <w:szCs w:val="24"/>
          </w:rPr>
          <w:delText>nor</w:delText>
        </w:r>
      </w:del>
      <w:ins w:id="840" w:author="Héctor Bahamonde" w:date="2026-10-19T18:06:00Z">
        <w:r>
          <w:rPr>
            <w:rFonts w:ascii="Arial" w:hAnsi="Arial" w:cs="Arial"/>
            <w:w w:val="110"/>
            <w:sz w:val="24"/>
            <w:szCs w:val="24"/>
          </w:rPr>
          <w:t>evaluations</w:t>
        </w:r>
      </w:ins>
      <w:r>
        <w:rPr>
          <w:rFonts w:ascii="Arial" w:hAnsi="Arial" w:cs="Arial"/>
          <w:w w:val="110"/>
          <w:sz w:val="24"/>
          <w:szCs w:val="24"/>
        </w:rPr>
        <w:t xml:space="preserve"> </w:t>
      </w:r>
      <w:del w:id="841" w:author="Héctor Bahamonde" w:date="2026-10-19T18:06:00Z">
        <w:r>
          <w:rPr>
            <w:rFonts w:ascii="Arial" w:hAnsi="Arial" w:cs="Arial"/>
            <w:w w:val="110"/>
            <w:sz w:val="24"/>
            <w:szCs w:val="24"/>
          </w:rPr>
          <w:delText>whether</w:delText>
        </w:r>
      </w:del>
      <w:ins w:id="842" w:author="Héctor Bahamonde" w:date="2026-10-19T18:06:00Z">
        <w:r>
          <w:rPr>
            <w:rFonts w:ascii="Arial" w:hAnsi="Arial" w:cs="Arial"/>
            <w:w w:val="110"/>
            <w:sz w:val="24"/>
            <w:szCs w:val="24"/>
          </w:rPr>
          <w:t>of</w:t>
        </w:r>
      </w:ins>
      <w:r>
        <w:rPr>
          <w:rFonts w:ascii="Arial" w:hAnsi="Arial" w:cs="Arial"/>
          <w:w w:val="110"/>
          <w:sz w:val="24"/>
          <w:szCs w:val="24"/>
        </w:rPr>
        <w:t xml:space="preserve"> </w:t>
      </w:r>
      <w:del w:id="843" w:author="Héctor Bahamonde" w:date="2026-10-19T18:06:00Z">
        <w:r>
          <w:rPr>
            <w:rFonts w:ascii="Arial" w:hAnsi="Arial" w:cs="Arial"/>
            <w:w w:val="110"/>
            <w:sz w:val="24"/>
            <w:szCs w:val="24"/>
          </w:rPr>
          <w:delText>delegation</w:delText>
        </w:r>
      </w:del>
      <w:ins w:id="844" w:author="Héctor Bahamonde" w:date="2026-10-19T18:06:00Z">
        <w:r>
          <w:rPr>
            <w:rFonts w:ascii="Arial" w:hAnsi="Arial" w:cs="Arial"/>
            <w:w w:val="110"/>
            <w:sz w:val="24"/>
            <w:szCs w:val="24"/>
          </w:rPr>
          <w:t>costly</w:t>
        </w:r>
      </w:ins>
      <w:r>
        <w:rPr>
          <w:rFonts w:ascii="Arial" w:hAnsi="Arial" w:cs="Arial"/>
          <w:w w:val="110"/>
          <w:sz w:val="24"/>
          <w:szCs w:val="24"/>
        </w:rPr>
        <w:t xml:space="preserve"> </w:t>
      </w:r>
      <w:del w:id="845" w:author="Héctor Bahamonde" w:date="2026-10-19T18:06:00Z">
        <w:r>
          <w:rPr>
            <w:rFonts w:ascii="Arial" w:hAnsi="Arial" w:cs="Arial"/>
            <w:w w:val="110"/>
            <w:sz w:val="24"/>
            <w:szCs w:val="24"/>
          </w:rPr>
          <w:delText>moderates</w:delText>
        </w:r>
      </w:del>
      <w:ins w:id="846" w:author="Héctor Bahamonde" w:date="2026-10-19T18:06:00Z">
        <w:r>
          <w:rPr>
            <w:rFonts w:ascii="Arial" w:hAnsi="Arial" w:cs="Arial"/>
            <w:w w:val="110"/>
            <w:sz w:val="24"/>
            <w:szCs w:val="24"/>
          </w:rPr>
          <w:t>cancer</w:t>
        </w:r>
      </w:ins>
      <w:r>
        <w:rPr>
          <w:rFonts w:ascii="Arial" w:hAnsi="Arial" w:cs="Arial"/>
          <w:w w:val="110"/>
          <w:sz w:val="24"/>
          <w:szCs w:val="24"/>
        </w:rPr>
        <w:t xml:space="preserve"> </w:t>
      </w:r>
      <w:del w:id="847" w:author="Héctor Bahamonde" w:date="2026-10-19T18:06:00Z">
        <w:r>
          <w:rPr>
            <w:rFonts w:ascii="Arial" w:hAnsi="Arial" w:cs="Arial"/>
            <w:w w:val="110"/>
            <w:sz w:val="24"/>
            <w:szCs w:val="24"/>
          </w:rPr>
          <w:delText>framing effects</w:delText>
        </w:r>
      </w:del>
      <w:ins w:id="848" w:author="Héctor Bahamonde" w:date="2026-10-19T18:06:00Z">
        <w:r>
          <w:rPr>
            <w:rFonts w:ascii="Arial" w:hAnsi="Arial" w:cs="Arial"/>
            <w:w w:val="110"/>
            <w:sz w:val="24"/>
            <w:szCs w:val="24"/>
          </w:rPr>
          <w:t>medicines.</w:t>
        </w:r>
      </w:ins>
      <w:del w:id="849" w:author="Héctor Bahamonde" w:date="2026-10-19T18:06:00Z">
        <w:r>
          <w:rPr>
            <w:rFonts w:ascii="Arial" w:hAnsi="Arial" w:cs="Arial"/>
            <w:w w:val="110"/>
            <w:sz w:val="24"/>
            <w:szCs w:val="24"/>
          </w:rPr>
          <w:delText>.</w:delText>
        </w:r>
      </w:del>
    </w:p>
    <w:p w14:paraId="22895270" w14:textId="77777777" w:rsidR="005D491A" w:rsidRPr="008372F6" w:rsidRDefault="00000000" w:rsidP="00292B66">
      <w:pPr>
        <w:pStyle w:val="Title"/>
        <w:numPr>
          <w:ilvl w:val="0"/>
          <w:numId w:val="5"/>
        </w:numPr>
        <w:ind w:left="0" w:hanging="540"/>
        <w:jc w:val="both"/>
      </w:pPr>
      <w:r w:rsidRPr="006E3227">
        <w:lastRenderedPageBreak/>
        <w:t>References</w:t>
      </w:r>
    </w:p>
    <w:p w14:paraId="092C4784" w14:textId="77777777" w:rsidR="005D491A" w:rsidRPr="008372F6" w:rsidRDefault="00000000" w:rsidP="00292B66">
      <w:pPr>
        <w:pStyle w:val="BodyText"/>
        <w:spacing w:before="120" w:after="120" w:line="360" w:lineRule="auto"/>
        <w:ind w:right="329"/>
        <w:jc w:val="both"/>
        <w:rPr>
          <w:rFonts w:ascii="Arial" w:hAnsi="Arial" w:cs="Arial"/>
          <w:sz w:val="24"/>
          <w:szCs w:val="24"/>
        </w:rPr>
      </w:pPr>
      <w:bookmarkStart w:id="850" w:name="_bookmark11"/>
      <w:bookmarkEnd w:id="850"/>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851" w:name="_bookmark12"/>
      <w:bookmarkEnd w:id="851"/>
      <w:r w:rsidRPr="008372F6">
        <w:rPr>
          <w:rFonts w:ascii="Arial" w:hAnsi="Arial" w:cs="Arial"/>
          <w:w w:val="105"/>
          <w:sz w:val="24"/>
          <w:szCs w:val="24"/>
        </w:rPr>
        <w:t>2023, e113–e128.</w:t>
      </w:r>
    </w:p>
    <w:p w14:paraId="02C0489B" w14:textId="77777777" w:rsidR="00407C17" w:rsidRDefault="00000000" w:rsidP="00EA7791">
      <w:pPr>
        <w:pStyle w:val="BodyText"/>
        <w:spacing w:before="120" w:after="120" w:line="360" w:lineRule="auto"/>
        <w:ind w:right="317"/>
        <w:jc w:val="both"/>
        <w:rPr>
          <w:rFonts w:ascii="Arial" w:hAnsi="Arial" w:cs="Arial"/>
          <w:w w:val="105"/>
          <w:sz w:val="24"/>
          <w:szCs w:val="24"/>
        </w:rPr>
      </w:pPr>
      <w:bookmarkStart w:id="852" w:name="_bookmark13"/>
      <w:bookmarkEnd w:id="852"/>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25AE17E2" w14:textId="77777777"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853" w:name="_bookmark14"/>
      <w:bookmarkEnd w:id="853"/>
      <w:proofErr w:type="gramStart"/>
      <w:r w:rsidRPr="008372F6">
        <w:rPr>
          <w:rFonts w:ascii="Arial" w:hAnsi="Arial" w:cs="Arial"/>
          <w:w w:val="105"/>
          <w:sz w:val="24"/>
          <w:szCs w:val="24"/>
        </w:rPr>
        <w:t>society?</w:t>
      </w:r>
      <w:r w:rsidR="00C25C27">
        <w:rPr>
          <w:rFonts w:ascii="Arial" w:hAnsi="Arial" w:cs="Arial"/>
          <w:w w:val="105"/>
          <w:sz w:val="24"/>
          <w:szCs w:val="24"/>
        </w:rPr>
        <w:t>--</w:t>
      </w:r>
      <w:proofErr w:type="gramEnd"/>
      <w:r w:rsidRPr="008372F6">
        <w:rPr>
          <w:rFonts w:ascii="Arial" w:hAnsi="Arial" w:cs="Arial"/>
          <w:w w:val="105"/>
          <w:sz w:val="24"/>
          <w:szCs w:val="24"/>
        </w:rPr>
        <w:t xml:space="preserve">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22D70E13" w14:textId="77777777" w:rsidR="005D491A" w:rsidRPr="008372F6" w:rsidRDefault="00000000" w:rsidP="00292B66">
      <w:pPr>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Andrade, G. (2025). “Ethical Shortcomings of QALY: Discrimination Against Minorities in Public </w:t>
      </w:r>
      <w:bookmarkStart w:id="854" w:name="_bookmark15"/>
      <w:bookmarkEnd w:id="854"/>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2F43B8A2" w14:textId="77777777" w:rsidR="005D491A" w:rsidRPr="008372F6" w:rsidRDefault="00000000" w:rsidP="00292B66">
      <w:pPr>
        <w:pStyle w:val="BodyText"/>
        <w:spacing w:before="120" w:after="120" w:line="360" w:lineRule="auto"/>
        <w:ind w:right="327"/>
        <w:jc w:val="both"/>
        <w:rPr>
          <w:rFonts w:ascii="Arial" w:hAnsi="Arial" w:cs="Arial"/>
          <w:sz w:val="24"/>
          <w:szCs w:val="24"/>
        </w:rPr>
      </w:pPr>
      <w:proofErr w:type="spellStart"/>
      <w:r w:rsidRPr="008372F6">
        <w:rPr>
          <w:rFonts w:ascii="Arial" w:hAnsi="Arial" w:cs="Arial"/>
          <w:w w:val="105"/>
          <w:sz w:val="24"/>
          <w:szCs w:val="24"/>
        </w:rPr>
        <w:t>Bærøe</w:t>
      </w:r>
      <w:proofErr w:type="spellEnd"/>
      <w:r w:rsidRPr="008372F6">
        <w:rPr>
          <w:rFonts w:ascii="Arial" w:hAnsi="Arial" w:cs="Arial"/>
          <w:w w:val="105"/>
          <w:sz w:val="24"/>
          <w:szCs w:val="24"/>
        </w:rPr>
        <w:t xml:space="preserv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855" w:name="_bookmark17"/>
      <w:bookmarkEnd w:id="855"/>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540EEE80" w14:textId="77777777" w:rsidR="005D491A" w:rsidRPr="008372F6" w:rsidRDefault="00000000" w:rsidP="00292B66">
      <w:pPr>
        <w:pStyle w:val="BodyText"/>
        <w:spacing w:before="120" w:after="120" w:line="360" w:lineRule="auto"/>
        <w:ind w:right="329"/>
        <w:jc w:val="both"/>
        <w:rPr>
          <w:rFonts w:ascii="Arial" w:hAnsi="Arial" w:cs="Arial"/>
          <w:sz w:val="24"/>
          <w:szCs w:val="24"/>
        </w:rPr>
      </w:pPr>
      <w:proofErr w:type="spellStart"/>
      <w:r w:rsidRPr="00C52053">
        <w:rPr>
          <w:rFonts w:ascii="Arial" w:hAnsi="Arial" w:cs="Arial"/>
          <w:w w:val="105"/>
          <w:sz w:val="24"/>
          <w:szCs w:val="24"/>
          <w:lang w:val="fi-FI"/>
        </w:rPr>
        <w:t>Baltussen</w:t>
      </w:r>
      <w:proofErr w:type="spellEnd"/>
      <w:r w:rsidRPr="00C52053">
        <w:rPr>
          <w:rFonts w:ascii="Arial" w:hAnsi="Arial" w:cs="Arial"/>
          <w:w w:val="105"/>
          <w:sz w:val="24"/>
          <w:szCs w:val="24"/>
          <w:lang w:val="fi-FI"/>
        </w:rPr>
        <w: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R.,</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P.</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Jansen,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w:t>
      </w:r>
      <w:r w:rsidRPr="00C52053">
        <w:rPr>
          <w:rFonts w:ascii="Arial" w:hAnsi="Arial" w:cs="Arial"/>
          <w:spacing w:val="-11"/>
          <w:w w:val="105"/>
          <w:sz w:val="24"/>
          <w:szCs w:val="24"/>
          <w:lang w:val="fi-FI"/>
        </w:rPr>
        <w:t xml:space="preserve"> </w:t>
      </w:r>
      <w:proofErr w:type="spellStart"/>
      <w:r w:rsidRPr="00C52053">
        <w:rPr>
          <w:rFonts w:ascii="Arial" w:hAnsi="Arial" w:cs="Arial"/>
          <w:w w:val="105"/>
          <w:sz w:val="24"/>
          <w:szCs w:val="24"/>
          <w:lang w:val="fi-FI"/>
        </w:rPr>
        <w:t>Mikkelsen</w:t>
      </w:r>
      <w:proofErr w:type="spellEnd"/>
      <w:r w:rsidRPr="00C52053">
        <w:rPr>
          <w:rFonts w:ascii="Arial" w:hAnsi="Arial" w:cs="Arial"/>
          <w:w w:val="105"/>
          <w:sz w:val="24"/>
          <w:szCs w:val="24"/>
          <w:lang w:val="fi-FI"/>
        </w:rPr>
        <w: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al.</w:t>
      </w:r>
      <w:r w:rsidRPr="00C52053">
        <w:rPr>
          <w:rFonts w:ascii="Arial" w:hAnsi="Arial" w:cs="Arial"/>
          <w:spacing w:val="-11"/>
          <w:w w:val="105"/>
          <w:sz w:val="24"/>
          <w:szCs w:val="24"/>
          <w:lang w:val="fi-FI"/>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856" w:name="_bookmark19"/>
      <w:bookmarkEnd w:id="856"/>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5BE0818F"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 xml:space="preserve">Barberis, Nicholas (Feb. 2013). “Thirty Years of Prospect Theory in Economics: A Review and </w:t>
      </w:r>
      <w:bookmarkStart w:id="857" w:name="_bookmark20"/>
      <w:bookmarkEnd w:id="857"/>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4ED73BB7"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858" w:name="_bookmark21"/>
      <w:bookmarkEnd w:id="858"/>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321AC37B" w14:textId="77777777" w:rsidR="005D491A" w:rsidRPr="008372F6" w:rsidRDefault="00000000" w:rsidP="00292B66">
      <w:pPr>
        <w:pStyle w:val="BodyText"/>
        <w:spacing w:before="120" w:after="120" w:line="360" w:lineRule="auto"/>
        <w:ind w:right="326"/>
        <w:jc w:val="both"/>
        <w:rPr>
          <w:rFonts w:ascii="Arial" w:hAnsi="Arial" w:cs="Arial"/>
          <w:sz w:val="24"/>
          <w:szCs w:val="24"/>
        </w:rPr>
      </w:pPr>
      <w:bookmarkStart w:id="859" w:name="_bookmark22"/>
      <w:bookmarkStart w:id="860" w:name="_bookmark23"/>
      <w:bookmarkEnd w:id="859"/>
      <w:bookmarkEnd w:id="860"/>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861" w:name="_bookmark24"/>
      <w:bookmarkEnd w:id="861"/>
      <w:r w:rsidRPr="008372F6">
        <w:rPr>
          <w:rFonts w:ascii="Arial" w:hAnsi="Arial" w:cs="Arial"/>
          <w:spacing w:val="-2"/>
          <w:w w:val="110"/>
          <w:sz w:val="24"/>
          <w:szCs w:val="24"/>
        </w:rPr>
        <w:t>e001087.</w:t>
      </w:r>
    </w:p>
    <w:p w14:paraId="47CA2405" w14:textId="77777777" w:rsidR="005D491A" w:rsidRPr="008372F6" w:rsidRDefault="00000000" w:rsidP="00292B66">
      <w:pPr>
        <w:pStyle w:val="BodyText"/>
        <w:spacing w:before="120" w:after="120" w:line="360" w:lineRule="auto"/>
        <w:ind w:right="358"/>
        <w:jc w:val="both"/>
        <w:rPr>
          <w:rFonts w:ascii="Arial" w:hAnsi="Arial" w:cs="Arial"/>
          <w:sz w:val="24"/>
          <w:szCs w:val="24"/>
        </w:rPr>
      </w:pPr>
      <w:proofErr w:type="spellStart"/>
      <w:r w:rsidRPr="008372F6">
        <w:rPr>
          <w:rFonts w:ascii="Arial" w:hAnsi="Arial" w:cs="Arial"/>
          <w:w w:val="105"/>
          <w:sz w:val="24"/>
          <w:szCs w:val="24"/>
        </w:rPr>
        <w:t>Brinkhuis</w:t>
      </w:r>
      <w:proofErr w:type="spellEnd"/>
      <w:r w:rsidRPr="008372F6">
        <w:rPr>
          <w:rFonts w:ascii="Arial" w:hAnsi="Arial" w:cs="Arial"/>
          <w:w w:val="105"/>
          <w:sz w:val="24"/>
          <w:szCs w:val="24"/>
        </w:rPr>
        <w:t>,</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862" w:name="_bookmark25"/>
      <w:bookmarkEnd w:id="862"/>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proofErr w:type="spellStart"/>
      <w:r w:rsidRPr="008372F6">
        <w:rPr>
          <w:rFonts w:ascii="Arial" w:hAnsi="Arial" w:cs="Arial"/>
          <w:i/>
          <w:w w:val="105"/>
          <w:sz w:val="24"/>
          <w:szCs w:val="24"/>
        </w:rPr>
        <w:t>bmj</w:t>
      </w:r>
      <w:proofErr w:type="spellEnd"/>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30D4A198" w14:textId="77777777" w:rsidR="005D491A" w:rsidRPr="008372F6" w:rsidRDefault="00000000" w:rsidP="00292B66">
      <w:pPr>
        <w:pStyle w:val="BodyText"/>
        <w:spacing w:before="120" w:after="120" w:line="360" w:lineRule="auto"/>
        <w:ind w:right="328"/>
        <w:jc w:val="both"/>
        <w:rPr>
          <w:rFonts w:ascii="Arial" w:hAnsi="Arial" w:cs="Arial"/>
          <w:sz w:val="24"/>
          <w:szCs w:val="24"/>
        </w:rPr>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proofErr w:type="spellStart"/>
      <w:r w:rsidRPr="008372F6">
        <w:rPr>
          <w:rFonts w:ascii="Arial" w:hAnsi="Arial" w:cs="Arial"/>
          <w:w w:val="105"/>
          <w:sz w:val="24"/>
          <w:szCs w:val="24"/>
        </w:rPr>
        <w:t>Bærøe</w:t>
      </w:r>
      <w:proofErr w:type="spellEnd"/>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r w:rsidR="00E057ED">
        <w:rPr>
          <w:rFonts w:ascii="Arial" w:hAnsi="Arial" w:cs="Arial"/>
          <w:w w:val="105"/>
          <w:sz w:val="24"/>
          <w:szCs w:val="24"/>
        </w:rPr>
        <w:t xml:space="preserve"> </w:t>
      </w:r>
      <w:bookmarkStart w:id="863" w:name="_bookmark26"/>
      <w:bookmarkEnd w:id="863"/>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68480C86" w14:textId="77777777" w:rsidR="007A06E7" w:rsidRDefault="007A06E7" w:rsidP="00EA7791">
      <w:pPr>
        <w:spacing w:before="120" w:after="120" w:line="360" w:lineRule="auto"/>
        <w:ind w:right="357"/>
        <w:jc w:val="both"/>
        <w:rPr>
          <w:rFonts w:ascii="Arial" w:hAnsi="Arial" w:cs="Arial"/>
          <w:w w:val="105"/>
          <w:sz w:val="24"/>
          <w:szCs w:val="24"/>
        </w:rPr>
      </w:pPr>
      <w:r w:rsidRPr="007A06E7">
        <w:rPr>
          <w:rFonts w:ascii="Arial" w:hAnsi="Arial" w:cs="Arial"/>
          <w:w w:val="105"/>
          <w:sz w:val="24"/>
          <w:szCs w:val="24"/>
        </w:rPr>
        <w:t xml:space="preserve">Chong, D., and J. N. Druckman (2007). “Framing Theory.” Annual Review of Political Science 10, pp. 103–126. </w:t>
      </w:r>
    </w:p>
    <w:p w14:paraId="2F155562" w14:textId="77777777"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864" w:name="_bookmark27"/>
      <w:bookmarkEnd w:id="864"/>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60796F3C" w14:textId="77777777" w:rsidR="005D491A" w:rsidRPr="008372F6" w:rsidRDefault="00000000" w:rsidP="00EA7791">
      <w:pPr>
        <w:pStyle w:val="BodyText"/>
        <w:spacing w:before="120" w:after="120" w:line="360" w:lineRule="auto"/>
        <w:jc w:val="both"/>
        <w:rPr>
          <w:rFonts w:ascii="Arial" w:hAnsi="Arial" w:cs="Arial"/>
          <w:sz w:val="24"/>
          <w:szCs w:val="24"/>
        </w:rPr>
      </w:pPr>
      <w:bookmarkStart w:id="865" w:name="_bookmark28"/>
      <w:bookmarkEnd w:id="865"/>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2DAD3A72"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Cookson, R., C. McCabe, and A. Tsuchiya (2008). “Public healthcare resource allocation and the </w:t>
      </w:r>
      <w:bookmarkStart w:id="866" w:name="_bookmark29"/>
      <w:bookmarkEnd w:id="866"/>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69A80599" w14:textId="77777777" w:rsidR="005D491A" w:rsidRPr="008372F6" w:rsidRDefault="00000000" w:rsidP="00292B66">
      <w:pPr>
        <w:pStyle w:val="BodyText"/>
        <w:spacing w:before="120" w:after="120" w:line="360" w:lineRule="auto"/>
        <w:ind w:right="353"/>
        <w:jc w:val="both"/>
        <w:rPr>
          <w:rFonts w:ascii="Arial" w:hAnsi="Arial" w:cs="Arial"/>
          <w:sz w:val="24"/>
          <w:szCs w:val="24"/>
        </w:rPr>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6DEBA4C8" w14:textId="77777777" w:rsidR="005D491A" w:rsidRPr="008372F6" w:rsidRDefault="00000000" w:rsidP="00292B66">
      <w:pPr>
        <w:pStyle w:val="BodyText"/>
        <w:spacing w:before="120" w:after="120" w:line="360" w:lineRule="auto"/>
        <w:ind w:right="321"/>
        <w:jc w:val="both"/>
        <w:rPr>
          <w:rFonts w:ascii="Arial" w:hAnsi="Arial" w:cs="Arial"/>
          <w:sz w:val="24"/>
          <w:szCs w:val="24"/>
        </w:rPr>
      </w:pPr>
      <w:bookmarkStart w:id="867" w:name="_bookmark31"/>
      <w:bookmarkEnd w:id="867"/>
      <w:r w:rsidRPr="008372F6">
        <w:rPr>
          <w:rFonts w:ascii="Arial" w:hAnsi="Arial" w:cs="Arial"/>
          <w:w w:val="105"/>
          <w:sz w:val="24"/>
          <w:szCs w:val="24"/>
        </w:rPr>
        <w:t xml:space="preserve">Cox, Robert Henry and Daniel </w:t>
      </w:r>
      <w:proofErr w:type="spellStart"/>
      <w:r w:rsidRPr="008372F6">
        <w:rPr>
          <w:rFonts w:ascii="Arial" w:hAnsi="Arial" w:cs="Arial"/>
          <w:w w:val="105"/>
          <w:sz w:val="24"/>
          <w:szCs w:val="24"/>
        </w:rPr>
        <w:t>Béland</w:t>
      </w:r>
      <w:proofErr w:type="spellEnd"/>
      <w:r w:rsidRPr="008372F6">
        <w:rPr>
          <w:rFonts w:ascii="Arial" w:hAnsi="Arial" w:cs="Arial"/>
          <w:w w:val="105"/>
          <w:sz w:val="24"/>
          <w:szCs w:val="24"/>
        </w:rPr>
        <w:t xml:space="preserve"> (Apr. 2013). “Valence, Policy Ideas, and the Rise of Sustain</w:t>
      </w:r>
      <w:bookmarkStart w:id="868" w:name="_bookmark30"/>
      <w:bookmarkEnd w:id="868"/>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041D8392" w14:textId="77777777" w:rsidR="005D491A" w:rsidRPr="008372F6" w:rsidRDefault="00000000" w:rsidP="00292B66">
      <w:pPr>
        <w:pStyle w:val="BodyText"/>
        <w:spacing w:before="120" w:after="120" w:line="360" w:lineRule="auto"/>
        <w:ind w:right="307"/>
        <w:jc w:val="both"/>
        <w:rPr>
          <w:rFonts w:ascii="Arial" w:hAnsi="Arial" w:cs="Arial"/>
          <w:sz w:val="24"/>
          <w:szCs w:val="24"/>
        </w:rPr>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869" w:name="_bookmark32"/>
      <w:bookmarkEnd w:id="869"/>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B4D35B4" w14:textId="77777777" w:rsidR="005D491A" w:rsidRPr="008372F6" w:rsidRDefault="00000000" w:rsidP="00292B66">
      <w:pPr>
        <w:spacing w:before="120" w:after="120" w:line="360" w:lineRule="auto"/>
        <w:ind w:right="361"/>
        <w:jc w:val="both"/>
        <w:rPr>
          <w:rFonts w:ascii="Arial" w:hAnsi="Arial" w:cs="Arial"/>
          <w:sz w:val="24"/>
          <w:szCs w:val="24"/>
        </w:rPr>
      </w:pPr>
      <w:bookmarkStart w:id="870" w:name="_bookmark33"/>
      <w:bookmarkEnd w:id="870"/>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871" w:name="_bookmark34"/>
      <w:bookmarkEnd w:id="871"/>
      <w:r w:rsidRPr="008372F6">
        <w:rPr>
          <w:rFonts w:ascii="Arial" w:hAnsi="Arial" w:cs="Arial"/>
          <w:w w:val="105"/>
          <w:sz w:val="24"/>
          <w:szCs w:val="24"/>
        </w:rPr>
        <w:t>32.1-2, pp. 10–15.</w:t>
      </w:r>
    </w:p>
    <w:p w14:paraId="5C122709"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872" w:name="_bookmark35"/>
      <w:bookmarkEnd w:id="872"/>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3F706CA5" w14:textId="77777777" w:rsidR="005D491A" w:rsidRDefault="00000000" w:rsidP="00EA7791">
      <w:pPr>
        <w:pStyle w:val="BodyText"/>
        <w:spacing w:before="120" w:after="120" w:line="360" w:lineRule="auto"/>
        <w:ind w:right="352"/>
        <w:jc w:val="both"/>
        <w:rPr>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proofErr w:type="spellStart"/>
      <w:r w:rsidRPr="008372F6">
        <w:rPr>
          <w:rFonts w:ascii="Arial" w:hAnsi="Arial" w:cs="Arial"/>
          <w:w w:val="105"/>
          <w:sz w:val="24"/>
          <w:szCs w:val="24"/>
        </w:rPr>
        <w:t>Grepperud</w:t>
      </w:r>
      <w:proofErr w:type="spellEnd"/>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proofErr w:type="spellStart"/>
      <w:r w:rsidRPr="008372F6">
        <w:rPr>
          <w:rFonts w:ascii="Arial" w:hAnsi="Arial" w:cs="Arial"/>
          <w:i/>
          <w:w w:val="105"/>
          <w:sz w:val="24"/>
          <w:szCs w:val="24"/>
        </w:rPr>
        <w:t>PharmacoEconomics</w:t>
      </w:r>
      <w:proofErr w:type="spellEnd"/>
      <w:r w:rsidRPr="008372F6">
        <w:rPr>
          <w:rFonts w:ascii="Arial" w:hAnsi="Arial" w:cs="Arial"/>
          <w:i/>
          <w:w w:val="105"/>
          <w:sz w:val="24"/>
          <w:szCs w:val="24"/>
        </w:rPr>
        <w:t xml:space="preserve"> </w:t>
      </w:r>
      <w:bookmarkStart w:id="873" w:name="_bookmark36"/>
      <w:bookmarkEnd w:id="873"/>
      <w:r w:rsidRPr="008372F6">
        <w:rPr>
          <w:rFonts w:ascii="Arial" w:hAnsi="Arial" w:cs="Arial"/>
          <w:w w:val="105"/>
          <w:sz w:val="24"/>
          <w:szCs w:val="24"/>
        </w:rPr>
        <w:t>31, pp. 1051–1061.</w:t>
      </w:r>
    </w:p>
    <w:p w14:paraId="5704D0C1" w14:textId="77777777" w:rsidR="00C25A62" w:rsidRPr="008372F6" w:rsidRDefault="00C25A62" w:rsidP="00292B66">
      <w:pPr>
        <w:pStyle w:val="BodyText"/>
        <w:spacing w:before="120" w:after="120" w:line="360" w:lineRule="auto"/>
        <w:ind w:right="352"/>
        <w:jc w:val="both"/>
        <w:rPr>
          <w:rFonts w:ascii="Arial" w:hAnsi="Arial" w:cs="Arial"/>
          <w:sz w:val="24"/>
          <w:szCs w:val="24"/>
        </w:rPr>
      </w:pPr>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p>
    <w:p w14:paraId="6EC95BA5" w14:textId="77777777" w:rsidR="005D491A" w:rsidRPr="008372F6" w:rsidRDefault="00000000" w:rsidP="00292B66">
      <w:pPr>
        <w:pStyle w:val="BodyText"/>
        <w:spacing w:before="120" w:after="120" w:line="360" w:lineRule="auto"/>
        <w:ind w:right="356"/>
        <w:jc w:val="both"/>
        <w:rPr>
          <w:rFonts w:ascii="Arial" w:hAnsi="Arial" w:cs="Arial"/>
          <w:sz w:val="24"/>
          <w:szCs w:val="24"/>
        </w:rPr>
      </w:pPr>
      <w:proofErr w:type="spellStart"/>
      <w:r w:rsidRPr="008372F6">
        <w:rPr>
          <w:rFonts w:ascii="Arial" w:hAnsi="Arial" w:cs="Arial"/>
          <w:w w:val="105"/>
          <w:sz w:val="24"/>
          <w:szCs w:val="24"/>
        </w:rPr>
        <w:t>Dukhanin</w:t>
      </w:r>
      <w:proofErr w:type="spellEnd"/>
      <w:r w:rsidRPr="008372F6">
        <w:rPr>
          <w:rFonts w:ascii="Arial" w:hAnsi="Arial" w:cs="Arial"/>
          <w:w w:val="105"/>
          <w:sz w:val="24"/>
          <w:szCs w:val="24"/>
        </w:rPr>
        <w:t>,</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874" w:name="_bookmark37"/>
      <w:bookmarkEnd w:id="874"/>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3DCDB97C"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Egeberg, M. and J. Trondal (2009). “Political Leadership and Bureaucratic Autonomy: Effects of </w:t>
      </w:r>
      <w:bookmarkStart w:id="875" w:name="_bookmark38"/>
      <w:bookmarkEnd w:id="875"/>
      <w:proofErr w:type="spellStart"/>
      <w:r w:rsidRPr="008372F6">
        <w:rPr>
          <w:rFonts w:ascii="Arial" w:hAnsi="Arial" w:cs="Arial"/>
          <w:w w:val="105"/>
          <w:sz w:val="24"/>
          <w:szCs w:val="24"/>
        </w:rPr>
        <w:t>Agencification</w:t>
      </w:r>
      <w:proofErr w:type="spellEnd"/>
      <w:r w:rsidRPr="008372F6">
        <w:rPr>
          <w:rFonts w:ascii="Arial" w:hAnsi="Arial" w:cs="Arial"/>
          <w:w w:val="105"/>
          <w:sz w:val="24"/>
          <w:szCs w:val="24"/>
        </w:rPr>
        <w:t xml:space="preserve">.”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18519D25" w14:textId="77777777" w:rsidR="000C1B7D" w:rsidRDefault="00000000" w:rsidP="00EA7791">
      <w:pPr>
        <w:pStyle w:val="BodyText"/>
        <w:spacing w:before="120" w:after="120" w:line="360" w:lineRule="auto"/>
        <w:ind w:right="329"/>
        <w:jc w:val="both"/>
        <w:rPr>
          <w:rFonts w:ascii="Arial" w:hAnsi="Arial" w:cs="Arial"/>
          <w:w w:val="105"/>
          <w:sz w:val="24"/>
          <w:szCs w:val="24"/>
        </w:rPr>
      </w:pPr>
      <w:bookmarkStart w:id="876" w:name="_bookmark39"/>
      <w:bookmarkEnd w:id="876"/>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0E0658C8" w14:textId="77777777" w:rsidR="005D491A" w:rsidRPr="008372F6" w:rsidRDefault="00000000" w:rsidP="00292B66">
      <w:pPr>
        <w:pStyle w:val="BodyText"/>
        <w:spacing w:before="120" w:after="120" w:line="360" w:lineRule="auto"/>
        <w:ind w:right="329"/>
        <w:jc w:val="both"/>
        <w:rPr>
          <w:rFonts w:ascii="Arial" w:hAnsi="Arial" w:cs="Arial"/>
          <w:sz w:val="24"/>
          <w:szCs w:val="24"/>
        </w:rPr>
      </w:pPr>
      <w:bookmarkStart w:id="877" w:name="_bookmark40"/>
      <w:bookmarkEnd w:id="877"/>
      <w:proofErr w:type="spellStart"/>
      <w:r w:rsidRPr="00292B66">
        <w:rPr>
          <w:rFonts w:ascii="Arial" w:hAnsi="Arial" w:cs="Arial"/>
          <w:w w:val="105"/>
          <w:sz w:val="24"/>
          <w:szCs w:val="24"/>
          <w:lang w:val="fi-FI"/>
        </w:rPr>
        <w:t>Exel</w:t>
      </w:r>
      <w:proofErr w:type="spellEnd"/>
      <w:r w:rsidRPr="00292B66">
        <w:rPr>
          <w:rFonts w:ascii="Arial" w:hAnsi="Arial" w:cs="Arial"/>
          <w:w w:val="105"/>
          <w:sz w:val="24"/>
          <w:szCs w:val="24"/>
          <w:lang w:val="fi-FI"/>
        </w:rPr>
        <w:t>,</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J.</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van</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et</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al.</w:t>
      </w:r>
      <w:r w:rsidRPr="00292B66">
        <w:rPr>
          <w:rFonts w:ascii="Arial" w:hAnsi="Arial" w:cs="Arial"/>
          <w:spacing w:val="40"/>
          <w:w w:val="105"/>
          <w:sz w:val="24"/>
          <w:szCs w:val="24"/>
          <w:lang w:val="fi-FI"/>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r w:rsidR="00FE1CD1">
        <w:rPr>
          <w:rFonts w:ascii="Arial" w:hAnsi="Arial" w:cs="Arial"/>
          <w:spacing w:val="-4"/>
          <w:w w:val="105"/>
          <w:sz w:val="24"/>
          <w:szCs w:val="24"/>
        </w:rPr>
        <w:t xml:space="preserve"> </w:t>
      </w:r>
      <w:bookmarkStart w:id="878" w:name="_bookmark41"/>
      <w:bookmarkEnd w:id="878"/>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248896F2"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Fabbri, A. et al. (2020). “Industry funding of patient and health consumer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systematic </w:t>
      </w:r>
      <w:bookmarkStart w:id="879" w:name="_bookmark42"/>
      <w:bookmarkEnd w:id="879"/>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271394C9" w14:textId="77777777" w:rsidR="005D491A" w:rsidRPr="008372F6" w:rsidRDefault="00000000" w:rsidP="00292B66">
      <w:pPr>
        <w:pStyle w:val="BodyText"/>
        <w:spacing w:before="120" w:after="120" w:line="360" w:lineRule="auto"/>
        <w:ind w:right="357"/>
        <w:jc w:val="both"/>
        <w:rPr>
          <w:rFonts w:ascii="Arial" w:hAnsi="Arial" w:cs="Arial"/>
          <w:sz w:val="24"/>
          <w:szCs w:val="24"/>
        </w:rPr>
      </w:pPr>
      <w:bookmarkStart w:id="880" w:name="_bookmark44"/>
      <w:bookmarkStart w:id="881" w:name="_bookmark46"/>
      <w:bookmarkEnd w:id="880"/>
      <w:bookmarkEnd w:id="881"/>
      <w:r w:rsidRPr="008372F6">
        <w:rPr>
          <w:rFonts w:ascii="Arial" w:hAnsi="Arial" w:cs="Arial"/>
          <w:w w:val="105"/>
          <w:sz w:val="24"/>
          <w:szCs w:val="24"/>
        </w:rPr>
        <w:t xml:space="preserve">Gabe, J. et al. (2012). “The debate about the funding of Herceptin: a case study of "countervailing </w:t>
      </w:r>
      <w:bookmarkStart w:id="882" w:name="_bookmark47"/>
      <w:bookmarkEnd w:id="882"/>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353FB8D0" w14:textId="77777777" w:rsidR="005D491A" w:rsidRPr="008372F6" w:rsidRDefault="00000000" w:rsidP="00292B66">
      <w:pPr>
        <w:pStyle w:val="BodyText"/>
        <w:spacing w:before="120" w:after="120" w:line="360" w:lineRule="auto"/>
        <w:ind w:right="351"/>
        <w:jc w:val="both"/>
        <w:rPr>
          <w:rFonts w:ascii="Arial" w:hAnsi="Arial" w:cs="Arial"/>
          <w:sz w:val="24"/>
          <w:szCs w:val="24"/>
        </w:rPr>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883" w:name="_bookmark48"/>
      <w:bookmarkEnd w:id="883"/>
      <w:r w:rsidRPr="008372F6">
        <w:rPr>
          <w:rFonts w:ascii="Arial" w:hAnsi="Arial" w:cs="Arial"/>
          <w:w w:val="105"/>
          <w:sz w:val="24"/>
          <w:szCs w:val="24"/>
        </w:rPr>
        <w:t>27.3, pp. 335–347.</w:t>
      </w:r>
    </w:p>
    <w:p w14:paraId="68A1DC93"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Ghinea, Narcyz et al. (Mar. 2021). “A survey of Australian public attitudes towards funding of high </w:t>
      </w:r>
      <w:bookmarkStart w:id="884" w:name="_bookmark49"/>
      <w:bookmarkEnd w:id="884"/>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2497EB84" w14:textId="77777777" w:rsidR="00CB41E0" w:rsidRPr="00292B66" w:rsidRDefault="002D225B" w:rsidP="00292B66">
      <w:pPr>
        <w:pStyle w:val="BodyText"/>
        <w:spacing w:before="120" w:after="120" w:line="360" w:lineRule="auto"/>
        <w:ind w:right="356"/>
        <w:jc w:val="both"/>
        <w:rPr>
          <w:rFonts w:ascii="Arial" w:hAnsi="Arial" w:cs="Arial"/>
          <w:w w:val="105"/>
          <w:sz w:val="24"/>
          <w:szCs w:val="24"/>
        </w:rPr>
      </w:pPr>
      <w:r w:rsidRPr="00292B66">
        <w:rPr>
          <w:rFonts w:ascii="Arial" w:hAnsi="Arial" w:cs="Arial"/>
          <w:w w:val="105"/>
          <w:sz w:val="24"/>
          <w:szCs w:val="24"/>
        </w:rPr>
        <w:t xml:space="preserve">Graham, </w:t>
      </w:r>
      <w:r w:rsidR="00CB41E0" w:rsidRPr="00292B66">
        <w:rPr>
          <w:rFonts w:ascii="Arial" w:hAnsi="Arial" w:cs="Arial"/>
          <w:w w:val="105"/>
          <w:sz w:val="24"/>
          <w:szCs w:val="24"/>
        </w:rPr>
        <w:t>Matthew, “We Don’t Know” Means “They’re Not Sure”, Public Opinion Quarterly, Volume 85, Issue 2, Summer 2021, Pages 571–593</w:t>
      </w:r>
      <w:r w:rsidR="009E6D2E" w:rsidRPr="00292B66">
        <w:rPr>
          <w:rFonts w:ascii="Arial" w:hAnsi="Arial" w:cs="Arial"/>
          <w:w w:val="105"/>
          <w:sz w:val="24"/>
          <w:szCs w:val="24"/>
        </w:rPr>
        <w:t>.</w:t>
      </w:r>
    </w:p>
    <w:p w14:paraId="7332E0F2" w14:textId="77777777"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885" w:name="_bookmark50"/>
      <w:bookmarkEnd w:id="885"/>
      <w:r w:rsidRPr="008372F6">
        <w:rPr>
          <w:rFonts w:ascii="Arial" w:hAnsi="Arial" w:cs="Arial"/>
          <w:w w:val="110"/>
          <w:sz w:val="24"/>
          <w:szCs w:val="24"/>
        </w:rPr>
        <w:t>Systems and Policies.</w:t>
      </w:r>
    </w:p>
    <w:p w14:paraId="01EC9463" w14:textId="77777777" w:rsidR="009153C1"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886" w:name="_bookmark51"/>
      <w:bookmarkEnd w:id="886"/>
    </w:p>
    <w:p w14:paraId="6C053FCD"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887" w:name="_bookmark52"/>
      <w:bookmarkEnd w:id="887"/>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206D9144" w14:textId="77777777" w:rsidR="005D491A" w:rsidRPr="008372F6" w:rsidRDefault="00000000" w:rsidP="00292B66">
      <w:pPr>
        <w:pStyle w:val="BodyText"/>
        <w:spacing w:before="120" w:after="120" w:line="360" w:lineRule="auto"/>
        <w:ind w:right="326"/>
        <w:jc w:val="both"/>
        <w:rPr>
          <w:rFonts w:ascii="Arial" w:hAnsi="Arial" w:cs="Arial"/>
          <w:sz w:val="24"/>
          <w:szCs w:val="24"/>
        </w:rPr>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888" w:name="_bookmark53"/>
      <w:bookmarkEnd w:id="888"/>
      <w:r w:rsidRPr="008372F6">
        <w:rPr>
          <w:rFonts w:ascii="Arial" w:hAnsi="Arial" w:cs="Arial"/>
          <w:w w:val="105"/>
          <w:sz w:val="24"/>
          <w:szCs w:val="24"/>
        </w:rPr>
        <w:t>51.4, pp. 285–292.</w:t>
      </w:r>
    </w:p>
    <w:p w14:paraId="266A966D" w14:textId="77777777" w:rsidR="00D33FE8" w:rsidRPr="008372F6" w:rsidRDefault="00D33FE8" w:rsidP="00292B66">
      <w:pPr>
        <w:pStyle w:val="BodyText"/>
        <w:spacing w:before="120" w:after="120" w:line="360" w:lineRule="auto"/>
        <w:ind w:right="354"/>
        <w:jc w:val="both"/>
        <w:rPr>
          <w:rFonts w:ascii="Arial" w:hAnsi="Arial" w:cs="Arial"/>
          <w:w w:val="105"/>
          <w:sz w:val="24"/>
          <w:szCs w:val="24"/>
        </w:rPr>
      </w:pPr>
      <w:r w:rsidRPr="008372F6">
        <w:rPr>
          <w:rFonts w:ascii="Arial" w:hAnsi="Arial" w:cs="Arial"/>
          <w:w w:val="105"/>
          <w:sz w:val="24"/>
          <w:szCs w:val="24"/>
        </w:rPr>
        <w:t xml:space="preserve">Haaland, I., Roth, C., &amp; </w:t>
      </w:r>
      <w:proofErr w:type="spellStart"/>
      <w:r w:rsidRPr="008372F6">
        <w:rPr>
          <w:rFonts w:ascii="Arial" w:hAnsi="Arial" w:cs="Arial"/>
          <w:w w:val="105"/>
          <w:sz w:val="24"/>
          <w:szCs w:val="24"/>
        </w:rPr>
        <w:t>Wohlfart</w:t>
      </w:r>
      <w:proofErr w:type="spellEnd"/>
      <w:r w:rsidRPr="008372F6">
        <w:rPr>
          <w:rFonts w:ascii="Arial" w:hAnsi="Arial" w:cs="Arial"/>
          <w:w w:val="105"/>
          <w:sz w:val="24"/>
          <w:szCs w:val="24"/>
        </w:rPr>
        <w:t>, J. (2023). Designing information provision experiments. Journal of Economic Literature, 61(1), 3–40.</w:t>
      </w:r>
    </w:p>
    <w:p w14:paraId="62199A54" w14:textId="77777777" w:rsidR="005D491A" w:rsidRPr="008372F6" w:rsidRDefault="00000000" w:rsidP="00292B66">
      <w:pPr>
        <w:pStyle w:val="BodyText"/>
        <w:spacing w:before="120" w:after="120" w:line="360" w:lineRule="auto"/>
        <w:ind w:right="354"/>
        <w:jc w:val="both"/>
        <w:rPr>
          <w:rFonts w:ascii="Arial" w:hAnsi="Arial" w:cs="Arial"/>
          <w:sz w:val="24"/>
          <w:szCs w:val="24"/>
        </w:rPr>
      </w:pPr>
      <w:proofErr w:type="spellStart"/>
      <w:r w:rsidRPr="008372F6">
        <w:rPr>
          <w:rFonts w:ascii="Arial" w:hAnsi="Arial" w:cs="Arial"/>
          <w:w w:val="105"/>
          <w:sz w:val="24"/>
          <w:szCs w:val="24"/>
        </w:rPr>
        <w:t>Hameleers</w:t>
      </w:r>
      <w:proofErr w:type="spellEnd"/>
      <w:r w:rsidRPr="008372F6">
        <w:rPr>
          <w:rFonts w:ascii="Arial" w:hAnsi="Arial" w:cs="Arial"/>
          <w:w w:val="105"/>
          <w:sz w:val="24"/>
          <w:szCs w:val="24"/>
        </w:rPr>
        <w:t xml:space="preserve">,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889" w:name="_bookmark54"/>
      <w:bookmarkEnd w:id="889"/>
      <w:r w:rsidRPr="008372F6">
        <w:rPr>
          <w:rFonts w:ascii="Arial" w:hAnsi="Arial" w:cs="Arial"/>
          <w:w w:val="105"/>
          <w:sz w:val="24"/>
          <w:szCs w:val="24"/>
        </w:rPr>
        <w:t>24.4, pp. 479–499.</w:t>
      </w:r>
    </w:p>
    <w:p w14:paraId="0B427457" w14:textId="77777777" w:rsidR="005D491A" w:rsidRPr="008372F6" w:rsidRDefault="00000000" w:rsidP="00292B66">
      <w:pPr>
        <w:pStyle w:val="BodyText"/>
        <w:spacing w:before="120" w:after="120" w:line="360" w:lineRule="auto"/>
        <w:ind w:right="358"/>
        <w:jc w:val="both"/>
        <w:rPr>
          <w:rFonts w:ascii="Arial" w:hAnsi="Arial" w:cs="Arial"/>
          <w:sz w:val="24"/>
          <w:szCs w:val="24"/>
        </w:rPr>
      </w:pPr>
      <w:bookmarkStart w:id="890" w:name="_bookmark56"/>
      <w:bookmarkEnd w:id="890"/>
      <w:r w:rsidRPr="008372F6">
        <w:rPr>
          <w:rFonts w:ascii="Arial" w:hAnsi="Arial" w:cs="Arial"/>
          <w:w w:val="105"/>
          <w:sz w:val="24"/>
          <w:szCs w:val="24"/>
        </w:rPr>
        <w:t xml:space="preserve">Hwang, T. J. et al. (2020). “Association between FDA and EMA expedited approval programs and </w:t>
      </w:r>
      <w:bookmarkStart w:id="891" w:name="_bookmark58"/>
      <w:bookmarkEnd w:id="891"/>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0F75EFB2" w14:textId="77777777"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892" w:name="_bookmark59"/>
      <w:bookmarkEnd w:id="892"/>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A793B15" w14:textId="77777777" w:rsidR="005D491A" w:rsidRPr="008372F6" w:rsidRDefault="00000000" w:rsidP="00292B66">
      <w:pPr>
        <w:spacing w:before="120" w:after="120" w:line="360" w:lineRule="auto"/>
        <w:ind w:right="356"/>
        <w:jc w:val="both"/>
        <w:rPr>
          <w:rFonts w:ascii="Arial" w:hAnsi="Arial" w:cs="Arial"/>
          <w:sz w:val="24"/>
          <w:szCs w:val="24"/>
        </w:rPr>
      </w:pPr>
      <w:r w:rsidRPr="008372F6">
        <w:rPr>
          <w:rFonts w:ascii="Arial" w:hAnsi="Arial" w:cs="Arial"/>
          <w:sz w:val="24"/>
          <w:szCs w:val="24"/>
        </w:rPr>
        <w:t xml:space="preserve">Jensen, Carsten and Michael Petersen (2017). “The deservingness heuristic and the politics of health </w:t>
      </w:r>
      <w:bookmarkStart w:id="893" w:name="_bookmark60"/>
      <w:bookmarkEnd w:id="893"/>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57DC700A"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894" w:name="_bookmark61"/>
      <w:bookmarkEnd w:id="894"/>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3EC3208D"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Kahneman, Daniel and Amos Tversky (Mar. 1979). “Prospect Theory: An Analysis of Decision </w:t>
      </w:r>
      <w:bookmarkStart w:id="895" w:name="_bookmark62"/>
      <w:bookmarkEnd w:id="895"/>
      <w:r w:rsidRPr="008372F6">
        <w:rPr>
          <w:rFonts w:ascii="Arial" w:hAnsi="Arial" w:cs="Arial"/>
          <w:w w:val="105"/>
          <w:sz w:val="24"/>
          <w:szCs w:val="24"/>
        </w:rPr>
        <w:t xml:space="preserve">under Risk.” In: </w:t>
      </w:r>
      <w:proofErr w:type="spellStart"/>
      <w:r w:rsidRPr="008372F6">
        <w:rPr>
          <w:rFonts w:ascii="Arial" w:hAnsi="Arial" w:cs="Arial"/>
          <w:i/>
          <w:w w:val="105"/>
          <w:sz w:val="24"/>
          <w:szCs w:val="24"/>
        </w:rPr>
        <w:t>Econometrica</w:t>
      </w:r>
      <w:proofErr w:type="spellEnd"/>
      <w:r w:rsidRPr="008372F6">
        <w:rPr>
          <w:rFonts w:ascii="Arial" w:hAnsi="Arial" w:cs="Arial"/>
          <w:i/>
          <w:w w:val="105"/>
          <w:sz w:val="24"/>
          <w:szCs w:val="24"/>
        </w:rPr>
        <w:t xml:space="preserve"> </w:t>
      </w:r>
      <w:r w:rsidRPr="008372F6">
        <w:rPr>
          <w:rFonts w:ascii="Arial" w:hAnsi="Arial" w:cs="Arial"/>
          <w:w w:val="105"/>
          <w:sz w:val="24"/>
          <w:szCs w:val="24"/>
        </w:rPr>
        <w:t>47.2, p. 263.</w:t>
      </w:r>
    </w:p>
    <w:p w14:paraId="5EC490CC" w14:textId="77777777" w:rsidR="005D491A" w:rsidRPr="00292B66" w:rsidRDefault="00000000" w:rsidP="00292B66">
      <w:pPr>
        <w:pStyle w:val="BodyText"/>
        <w:spacing w:before="120" w:after="120" w:line="360" w:lineRule="auto"/>
        <w:ind w:right="336"/>
        <w:jc w:val="both"/>
        <w:rPr>
          <w:rFonts w:ascii="Arial" w:hAnsi="Arial" w:cs="Arial"/>
          <w:sz w:val="24"/>
          <w:szCs w:val="24"/>
          <w:lang w:val="fi-FI"/>
        </w:rPr>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292B66">
        <w:rPr>
          <w:rFonts w:ascii="Arial" w:hAnsi="Arial" w:cs="Arial"/>
          <w:w w:val="105"/>
          <w:sz w:val="24"/>
          <w:szCs w:val="24"/>
          <w:lang w:val="fi-FI"/>
        </w:rPr>
        <w:t>In:</w:t>
      </w:r>
      <w:r w:rsidRPr="00292B66">
        <w:rPr>
          <w:rFonts w:ascii="Arial" w:hAnsi="Arial" w:cs="Arial"/>
          <w:spacing w:val="-7"/>
          <w:w w:val="105"/>
          <w:sz w:val="24"/>
          <w:szCs w:val="24"/>
          <w:lang w:val="fi-FI"/>
        </w:rPr>
        <w:t xml:space="preserve"> </w:t>
      </w:r>
      <w:r w:rsidRPr="00292B66">
        <w:rPr>
          <w:rFonts w:ascii="Arial" w:hAnsi="Arial" w:cs="Arial"/>
          <w:i/>
          <w:w w:val="105"/>
          <w:sz w:val="24"/>
          <w:szCs w:val="24"/>
          <w:lang w:val="fi-FI"/>
        </w:rPr>
        <w:t>American</w:t>
      </w:r>
      <w:r w:rsidRPr="00292B66">
        <w:rPr>
          <w:rFonts w:ascii="Arial" w:hAnsi="Arial" w:cs="Arial"/>
          <w:i/>
          <w:spacing w:val="-4"/>
          <w:w w:val="105"/>
          <w:sz w:val="24"/>
          <w:szCs w:val="24"/>
          <w:lang w:val="fi-FI"/>
        </w:rPr>
        <w:t xml:space="preserve"> </w:t>
      </w:r>
      <w:proofErr w:type="spellStart"/>
      <w:r w:rsidRPr="00292B66">
        <w:rPr>
          <w:rFonts w:ascii="Arial" w:hAnsi="Arial" w:cs="Arial"/>
          <w:i/>
          <w:w w:val="105"/>
          <w:sz w:val="24"/>
          <w:szCs w:val="24"/>
          <w:lang w:val="fi-FI"/>
        </w:rPr>
        <w:t>Psychol</w:t>
      </w:r>
      <w:bookmarkStart w:id="896" w:name="_bookmark63"/>
      <w:bookmarkEnd w:id="896"/>
      <w:r w:rsidRPr="00292B66">
        <w:rPr>
          <w:rFonts w:ascii="Arial" w:hAnsi="Arial" w:cs="Arial"/>
          <w:i/>
          <w:w w:val="105"/>
          <w:sz w:val="24"/>
          <w:szCs w:val="24"/>
          <w:lang w:val="fi-FI"/>
        </w:rPr>
        <w:t>ogist</w:t>
      </w:r>
      <w:proofErr w:type="spellEnd"/>
      <w:r w:rsidRPr="00292B66">
        <w:rPr>
          <w:rFonts w:ascii="Arial" w:hAnsi="Arial" w:cs="Arial"/>
          <w:i/>
          <w:w w:val="105"/>
          <w:sz w:val="24"/>
          <w:szCs w:val="24"/>
          <w:lang w:val="fi-FI"/>
        </w:rPr>
        <w:t xml:space="preserve"> </w:t>
      </w:r>
      <w:r w:rsidRPr="00292B66">
        <w:rPr>
          <w:rFonts w:ascii="Arial" w:hAnsi="Arial" w:cs="Arial"/>
          <w:w w:val="105"/>
          <w:sz w:val="24"/>
          <w:szCs w:val="24"/>
          <w:lang w:val="fi-FI"/>
        </w:rPr>
        <w:t>39.4, pp. 341–350.</w:t>
      </w:r>
    </w:p>
    <w:p w14:paraId="35F3B834"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292B66">
        <w:rPr>
          <w:rFonts w:ascii="Arial" w:hAnsi="Arial" w:cs="Arial"/>
          <w:w w:val="105"/>
          <w:sz w:val="24"/>
          <w:szCs w:val="24"/>
          <w:lang w:val="fi-FI"/>
        </w:rPr>
        <w:t xml:space="preserve">Kangas, Olli E., Mikko Niemelä, and Sampo Varjonen (2014).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897" w:name="_bookmark64"/>
      <w:bookmarkEnd w:id="897"/>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61EE716A" w14:textId="77777777" w:rsidR="005D491A" w:rsidRPr="008372F6" w:rsidRDefault="00000000" w:rsidP="00292B66">
      <w:pPr>
        <w:spacing w:before="120" w:after="120" w:line="360" w:lineRule="auto"/>
        <w:ind w:right="359"/>
        <w:jc w:val="both"/>
        <w:rPr>
          <w:rFonts w:ascii="Arial" w:hAnsi="Arial" w:cs="Arial"/>
          <w:sz w:val="24"/>
          <w:szCs w:val="24"/>
        </w:rPr>
      </w:pPr>
      <w:proofErr w:type="spellStart"/>
      <w:r w:rsidRPr="008372F6">
        <w:rPr>
          <w:rFonts w:ascii="Arial" w:hAnsi="Arial" w:cs="Arial"/>
          <w:w w:val="105"/>
          <w:sz w:val="24"/>
          <w:szCs w:val="24"/>
        </w:rPr>
        <w:t>Keskimäki</w:t>
      </w:r>
      <w:proofErr w:type="spellEnd"/>
      <w:r w:rsidRPr="008372F6">
        <w:rPr>
          <w:rFonts w:ascii="Arial" w:hAnsi="Arial" w:cs="Arial"/>
          <w:w w:val="105"/>
          <w:sz w:val="24"/>
          <w:szCs w:val="24"/>
        </w:rPr>
        <w:t xml:space="preserve">, Ilmo et al. (2019). “Finland: Health System Review.” In: </w:t>
      </w:r>
      <w:r w:rsidRPr="008372F6">
        <w:rPr>
          <w:rFonts w:ascii="Arial" w:hAnsi="Arial" w:cs="Arial"/>
          <w:i/>
          <w:w w:val="105"/>
          <w:sz w:val="24"/>
          <w:szCs w:val="24"/>
        </w:rPr>
        <w:t xml:space="preserve">Health Systems in Transition </w:t>
      </w:r>
      <w:bookmarkStart w:id="898" w:name="_bookmark65"/>
      <w:bookmarkEnd w:id="898"/>
      <w:r w:rsidRPr="008372F6">
        <w:rPr>
          <w:rFonts w:ascii="Arial" w:hAnsi="Arial" w:cs="Arial"/>
          <w:w w:val="105"/>
          <w:sz w:val="24"/>
          <w:szCs w:val="24"/>
        </w:rPr>
        <w:t>21.2, pp. 1–166.</w:t>
      </w:r>
    </w:p>
    <w:p w14:paraId="1381D723" w14:textId="77777777" w:rsidR="005D491A" w:rsidRPr="008372F6" w:rsidRDefault="00000000" w:rsidP="00292B66">
      <w:pPr>
        <w:pStyle w:val="BodyText"/>
        <w:spacing w:before="120" w:after="120" w:line="360" w:lineRule="auto"/>
        <w:ind w:right="350"/>
        <w:jc w:val="both"/>
        <w:rPr>
          <w:rFonts w:ascii="Arial" w:hAnsi="Arial" w:cs="Arial"/>
          <w:sz w:val="24"/>
          <w:szCs w:val="24"/>
        </w:rPr>
      </w:pPr>
      <w:r w:rsidRPr="008372F6">
        <w:rPr>
          <w:rFonts w:ascii="Arial" w:hAnsi="Arial" w:cs="Arial"/>
          <w:w w:val="105"/>
          <w:sz w:val="24"/>
          <w:szCs w:val="24"/>
        </w:rPr>
        <w:t xml:space="preserve">Koop, Christel and Chris Hanretty (2018). “Political Independence, Accountability, and the Quality </w:t>
      </w:r>
      <w:bookmarkStart w:id="899" w:name="_bookmark66"/>
      <w:bookmarkEnd w:id="899"/>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7271534" w14:textId="77777777" w:rsidR="005D491A" w:rsidRPr="008372F6" w:rsidRDefault="00000000" w:rsidP="00292B66">
      <w:pPr>
        <w:spacing w:before="120" w:after="120" w:line="360" w:lineRule="auto"/>
        <w:ind w:right="359"/>
        <w:jc w:val="both"/>
        <w:rPr>
          <w:rFonts w:ascii="Arial" w:hAnsi="Arial" w:cs="Arial"/>
          <w:sz w:val="24"/>
          <w:szCs w:val="24"/>
        </w:rPr>
      </w:pPr>
      <w:proofErr w:type="spellStart"/>
      <w:r w:rsidRPr="008372F6">
        <w:rPr>
          <w:rFonts w:ascii="Arial" w:hAnsi="Arial" w:cs="Arial"/>
          <w:w w:val="105"/>
          <w:sz w:val="24"/>
          <w:szCs w:val="24"/>
        </w:rPr>
        <w:t>Koszegi</w:t>
      </w:r>
      <w:proofErr w:type="spellEnd"/>
      <w:r w:rsidRPr="008372F6">
        <w:rPr>
          <w:rFonts w:ascii="Arial" w:hAnsi="Arial" w:cs="Arial"/>
          <w:w w:val="105"/>
          <w:sz w:val="24"/>
          <w:szCs w:val="24"/>
        </w:rPr>
        <w:t xml:space="preserve">, Botond and Matthew Rabin (Nov. 2006). “A Model of Reference-Dependent Preferences.” </w:t>
      </w:r>
      <w:bookmarkStart w:id="900" w:name="_bookmark67"/>
      <w:bookmarkEnd w:id="900"/>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316574A3" w14:textId="77777777" w:rsidR="005D491A" w:rsidRPr="008372F6" w:rsidRDefault="00000000" w:rsidP="00292B66">
      <w:pPr>
        <w:pStyle w:val="BodyText"/>
        <w:spacing w:before="120" w:after="120" w:line="360" w:lineRule="auto"/>
        <w:jc w:val="both"/>
        <w:rPr>
          <w:rFonts w:ascii="Arial" w:hAnsi="Arial" w:cs="Arial"/>
          <w:sz w:val="24"/>
          <w:szCs w:val="24"/>
        </w:rPr>
      </w:pPr>
      <w:proofErr w:type="spellStart"/>
      <w:r w:rsidRPr="008372F6">
        <w:rPr>
          <w:rFonts w:ascii="Arial" w:hAnsi="Arial" w:cs="Arial"/>
          <w:w w:val="105"/>
          <w:sz w:val="24"/>
          <w:szCs w:val="24"/>
        </w:rPr>
        <w:t>Koszegi</w:t>
      </w:r>
      <w:proofErr w:type="spellEnd"/>
      <w:r w:rsidRPr="008372F6">
        <w:rPr>
          <w:rFonts w:ascii="Arial" w:hAnsi="Arial" w:cs="Arial"/>
          <w:w w:val="105"/>
          <w:sz w:val="24"/>
          <w:szCs w:val="24"/>
        </w:rPr>
        <w:t>,</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r w:rsidR="00024615">
        <w:rPr>
          <w:rFonts w:ascii="Arial" w:hAnsi="Arial" w:cs="Arial"/>
          <w:spacing w:val="-5"/>
          <w:w w:val="105"/>
          <w:sz w:val="24"/>
          <w:szCs w:val="24"/>
        </w:rPr>
        <w:t xml:space="preserve"> </w:t>
      </w:r>
      <w:bookmarkStart w:id="901" w:name="_bookmark68"/>
      <w:bookmarkEnd w:id="901"/>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1C3857BA" w14:textId="77777777" w:rsidR="00CF66EB" w:rsidRDefault="00000000" w:rsidP="00EA7791">
      <w:pPr>
        <w:pStyle w:val="BodyText"/>
        <w:spacing w:before="120" w:after="120" w:line="360" w:lineRule="auto"/>
        <w:ind w:right="317"/>
        <w:jc w:val="both"/>
        <w:rPr>
          <w:rFonts w:ascii="Arial" w:hAnsi="Arial" w:cs="Arial"/>
          <w:w w:val="105"/>
          <w:sz w:val="24"/>
          <w:szCs w:val="24"/>
        </w:rPr>
      </w:pPr>
      <w:proofErr w:type="spellStart"/>
      <w:r w:rsidRPr="008372F6">
        <w:rPr>
          <w:rFonts w:ascii="Arial" w:hAnsi="Arial" w:cs="Arial"/>
          <w:w w:val="105"/>
          <w:sz w:val="24"/>
          <w:szCs w:val="24"/>
        </w:rPr>
        <w:t>Langvatn</w:t>
      </w:r>
      <w:proofErr w:type="spellEnd"/>
      <w:r w:rsidRPr="008372F6">
        <w:rPr>
          <w:rFonts w:ascii="Arial" w:hAnsi="Arial" w:cs="Arial"/>
          <w:w w:val="105"/>
          <w:sz w:val="24"/>
          <w:szCs w:val="24"/>
        </w:rPr>
        <w:t xml:space="preserve">, Silje A. and Cathrine Holst (2022). “Expert accountability: What does it mean, why is it </w:t>
      </w:r>
      <w:bookmarkStart w:id="902" w:name="_bookmark69"/>
      <w:bookmarkEnd w:id="902"/>
      <w:r w:rsidRPr="008372F6">
        <w:rPr>
          <w:rFonts w:ascii="Arial" w:hAnsi="Arial" w:cs="Arial"/>
          <w:w w:val="105"/>
          <w:sz w:val="24"/>
          <w:szCs w:val="24"/>
        </w:rPr>
        <w:t>challenging</w:t>
      </w:r>
      <w:r w:rsidR="00C25C27">
        <w:rPr>
          <w:rFonts w:ascii="Arial" w:hAnsi="Arial" w:cs="Arial"/>
          <w:w w:val="105"/>
          <w:sz w:val="24"/>
          <w:szCs w:val="24"/>
        </w:rPr>
        <w:t>--</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388A2B20" w14:textId="77777777" w:rsidR="005D491A" w:rsidRPr="008372F6" w:rsidRDefault="00000000" w:rsidP="00292B66">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w:t>
      </w:r>
      <w:r w:rsidR="00C25C27">
        <w:rPr>
          <w:rFonts w:ascii="Arial" w:hAnsi="Arial" w:cs="Arial"/>
          <w:w w:val="105"/>
          <w:sz w:val="24"/>
          <w:szCs w:val="24"/>
        </w:rPr>
        <w:t>--</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r w:rsidR="00643FFA">
        <w:rPr>
          <w:rFonts w:ascii="Arial" w:hAnsi="Arial" w:cs="Arial"/>
          <w:w w:val="105"/>
          <w:sz w:val="24"/>
          <w:szCs w:val="24"/>
        </w:rPr>
        <w:t xml:space="preserve"> </w:t>
      </w: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27A53914" w14:textId="77777777" w:rsidR="005D491A" w:rsidRPr="008372F6" w:rsidRDefault="00000000" w:rsidP="00292B66">
      <w:pPr>
        <w:pStyle w:val="BodyText"/>
        <w:spacing w:before="120" w:after="120" w:line="360" w:lineRule="auto"/>
        <w:ind w:right="355"/>
        <w:jc w:val="both"/>
        <w:rPr>
          <w:rFonts w:ascii="Arial" w:hAnsi="Arial" w:cs="Arial"/>
          <w:sz w:val="24"/>
          <w:szCs w:val="24"/>
        </w:rPr>
      </w:pPr>
      <w:bookmarkStart w:id="903" w:name="_bookmark71"/>
      <w:bookmarkEnd w:id="903"/>
      <w:proofErr w:type="spellStart"/>
      <w:r w:rsidRPr="008372F6">
        <w:rPr>
          <w:rFonts w:ascii="Arial" w:hAnsi="Arial" w:cs="Arial"/>
          <w:w w:val="105"/>
          <w:sz w:val="24"/>
          <w:szCs w:val="24"/>
        </w:rPr>
        <w:t>Loupas</w:t>
      </w:r>
      <w:proofErr w:type="spellEnd"/>
      <w:r w:rsidRPr="008372F6">
        <w:rPr>
          <w:rFonts w:ascii="Arial" w:hAnsi="Arial" w:cs="Arial"/>
          <w:w w:val="105"/>
          <w:sz w:val="24"/>
          <w:szCs w:val="24"/>
        </w:rPr>
        <w:t>,</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proofErr w:type="spellStart"/>
      <w:r w:rsidRPr="008372F6">
        <w:rPr>
          <w:rFonts w:ascii="Arial" w:hAnsi="Arial" w:cs="Arial"/>
          <w:w w:val="105"/>
          <w:sz w:val="24"/>
          <w:szCs w:val="24"/>
        </w:rPr>
        <w:t>Zavras</w:t>
      </w:r>
      <w:proofErr w:type="spellEnd"/>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904" w:name="_bookmark70"/>
      <w:bookmarkEnd w:id="904"/>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088B6E90"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905" w:name="_bookmark72"/>
      <w:bookmarkEnd w:id="905"/>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681D49ED"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Maguire, Allegra, Emil Persson, and Gustav Tinghög (Dec. 2023). “Opportunity cost neglect: a </w:t>
      </w:r>
      <w:bookmarkStart w:id="906" w:name="_bookmark73"/>
      <w:bookmarkEnd w:id="906"/>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46A9EB1B"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r w:rsidR="001C0514">
        <w:rPr>
          <w:rFonts w:ascii="Arial" w:hAnsi="Arial" w:cs="Arial"/>
          <w:spacing w:val="-5"/>
          <w:w w:val="105"/>
          <w:sz w:val="24"/>
          <w:szCs w:val="24"/>
        </w:rPr>
        <w:t xml:space="preserve"> </w:t>
      </w:r>
      <w:bookmarkStart w:id="907" w:name="_bookmark74"/>
      <w:bookmarkEnd w:id="907"/>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7FAD34C2" w14:textId="77777777" w:rsidR="005D491A" w:rsidRPr="008372F6" w:rsidRDefault="00000000" w:rsidP="00292B66">
      <w:pPr>
        <w:spacing w:before="120" w:after="120" w:line="360" w:lineRule="auto"/>
        <w:jc w:val="both"/>
        <w:rPr>
          <w:rFonts w:ascii="Arial" w:hAnsi="Arial" w:cs="Arial"/>
          <w:sz w:val="24"/>
          <w:szCs w:val="24"/>
        </w:rPr>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908" w:name="_bookmark76"/>
      <w:bookmarkEnd w:id="908"/>
      <w:r w:rsidRPr="008372F6">
        <w:rPr>
          <w:rFonts w:ascii="Arial" w:hAnsi="Arial" w:cs="Arial"/>
          <w:w w:val="105"/>
          <w:sz w:val="24"/>
          <w:szCs w:val="24"/>
        </w:rPr>
        <w:t>56.12, pp. 2407–2419.</w:t>
      </w:r>
    </w:p>
    <w:p w14:paraId="32CE0165" w14:textId="77777777" w:rsidR="005D491A" w:rsidRPr="008372F6" w:rsidRDefault="00000000" w:rsidP="00292B66">
      <w:pPr>
        <w:spacing w:before="120" w:after="120" w:line="360" w:lineRule="auto"/>
        <w:ind w:right="359"/>
        <w:jc w:val="both"/>
        <w:rPr>
          <w:rFonts w:ascii="Arial" w:hAnsi="Arial" w:cs="Arial"/>
          <w:sz w:val="24"/>
          <w:szCs w:val="24"/>
        </w:rPr>
      </w:pPr>
      <w:bookmarkStart w:id="909" w:name="_bookmark77"/>
      <w:bookmarkEnd w:id="909"/>
      <w:r w:rsidRPr="008372F6">
        <w:rPr>
          <w:rFonts w:ascii="Arial" w:hAnsi="Arial" w:cs="Arial"/>
          <w:w w:val="110"/>
          <w:sz w:val="24"/>
          <w:szCs w:val="24"/>
        </w:rPr>
        <w:t xml:space="preserve">Mor, J. et al. (2024). “Pharmaceutical industry promotional activities on social media: a scoping </w:t>
      </w:r>
      <w:bookmarkStart w:id="910" w:name="_bookmark78"/>
      <w:bookmarkEnd w:id="910"/>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24185064" w14:textId="77777777" w:rsidR="005D491A" w:rsidRPr="008372F6" w:rsidRDefault="00000000" w:rsidP="00292B66">
      <w:pPr>
        <w:pStyle w:val="BodyText"/>
        <w:spacing w:before="120" w:after="120" w:line="360" w:lineRule="auto"/>
        <w:ind w:right="327"/>
        <w:jc w:val="both"/>
        <w:rPr>
          <w:rFonts w:ascii="Arial" w:hAnsi="Arial" w:cs="Arial"/>
          <w:sz w:val="24"/>
          <w:szCs w:val="24"/>
        </w:rPr>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911" w:name="_bookmark79"/>
      <w:bookmarkEnd w:id="911"/>
      <w:proofErr w:type="spellStart"/>
      <w:r w:rsidRPr="008372F6">
        <w:rPr>
          <w:rFonts w:ascii="Arial" w:hAnsi="Arial" w:cs="Arial"/>
          <w:i/>
          <w:w w:val="105"/>
          <w:sz w:val="24"/>
          <w:szCs w:val="24"/>
        </w:rPr>
        <w:t>PharmacoEconomics</w:t>
      </w:r>
      <w:proofErr w:type="spellEnd"/>
      <w:r w:rsidRPr="008372F6">
        <w:rPr>
          <w:rFonts w:ascii="Arial" w:hAnsi="Arial" w:cs="Arial"/>
          <w:i/>
          <w:w w:val="105"/>
          <w:sz w:val="24"/>
          <w:szCs w:val="24"/>
        </w:rPr>
        <w:t xml:space="preserve"> </w:t>
      </w:r>
      <w:r w:rsidRPr="008372F6">
        <w:rPr>
          <w:rFonts w:ascii="Arial" w:hAnsi="Arial" w:cs="Arial"/>
          <w:w w:val="105"/>
          <w:sz w:val="24"/>
          <w:szCs w:val="24"/>
        </w:rPr>
        <w:t>35, pp. 793–804.</w:t>
      </w:r>
    </w:p>
    <w:p w14:paraId="53D0D7DB" w14:textId="77777777" w:rsidR="005D491A" w:rsidRPr="008372F6" w:rsidRDefault="00000000" w:rsidP="00292B66">
      <w:pPr>
        <w:pStyle w:val="BodyText"/>
        <w:spacing w:before="120" w:after="120" w:line="360" w:lineRule="auto"/>
        <w:ind w:right="357"/>
        <w:jc w:val="both"/>
        <w:rPr>
          <w:rFonts w:ascii="Arial" w:hAnsi="Arial" w:cs="Arial"/>
          <w:sz w:val="24"/>
          <w:szCs w:val="24"/>
        </w:rPr>
      </w:pPr>
      <w:proofErr w:type="spellStart"/>
      <w:r w:rsidRPr="008372F6">
        <w:rPr>
          <w:rFonts w:ascii="Arial" w:hAnsi="Arial" w:cs="Arial"/>
          <w:w w:val="105"/>
          <w:sz w:val="24"/>
          <w:szCs w:val="24"/>
        </w:rPr>
        <w:t>Mulinari</w:t>
      </w:r>
      <w:proofErr w:type="spellEnd"/>
      <w:r w:rsidRPr="008372F6">
        <w:rPr>
          <w:rFonts w:ascii="Arial" w:hAnsi="Arial" w:cs="Arial"/>
          <w:w w:val="105"/>
          <w:sz w:val="24"/>
          <w:szCs w:val="24"/>
        </w:rPr>
        <w:t xml:space="preserve">, S. et al. (2020). “Five years of pharmaceutical industry funding of patient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in Sweden: Cross-sectional study of companies, patient </w:t>
      </w:r>
      <w:proofErr w:type="spellStart"/>
      <w:r w:rsidRPr="008372F6">
        <w:rPr>
          <w:rFonts w:ascii="Arial" w:hAnsi="Arial" w:cs="Arial"/>
          <w:w w:val="105"/>
          <w:sz w:val="24"/>
          <w:szCs w:val="24"/>
        </w:rPr>
        <w:t>organisations</w:t>
      </w:r>
      <w:proofErr w:type="spellEnd"/>
      <w:r w:rsidRPr="008372F6">
        <w:rPr>
          <w:rFonts w:ascii="Arial" w:hAnsi="Arial" w:cs="Arial"/>
          <w:w w:val="105"/>
          <w:sz w:val="24"/>
          <w:szCs w:val="24"/>
        </w:rPr>
        <w:t xml:space="preserve"> and drugs.” In: </w:t>
      </w:r>
      <w:r w:rsidRPr="008372F6">
        <w:rPr>
          <w:rFonts w:ascii="Arial" w:hAnsi="Arial" w:cs="Arial"/>
          <w:i/>
          <w:w w:val="105"/>
          <w:sz w:val="24"/>
          <w:szCs w:val="24"/>
        </w:rPr>
        <w:t xml:space="preserve">PLOS ONE </w:t>
      </w:r>
      <w:bookmarkStart w:id="912" w:name="_bookmark80"/>
      <w:bookmarkEnd w:id="912"/>
      <w:r w:rsidRPr="008372F6">
        <w:rPr>
          <w:rFonts w:ascii="Arial" w:hAnsi="Arial" w:cs="Arial"/>
          <w:w w:val="105"/>
          <w:sz w:val="24"/>
          <w:szCs w:val="24"/>
        </w:rPr>
        <w:t>15.6, e0235021.</w:t>
      </w:r>
    </w:p>
    <w:p w14:paraId="0DF5C9FF"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913" w:name="_bookmark81"/>
      <w:bookmarkEnd w:id="913"/>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29530285" w14:textId="77777777" w:rsidR="00D43841" w:rsidRDefault="00000000" w:rsidP="00EA7791">
      <w:pPr>
        <w:pStyle w:val="BodyText"/>
        <w:spacing w:before="120" w:after="120" w:line="360" w:lineRule="auto"/>
        <w:ind w:right="207"/>
        <w:jc w:val="both"/>
        <w:rPr>
          <w:rFonts w:ascii="Arial" w:hAnsi="Arial" w:cs="Arial"/>
          <w:w w:val="105"/>
          <w:sz w:val="24"/>
          <w:szCs w:val="24"/>
        </w:rPr>
      </w:pPr>
      <w:bookmarkStart w:id="914" w:name="_bookmark82"/>
      <w:bookmarkEnd w:id="914"/>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70947BB5" w14:textId="77777777"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 xml:space="preserve">Olofsson, S., U. G. </w:t>
      </w:r>
      <w:proofErr w:type="spellStart"/>
      <w:r w:rsidRPr="008372F6">
        <w:rPr>
          <w:rFonts w:ascii="Arial" w:hAnsi="Arial" w:cs="Arial"/>
          <w:w w:val="105"/>
          <w:sz w:val="24"/>
          <w:szCs w:val="24"/>
        </w:rPr>
        <w:t>Gerdtham</w:t>
      </w:r>
      <w:proofErr w:type="spellEnd"/>
      <w:r w:rsidRPr="008372F6">
        <w:rPr>
          <w:rFonts w:ascii="Arial" w:hAnsi="Arial" w:cs="Arial"/>
          <w:w w:val="105"/>
          <w:sz w:val="24"/>
          <w:szCs w:val="24"/>
        </w:rPr>
        <w:t>, L. Hultkrantz, et al. (2018). “Measuring the end-of-life premium in</w:t>
      </w:r>
      <w:r w:rsidRPr="008372F6">
        <w:rPr>
          <w:rFonts w:ascii="Arial" w:hAnsi="Arial" w:cs="Arial"/>
          <w:spacing w:val="40"/>
          <w:w w:val="105"/>
          <w:sz w:val="24"/>
          <w:szCs w:val="24"/>
        </w:rPr>
        <w:t xml:space="preserve"> </w:t>
      </w:r>
      <w:bookmarkStart w:id="915" w:name="_bookmark83"/>
      <w:bookmarkEnd w:id="915"/>
      <w:r w:rsidRPr="008372F6">
        <w:rPr>
          <w:rFonts w:ascii="Arial" w:hAnsi="Arial" w:cs="Arial"/>
          <w:w w:val="105"/>
          <w:sz w:val="24"/>
          <w:szCs w:val="24"/>
        </w:rPr>
        <w:t xml:space="preserve">cancer using individual ex ante willingness to pay.” In: </w:t>
      </w:r>
      <w:proofErr w:type="spellStart"/>
      <w:r w:rsidRPr="008372F6">
        <w:rPr>
          <w:rFonts w:ascii="Arial" w:hAnsi="Arial" w:cs="Arial"/>
          <w:i/>
          <w:w w:val="105"/>
          <w:sz w:val="24"/>
          <w:szCs w:val="24"/>
        </w:rPr>
        <w:t>Eur</w:t>
      </w:r>
      <w:proofErr w:type="spellEnd"/>
      <w:r w:rsidRPr="008372F6">
        <w:rPr>
          <w:rFonts w:ascii="Arial" w:hAnsi="Arial" w:cs="Arial"/>
          <w:i/>
          <w:w w:val="105"/>
          <w:sz w:val="24"/>
          <w:szCs w:val="24"/>
        </w:rPr>
        <w:t xml:space="preserve">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0B5AD554"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10"/>
          <w:sz w:val="24"/>
          <w:szCs w:val="24"/>
        </w:rPr>
        <w:t xml:space="preserve">Pinho, M. and E. Dias Costa (2020). “Can mass media be an obstacle to rationing decisions? A </w:t>
      </w:r>
      <w:bookmarkStart w:id="916" w:name="_bookmark86"/>
      <w:bookmarkEnd w:id="916"/>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36B6B3A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917" w:name="_bookmark88"/>
      <w:bookmarkEnd w:id="917"/>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1A1814F2"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05"/>
          <w:sz w:val="24"/>
          <w:szCs w:val="24"/>
        </w:rPr>
        <w:t xml:space="preserve">Robb, K. A., A. E. Simon, A. Miles, et al. (2014). “Public perceptions of cancer: a qualitative study </w:t>
      </w:r>
      <w:bookmarkStart w:id="918" w:name="_bookmark89"/>
      <w:bookmarkEnd w:id="918"/>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28E84F9F" w14:textId="77777777" w:rsidR="005D491A" w:rsidRPr="008372F6" w:rsidRDefault="00000000" w:rsidP="00292B66">
      <w:pPr>
        <w:pStyle w:val="BodyText"/>
        <w:spacing w:before="120" w:after="120" w:line="360" w:lineRule="auto"/>
        <w:jc w:val="both"/>
        <w:rPr>
          <w:rFonts w:ascii="Arial" w:hAnsi="Arial" w:cs="Arial"/>
          <w:sz w:val="24"/>
          <w:szCs w:val="24"/>
        </w:rPr>
      </w:pPr>
      <w:proofErr w:type="spellStart"/>
      <w:r w:rsidRPr="008372F6">
        <w:rPr>
          <w:rFonts w:ascii="Arial" w:hAnsi="Arial" w:cs="Arial"/>
          <w:w w:val="110"/>
          <w:sz w:val="24"/>
          <w:szCs w:val="24"/>
        </w:rPr>
        <w:t>Rubagumya</w:t>
      </w:r>
      <w:proofErr w:type="spellEnd"/>
      <w:r w:rsidRPr="008372F6">
        <w:rPr>
          <w:rFonts w:ascii="Arial" w:hAnsi="Arial" w:cs="Arial"/>
          <w:w w:val="110"/>
          <w:sz w:val="24"/>
          <w:szCs w:val="24"/>
        </w:rPr>
        <w:t>,</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AC487C">
        <w:rPr>
          <w:rFonts w:ascii="Arial" w:hAnsi="Arial" w:cs="Arial"/>
          <w:spacing w:val="-5"/>
          <w:w w:val="110"/>
          <w:sz w:val="24"/>
          <w:szCs w:val="24"/>
        </w:rPr>
        <w:t xml:space="preserve"> </w:t>
      </w:r>
      <w:bookmarkStart w:id="919" w:name="_bookmark90"/>
      <w:bookmarkEnd w:id="919"/>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73435A14" w14:textId="77777777" w:rsidR="005D491A" w:rsidRPr="008372F6" w:rsidRDefault="00000000" w:rsidP="00292B66">
      <w:pPr>
        <w:spacing w:before="120" w:after="120" w:line="360" w:lineRule="auto"/>
        <w:ind w:right="329"/>
        <w:jc w:val="both"/>
        <w:rPr>
          <w:rFonts w:ascii="Arial" w:hAnsi="Arial" w:cs="Arial"/>
          <w:sz w:val="24"/>
          <w:szCs w:val="24"/>
        </w:rPr>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proofErr w:type="spellStart"/>
      <w:r w:rsidRPr="008372F6">
        <w:rPr>
          <w:rFonts w:ascii="Arial" w:hAnsi="Arial" w:cs="Arial"/>
          <w:w w:val="105"/>
          <w:sz w:val="24"/>
          <w:szCs w:val="24"/>
        </w:rPr>
        <w:t>Zeckhauser</w:t>
      </w:r>
      <w:proofErr w:type="spellEnd"/>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920" w:name="_bookmark91"/>
      <w:bookmarkEnd w:id="920"/>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79E3B0DE" w14:textId="77777777" w:rsidR="00246713" w:rsidRDefault="00246713" w:rsidP="00EA7791">
      <w:pPr>
        <w:pStyle w:val="BodyText"/>
        <w:spacing w:before="120" w:after="120" w:line="360" w:lineRule="auto"/>
        <w:jc w:val="both"/>
        <w:rPr>
          <w:rFonts w:ascii="Arial" w:hAnsi="Arial" w:cs="Arial"/>
          <w:w w:val="105"/>
          <w:sz w:val="24"/>
          <w:szCs w:val="24"/>
        </w:rPr>
      </w:pPr>
      <w:r w:rsidRPr="00246713">
        <w:rPr>
          <w:rFonts w:ascii="Arial" w:hAnsi="Arial" w:cs="Arial"/>
          <w:w w:val="105"/>
          <w:sz w:val="24"/>
          <w:szCs w:val="24"/>
        </w:rPr>
        <w:t xml:space="preserve">Scheunemann, L. P., and D. B. White (2011). “The Ethics and Reality of Rationing in Medicine.” Chest 140.6, pp. 1625–1632. </w:t>
      </w:r>
    </w:p>
    <w:p w14:paraId="2F051B60" w14:textId="77777777" w:rsidR="005D491A" w:rsidRPr="008372F6" w:rsidRDefault="00000000" w:rsidP="00292B66">
      <w:pPr>
        <w:pStyle w:val="BodyText"/>
        <w:spacing w:before="120" w:after="120" w:line="360" w:lineRule="auto"/>
        <w:jc w:val="both"/>
        <w:rPr>
          <w:rFonts w:ascii="Arial" w:hAnsi="Arial" w:cs="Arial"/>
          <w:sz w:val="24"/>
          <w:szCs w:val="24"/>
        </w:rPr>
      </w:pPr>
      <w:proofErr w:type="spellStart"/>
      <w:r w:rsidRPr="008372F6">
        <w:rPr>
          <w:rFonts w:ascii="Arial" w:hAnsi="Arial" w:cs="Arial"/>
          <w:w w:val="105"/>
          <w:sz w:val="24"/>
          <w:szCs w:val="24"/>
        </w:rPr>
        <w:t>Schomerus</w:t>
      </w:r>
      <w:proofErr w:type="spellEnd"/>
      <w:r w:rsidRPr="008372F6">
        <w:rPr>
          <w:rFonts w:ascii="Arial" w:hAnsi="Arial" w:cs="Arial"/>
          <w:w w:val="105"/>
          <w:sz w:val="24"/>
          <w:szCs w:val="24"/>
        </w:rPr>
        <w:t xml:space="preserve">, G., H. </w:t>
      </w:r>
      <w:proofErr w:type="spellStart"/>
      <w:r w:rsidRPr="008372F6">
        <w:rPr>
          <w:rFonts w:ascii="Arial" w:hAnsi="Arial" w:cs="Arial"/>
          <w:w w:val="105"/>
          <w:sz w:val="24"/>
          <w:szCs w:val="24"/>
        </w:rPr>
        <w:t>Matschinger</w:t>
      </w:r>
      <w:proofErr w:type="spellEnd"/>
      <w:r w:rsidRPr="008372F6">
        <w:rPr>
          <w:rFonts w:ascii="Arial" w:hAnsi="Arial" w:cs="Arial"/>
          <w:w w:val="105"/>
          <w:sz w:val="24"/>
          <w:szCs w:val="24"/>
        </w:rPr>
        <w:t xml:space="preserve">, and M. </w:t>
      </w:r>
      <w:proofErr w:type="spellStart"/>
      <w:r w:rsidRPr="008372F6">
        <w:rPr>
          <w:rFonts w:ascii="Arial" w:hAnsi="Arial" w:cs="Arial"/>
          <w:w w:val="105"/>
          <w:sz w:val="24"/>
          <w:szCs w:val="24"/>
        </w:rPr>
        <w:t>Angermeyer</w:t>
      </w:r>
      <w:proofErr w:type="spellEnd"/>
      <w:r w:rsidRPr="008372F6">
        <w:rPr>
          <w:rFonts w:ascii="Arial" w:hAnsi="Arial" w:cs="Arial"/>
          <w:w w:val="105"/>
          <w:sz w:val="24"/>
          <w:szCs w:val="24"/>
        </w:rPr>
        <w:t xml:space="preserve">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proofErr w:type="spellStart"/>
      <w:r w:rsidRPr="008372F6">
        <w:rPr>
          <w:rFonts w:ascii="Arial" w:hAnsi="Arial" w:cs="Arial"/>
          <w:i/>
          <w:w w:val="105"/>
          <w:sz w:val="24"/>
          <w:szCs w:val="24"/>
        </w:rPr>
        <w:t>Psychiat</w:t>
      </w:r>
      <w:proofErr w:type="spellEnd"/>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71F80CE9" w14:textId="77777777" w:rsidR="005D491A" w:rsidRPr="008372F6" w:rsidRDefault="00000000" w:rsidP="00292B66">
      <w:pPr>
        <w:spacing w:before="120" w:after="120" w:line="360" w:lineRule="auto"/>
        <w:ind w:right="358"/>
        <w:jc w:val="both"/>
        <w:rPr>
          <w:rFonts w:ascii="Arial" w:hAnsi="Arial" w:cs="Arial"/>
          <w:sz w:val="24"/>
          <w:szCs w:val="24"/>
        </w:rPr>
      </w:pPr>
      <w:bookmarkStart w:id="921" w:name="_bookmark93"/>
      <w:bookmarkStart w:id="922" w:name="_bookmark92"/>
      <w:bookmarkEnd w:id="921"/>
      <w:bookmarkEnd w:id="922"/>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923" w:name="_bookmark94"/>
      <w:bookmarkEnd w:id="923"/>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54143B15"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924" w:name="_bookmark95"/>
      <w:bookmarkEnd w:id="924"/>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272B78C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r w:rsidR="00C25E16">
        <w:rPr>
          <w:rFonts w:ascii="Arial" w:hAnsi="Arial" w:cs="Arial"/>
          <w:spacing w:val="-2"/>
          <w:w w:val="105"/>
          <w:sz w:val="24"/>
          <w:szCs w:val="24"/>
        </w:rPr>
        <w:t xml:space="preserve"> </w:t>
      </w:r>
      <w:bookmarkStart w:id="925" w:name="_bookmark96"/>
      <w:bookmarkEnd w:id="925"/>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49C6716B" w14:textId="77777777" w:rsidR="005D491A" w:rsidRPr="008372F6" w:rsidRDefault="00000000" w:rsidP="00292B66">
      <w:pPr>
        <w:pStyle w:val="BodyText"/>
        <w:spacing w:before="120" w:after="120" w:line="360" w:lineRule="auto"/>
        <w:ind w:right="357"/>
        <w:jc w:val="both"/>
        <w:rPr>
          <w:rFonts w:ascii="Arial" w:hAnsi="Arial" w:cs="Arial"/>
          <w:sz w:val="24"/>
          <w:szCs w:val="24"/>
        </w:rPr>
      </w:pPr>
      <w:proofErr w:type="spellStart"/>
      <w:r w:rsidRPr="008372F6">
        <w:rPr>
          <w:rFonts w:ascii="Arial" w:hAnsi="Arial" w:cs="Arial"/>
          <w:w w:val="105"/>
          <w:sz w:val="24"/>
          <w:szCs w:val="24"/>
        </w:rPr>
        <w:t>Svallfors</w:t>
      </w:r>
      <w:proofErr w:type="spellEnd"/>
      <w:r w:rsidRPr="008372F6">
        <w:rPr>
          <w:rFonts w:ascii="Arial" w:hAnsi="Arial" w:cs="Arial"/>
          <w:w w:val="105"/>
          <w:sz w:val="24"/>
          <w:szCs w:val="24"/>
        </w:rPr>
        <w:t xml:space="preserve">, Stefan (Dec. 1997). “Worlds of Welfare and Attitudes to Redistribution: A Comparison of </w:t>
      </w:r>
      <w:bookmarkStart w:id="926" w:name="_bookmark98"/>
      <w:bookmarkEnd w:id="926"/>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5CF9F601" w14:textId="77777777" w:rsidR="005D491A" w:rsidRPr="008372F6" w:rsidRDefault="00000000" w:rsidP="00292B66">
      <w:pPr>
        <w:pStyle w:val="BodyText"/>
        <w:spacing w:before="120" w:after="120" w:line="360" w:lineRule="auto"/>
        <w:ind w:right="320"/>
        <w:jc w:val="both"/>
        <w:rPr>
          <w:rFonts w:ascii="Arial" w:hAnsi="Arial" w:cs="Arial"/>
          <w:sz w:val="24"/>
          <w:szCs w:val="24"/>
        </w:rPr>
      </w:pPr>
      <w:r w:rsidRPr="008372F6">
        <w:rPr>
          <w:rFonts w:ascii="Arial" w:hAnsi="Arial" w:cs="Arial"/>
          <w:w w:val="110"/>
          <w:sz w:val="24"/>
          <w:szCs w:val="24"/>
        </w:rPr>
        <w:t>Thatcher, Mark and Alec Stone Sweet (Jan. 2002). “Theory and Practice of Delegation to Non-</w:t>
      </w:r>
      <w:bookmarkStart w:id="927" w:name="_bookmark99"/>
      <w:bookmarkEnd w:id="927"/>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C5F5FEC" w14:textId="77777777" w:rsidR="005D491A" w:rsidRPr="008372F6" w:rsidRDefault="00000000" w:rsidP="00292B66">
      <w:pPr>
        <w:spacing w:before="120" w:after="120" w:line="360" w:lineRule="auto"/>
        <w:ind w:right="319"/>
        <w:jc w:val="both"/>
        <w:rPr>
          <w:rFonts w:ascii="Arial" w:hAnsi="Arial" w:cs="Arial"/>
          <w:sz w:val="24"/>
          <w:szCs w:val="24"/>
        </w:rPr>
      </w:pPr>
      <w:proofErr w:type="spellStart"/>
      <w:r w:rsidRPr="008372F6">
        <w:rPr>
          <w:rFonts w:ascii="Arial" w:hAnsi="Arial" w:cs="Arial"/>
          <w:w w:val="105"/>
          <w:sz w:val="24"/>
          <w:szCs w:val="24"/>
        </w:rPr>
        <w:t>Torkki</w:t>
      </w:r>
      <w:proofErr w:type="spellEnd"/>
      <w:r w:rsidRPr="008372F6">
        <w:rPr>
          <w:rFonts w:ascii="Arial" w:hAnsi="Arial" w:cs="Arial"/>
          <w:w w:val="105"/>
          <w:sz w:val="24"/>
          <w:szCs w:val="24"/>
        </w:rPr>
        <w:t xml:space="preserve">,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bookmarkStart w:id="928" w:name="_bookmark100"/>
      <w:bookmarkEnd w:id="928"/>
      <w:r w:rsidRPr="008372F6">
        <w:rPr>
          <w:rFonts w:ascii="Arial" w:hAnsi="Arial" w:cs="Arial"/>
          <w:w w:val="105"/>
          <w:sz w:val="24"/>
          <w:szCs w:val="24"/>
        </w:rPr>
        <w:t>ment’s analysis, assessment and research activities.</w:t>
      </w:r>
    </w:p>
    <w:p w14:paraId="71EFDF96"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Tversky, Amos and Daniel Kahneman (1973). “Availability: A heuristic for judging frequency and </w:t>
      </w:r>
      <w:bookmarkStart w:id="929" w:name="_bookmark101"/>
      <w:bookmarkEnd w:id="929"/>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A616B44"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930" w:name="_bookmark102"/>
      <w:bookmarkEnd w:id="930"/>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265CC73A"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w:t>
      </w:r>
      <w:proofErr w:type="spellStart"/>
      <w:r w:rsidRPr="008372F6">
        <w:rPr>
          <w:rFonts w:ascii="Arial" w:hAnsi="Arial" w:cs="Arial"/>
          <w:i/>
          <w:w w:val="105"/>
          <w:sz w:val="24"/>
          <w:szCs w:val="24"/>
        </w:rPr>
        <w:t>Pharmacol</w:t>
      </w:r>
      <w:proofErr w:type="spellEnd"/>
      <w:r w:rsidRPr="008372F6">
        <w:rPr>
          <w:rFonts w:ascii="Arial" w:hAnsi="Arial" w:cs="Arial"/>
          <w:i/>
          <w:w w:val="105"/>
          <w:sz w:val="24"/>
          <w:szCs w:val="24"/>
        </w:rPr>
        <w:t xml:space="preserve">. </w:t>
      </w:r>
      <w:r w:rsidRPr="008372F6">
        <w:rPr>
          <w:rFonts w:ascii="Arial" w:hAnsi="Arial" w:cs="Arial"/>
          <w:w w:val="105"/>
          <w:sz w:val="24"/>
          <w:szCs w:val="24"/>
        </w:rPr>
        <w:t xml:space="preserve">8. Accessed </w:t>
      </w:r>
      <w:bookmarkStart w:id="931" w:name="_bookmark103"/>
      <w:bookmarkEnd w:id="931"/>
      <w:r w:rsidRPr="008372F6">
        <w:rPr>
          <w:rFonts w:ascii="Arial" w:hAnsi="Arial" w:cs="Arial"/>
          <w:w w:val="105"/>
          <w:sz w:val="24"/>
          <w:szCs w:val="24"/>
        </w:rPr>
        <w:t>October 14, 2023.</w:t>
      </w:r>
    </w:p>
    <w:p w14:paraId="5053C666" w14:textId="77777777"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932" w:name="_bookmark104"/>
      <w:bookmarkEnd w:id="932"/>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38EF1816"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570046">
        <w:rPr>
          <w:rFonts w:ascii="Arial" w:hAnsi="Arial" w:cs="Arial"/>
          <w:spacing w:val="-5"/>
          <w:w w:val="110"/>
          <w:sz w:val="24"/>
          <w:szCs w:val="24"/>
        </w:rPr>
        <w:t xml:space="preserve"> </w:t>
      </w: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proofErr w:type="spellStart"/>
      <w:r w:rsidRPr="008372F6">
        <w:rPr>
          <w:rFonts w:ascii="Arial" w:hAnsi="Arial" w:cs="Arial"/>
          <w:w w:val="105"/>
          <w:sz w:val="24"/>
          <w:szCs w:val="24"/>
        </w:rPr>
        <w:t>Lauerer</w:t>
      </w:r>
      <w:proofErr w:type="spellEnd"/>
      <w:r w:rsidRPr="008372F6">
        <w:rPr>
          <w:rFonts w:ascii="Arial" w:hAnsi="Arial" w:cs="Arial"/>
          <w:w w:val="105"/>
          <w:sz w:val="24"/>
          <w:szCs w:val="24"/>
        </w:rPr>
        <w:t>,</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477BE673" w14:textId="77777777" w:rsidR="005D491A" w:rsidRPr="008372F6" w:rsidRDefault="00000000" w:rsidP="00292B66">
      <w:pPr>
        <w:pStyle w:val="BodyText"/>
        <w:spacing w:before="120" w:after="120" w:line="360" w:lineRule="auto"/>
        <w:ind w:right="311"/>
        <w:jc w:val="both"/>
        <w:rPr>
          <w:rFonts w:ascii="Arial" w:hAnsi="Arial" w:cs="Arial"/>
          <w:w w:val="105"/>
          <w:sz w:val="24"/>
          <w:szCs w:val="24"/>
        </w:rPr>
      </w:pPr>
      <w:r w:rsidRPr="008372F6">
        <w:rPr>
          <w:rFonts w:ascii="Arial" w:hAnsi="Arial" w:cs="Arial"/>
          <w:w w:val="105"/>
          <w:sz w:val="24"/>
          <w:szCs w:val="24"/>
        </w:rPr>
        <w:t xml:space="preserve">Whitty, J. A., E. </w:t>
      </w:r>
      <w:proofErr w:type="spellStart"/>
      <w:r w:rsidRPr="008372F6">
        <w:rPr>
          <w:rFonts w:ascii="Arial" w:hAnsi="Arial" w:cs="Arial"/>
          <w:w w:val="105"/>
          <w:sz w:val="24"/>
          <w:szCs w:val="24"/>
        </w:rPr>
        <w:t>Lancsar</w:t>
      </w:r>
      <w:proofErr w:type="spellEnd"/>
      <w:r w:rsidRPr="008372F6">
        <w:rPr>
          <w:rFonts w:ascii="Arial" w:hAnsi="Arial" w:cs="Arial"/>
          <w:w w:val="105"/>
          <w:sz w:val="24"/>
          <w:szCs w:val="24"/>
        </w:rPr>
        <w:t>,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7744972D" w14:textId="77777777"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1D688B8A" w14:textId="77777777" w:rsidR="00E41237" w:rsidRPr="006E3227" w:rsidRDefault="00E41237" w:rsidP="00292B66">
      <w:pPr>
        <w:pStyle w:val="Title"/>
        <w:numPr>
          <w:ilvl w:val="0"/>
          <w:numId w:val="5"/>
        </w:numPr>
        <w:ind w:left="0" w:hanging="540"/>
        <w:jc w:val="both"/>
      </w:pPr>
      <w:r w:rsidRPr="006E3227">
        <w:lastRenderedPageBreak/>
        <w:t xml:space="preserve">Online Appendix </w:t>
      </w:r>
    </w:p>
    <w:p w14:paraId="4EBE0014" w14:textId="77777777" w:rsidR="00856CFB" w:rsidRPr="004838D0" w:rsidRDefault="00EA5F79" w:rsidP="004838D0">
      <w:pPr>
        <w:pStyle w:val="BodyText"/>
        <w:spacing w:before="120" w:after="120" w:line="360" w:lineRule="auto"/>
        <w:rPr>
          <w:rFonts w:ascii="Arial" w:hAnsi="Arial" w:cs="Arial"/>
          <w:sz w:val="24"/>
          <w:szCs w:val="24"/>
        </w:rPr>
      </w:pPr>
      <w:r w:rsidRPr="004838D0">
        <w:rPr>
          <w:rFonts w:ascii="Arial" w:hAnsi="Arial" w:cs="Arial"/>
          <w:w w:val="105"/>
          <w:sz w:val="24"/>
          <w:szCs w:val="24"/>
        </w:rPr>
        <w:t>Table OA1</w:t>
      </w:r>
      <w:r w:rsidR="00856CFB" w:rsidRPr="004838D0">
        <w:rPr>
          <w:rFonts w:ascii="Arial" w:hAnsi="Arial" w:cs="Arial"/>
          <w:w w:val="105"/>
          <w:sz w:val="24"/>
          <w:szCs w:val="24"/>
        </w:rPr>
        <w:t>.</w:t>
      </w:r>
      <w:r w:rsidR="00856CFB" w:rsidRPr="004838D0">
        <w:rPr>
          <w:rFonts w:ascii="Arial" w:hAnsi="Arial" w:cs="Arial"/>
          <w:spacing w:val="39"/>
          <w:w w:val="105"/>
          <w:sz w:val="24"/>
          <w:szCs w:val="24"/>
        </w:rPr>
        <w:t xml:space="preserve"> </w:t>
      </w:r>
      <w:r w:rsidR="00856CFB" w:rsidRPr="004838D0">
        <w:rPr>
          <w:rFonts w:ascii="Arial" w:hAnsi="Arial" w:cs="Arial"/>
          <w:w w:val="105"/>
          <w:sz w:val="24"/>
          <w:szCs w:val="24"/>
        </w:rPr>
        <w:t>Framing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effects</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on</w:t>
      </w:r>
      <w:r w:rsidR="00856CFB" w:rsidRPr="004838D0">
        <w:rPr>
          <w:rFonts w:ascii="Arial" w:hAnsi="Arial" w:cs="Arial"/>
          <w:spacing w:val="16"/>
          <w:w w:val="105"/>
          <w:sz w:val="24"/>
          <w:szCs w:val="24"/>
        </w:rPr>
        <w:t xml:space="preserve"> </w:t>
      </w:r>
      <w:r w:rsidR="00856CFB" w:rsidRPr="004838D0">
        <w:rPr>
          <w:rFonts w:ascii="Arial" w:hAnsi="Arial" w:cs="Arial"/>
          <w:w w:val="105"/>
          <w:sz w:val="24"/>
          <w:szCs w:val="24"/>
        </w:rPr>
        <w:t>public</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support</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for</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funding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expensive</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cancer</w:t>
      </w:r>
      <w:r w:rsidR="00856CFB" w:rsidRPr="004838D0">
        <w:rPr>
          <w:rFonts w:ascii="Arial" w:hAnsi="Arial" w:cs="Arial"/>
          <w:spacing w:val="16"/>
          <w:w w:val="105"/>
          <w:sz w:val="24"/>
          <w:szCs w:val="24"/>
        </w:rPr>
        <w:t xml:space="preserve"> </w:t>
      </w:r>
      <w:r w:rsidR="00856CFB" w:rsidRPr="004838D0">
        <w:rPr>
          <w:rFonts w:ascii="Arial" w:hAnsi="Arial" w:cs="Arial"/>
          <w:spacing w:val="-2"/>
          <w:w w:val="105"/>
          <w:sz w:val="24"/>
          <w:szCs w:val="24"/>
        </w:rPr>
        <w:t>medicines.</w:t>
      </w:r>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18C909" w14:textId="77777777" w:rsidTr="00756616">
        <w:trPr>
          <w:cantSplit/>
          <w:tblHeader/>
          <w:jc w:val="center"/>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5DC0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6CD6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413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856CFB" w:rsidRPr="008372F6" w14:paraId="1B9DA9A0" w14:textId="77777777" w:rsidTr="00756616">
        <w:trPr>
          <w:cantSplit/>
          <w:jc w:val="center"/>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3A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3F8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1.914*</w:t>
            </w:r>
            <w:r w:rsidRPr="008372F6">
              <w:rPr>
                <w:rFonts w:ascii="Arial" w:hAnsi="Arial" w:cs="Arial"/>
                <w:color w:val="000000"/>
                <w:sz w:val="24"/>
                <w:szCs w:val="24"/>
              </w:rPr>
              <w:br/>
              <w:t>[1.156, 3.169]</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B71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2B5A8A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1188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685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1.558**</w:t>
            </w:r>
            <w:r w:rsidRPr="008372F6">
              <w:rPr>
                <w:rFonts w:ascii="Arial" w:hAnsi="Arial" w:cs="Arial"/>
                <w:color w:val="000000"/>
                <w:sz w:val="24"/>
                <w:szCs w:val="24"/>
              </w:rPr>
              <w:br/>
              <w:t>[1.156, 2.099]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872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C1A96F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2EA9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EB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1.182</w:t>
            </w:r>
            <w:r w:rsidRPr="008372F6">
              <w:rPr>
                <w:rFonts w:ascii="Arial" w:hAnsi="Arial" w:cs="Arial"/>
                <w:color w:val="000000"/>
                <w:sz w:val="24"/>
                <w:szCs w:val="24"/>
              </w:rPr>
              <w:br/>
              <w:t>[0.898, 1.556]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4457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E1A79D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E516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4D34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1.381**</w:t>
            </w:r>
            <w:r w:rsidRPr="008372F6">
              <w:rPr>
                <w:rFonts w:ascii="Arial" w:hAnsi="Arial" w:cs="Arial"/>
                <w:color w:val="000000"/>
                <w:sz w:val="24"/>
                <w:szCs w:val="24"/>
              </w:rPr>
              <w:br/>
              <w:t>[1.087, 1.755]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FB6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2A24AB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64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1.015***</w:t>
            </w:r>
            <w:r w:rsidRPr="008372F6">
              <w:rPr>
                <w:rFonts w:ascii="Arial" w:hAnsi="Arial" w:cs="Arial"/>
                <w:color w:val="000000"/>
                <w:sz w:val="24"/>
                <w:szCs w:val="24"/>
              </w:rPr>
              <w:br/>
              <w:t>[1.008, 1.022]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764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E46CAC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9C6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F1A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0.818</w:t>
            </w:r>
            <w:r w:rsidRPr="008372F6">
              <w:rPr>
                <w:rFonts w:ascii="Arial" w:hAnsi="Arial" w:cs="Arial"/>
                <w:color w:val="000000"/>
                <w:sz w:val="24"/>
                <w:szCs w:val="24"/>
              </w:rPr>
              <w:br/>
              <w:t>[0.613, 1.090]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80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8B504B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D34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9F81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0.599**</w:t>
            </w:r>
            <w:r w:rsidRPr="008372F6">
              <w:rPr>
                <w:rFonts w:ascii="Arial" w:hAnsi="Arial" w:cs="Arial"/>
                <w:color w:val="000000"/>
                <w:sz w:val="24"/>
                <w:szCs w:val="24"/>
              </w:rPr>
              <w:br/>
              <w:t>[0.413, 0.870]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FE58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560AF7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1F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48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0.736+</w:t>
            </w:r>
            <w:r w:rsidRPr="008372F6">
              <w:rPr>
                <w:rFonts w:ascii="Arial" w:hAnsi="Arial" w:cs="Arial"/>
                <w:color w:val="000000"/>
                <w:sz w:val="24"/>
                <w:szCs w:val="24"/>
              </w:rPr>
              <w:br/>
              <w:t>[0.515, 1.051]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028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A8FF7B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7F5D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21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0.875</w:t>
            </w:r>
            <w:r w:rsidRPr="008372F6">
              <w:rPr>
                <w:rFonts w:ascii="Arial" w:hAnsi="Arial" w:cs="Arial"/>
                <w:color w:val="000000"/>
                <w:sz w:val="24"/>
                <w:szCs w:val="24"/>
              </w:rPr>
              <w:br/>
              <w:t>[0.627, 1.221]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B0C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1AE0FF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FE7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8B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1.048</w:t>
            </w:r>
            <w:r w:rsidRPr="008372F6">
              <w:rPr>
                <w:rFonts w:ascii="Arial" w:hAnsi="Arial" w:cs="Arial"/>
                <w:color w:val="000000"/>
                <w:sz w:val="24"/>
                <w:szCs w:val="24"/>
              </w:rPr>
              <w:br/>
              <w:t>[0.757, 1.451]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ABE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6168D3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03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48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0.808</w:t>
            </w:r>
            <w:r w:rsidRPr="008372F6">
              <w:rPr>
                <w:rFonts w:ascii="Arial" w:hAnsi="Arial" w:cs="Arial"/>
                <w:color w:val="000000"/>
                <w:sz w:val="24"/>
                <w:szCs w:val="24"/>
              </w:rPr>
              <w:br/>
              <w:t>[0.587, 1.111]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1BA5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C9C28A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39F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B0CC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0.998</w:t>
            </w:r>
            <w:r w:rsidRPr="008372F6">
              <w:rPr>
                <w:rFonts w:ascii="Arial" w:hAnsi="Arial" w:cs="Arial"/>
                <w:color w:val="000000"/>
                <w:sz w:val="24"/>
                <w:szCs w:val="24"/>
              </w:rPr>
              <w:br/>
              <w:t>[0.741, 1.343]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C6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14E6F6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F91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0C8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0.805</w:t>
            </w:r>
            <w:r w:rsidRPr="008372F6">
              <w:rPr>
                <w:rFonts w:ascii="Arial" w:hAnsi="Arial" w:cs="Arial"/>
                <w:color w:val="000000"/>
                <w:sz w:val="24"/>
                <w:szCs w:val="24"/>
              </w:rPr>
              <w:br/>
              <w:t>[0.552, 1.173]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BCB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F93F2F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14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D0C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1.267</w:t>
            </w:r>
            <w:r w:rsidRPr="008372F6">
              <w:rPr>
                <w:rFonts w:ascii="Arial" w:hAnsi="Arial" w:cs="Arial"/>
                <w:color w:val="000000"/>
                <w:sz w:val="24"/>
                <w:szCs w:val="24"/>
              </w:rPr>
              <w:br/>
              <w:t>[0.719, 2.231]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80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1DACA7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CA7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D5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[0.573, 1.098]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295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C5DD25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119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DD0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[0.403, 0.888]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23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2F1DC5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C5F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ACF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2.073*</w:t>
            </w:r>
            <w:r w:rsidRPr="008372F6">
              <w:rPr>
                <w:rFonts w:ascii="Arial" w:hAnsi="Arial" w:cs="Arial"/>
                <w:color w:val="000000"/>
                <w:sz w:val="24"/>
                <w:szCs w:val="24"/>
              </w:rPr>
              <w:br/>
              <w:t>[1.115, 3.855]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941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0F17A2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F9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F1C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0.605+</w:t>
            </w:r>
            <w:r w:rsidRPr="008372F6">
              <w:rPr>
                <w:rFonts w:ascii="Arial" w:hAnsi="Arial" w:cs="Arial"/>
                <w:color w:val="000000"/>
                <w:sz w:val="24"/>
                <w:szCs w:val="24"/>
              </w:rPr>
              <w:br/>
              <w:t>[0.339, 1.081]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D04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A38D7A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D00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1D2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1.986***</w:t>
            </w:r>
            <w:r w:rsidRPr="008372F6">
              <w:rPr>
                <w:rFonts w:ascii="Arial" w:hAnsi="Arial" w:cs="Arial"/>
                <w:color w:val="000000"/>
                <w:sz w:val="24"/>
                <w:szCs w:val="24"/>
              </w:rPr>
              <w:br/>
              <w:t>[1.433, 2.752]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B80C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9A101D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9D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Unconditional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D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0.690*</w:t>
            </w:r>
            <w:r w:rsidRPr="008372F6">
              <w:rPr>
                <w:rFonts w:ascii="Arial" w:hAnsi="Arial" w:cs="Arial"/>
                <w:color w:val="000000"/>
                <w:sz w:val="24"/>
                <w:szCs w:val="24"/>
              </w:rPr>
              <w:br/>
              <w:t>[0.498, 0.957]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A85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ED159F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BF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40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[0.782, 1.344]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D71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B1E2CD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61AC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DEBE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1.027***</w:t>
            </w:r>
            <w:r w:rsidRPr="008372F6">
              <w:rPr>
                <w:rFonts w:ascii="Arial" w:hAnsi="Arial" w:cs="Arial"/>
                <w:color w:val="000000"/>
                <w:sz w:val="24"/>
                <w:szCs w:val="24"/>
              </w:rPr>
              <w:br/>
              <w:t>[1.019, 1.036]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E6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337024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7A7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CD1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0.920</w:t>
            </w:r>
            <w:r w:rsidRPr="008372F6">
              <w:rPr>
                <w:rFonts w:ascii="Arial" w:hAnsi="Arial" w:cs="Arial"/>
                <w:color w:val="000000"/>
                <w:sz w:val="24"/>
                <w:szCs w:val="24"/>
              </w:rPr>
              <w:br/>
              <w:t>[0.667, 1.270]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21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EC4B5F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69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F3E2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0.610*</w:t>
            </w:r>
            <w:r w:rsidRPr="008372F6">
              <w:rPr>
                <w:rFonts w:ascii="Arial" w:hAnsi="Arial" w:cs="Arial"/>
                <w:color w:val="000000"/>
                <w:sz w:val="24"/>
                <w:szCs w:val="24"/>
              </w:rPr>
              <w:br/>
              <w:t>[0.397, 0.937]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0D4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3F613D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0E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D57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0.732</w:t>
            </w:r>
            <w:r w:rsidRPr="008372F6">
              <w:rPr>
                <w:rFonts w:ascii="Arial" w:hAnsi="Arial" w:cs="Arial"/>
                <w:color w:val="000000"/>
                <w:sz w:val="24"/>
                <w:szCs w:val="24"/>
              </w:rPr>
              <w:br/>
              <w:t>[0.485, 1.104]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A3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D1099B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F1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C60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0.831</w:t>
            </w:r>
            <w:r w:rsidRPr="008372F6">
              <w:rPr>
                <w:rFonts w:ascii="Arial" w:hAnsi="Arial" w:cs="Arial"/>
                <w:color w:val="000000"/>
                <w:sz w:val="24"/>
                <w:szCs w:val="24"/>
              </w:rPr>
              <w:br/>
              <w:t>[0.573, 1.204]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F5B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F508CE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5D2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119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0.623*</w:t>
            </w:r>
            <w:r w:rsidRPr="008372F6">
              <w:rPr>
                <w:rFonts w:ascii="Arial" w:hAnsi="Arial" w:cs="Arial"/>
                <w:color w:val="000000"/>
                <w:sz w:val="24"/>
                <w:szCs w:val="24"/>
              </w:rPr>
              <w:br/>
              <w:t>[0.429, 0.905]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B8D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E6ECAF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99B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429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0.609**</w:t>
            </w:r>
            <w:r w:rsidRPr="008372F6">
              <w:rPr>
                <w:rFonts w:ascii="Arial" w:hAnsi="Arial" w:cs="Arial"/>
                <w:color w:val="000000"/>
                <w:sz w:val="24"/>
                <w:szCs w:val="24"/>
              </w:rPr>
              <w:br/>
              <w:t>[0.425, 0.874]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FC1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5C134B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DA8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410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0.953</w:t>
            </w:r>
            <w:r w:rsidRPr="008372F6">
              <w:rPr>
                <w:rFonts w:ascii="Arial" w:hAnsi="Arial" w:cs="Arial"/>
                <w:color w:val="000000"/>
                <w:sz w:val="24"/>
                <w:szCs w:val="24"/>
              </w:rPr>
              <w:br/>
              <w:t>[0.684, 1.330]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819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80F17F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039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23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0.909</w:t>
            </w:r>
            <w:r w:rsidRPr="008372F6">
              <w:rPr>
                <w:rFonts w:ascii="Arial" w:hAnsi="Arial" w:cs="Arial"/>
                <w:color w:val="000000"/>
                <w:sz w:val="24"/>
                <w:szCs w:val="24"/>
              </w:rPr>
              <w:br/>
              <w:t>[0.597, 1.385]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75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2A1B9A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6F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DE3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1.193</w:t>
            </w:r>
            <w:r w:rsidRPr="008372F6">
              <w:rPr>
                <w:rFonts w:ascii="Arial" w:hAnsi="Arial" w:cs="Arial"/>
                <w:color w:val="000000"/>
                <w:sz w:val="24"/>
                <w:szCs w:val="24"/>
              </w:rPr>
              <w:br/>
              <w:t>[0.637, 2.235]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EA9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54AFFF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FF5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D3A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1.088</w:t>
            </w:r>
            <w:r w:rsidRPr="008372F6">
              <w:rPr>
                <w:rFonts w:ascii="Arial" w:hAnsi="Arial" w:cs="Arial"/>
                <w:color w:val="000000"/>
                <w:sz w:val="24"/>
                <w:szCs w:val="24"/>
              </w:rPr>
              <w:br/>
              <w:t>[0.755, 1.568]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15E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497EF3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AD2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910E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0.510**</w:t>
            </w:r>
            <w:r w:rsidRPr="008372F6">
              <w:rPr>
                <w:rFonts w:ascii="Arial" w:hAnsi="Arial" w:cs="Arial"/>
                <w:color w:val="000000"/>
                <w:sz w:val="24"/>
                <w:szCs w:val="24"/>
              </w:rPr>
              <w:br/>
              <w:t>[0.317, 0.822]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10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A22AC1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1C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96B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1.743</w:t>
            </w:r>
            <w:r w:rsidRPr="008372F6">
              <w:rPr>
                <w:rFonts w:ascii="Arial" w:hAnsi="Arial" w:cs="Arial"/>
                <w:color w:val="000000"/>
                <w:sz w:val="24"/>
                <w:szCs w:val="24"/>
              </w:rPr>
              <w:br/>
              <w:t>[0.879, 3.455]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6DE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B28F90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F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E0C7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0.159***</w:t>
            </w:r>
            <w:r w:rsidRPr="008372F6">
              <w:rPr>
                <w:rFonts w:ascii="Arial" w:hAnsi="Arial" w:cs="Arial"/>
                <w:color w:val="000000"/>
                <w:sz w:val="24"/>
                <w:szCs w:val="24"/>
              </w:rPr>
              <w:br/>
              <w:t>[0.084, 0.302]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0A1B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533601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6F5B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05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3.328***</w:t>
            </w:r>
            <w:r w:rsidRPr="008372F6">
              <w:rPr>
                <w:rFonts w:ascii="Arial" w:hAnsi="Arial" w:cs="Arial"/>
                <w:color w:val="000000"/>
                <w:sz w:val="24"/>
                <w:szCs w:val="24"/>
              </w:rPr>
              <w:br/>
              <w:t>[2.315, 4.785]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9D7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441283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40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Don't know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C1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1.946***</w:t>
            </w:r>
            <w:r w:rsidRPr="008372F6">
              <w:rPr>
                <w:rFonts w:ascii="Arial" w:hAnsi="Arial" w:cs="Arial"/>
                <w:color w:val="000000"/>
                <w:sz w:val="24"/>
                <w:szCs w:val="24"/>
              </w:rPr>
              <w:br/>
              <w:t>[1.374, 2.757]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C15E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91CE11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C18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F6C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0.775+</w:t>
            </w:r>
            <w:r w:rsidRPr="008372F6">
              <w:rPr>
                <w:rFonts w:ascii="Arial" w:hAnsi="Arial" w:cs="Arial"/>
                <w:color w:val="000000"/>
                <w:sz w:val="24"/>
                <w:szCs w:val="24"/>
              </w:rPr>
              <w:br/>
              <w:t>[0.582, 1.031]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D1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C11F0C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42F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B3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1.029***</w:t>
            </w:r>
            <w:r w:rsidRPr="008372F6">
              <w:rPr>
                <w:rFonts w:ascii="Arial" w:hAnsi="Arial" w:cs="Arial"/>
                <w:color w:val="000000"/>
                <w:sz w:val="24"/>
                <w:szCs w:val="24"/>
              </w:rPr>
              <w:br/>
              <w:t>[1.020, 1.038]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8397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4F62E5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F255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837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0.963</w:t>
            </w:r>
            <w:r w:rsidRPr="008372F6">
              <w:rPr>
                <w:rFonts w:ascii="Arial" w:hAnsi="Arial" w:cs="Arial"/>
                <w:color w:val="000000"/>
                <w:sz w:val="24"/>
                <w:szCs w:val="24"/>
              </w:rPr>
              <w:br/>
              <w:t>[0.684, 1.355]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9CB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329AC1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DA3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8101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0.411***</w:t>
            </w:r>
            <w:r w:rsidRPr="008372F6">
              <w:rPr>
                <w:rFonts w:ascii="Arial" w:hAnsi="Arial" w:cs="Arial"/>
                <w:color w:val="000000"/>
                <w:sz w:val="24"/>
                <w:szCs w:val="24"/>
              </w:rPr>
              <w:br/>
              <w:t>[0.248, 0.681]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D7E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2FCFCF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AE6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43D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1.030</w:t>
            </w:r>
            <w:r w:rsidRPr="008372F6">
              <w:rPr>
                <w:rFonts w:ascii="Arial" w:hAnsi="Arial" w:cs="Arial"/>
                <w:color w:val="000000"/>
                <w:sz w:val="24"/>
                <w:szCs w:val="24"/>
              </w:rPr>
              <w:br/>
              <w:t>[0.688, 1.543]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CF3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602446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0778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C97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0.892</w:t>
            </w:r>
            <w:r w:rsidRPr="008372F6">
              <w:rPr>
                <w:rFonts w:ascii="Arial" w:hAnsi="Arial" w:cs="Arial"/>
                <w:color w:val="000000"/>
                <w:sz w:val="24"/>
                <w:szCs w:val="24"/>
              </w:rPr>
              <w:br/>
              <w:t>[0.602, 1.321]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FAB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C81D49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07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766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1.024</w:t>
            </w:r>
            <w:r w:rsidRPr="008372F6">
              <w:rPr>
                <w:rFonts w:ascii="Arial" w:hAnsi="Arial" w:cs="Arial"/>
                <w:color w:val="000000"/>
                <w:sz w:val="24"/>
                <w:szCs w:val="24"/>
              </w:rPr>
              <w:br/>
              <w:t>[0.701, 1.494]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5FC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50F615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65DF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42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0.517**</w:t>
            </w:r>
            <w:r w:rsidRPr="008372F6">
              <w:rPr>
                <w:rFonts w:ascii="Arial" w:hAnsi="Arial" w:cs="Arial"/>
                <w:color w:val="000000"/>
                <w:sz w:val="24"/>
                <w:szCs w:val="24"/>
              </w:rPr>
              <w:br/>
              <w:t>[0.349, 0.766]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1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0B56ED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563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CCF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1.208</w:t>
            </w:r>
            <w:r w:rsidRPr="008372F6">
              <w:rPr>
                <w:rFonts w:ascii="Arial" w:hAnsi="Arial" w:cs="Arial"/>
                <w:color w:val="000000"/>
                <w:sz w:val="24"/>
                <w:szCs w:val="24"/>
              </w:rPr>
              <w:br/>
              <w:t>[0.857, 1.703]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3D3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A75CE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A9F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51A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1.404</w:t>
            </w:r>
            <w:r w:rsidRPr="008372F6">
              <w:rPr>
                <w:rFonts w:ascii="Arial" w:hAnsi="Arial" w:cs="Arial"/>
                <w:color w:val="000000"/>
                <w:sz w:val="24"/>
                <w:szCs w:val="24"/>
              </w:rPr>
              <w:br/>
              <w:t>[0.893, 2.207]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F4E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D44624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149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10E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1.115</w:t>
            </w:r>
            <w:r w:rsidRPr="008372F6">
              <w:rPr>
                <w:rFonts w:ascii="Arial" w:hAnsi="Arial" w:cs="Arial"/>
                <w:color w:val="000000"/>
                <w:sz w:val="24"/>
                <w:szCs w:val="24"/>
              </w:rPr>
              <w:br/>
              <w:t>[0.555, 2.239]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EA8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FAB68A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C619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9BA0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1.438+</w:t>
            </w:r>
            <w:r w:rsidRPr="008372F6">
              <w:rPr>
                <w:rFonts w:ascii="Arial" w:hAnsi="Arial" w:cs="Arial"/>
                <w:color w:val="000000"/>
                <w:sz w:val="24"/>
                <w:szCs w:val="24"/>
              </w:rPr>
              <w:br/>
              <w:t>[0.958, 2.159]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33B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713AD3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1D3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A5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1.199</w:t>
            </w:r>
            <w:r w:rsidRPr="008372F6">
              <w:rPr>
                <w:rFonts w:ascii="Arial" w:hAnsi="Arial" w:cs="Arial"/>
                <w:color w:val="000000"/>
                <w:sz w:val="24"/>
                <w:szCs w:val="24"/>
              </w:rPr>
              <w:br/>
              <w:t>[0.731, 1.968]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5E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70E45E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3BD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D92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7.764***</w:t>
            </w:r>
            <w:r w:rsidRPr="008372F6">
              <w:rPr>
                <w:rFonts w:ascii="Arial" w:hAnsi="Arial" w:cs="Arial"/>
                <w:color w:val="000000"/>
                <w:sz w:val="24"/>
                <w:szCs w:val="24"/>
              </w:rPr>
              <w:br/>
              <w:t>[4.018, 15.003]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BD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B1EDD2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2C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2B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6BA1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1.495***</w:t>
            </w:r>
            <w:r w:rsidRPr="008372F6">
              <w:rPr>
                <w:rFonts w:ascii="Arial" w:hAnsi="Arial" w:cs="Arial"/>
                <w:color w:val="000000"/>
                <w:sz w:val="24"/>
                <w:szCs w:val="24"/>
              </w:rPr>
              <w:br/>
              <w:t>[1.229, 1.818]</w:t>
            </w:r>
          </w:p>
        </w:tc>
      </w:tr>
      <w:tr w:rsidR="00856CFB" w:rsidRPr="008372F6" w14:paraId="336BB83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7DDB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861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DC4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0.739**</w:t>
            </w:r>
            <w:r w:rsidRPr="008372F6">
              <w:rPr>
                <w:rFonts w:ascii="Arial" w:hAnsi="Arial" w:cs="Arial"/>
                <w:color w:val="000000"/>
                <w:sz w:val="24"/>
                <w:szCs w:val="24"/>
              </w:rPr>
              <w:br/>
              <w:t>[0.606, 0.901]</w:t>
            </w:r>
          </w:p>
        </w:tc>
      </w:tr>
      <w:tr w:rsidR="00856CFB" w:rsidRPr="008372F6" w14:paraId="179263E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6C3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6A8B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47ED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0.941</w:t>
            </w:r>
            <w:r w:rsidRPr="008372F6">
              <w:rPr>
                <w:rFonts w:ascii="Arial" w:hAnsi="Arial" w:cs="Arial"/>
                <w:color w:val="000000"/>
                <w:sz w:val="24"/>
                <w:szCs w:val="24"/>
              </w:rPr>
              <w:br/>
              <w:t>[0.800, 1.107]</w:t>
            </w:r>
          </w:p>
        </w:tc>
      </w:tr>
      <w:tr w:rsidR="00856CFB" w:rsidRPr="008372F6" w14:paraId="0021D2B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E98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D0B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5393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1.017***</w:t>
            </w:r>
            <w:r w:rsidRPr="008372F6">
              <w:rPr>
                <w:rFonts w:ascii="Arial" w:hAnsi="Arial" w:cs="Arial"/>
                <w:color w:val="000000"/>
                <w:sz w:val="24"/>
                <w:szCs w:val="24"/>
              </w:rPr>
              <w:br/>
              <w:t>[1.011, 1.022]</w:t>
            </w:r>
          </w:p>
        </w:tc>
      </w:tr>
      <w:tr w:rsidR="00856CFB" w:rsidRPr="008372F6" w14:paraId="20C835F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CC1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0F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4EC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[0.821, 1.204]</w:t>
            </w:r>
          </w:p>
        </w:tc>
      </w:tr>
      <w:tr w:rsidR="00856CFB" w:rsidRPr="008372F6" w14:paraId="3B7639F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AA47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2B8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91DB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0.771+</w:t>
            </w:r>
            <w:r w:rsidRPr="008372F6">
              <w:rPr>
                <w:rFonts w:ascii="Arial" w:hAnsi="Arial" w:cs="Arial"/>
                <w:color w:val="000000"/>
                <w:sz w:val="24"/>
                <w:szCs w:val="24"/>
              </w:rPr>
              <w:br/>
              <w:t>[0.587, 1.013]</w:t>
            </w:r>
          </w:p>
        </w:tc>
      </w:tr>
      <w:tr w:rsidR="00856CFB" w:rsidRPr="008372F6" w14:paraId="2D39B4B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B6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78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28B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0.877</w:t>
            </w:r>
            <w:r w:rsidRPr="008372F6">
              <w:rPr>
                <w:rFonts w:ascii="Arial" w:hAnsi="Arial" w:cs="Arial"/>
                <w:color w:val="000000"/>
                <w:sz w:val="24"/>
                <w:szCs w:val="24"/>
              </w:rPr>
              <w:br/>
              <w:t>[0.682, 1.127]</w:t>
            </w:r>
          </w:p>
        </w:tc>
      </w:tr>
      <w:tr w:rsidR="00856CFB" w:rsidRPr="008372F6" w14:paraId="27F2B14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703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9030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B2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[0.705, 1.108]</w:t>
            </w:r>
          </w:p>
        </w:tc>
      </w:tr>
      <w:tr w:rsidR="00856CFB" w:rsidRPr="008372F6" w14:paraId="1937FA5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D83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BE9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E82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0.716**</w:t>
            </w:r>
            <w:r w:rsidRPr="008372F6">
              <w:rPr>
                <w:rFonts w:ascii="Arial" w:hAnsi="Arial" w:cs="Arial"/>
                <w:color w:val="000000"/>
                <w:sz w:val="24"/>
                <w:szCs w:val="24"/>
              </w:rPr>
              <w:br/>
              <w:t>[0.575, 0.891]</w:t>
            </w:r>
          </w:p>
        </w:tc>
      </w:tr>
      <w:tr w:rsidR="00856CFB" w:rsidRPr="008372F6" w14:paraId="79EC2C0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DC9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DE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81DC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0.722**</w:t>
            </w:r>
            <w:r w:rsidRPr="008372F6">
              <w:rPr>
                <w:rFonts w:ascii="Arial" w:hAnsi="Arial" w:cs="Arial"/>
                <w:color w:val="000000"/>
                <w:sz w:val="24"/>
                <w:szCs w:val="24"/>
              </w:rPr>
              <w:br/>
              <w:t>[0.579, 0.900]</w:t>
            </w:r>
          </w:p>
        </w:tc>
      </w:tr>
      <w:tr w:rsidR="00856CFB" w:rsidRPr="008372F6" w14:paraId="6F78B00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1A0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64C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D01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0.962</w:t>
            </w:r>
            <w:r w:rsidRPr="008372F6">
              <w:rPr>
                <w:rFonts w:ascii="Arial" w:hAnsi="Arial" w:cs="Arial"/>
                <w:color w:val="000000"/>
                <w:sz w:val="24"/>
                <w:szCs w:val="24"/>
              </w:rPr>
              <w:br/>
              <w:t>[0.793, 1.167]</w:t>
            </w:r>
          </w:p>
        </w:tc>
      </w:tr>
      <w:tr w:rsidR="00856CFB" w:rsidRPr="008372F6" w14:paraId="6C110B9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7004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33D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DB6F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0.986</w:t>
            </w:r>
            <w:r w:rsidRPr="008372F6">
              <w:rPr>
                <w:rFonts w:ascii="Arial" w:hAnsi="Arial" w:cs="Arial"/>
                <w:color w:val="000000"/>
                <w:sz w:val="24"/>
                <w:szCs w:val="24"/>
              </w:rPr>
              <w:br/>
              <w:t>[0.767, 1.267]</w:t>
            </w:r>
          </w:p>
        </w:tc>
      </w:tr>
      <w:tr w:rsidR="00856CFB" w:rsidRPr="008372F6" w14:paraId="251D77D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7060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F61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D40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1.053</w:t>
            </w:r>
            <w:r w:rsidRPr="008372F6">
              <w:rPr>
                <w:rFonts w:ascii="Arial" w:hAnsi="Arial" w:cs="Arial"/>
                <w:color w:val="000000"/>
                <w:sz w:val="24"/>
                <w:szCs w:val="24"/>
              </w:rPr>
              <w:br/>
              <w:t>[0.758, 1.462]</w:t>
            </w:r>
          </w:p>
        </w:tc>
      </w:tr>
      <w:tr w:rsidR="00856CFB" w:rsidRPr="008372F6" w14:paraId="3A6923E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01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4DA8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6C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1.149</w:t>
            </w:r>
            <w:r w:rsidRPr="008372F6">
              <w:rPr>
                <w:rFonts w:ascii="Arial" w:hAnsi="Arial" w:cs="Arial"/>
                <w:color w:val="000000"/>
                <w:sz w:val="24"/>
                <w:szCs w:val="24"/>
              </w:rPr>
              <w:br/>
              <w:t>[0.918, 1.436]</w:t>
            </w:r>
          </w:p>
        </w:tc>
      </w:tr>
      <w:tr w:rsidR="00856CFB" w:rsidRPr="008372F6" w14:paraId="4469AD7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4127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5312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86F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0.702*</w:t>
            </w:r>
            <w:r w:rsidRPr="008372F6">
              <w:rPr>
                <w:rFonts w:ascii="Arial" w:hAnsi="Arial" w:cs="Arial"/>
                <w:color w:val="000000"/>
                <w:sz w:val="24"/>
                <w:szCs w:val="24"/>
              </w:rPr>
              <w:br/>
              <w:t>[0.522, 0.942]</w:t>
            </w:r>
          </w:p>
        </w:tc>
      </w:tr>
      <w:tr w:rsidR="00856CFB" w:rsidRPr="008372F6" w14:paraId="21ECED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09D5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147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025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1.150</w:t>
            </w:r>
            <w:r w:rsidRPr="008372F6">
              <w:rPr>
                <w:rFonts w:ascii="Arial" w:hAnsi="Arial" w:cs="Arial"/>
                <w:color w:val="000000"/>
                <w:sz w:val="24"/>
                <w:szCs w:val="24"/>
              </w:rPr>
              <w:br/>
              <w:t>[0.821, 1.609]</w:t>
            </w:r>
          </w:p>
        </w:tc>
      </w:tr>
      <w:tr w:rsidR="00856CFB" w:rsidRPr="008372F6" w14:paraId="114CBB0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90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reject | 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55F1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E1D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-1.194</w:t>
            </w:r>
            <w:r w:rsidRPr="008372F6">
              <w:rPr>
                <w:rFonts w:ascii="Arial" w:hAnsi="Arial" w:cs="Arial"/>
                <w:color w:val="000000"/>
                <w:sz w:val="24"/>
                <w:szCs w:val="24"/>
              </w:rPr>
              <w:br/>
              <w:t>[-1.562, -0.826]</w:t>
            </w:r>
          </w:p>
        </w:tc>
      </w:tr>
      <w:tr w:rsidR="00856CFB" w:rsidRPr="008372F6" w14:paraId="3F67EA0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76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84C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AED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1.706</w:t>
            </w:r>
            <w:r w:rsidRPr="008372F6">
              <w:rPr>
                <w:rFonts w:ascii="Arial" w:hAnsi="Arial" w:cs="Arial"/>
                <w:color w:val="000000"/>
                <w:sz w:val="24"/>
                <w:szCs w:val="24"/>
              </w:rPr>
              <w:br/>
              <w:t>[1.334, 2.078]</w:t>
            </w:r>
          </w:p>
        </w:tc>
      </w:tr>
      <w:tr w:rsidR="00856CFB" w:rsidRPr="008372F6" w14:paraId="30BCDB4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B0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roofErr w:type="spellStart"/>
            <w:r w:rsidRPr="008372F6">
              <w:rPr>
                <w:rFonts w:ascii="Arial" w:hAnsi="Arial" w:cs="Arial"/>
                <w:color w:val="000000"/>
                <w:sz w:val="24"/>
                <w:szCs w:val="24"/>
              </w:rPr>
              <w:t>Num.Obs</w:t>
            </w:r>
            <w:proofErr w:type="spellEnd"/>
            <w:r w:rsidRPr="008372F6">
              <w:rPr>
                <w:rFonts w:ascii="Arial" w:hAnsi="Arial" w:cs="Arial"/>
                <w:color w:val="000000"/>
                <w:sz w:val="24"/>
                <w:szCs w:val="24"/>
              </w:rPr>
              <w: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DB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CA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856CFB" w:rsidRPr="008372F6" w14:paraId="08A01E1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C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roofErr w:type="spellStart"/>
            <w:r w:rsidRPr="008372F6">
              <w:rPr>
                <w:rFonts w:ascii="Arial" w:hAnsi="Arial" w:cs="Arial"/>
                <w:color w:val="000000"/>
                <w:sz w:val="24"/>
                <w:szCs w:val="24"/>
              </w:rPr>
              <w:t>Log.Lik</w:t>
            </w:r>
            <w:proofErr w:type="spellEnd"/>
            <w:r w:rsidRPr="008372F6">
              <w:rPr>
                <w:rFonts w:ascii="Arial" w:hAnsi="Arial" w:cs="Arial"/>
                <w:color w:val="000000"/>
                <w:sz w:val="24"/>
                <w:szCs w:val="24"/>
              </w:rPr>
              <w: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162B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-3490.07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4A7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-2239.96</w:t>
            </w:r>
          </w:p>
        </w:tc>
      </w:tr>
      <w:tr w:rsidR="00856CFB" w:rsidRPr="008372F6" w14:paraId="6EA5A09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E67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5C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7082.14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BB0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4515.92</w:t>
            </w:r>
          </w:p>
        </w:tc>
      </w:tr>
      <w:tr w:rsidR="00856CFB" w:rsidRPr="008372F6" w14:paraId="1B0D806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55C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CE76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7387.61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5C1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4620.26</w:t>
            </w:r>
          </w:p>
        </w:tc>
      </w:tr>
      <w:tr w:rsidR="00856CFB" w:rsidRPr="008372F6" w14:paraId="14EB6B30" w14:textId="77777777" w:rsidTr="00756616">
        <w:trPr>
          <w:cantSplit/>
          <w:jc w:val="center"/>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48CD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B29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4E2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r>
    </w:tbl>
    <w:p w14:paraId="267BCC88" w14:textId="77777777" w:rsidR="00856CFB" w:rsidRDefault="00856CFB" w:rsidP="00292B66">
      <w:pPr>
        <w:pStyle w:val="Heading1"/>
        <w:spacing w:before="120" w:after="120" w:line="360" w:lineRule="auto"/>
        <w:ind w:left="0" w:firstLine="0"/>
        <w:rPr>
          <w:rFonts w:ascii="Arial" w:hAnsi="Arial" w:cs="Arial"/>
          <w:sz w:val="24"/>
          <w:szCs w:val="24"/>
        </w:rPr>
      </w:pPr>
      <w:r w:rsidRPr="00292B66">
        <w:rPr>
          <w:rFonts w:ascii="Arial" w:hAnsi="Arial" w:cs="Arial"/>
          <w:sz w:val="24"/>
          <w:szCs w:val="24"/>
        </w:rPr>
        <w:t>Note</w:t>
      </w:r>
      <w:r w:rsidRPr="00756616">
        <w:rPr>
          <w:rFonts w:ascii="Arial" w:hAnsi="Arial" w:cs="Arial"/>
          <w:sz w:val="24"/>
          <w:szCs w:val="24"/>
        </w:rPr>
        <w:t xml:space="preserve">: </w:t>
      </w:r>
      <w:r w:rsidRPr="00292B66">
        <w:rPr>
          <w:rFonts w:ascii="Arial" w:hAnsi="Arial" w:cs="Arial"/>
          <w:b w:val="0"/>
          <w:bCs w:val="0"/>
          <w:sz w:val="24"/>
          <w:szCs w:val="24"/>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292B66">
        <w:rPr>
          <w:rFonts w:ascii="Arial" w:hAnsi="Arial" w:cs="Arial"/>
          <w:b w:val="0"/>
          <w:bCs w:val="0"/>
          <w:sz w:val="24"/>
          <w:szCs w:val="24"/>
        </w:rPr>
        <w:br/>
      </w:r>
      <w:r w:rsidRPr="00292B66">
        <w:rPr>
          <w:rFonts w:ascii="Arial" w:hAnsi="Arial" w:cs="Arial"/>
          <w:b w:val="0"/>
          <w:bCs w:val="0"/>
          <w:sz w:val="24"/>
          <w:szCs w:val="24"/>
        </w:rPr>
        <w:lastRenderedPageBreak/>
        <w:t>+ p &lt; 0.10, * p &lt; 0.05, ** p &lt; 0.01, *** p &lt; 0.001.</w:t>
      </w:r>
    </w:p>
    <w:p w14:paraId="76624ACE" w14:textId="77777777" w:rsidR="00856CFB" w:rsidRDefault="00856CFB">
      <w:pPr>
        <w:rPr>
          <w:rFonts w:ascii="Arial" w:eastAsia="Georgia" w:hAnsi="Arial" w:cs="Arial"/>
          <w:b/>
          <w:bCs/>
          <w:sz w:val="24"/>
          <w:szCs w:val="24"/>
        </w:rPr>
      </w:pPr>
      <w:r>
        <w:rPr>
          <w:rFonts w:ascii="Arial" w:hAnsi="Arial" w:cs="Arial"/>
          <w:sz w:val="24"/>
          <w:szCs w:val="24"/>
        </w:rPr>
        <w:br w:type="page"/>
      </w:r>
    </w:p>
    <w:p w14:paraId="33DCB307" w14:textId="77777777" w:rsidR="00E41237" w:rsidRPr="0085199B" w:rsidRDefault="00630BB1" w:rsidP="00292B66">
      <w:pPr>
        <w:spacing w:before="120" w:after="120" w:line="360" w:lineRule="auto"/>
        <w:rPr>
          <w:rFonts w:ascii="Arial" w:hAnsi="Arial" w:cs="Arial"/>
          <w:sz w:val="24"/>
          <w:szCs w:val="24"/>
        </w:rPr>
      </w:pPr>
      <w:r w:rsidRPr="0085199B">
        <w:rPr>
          <w:rFonts w:ascii="Arial" w:hAnsi="Arial" w:cs="Arial"/>
          <w:sz w:val="24"/>
          <w:szCs w:val="24"/>
        </w:rPr>
        <w:lastRenderedPageBreak/>
        <w:t xml:space="preserve">Figure OA1. Predicted </w:t>
      </w:r>
      <w:r w:rsidR="00724FC3">
        <w:rPr>
          <w:rFonts w:ascii="Arial" w:hAnsi="Arial" w:cs="Arial"/>
          <w:sz w:val="24"/>
          <w:szCs w:val="24"/>
        </w:rPr>
        <w:t>f</w:t>
      </w:r>
      <w:r w:rsidRPr="0085199B">
        <w:rPr>
          <w:rFonts w:ascii="Arial" w:hAnsi="Arial" w:cs="Arial"/>
          <w:sz w:val="24"/>
          <w:szCs w:val="24"/>
        </w:rPr>
        <w:t xml:space="preserve">unding </w:t>
      </w:r>
      <w:r w:rsidR="00724FC3">
        <w:rPr>
          <w:rFonts w:ascii="Arial" w:hAnsi="Arial" w:cs="Arial"/>
          <w:sz w:val="24"/>
          <w:szCs w:val="24"/>
        </w:rPr>
        <w:t>p</w:t>
      </w:r>
      <w:r w:rsidRPr="0085199B">
        <w:rPr>
          <w:rFonts w:ascii="Arial" w:hAnsi="Arial" w:cs="Arial"/>
          <w:sz w:val="24"/>
          <w:szCs w:val="24"/>
        </w:rPr>
        <w:t xml:space="preserve">references </w:t>
      </w:r>
      <w:r w:rsidR="00724FC3">
        <w:rPr>
          <w:rFonts w:ascii="Arial" w:hAnsi="Arial" w:cs="Arial"/>
          <w:sz w:val="24"/>
          <w:szCs w:val="24"/>
        </w:rPr>
        <w:t>w</w:t>
      </w:r>
      <w:r w:rsidRPr="0085199B">
        <w:rPr>
          <w:rFonts w:ascii="Arial" w:hAnsi="Arial" w:cs="Arial"/>
          <w:sz w:val="24"/>
          <w:szCs w:val="24"/>
        </w:rPr>
        <w:t xml:space="preserve">ith and </w:t>
      </w:r>
      <w:r w:rsidR="00724FC3">
        <w:rPr>
          <w:rFonts w:ascii="Arial" w:hAnsi="Arial" w:cs="Arial"/>
          <w:sz w:val="24"/>
          <w:szCs w:val="24"/>
        </w:rPr>
        <w:t>w</w:t>
      </w:r>
      <w:r w:rsidRPr="0085199B">
        <w:rPr>
          <w:rFonts w:ascii="Arial" w:hAnsi="Arial" w:cs="Arial"/>
          <w:sz w:val="24"/>
          <w:szCs w:val="24"/>
        </w:rPr>
        <w:t xml:space="preserve">ithout “Don’t Know” </w:t>
      </w:r>
      <w:r w:rsidR="00724FC3">
        <w:rPr>
          <w:rFonts w:ascii="Arial" w:hAnsi="Arial" w:cs="Arial"/>
          <w:sz w:val="24"/>
          <w:szCs w:val="24"/>
        </w:rPr>
        <w:t>r</w:t>
      </w:r>
      <w:r w:rsidRPr="0085199B">
        <w:rPr>
          <w:rFonts w:ascii="Arial" w:hAnsi="Arial" w:cs="Arial"/>
          <w:sz w:val="24"/>
          <w:szCs w:val="24"/>
        </w:rPr>
        <w:t>esponses</w:t>
      </w:r>
      <w:r w:rsidR="004F6E15">
        <w:rPr>
          <w:rFonts w:ascii="Arial" w:hAnsi="Arial" w:cs="Arial"/>
          <w:sz w:val="24"/>
          <w:szCs w:val="24"/>
        </w:rPr>
        <w:t>.</w:t>
      </w:r>
    </w:p>
    <w:p w14:paraId="34CCE67D" w14:textId="77777777" w:rsidR="00E41237" w:rsidRPr="008372F6" w:rsidRDefault="00E41237" w:rsidP="008372F6">
      <w:pPr>
        <w:spacing w:before="120" w:after="120" w:line="360" w:lineRule="auto"/>
        <w:jc w:val="both"/>
        <w:rPr>
          <w:rFonts w:ascii="Arial" w:hAnsi="Arial" w:cs="Arial"/>
          <w:sz w:val="24"/>
          <w:szCs w:val="24"/>
        </w:rPr>
      </w:pPr>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2"/>
                    <a:stretch>
                      <a:fillRect/>
                    </a:stretch>
                  </pic:blipFill>
                  <pic:spPr>
                    <a:xfrm>
                      <a:off x="0" y="0"/>
                      <a:ext cx="6400800" cy="4664710"/>
                    </a:xfrm>
                    <a:prstGeom prst="rect">
                      <a:avLst/>
                    </a:prstGeom>
                  </pic:spPr>
                </pic:pic>
              </a:graphicData>
            </a:graphic>
          </wp:inline>
        </w:drawing>
      </w:r>
    </w:p>
    <w:p w14:paraId="33B3262C" w14:textId="77777777" w:rsidR="00E41237" w:rsidRPr="008372F6" w:rsidRDefault="00E41237" w:rsidP="008372F6">
      <w:pPr>
        <w:spacing w:before="120" w:after="120" w:line="360" w:lineRule="auto"/>
        <w:jc w:val="both"/>
        <w:rPr>
          <w:rFonts w:ascii="Arial" w:hAnsi="Arial" w:cs="Arial"/>
          <w:sz w:val="24"/>
          <w:szCs w:val="24"/>
        </w:rPr>
      </w:pPr>
      <w:r w:rsidRPr="00D57FE9">
        <w:rPr>
          <w:rFonts w:ascii="Arial" w:hAnsi="Arial" w:cs="Arial"/>
          <w:b/>
          <w:bCs/>
          <w:sz w:val="24"/>
          <w:szCs w:val="24"/>
        </w:rPr>
        <w:t>Notes</w:t>
      </w:r>
      <w:r w:rsidRPr="008372F6">
        <w:rPr>
          <w:rFonts w:ascii="Arial" w:hAnsi="Arial" w:cs="Arial"/>
          <w:sz w:val="24"/>
          <w:szCs w:val="24"/>
        </w:rPr>
        <w:t xml:space="preserve">: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r w:rsidR="00CD6464">
        <w:rPr>
          <w:rFonts w:ascii="Arial" w:hAnsi="Arial" w:cs="Arial"/>
          <w:sz w:val="24"/>
          <w:szCs w:val="24"/>
        </w:rPr>
        <w:t>Horizontal</w:t>
      </w:r>
      <w:r w:rsidRPr="008372F6">
        <w:rPr>
          <w:rFonts w:ascii="Arial" w:hAnsi="Arial" w:cs="Arial"/>
          <w:sz w:val="24"/>
          <w:szCs w:val="24"/>
        </w:rPr>
        <w:t xml:space="preserve"> bars indicate 95% confidence intervals.</w:t>
      </w:r>
    </w:p>
    <w:p w14:paraId="7ACC3AE0" w14:textId="77777777" w:rsidR="007A1B9C" w:rsidRPr="008372F6" w:rsidRDefault="007A1B9C" w:rsidP="008372F6">
      <w:pPr>
        <w:spacing w:before="120" w:after="120" w:line="360" w:lineRule="auto"/>
        <w:jc w:val="both"/>
        <w:rPr>
          <w:rFonts w:ascii="Arial" w:hAnsi="Arial" w:cs="Arial"/>
          <w:sz w:val="24"/>
          <w:szCs w:val="24"/>
        </w:rPr>
      </w:pPr>
      <w:r w:rsidRPr="008372F6">
        <w:rPr>
          <w:rFonts w:ascii="Arial" w:hAnsi="Arial" w:cs="Arial"/>
          <w:sz w:val="24"/>
          <w:szCs w:val="24"/>
        </w:rPr>
        <w:br w:type="page"/>
      </w:r>
    </w:p>
    <w:p w14:paraId="07FB9BDD" w14:textId="77777777" w:rsidR="007A1B9C" w:rsidRPr="00292B66" w:rsidRDefault="002056BB" w:rsidP="00292B66">
      <w:pPr>
        <w:spacing w:before="120" w:after="120" w:line="360" w:lineRule="auto"/>
        <w:rPr>
          <w:rFonts w:ascii="Arial" w:hAnsi="Arial" w:cs="Arial"/>
          <w:sz w:val="24"/>
          <w:szCs w:val="24"/>
        </w:rPr>
      </w:pPr>
      <w:r w:rsidRPr="001C6E13">
        <w:rPr>
          <w:rFonts w:ascii="Arial" w:hAnsi="Arial" w:cs="Arial"/>
          <w:sz w:val="24"/>
          <w:szCs w:val="24"/>
        </w:rPr>
        <w:lastRenderedPageBreak/>
        <w:t xml:space="preserve">Table OA2. Unweighted </w:t>
      </w:r>
      <w:r w:rsidR="00851589">
        <w:rPr>
          <w:rFonts w:ascii="Arial" w:hAnsi="Arial" w:cs="Arial"/>
          <w:sz w:val="24"/>
          <w:szCs w:val="24"/>
        </w:rPr>
        <w:t>m</w:t>
      </w:r>
      <w:r w:rsidRPr="001C6E13">
        <w:rPr>
          <w:rFonts w:ascii="Arial" w:hAnsi="Arial" w:cs="Arial"/>
          <w:sz w:val="24"/>
          <w:szCs w:val="24"/>
        </w:rPr>
        <w:t xml:space="preserve">ultinomial and </w:t>
      </w:r>
      <w:r w:rsidR="00851589">
        <w:rPr>
          <w:rFonts w:ascii="Arial" w:hAnsi="Arial" w:cs="Arial"/>
          <w:sz w:val="24"/>
          <w:szCs w:val="24"/>
        </w:rPr>
        <w:t>o</w:t>
      </w:r>
      <w:r w:rsidRPr="001C6E13">
        <w:rPr>
          <w:rFonts w:ascii="Arial" w:hAnsi="Arial" w:cs="Arial"/>
          <w:sz w:val="24"/>
          <w:szCs w:val="24"/>
        </w:rPr>
        <w:t xml:space="preserve">rdinal </w:t>
      </w:r>
      <w:r w:rsidR="00851589">
        <w:rPr>
          <w:rFonts w:ascii="Arial" w:hAnsi="Arial" w:cs="Arial"/>
          <w:sz w:val="24"/>
          <w:szCs w:val="24"/>
        </w:rPr>
        <w:t>l</w:t>
      </w:r>
      <w:r w:rsidRPr="001C6E13">
        <w:rPr>
          <w:rFonts w:ascii="Arial" w:hAnsi="Arial" w:cs="Arial"/>
          <w:sz w:val="24"/>
          <w:szCs w:val="24"/>
        </w:rPr>
        <w:t xml:space="preserve">ogit </w:t>
      </w:r>
      <w:r w:rsidR="00851589">
        <w:rPr>
          <w:rFonts w:ascii="Arial" w:hAnsi="Arial" w:cs="Arial"/>
          <w:sz w:val="24"/>
          <w:szCs w:val="24"/>
        </w:rPr>
        <w:t>m</w:t>
      </w:r>
      <w:r w:rsidRPr="001C6E13">
        <w:rPr>
          <w:rFonts w:ascii="Arial" w:hAnsi="Arial" w:cs="Arial"/>
          <w:sz w:val="24"/>
          <w:szCs w:val="24"/>
        </w:rPr>
        <w:t xml:space="preserve">odels of </w:t>
      </w:r>
      <w:r w:rsidR="00851589">
        <w:rPr>
          <w:rFonts w:ascii="Arial" w:hAnsi="Arial" w:cs="Arial"/>
          <w:sz w:val="24"/>
          <w:szCs w:val="24"/>
        </w:rPr>
        <w:t>s</w:t>
      </w:r>
      <w:r w:rsidRPr="001C6E13">
        <w:rPr>
          <w:rFonts w:ascii="Arial" w:hAnsi="Arial" w:cs="Arial"/>
          <w:sz w:val="24"/>
          <w:szCs w:val="24"/>
        </w:rPr>
        <w:t xml:space="preserve">upport for </w:t>
      </w:r>
      <w:r w:rsidR="00851589">
        <w:rPr>
          <w:rFonts w:ascii="Arial" w:hAnsi="Arial" w:cs="Arial"/>
          <w:sz w:val="24"/>
          <w:szCs w:val="24"/>
        </w:rPr>
        <w:t>f</w:t>
      </w:r>
      <w:r w:rsidRPr="001C6E13">
        <w:rPr>
          <w:rFonts w:ascii="Arial" w:hAnsi="Arial" w:cs="Arial"/>
          <w:sz w:val="24"/>
          <w:szCs w:val="24"/>
        </w:rPr>
        <w:t xml:space="preserve">unding a </w:t>
      </w:r>
      <w:r w:rsidR="00851589">
        <w:rPr>
          <w:rFonts w:ascii="Arial" w:hAnsi="Arial" w:cs="Arial"/>
          <w:sz w:val="24"/>
          <w:szCs w:val="24"/>
        </w:rPr>
        <w:t>h</w:t>
      </w:r>
      <w:r w:rsidRPr="001C6E13">
        <w:rPr>
          <w:rFonts w:ascii="Arial" w:hAnsi="Arial" w:cs="Arial"/>
          <w:sz w:val="24"/>
          <w:szCs w:val="24"/>
        </w:rPr>
        <w:t>igh-</w:t>
      </w:r>
      <w:r w:rsidR="00851589">
        <w:rPr>
          <w:rFonts w:ascii="Arial" w:hAnsi="Arial" w:cs="Arial"/>
          <w:sz w:val="24"/>
          <w:szCs w:val="24"/>
        </w:rPr>
        <w:t>c</w:t>
      </w:r>
      <w:r w:rsidRPr="001C6E13">
        <w:rPr>
          <w:rFonts w:ascii="Arial" w:hAnsi="Arial" w:cs="Arial"/>
          <w:sz w:val="24"/>
          <w:szCs w:val="24"/>
        </w:rPr>
        <w:t xml:space="preserve">ost </w:t>
      </w:r>
      <w:r w:rsidR="00851589">
        <w:rPr>
          <w:rFonts w:ascii="Arial" w:hAnsi="Arial" w:cs="Arial"/>
          <w:sz w:val="24"/>
          <w:szCs w:val="24"/>
        </w:rPr>
        <w:t>c</w:t>
      </w:r>
      <w:r w:rsidRPr="001C6E13">
        <w:rPr>
          <w:rFonts w:ascii="Arial" w:hAnsi="Arial" w:cs="Arial"/>
          <w:sz w:val="24"/>
          <w:szCs w:val="24"/>
        </w:rPr>
        <w:t xml:space="preserve">ancer </w:t>
      </w:r>
      <w:r w:rsidR="00851589">
        <w:rPr>
          <w:rFonts w:ascii="Arial" w:hAnsi="Arial" w:cs="Arial"/>
          <w:sz w:val="24"/>
          <w:szCs w:val="24"/>
        </w:rPr>
        <w:t>m</w:t>
      </w:r>
      <w:r w:rsidRPr="001C6E13">
        <w:rPr>
          <w:rFonts w:ascii="Arial" w:hAnsi="Arial" w:cs="Arial"/>
          <w:sz w:val="24"/>
          <w:szCs w:val="24"/>
        </w:rPr>
        <w:t>edicine</w:t>
      </w:r>
    </w:p>
    <w:tbl>
      <w:tblPr>
        <w:tblW w:w="0" w:type="auto"/>
        <w:jc w:val="center"/>
        <w:tblLayout w:type="fixed"/>
        <w:tblLook w:val="0420" w:firstRow="1" w:lastRow="0" w:firstColumn="0" w:lastColumn="0" w:noHBand="0" w:noVBand="1"/>
      </w:tblPr>
      <w:tblGrid>
        <w:gridCol w:w="5670"/>
        <w:gridCol w:w="2448"/>
        <w:gridCol w:w="1332"/>
      </w:tblGrid>
      <w:tr w:rsidR="007A1B9C" w:rsidRPr="008372F6" w14:paraId="555EBF98" w14:textId="77777777" w:rsidTr="001827F9">
        <w:trPr>
          <w:cantSplit/>
          <w:tblHeader/>
          <w:jc w:val="center"/>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723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3A55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AC8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7A1B9C" w:rsidRPr="008372F6" w14:paraId="4905E6B2" w14:textId="77777777" w:rsidTr="001827F9">
        <w:trPr>
          <w:cantSplit/>
          <w:jc w:val="center"/>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098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F5B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rFonts w:ascii="Arial" w:hAnsi="Arial" w:cs="Arial"/>
                <w:color w:val="000000"/>
                <w:sz w:val="24"/>
                <w:szCs w:val="24"/>
              </w:rPr>
            </w:pPr>
            <w:r w:rsidRPr="008372F6">
              <w:rPr>
                <w:rFonts w:ascii="Arial" w:hAnsi="Arial" w:cs="Arial"/>
                <w:color w:val="000000"/>
                <w:sz w:val="24"/>
                <w:szCs w:val="24"/>
              </w:rPr>
              <w:t>1.769</w:t>
            </w:r>
            <w:r w:rsidRPr="008372F6">
              <w:rPr>
                <w:rFonts w:ascii="Arial" w:hAnsi="Arial" w:cs="Arial"/>
                <w:color w:val="000000"/>
                <w:sz w:val="24"/>
                <w:szCs w:val="24"/>
              </w:rPr>
              <w:br/>
              <w:t>[0.883, 3.546]</w:t>
            </w:r>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D01A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492DA3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11F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DAE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1.386</w:t>
            </w:r>
            <w:r w:rsidRPr="008372F6">
              <w:rPr>
                <w:rFonts w:ascii="Arial" w:hAnsi="Arial" w:cs="Arial"/>
                <w:color w:val="000000"/>
                <w:sz w:val="24"/>
                <w:szCs w:val="24"/>
              </w:rPr>
              <w:br/>
              <w:t>[0.933, 2.059]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D2E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7C2F9E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D0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7C6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1.372+</w:t>
            </w:r>
            <w:r w:rsidRPr="008372F6">
              <w:rPr>
                <w:rFonts w:ascii="Arial" w:hAnsi="Arial" w:cs="Arial"/>
                <w:color w:val="000000"/>
                <w:sz w:val="24"/>
                <w:szCs w:val="24"/>
              </w:rPr>
              <w:br/>
              <w:t>[0.944, 1.996]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581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397942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938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136E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1.260</w:t>
            </w:r>
            <w:r w:rsidRPr="008372F6">
              <w:rPr>
                <w:rFonts w:ascii="Arial" w:hAnsi="Arial" w:cs="Arial"/>
                <w:color w:val="000000"/>
                <w:sz w:val="24"/>
                <w:szCs w:val="24"/>
              </w:rPr>
              <w:br/>
              <w:t>[0.912, 1.742]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4B3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1A8996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B0B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74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1.013*</w:t>
            </w:r>
            <w:r w:rsidRPr="008372F6">
              <w:rPr>
                <w:rFonts w:ascii="Arial" w:hAnsi="Arial" w:cs="Arial"/>
                <w:color w:val="000000"/>
                <w:sz w:val="24"/>
                <w:szCs w:val="24"/>
              </w:rPr>
              <w:br/>
              <w:t>[1.002, 1.023]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17D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B29C84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1057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71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0.837</w:t>
            </w:r>
            <w:r w:rsidRPr="008372F6">
              <w:rPr>
                <w:rFonts w:ascii="Arial" w:hAnsi="Arial" w:cs="Arial"/>
                <w:color w:val="000000"/>
                <w:sz w:val="24"/>
                <w:szCs w:val="24"/>
              </w:rPr>
              <w:br/>
              <w:t>[0.567, 1.234]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6230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124EC7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57A2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BF7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0.570*</w:t>
            </w:r>
            <w:r w:rsidRPr="008372F6">
              <w:rPr>
                <w:rFonts w:ascii="Arial" w:hAnsi="Arial" w:cs="Arial"/>
                <w:color w:val="000000"/>
                <w:sz w:val="24"/>
                <w:szCs w:val="24"/>
              </w:rPr>
              <w:br/>
              <w:t>[0.352, 0.922]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47B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0BB32F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2E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592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0.657+</w:t>
            </w:r>
            <w:r w:rsidRPr="008372F6">
              <w:rPr>
                <w:rFonts w:ascii="Arial" w:hAnsi="Arial" w:cs="Arial"/>
                <w:color w:val="000000"/>
                <w:sz w:val="24"/>
                <w:szCs w:val="24"/>
              </w:rPr>
              <w:br/>
              <w:t>[0.404, 1.068]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3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54677A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AB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DD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1.252</w:t>
            </w:r>
            <w:r w:rsidRPr="008372F6">
              <w:rPr>
                <w:rFonts w:ascii="Arial" w:hAnsi="Arial" w:cs="Arial"/>
                <w:color w:val="000000"/>
                <w:sz w:val="24"/>
                <w:szCs w:val="24"/>
              </w:rPr>
              <w:br/>
              <w:t>[0.798, 1.963]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AF3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1E1A9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8C4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F32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1.204</w:t>
            </w:r>
            <w:r w:rsidRPr="008372F6">
              <w:rPr>
                <w:rFonts w:ascii="Arial" w:hAnsi="Arial" w:cs="Arial"/>
                <w:color w:val="000000"/>
                <w:sz w:val="24"/>
                <w:szCs w:val="24"/>
              </w:rPr>
              <w:br/>
              <w:t>[0.788, 1.840]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EA73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0C64A9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D05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AD4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0.906</w:t>
            </w:r>
            <w:r w:rsidRPr="008372F6">
              <w:rPr>
                <w:rFonts w:ascii="Arial" w:hAnsi="Arial" w:cs="Arial"/>
                <w:color w:val="000000"/>
                <w:sz w:val="24"/>
                <w:szCs w:val="24"/>
              </w:rPr>
              <w:br/>
              <w:t>[0.591, 1.388]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A4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68D84D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EF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E05F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1.036</w:t>
            </w:r>
            <w:r w:rsidRPr="008372F6">
              <w:rPr>
                <w:rFonts w:ascii="Arial" w:hAnsi="Arial" w:cs="Arial"/>
                <w:color w:val="000000"/>
                <w:sz w:val="24"/>
                <w:szCs w:val="24"/>
              </w:rPr>
              <w:br/>
              <w:t>[0.693, 1.548]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8F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501969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E5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B44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[0.598, 1.651]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95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C53A7B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C3B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351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0.887</w:t>
            </w:r>
            <w:r w:rsidRPr="008372F6">
              <w:rPr>
                <w:rFonts w:ascii="Arial" w:hAnsi="Arial" w:cs="Arial"/>
                <w:color w:val="000000"/>
                <w:sz w:val="24"/>
                <w:szCs w:val="24"/>
              </w:rPr>
              <w:br/>
              <w:t>[0.461, 1.707]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4C9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7FDD13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62C2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22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0.817</w:t>
            </w:r>
            <w:r w:rsidRPr="008372F6">
              <w:rPr>
                <w:rFonts w:ascii="Arial" w:hAnsi="Arial" w:cs="Arial"/>
                <w:color w:val="000000"/>
                <w:sz w:val="24"/>
                <w:szCs w:val="24"/>
              </w:rPr>
              <w:br/>
              <w:t>[0.529, 1.264]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144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4ECCAA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123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0FA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0.567*</w:t>
            </w:r>
            <w:r w:rsidRPr="008372F6">
              <w:rPr>
                <w:rFonts w:ascii="Arial" w:hAnsi="Arial" w:cs="Arial"/>
                <w:color w:val="000000"/>
                <w:sz w:val="24"/>
                <w:szCs w:val="24"/>
              </w:rPr>
              <w:br/>
              <w:t>[0.333, 0.965]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649E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C0510D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82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18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1.302</w:t>
            </w:r>
            <w:r w:rsidRPr="008372F6">
              <w:rPr>
                <w:rFonts w:ascii="Arial" w:hAnsi="Arial" w:cs="Arial"/>
                <w:color w:val="000000"/>
                <w:sz w:val="24"/>
                <w:szCs w:val="24"/>
              </w:rPr>
              <w:br/>
              <w:t>[0.565, 3.000]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EF1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6AE5DA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ABA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08A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0.568</w:t>
            </w:r>
            <w:r w:rsidRPr="008372F6">
              <w:rPr>
                <w:rFonts w:ascii="Arial" w:hAnsi="Arial" w:cs="Arial"/>
                <w:color w:val="000000"/>
                <w:sz w:val="24"/>
                <w:szCs w:val="24"/>
              </w:rPr>
              <w:br/>
              <w:t>[0.252, 1.278]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C0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39789E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60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8765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1.637*</w:t>
            </w:r>
            <w:r w:rsidRPr="008372F6">
              <w:rPr>
                <w:rFonts w:ascii="Arial" w:hAnsi="Arial" w:cs="Arial"/>
                <w:color w:val="000000"/>
                <w:sz w:val="24"/>
                <w:szCs w:val="24"/>
              </w:rPr>
              <w:br/>
              <w:t>[1.058, 2.532]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0E32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BDC5F7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1BC2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Unconditional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0E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[0.509, 1.235]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1AE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79BE74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651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031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0.942</w:t>
            </w:r>
            <w:r w:rsidRPr="008372F6">
              <w:rPr>
                <w:rFonts w:ascii="Arial" w:hAnsi="Arial" w:cs="Arial"/>
                <w:color w:val="000000"/>
                <w:sz w:val="24"/>
                <w:szCs w:val="24"/>
              </w:rPr>
              <w:br/>
              <w:t>[0.652, 1.363]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A8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C05CCF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44D5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88F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1.019**</w:t>
            </w:r>
            <w:r w:rsidRPr="008372F6">
              <w:rPr>
                <w:rFonts w:ascii="Arial" w:hAnsi="Arial" w:cs="Arial"/>
                <w:color w:val="000000"/>
                <w:sz w:val="24"/>
                <w:szCs w:val="24"/>
              </w:rPr>
              <w:br/>
              <w:t>[1.007, 1.031]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9BD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4CE0C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4AE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A9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0.933</w:t>
            </w:r>
            <w:r w:rsidRPr="008372F6">
              <w:rPr>
                <w:rFonts w:ascii="Arial" w:hAnsi="Arial" w:cs="Arial"/>
                <w:color w:val="000000"/>
                <w:sz w:val="24"/>
                <w:szCs w:val="24"/>
              </w:rPr>
              <w:br/>
              <w:t>[0.599, 1.452]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A7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49210A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63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48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0.693</w:t>
            </w:r>
            <w:r w:rsidRPr="008372F6">
              <w:rPr>
                <w:rFonts w:ascii="Arial" w:hAnsi="Arial" w:cs="Arial"/>
                <w:color w:val="000000"/>
                <w:sz w:val="24"/>
                <w:szCs w:val="24"/>
              </w:rPr>
              <w:br/>
              <w:t>[0.398, 1.206]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DBD4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FECCB1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91C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6B1E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0.846</w:t>
            </w:r>
            <w:r w:rsidRPr="008372F6">
              <w:rPr>
                <w:rFonts w:ascii="Arial" w:hAnsi="Arial" w:cs="Arial"/>
                <w:color w:val="000000"/>
                <w:sz w:val="24"/>
                <w:szCs w:val="24"/>
              </w:rPr>
              <w:br/>
              <w:t>[0.487, 1.468]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485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781FB2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7A9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F7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1.170</w:t>
            </w:r>
            <w:r w:rsidRPr="008372F6">
              <w:rPr>
                <w:rFonts w:ascii="Arial" w:hAnsi="Arial" w:cs="Arial"/>
                <w:color w:val="000000"/>
                <w:sz w:val="24"/>
                <w:szCs w:val="24"/>
              </w:rPr>
              <w:br/>
              <w:t>[0.704, 1.943]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BDF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F24B2C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D875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E3C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0.938</w:t>
            </w:r>
            <w:r w:rsidRPr="008372F6">
              <w:rPr>
                <w:rFonts w:ascii="Arial" w:hAnsi="Arial" w:cs="Arial"/>
                <w:color w:val="000000"/>
                <w:sz w:val="24"/>
                <w:szCs w:val="24"/>
              </w:rPr>
              <w:br/>
              <w:t>[0.576, 1.529]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BF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C243BB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76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0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[0.505, 1.347]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D8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65B4B2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0E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9696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1.206</w:t>
            </w:r>
            <w:r w:rsidRPr="008372F6">
              <w:rPr>
                <w:rFonts w:ascii="Arial" w:hAnsi="Arial" w:cs="Arial"/>
                <w:color w:val="000000"/>
                <w:sz w:val="24"/>
                <w:szCs w:val="24"/>
              </w:rPr>
              <w:br/>
              <w:t>[0.769, 1.892]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973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13D3E5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156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7867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1.096</w:t>
            </w:r>
            <w:r w:rsidRPr="008372F6">
              <w:rPr>
                <w:rFonts w:ascii="Arial" w:hAnsi="Arial" w:cs="Arial"/>
                <w:color w:val="000000"/>
                <w:sz w:val="24"/>
                <w:szCs w:val="24"/>
              </w:rPr>
              <w:br/>
              <w:t>[0.619, 1.942]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E3E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159F71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10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A851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[0.388, 1.754]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038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8F677C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9837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5345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1.111</w:t>
            </w:r>
            <w:r w:rsidRPr="008372F6">
              <w:rPr>
                <w:rFonts w:ascii="Arial" w:hAnsi="Arial" w:cs="Arial"/>
                <w:color w:val="000000"/>
                <w:sz w:val="24"/>
                <w:szCs w:val="24"/>
              </w:rPr>
              <w:br/>
              <w:t>[0.676, 1.825]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20D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3071CE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EC6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F2B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0.614</w:t>
            </w:r>
            <w:r w:rsidRPr="008372F6">
              <w:rPr>
                <w:rFonts w:ascii="Arial" w:hAnsi="Arial" w:cs="Arial"/>
                <w:color w:val="000000"/>
                <w:sz w:val="24"/>
                <w:szCs w:val="24"/>
              </w:rPr>
              <w:br/>
              <w:t>[0.324, 1.162]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6A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8DE4A8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9A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91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1.674</w:t>
            </w:r>
            <w:r w:rsidRPr="008372F6">
              <w:rPr>
                <w:rFonts w:ascii="Arial" w:hAnsi="Arial" w:cs="Arial"/>
                <w:color w:val="000000"/>
                <w:sz w:val="24"/>
                <w:szCs w:val="24"/>
              </w:rPr>
              <w:br/>
              <w:t>[0.676, 4.149]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247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FA52FF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16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530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0.161***</w:t>
            </w:r>
            <w:r w:rsidRPr="008372F6">
              <w:rPr>
                <w:rFonts w:ascii="Arial" w:hAnsi="Arial" w:cs="Arial"/>
                <w:color w:val="000000"/>
                <w:sz w:val="24"/>
                <w:szCs w:val="24"/>
              </w:rPr>
              <w:br/>
              <w:t>[0.065, 0.400]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BE32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25208A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D31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84C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3.105***</w:t>
            </w:r>
            <w:r w:rsidRPr="008372F6">
              <w:rPr>
                <w:rFonts w:ascii="Arial" w:hAnsi="Arial" w:cs="Arial"/>
                <w:color w:val="000000"/>
                <w:sz w:val="24"/>
                <w:szCs w:val="24"/>
              </w:rPr>
              <w:br/>
              <w:t>[1.888, 5.109]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3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84B237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310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Don't know vs. reject: 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F8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2.190**</w:t>
            </w:r>
            <w:r w:rsidRPr="008372F6">
              <w:rPr>
                <w:rFonts w:ascii="Arial" w:hAnsi="Arial" w:cs="Arial"/>
                <w:color w:val="000000"/>
                <w:sz w:val="24"/>
                <w:szCs w:val="24"/>
              </w:rPr>
              <w:br/>
              <w:t>[1.342, 3.575]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93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DC6A81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9EC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FD68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0.741</w:t>
            </w:r>
            <w:r w:rsidRPr="008372F6">
              <w:rPr>
                <w:rFonts w:ascii="Arial" w:hAnsi="Arial" w:cs="Arial"/>
                <w:color w:val="000000"/>
                <w:sz w:val="24"/>
                <w:szCs w:val="24"/>
              </w:rPr>
              <w:br/>
              <w:t>[0.498, 1.102]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14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CC9E2F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B903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84C4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[1.012, 1.038]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E48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3D1E3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6082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3D73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0.948</w:t>
            </w:r>
            <w:r w:rsidRPr="008372F6">
              <w:rPr>
                <w:rFonts w:ascii="Arial" w:hAnsi="Arial" w:cs="Arial"/>
                <w:color w:val="000000"/>
                <w:sz w:val="24"/>
                <w:szCs w:val="24"/>
              </w:rPr>
              <w:br/>
              <w:t>[0.593, 1.515]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486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7D1F0A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2C3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B2CC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0.470*</w:t>
            </w:r>
            <w:r w:rsidRPr="008372F6">
              <w:rPr>
                <w:rFonts w:ascii="Arial" w:hAnsi="Arial" w:cs="Arial"/>
                <w:color w:val="000000"/>
                <w:sz w:val="24"/>
                <w:szCs w:val="24"/>
              </w:rPr>
              <w:br/>
              <w:t>[0.247, 0.894]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28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D9C69B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94BB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B08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0.769</w:t>
            </w:r>
            <w:r w:rsidRPr="008372F6">
              <w:rPr>
                <w:rFonts w:ascii="Arial" w:hAnsi="Arial" w:cs="Arial"/>
                <w:color w:val="000000"/>
                <w:sz w:val="24"/>
                <w:szCs w:val="24"/>
              </w:rPr>
              <w:br/>
              <w:t>[0.431, 1.372]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48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4B0AD5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1BF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4CEE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1.320</w:t>
            </w:r>
            <w:r w:rsidRPr="008372F6">
              <w:rPr>
                <w:rFonts w:ascii="Arial" w:hAnsi="Arial" w:cs="Arial"/>
                <w:color w:val="000000"/>
                <w:sz w:val="24"/>
                <w:szCs w:val="24"/>
              </w:rPr>
              <w:br/>
              <w:t>[0.767, 2.272]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37F8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4614EF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E0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BBBC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1.387</w:t>
            </w:r>
            <w:r w:rsidRPr="008372F6">
              <w:rPr>
                <w:rFonts w:ascii="Arial" w:hAnsi="Arial" w:cs="Arial"/>
                <w:color w:val="000000"/>
                <w:sz w:val="24"/>
                <w:szCs w:val="24"/>
              </w:rPr>
              <w:br/>
              <w:t>[0.834, 2.306]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8A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16C5E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04DE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969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0.785</w:t>
            </w:r>
            <w:r w:rsidRPr="008372F6">
              <w:rPr>
                <w:rFonts w:ascii="Arial" w:hAnsi="Arial" w:cs="Arial"/>
                <w:color w:val="000000"/>
                <w:sz w:val="24"/>
                <w:szCs w:val="24"/>
              </w:rPr>
              <w:br/>
              <w:t>[0.456, 1.351]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DE0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5051C0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4B8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4F8E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1.189</w:t>
            </w:r>
            <w:r w:rsidRPr="008372F6">
              <w:rPr>
                <w:rFonts w:ascii="Arial" w:hAnsi="Arial" w:cs="Arial"/>
                <w:color w:val="000000"/>
                <w:sz w:val="24"/>
                <w:szCs w:val="24"/>
              </w:rPr>
              <w:br/>
              <w:t>[0.739, 1.913]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E33C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CE29DC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218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0663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1.122</w:t>
            </w:r>
            <w:r w:rsidRPr="008372F6">
              <w:rPr>
                <w:rFonts w:ascii="Arial" w:hAnsi="Arial" w:cs="Arial"/>
                <w:color w:val="000000"/>
                <w:sz w:val="24"/>
                <w:szCs w:val="24"/>
              </w:rPr>
              <w:br/>
              <w:t>[0.607, 2.075]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F4C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82231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CC4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376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[0.253, 1.414]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8D0E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396145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879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78A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1.103</w:t>
            </w:r>
            <w:r w:rsidRPr="008372F6">
              <w:rPr>
                <w:rFonts w:ascii="Arial" w:hAnsi="Arial" w:cs="Arial"/>
                <w:color w:val="000000"/>
                <w:sz w:val="24"/>
                <w:szCs w:val="24"/>
              </w:rPr>
              <w:br/>
              <w:t>[0.641, 1.899]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83F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3CF25F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2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D9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0.898</w:t>
            </w:r>
            <w:r w:rsidRPr="008372F6">
              <w:rPr>
                <w:rFonts w:ascii="Arial" w:hAnsi="Arial" w:cs="Arial"/>
                <w:color w:val="000000"/>
                <w:sz w:val="24"/>
                <w:szCs w:val="24"/>
              </w:rPr>
              <w:br/>
              <w:t>[0.461, 1.748]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559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2D4F54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F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37E7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4.425***</w:t>
            </w:r>
            <w:r w:rsidRPr="008372F6">
              <w:rPr>
                <w:rFonts w:ascii="Arial" w:hAnsi="Arial" w:cs="Arial"/>
                <w:color w:val="000000"/>
                <w:sz w:val="24"/>
                <w:szCs w:val="24"/>
              </w:rPr>
              <w:br/>
              <w:t>[1.833, 10.680]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84A3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0AE1B7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28CF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E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E952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1.342*</w:t>
            </w:r>
            <w:r w:rsidRPr="008372F6">
              <w:rPr>
                <w:rFonts w:ascii="Arial" w:hAnsi="Arial" w:cs="Arial"/>
                <w:color w:val="000000"/>
                <w:sz w:val="24"/>
                <w:szCs w:val="24"/>
              </w:rPr>
              <w:br/>
              <w:t>[1.022, 1.762]</w:t>
            </w:r>
          </w:p>
        </w:tc>
      </w:tr>
      <w:tr w:rsidR="007A1B9C" w:rsidRPr="008372F6" w14:paraId="6D46E33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18E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 xml:space="preserve">Gains (health </w:t>
            </w:r>
            <w:proofErr w:type="spellStart"/>
            <w:r w:rsidRPr="008372F6">
              <w:rPr>
                <w:rFonts w:ascii="Arial" w:hAnsi="Arial" w:cs="Arial"/>
                <w:color w:val="000000"/>
                <w:sz w:val="24"/>
                <w:szCs w:val="24"/>
              </w:rPr>
              <w:t>maximisation</w:t>
            </w:r>
            <w:proofErr w:type="spellEnd"/>
            <w:r w:rsidRPr="008372F6">
              <w:rPr>
                <w:rFonts w:ascii="Arial" w:hAnsi="Arial" w:cs="Arial"/>
                <w:color w:val="000000"/>
                <w:sz w:val="24"/>
                <w:szCs w:val="24"/>
              </w:rPr>
              <w:t>)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4F3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CD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0.811</w:t>
            </w:r>
            <w:r w:rsidRPr="008372F6">
              <w:rPr>
                <w:rFonts w:ascii="Arial" w:hAnsi="Arial" w:cs="Arial"/>
                <w:color w:val="000000"/>
                <w:sz w:val="24"/>
                <w:szCs w:val="24"/>
              </w:rPr>
              <w:br/>
              <w:t>[0.620, 1.062]</w:t>
            </w:r>
          </w:p>
        </w:tc>
      </w:tr>
      <w:tr w:rsidR="007A1B9C" w:rsidRPr="008372F6" w14:paraId="56AC892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63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02B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4097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0.904</w:t>
            </w:r>
            <w:r w:rsidRPr="008372F6">
              <w:rPr>
                <w:rFonts w:ascii="Arial" w:hAnsi="Arial" w:cs="Arial"/>
                <w:color w:val="000000"/>
                <w:sz w:val="24"/>
                <w:szCs w:val="24"/>
              </w:rPr>
              <w:br/>
              <w:t>[0.721, 1.132]</w:t>
            </w:r>
          </w:p>
        </w:tc>
      </w:tr>
      <w:tr w:rsidR="007A1B9C" w:rsidRPr="008372F6" w14:paraId="5373F7B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66D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19B6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483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1.012**</w:t>
            </w:r>
            <w:r w:rsidRPr="008372F6">
              <w:rPr>
                <w:rFonts w:ascii="Arial" w:hAnsi="Arial" w:cs="Arial"/>
                <w:color w:val="000000"/>
                <w:sz w:val="24"/>
                <w:szCs w:val="24"/>
              </w:rPr>
              <w:br/>
              <w:t>[1.004, 1.019]</w:t>
            </w:r>
          </w:p>
        </w:tc>
      </w:tr>
      <w:tr w:rsidR="007A1B9C" w:rsidRPr="008372F6" w14:paraId="61E8117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244F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D6D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E4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0.988</w:t>
            </w:r>
            <w:r w:rsidRPr="008372F6">
              <w:rPr>
                <w:rFonts w:ascii="Arial" w:hAnsi="Arial" w:cs="Arial"/>
                <w:color w:val="000000"/>
                <w:sz w:val="24"/>
                <w:szCs w:val="24"/>
              </w:rPr>
              <w:br/>
              <w:t>[0.760, 1.285]</w:t>
            </w:r>
          </w:p>
        </w:tc>
      </w:tr>
      <w:tr w:rsidR="007A1B9C" w:rsidRPr="008372F6" w14:paraId="0369A4F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3F6C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EE84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146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0.835</w:t>
            </w:r>
            <w:r w:rsidRPr="008372F6">
              <w:rPr>
                <w:rFonts w:ascii="Arial" w:hAnsi="Arial" w:cs="Arial"/>
                <w:color w:val="000000"/>
                <w:sz w:val="24"/>
                <w:szCs w:val="24"/>
              </w:rPr>
              <w:br/>
              <w:t>[0.585, 1.192]</w:t>
            </w:r>
          </w:p>
        </w:tc>
      </w:tr>
      <w:tr w:rsidR="007A1B9C" w:rsidRPr="008372F6" w14:paraId="06CD5FC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B62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2FFA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2CC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0.958</w:t>
            </w:r>
            <w:r w:rsidRPr="008372F6">
              <w:rPr>
                <w:rFonts w:ascii="Arial" w:hAnsi="Arial" w:cs="Arial"/>
                <w:color w:val="000000"/>
                <w:sz w:val="24"/>
                <w:szCs w:val="24"/>
              </w:rPr>
              <w:br/>
              <w:t>[0.675, 1.360]</w:t>
            </w:r>
          </w:p>
        </w:tc>
      </w:tr>
      <w:tr w:rsidR="007A1B9C" w:rsidRPr="008372F6" w14:paraId="2F33920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F2EF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917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706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1.043</w:t>
            </w:r>
            <w:r w:rsidRPr="008372F6">
              <w:rPr>
                <w:rFonts w:ascii="Arial" w:hAnsi="Arial" w:cs="Arial"/>
                <w:color w:val="000000"/>
                <w:sz w:val="24"/>
                <w:szCs w:val="24"/>
              </w:rPr>
              <w:br/>
              <w:t>[0.769, 1.415]</w:t>
            </w:r>
          </w:p>
        </w:tc>
      </w:tr>
      <w:tr w:rsidR="007A1B9C" w:rsidRPr="008372F6" w14:paraId="36C6160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2A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26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A3A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0.932</w:t>
            </w:r>
            <w:r w:rsidRPr="008372F6">
              <w:rPr>
                <w:rFonts w:ascii="Arial" w:hAnsi="Arial" w:cs="Arial"/>
                <w:color w:val="000000"/>
                <w:sz w:val="24"/>
                <w:szCs w:val="24"/>
              </w:rPr>
              <w:br/>
              <w:t>[0.696, 1.248]</w:t>
            </w:r>
          </w:p>
        </w:tc>
      </w:tr>
      <w:tr w:rsidR="007A1B9C" w:rsidRPr="008372F6" w14:paraId="5714318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727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73B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EC9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[0.649, 1.204]</w:t>
            </w:r>
          </w:p>
        </w:tc>
      </w:tr>
      <w:tr w:rsidR="007A1B9C" w:rsidRPr="008372F6" w14:paraId="23FFE0D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F21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F50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D19B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1.125</w:t>
            </w:r>
            <w:r w:rsidRPr="008372F6">
              <w:rPr>
                <w:rFonts w:ascii="Arial" w:hAnsi="Arial" w:cs="Arial"/>
                <w:color w:val="000000"/>
                <w:sz w:val="24"/>
                <w:szCs w:val="24"/>
              </w:rPr>
              <w:br/>
              <w:t>[0.863, 1.467]</w:t>
            </w:r>
          </w:p>
        </w:tc>
      </w:tr>
      <w:tr w:rsidR="007A1B9C" w:rsidRPr="008372F6" w14:paraId="175D5A5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05DE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7F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D8A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1.060</w:t>
            </w:r>
            <w:r w:rsidRPr="008372F6">
              <w:rPr>
                <w:rFonts w:ascii="Arial" w:hAnsi="Arial" w:cs="Arial"/>
                <w:color w:val="000000"/>
                <w:sz w:val="24"/>
                <w:szCs w:val="24"/>
              </w:rPr>
              <w:br/>
              <w:t>[0.761, 1.477]</w:t>
            </w:r>
          </w:p>
        </w:tc>
      </w:tr>
      <w:tr w:rsidR="007A1B9C" w:rsidRPr="008372F6" w14:paraId="7383BB8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67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156B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88F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0.915</w:t>
            </w:r>
            <w:r w:rsidRPr="008372F6">
              <w:rPr>
                <w:rFonts w:ascii="Arial" w:hAnsi="Arial" w:cs="Arial"/>
                <w:color w:val="000000"/>
                <w:sz w:val="24"/>
                <w:szCs w:val="24"/>
              </w:rPr>
              <w:br/>
              <w:t>[0.592, 1.413]</w:t>
            </w:r>
          </w:p>
        </w:tc>
      </w:tr>
      <w:tr w:rsidR="007A1B9C" w:rsidRPr="008372F6" w14:paraId="73F1566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AE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20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9C2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1.135</w:t>
            </w:r>
            <w:r w:rsidRPr="008372F6">
              <w:rPr>
                <w:rFonts w:ascii="Arial" w:hAnsi="Arial" w:cs="Arial"/>
                <w:color w:val="000000"/>
                <w:sz w:val="24"/>
                <w:szCs w:val="24"/>
              </w:rPr>
              <w:br/>
              <w:t>[0.836, 1.542]</w:t>
            </w:r>
          </w:p>
        </w:tc>
      </w:tr>
      <w:tr w:rsidR="007A1B9C" w:rsidRPr="008372F6" w14:paraId="0D2B621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C7C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733A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A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0.765</w:t>
            </w:r>
            <w:r w:rsidRPr="008372F6">
              <w:rPr>
                <w:rFonts w:ascii="Arial" w:hAnsi="Arial" w:cs="Arial"/>
                <w:color w:val="000000"/>
                <w:sz w:val="24"/>
                <w:szCs w:val="24"/>
              </w:rPr>
              <w:br/>
              <w:t>[0.509, 1.149]</w:t>
            </w:r>
          </w:p>
        </w:tc>
      </w:tr>
      <w:tr w:rsidR="007A1B9C" w:rsidRPr="008372F6" w14:paraId="5834581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E9E5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39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186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1.334</w:t>
            </w:r>
            <w:r w:rsidRPr="008372F6">
              <w:rPr>
                <w:rFonts w:ascii="Arial" w:hAnsi="Arial" w:cs="Arial"/>
                <w:color w:val="000000"/>
                <w:sz w:val="24"/>
                <w:szCs w:val="24"/>
              </w:rPr>
              <w:br/>
              <w:t>[0.803, 2.215]</w:t>
            </w:r>
          </w:p>
        </w:tc>
      </w:tr>
      <w:tr w:rsidR="007A1B9C" w:rsidRPr="008372F6" w14:paraId="7A0C94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90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Threshold: reject | 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26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E4F1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-1.081</w:t>
            </w:r>
            <w:r w:rsidRPr="008372F6">
              <w:rPr>
                <w:rFonts w:ascii="Arial" w:hAnsi="Arial" w:cs="Arial"/>
                <w:color w:val="000000"/>
                <w:sz w:val="24"/>
                <w:szCs w:val="24"/>
              </w:rPr>
              <w:br/>
              <w:t>[-1.601, -0.561]</w:t>
            </w:r>
          </w:p>
        </w:tc>
      </w:tr>
      <w:tr w:rsidR="007A1B9C" w:rsidRPr="008372F6" w14:paraId="1D51FC1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4BA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1BF7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7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1.741</w:t>
            </w:r>
            <w:r w:rsidRPr="008372F6">
              <w:rPr>
                <w:rFonts w:ascii="Arial" w:hAnsi="Arial" w:cs="Arial"/>
                <w:color w:val="000000"/>
                <w:sz w:val="24"/>
                <w:szCs w:val="24"/>
              </w:rPr>
              <w:br/>
              <w:t>[1.214, 2.267]</w:t>
            </w:r>
          </w:p>
        </w:tc>
      </w:tr>
      <w:tr w:rsidR="007A1B9C" w:rsidRPr="008372F6" w14:paraId="6A7455C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1C5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roofErr w:type="spellStart"/>
            <w:r w:rsidRPr="008372F6">
              <w:rPr>
                <w:rFonts w:ascii="Arial" w:hAnsi="Arial" w:cs="Arial"/>
                <w:color w:val="000000"/>
                <w:sz w:val="24"/>
                <w:szCs w:val="24"/>
              </w:rPr>
              <w:t>Num.Obs</w:t>
            </w:r>
            <w:proofErr w:type="spellEnd"/>
            <w:r w:rsidRPr="008372F6">
              <w:rPr>
                <w:rFonts w:ascii="Arial" w:hAnsi="Arial" w:cs="Arial"/>
                <w:color w:val="000000"/>
                <w:sz w:val="24"/>
                <w:szCs w:val="24"/>
              </w:rPr>
              <w: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6CE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78A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7A1B9C" w:rsidRPr="008372F6" w14:paraId="210D263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C53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roofErr w:type="spellStart"/>
            <w:r w:rsidRPr="008372F6">
              <w:rPr>
                <w:rFonts w:ascii="Arial" w:hAnsi="Arial" w:cs="Arial"/>
                <w:color w:val="000000"/>
                <w:sz w:val="24"/>
                <w:szCs w:val="24"/>
              </w:rPr>
              <w:t>Log.Lik</w:t>
            </w:r>
            <w:proofErr w:type="spellEnd"/>
            <w:r w:rsidRPr="008372F6">
              <w:rPr>
                <w:rFonts w:ascii="Arial" w:hAnsi="Arial" w:cs="Arial"/>
                <w:color w:val="000000"/>
                <w:sz w:val="24"/>
                <w:szCs w:val="24"/>
              </w:rPr>
              <w: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DCC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-1792.72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5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-1179.05</w:t>
            </w:r>
          </w:p>
        </w:tc>
      </w:tr>
      <w:tr w:rsidR="007A1B9C" w:rsidRPr="008372F6" w14:paraId="5494EBA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EEE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2A5B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3687.44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99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2394.10</w:t>
            </w:r>
          </w:p>
        </w:tc>
      </w:tr>
      <w:tr w:rsidR="007A1B9C" w:rsidRPr="008372F6" w14:paraId="27EC76A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10F5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5E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3958.38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46C5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2486.57</w:t>
            </w:r>
          </w:p>
        </w:tc>
      </w:tr>
      <w:tr w:rsidR="007A1B9C" w:rsidRPr="008372F6" w14:paraId="224A6E7F" w14:textId="77777777" w:rsidTr="001827F9">
        <w:trPr>
          <w:cantSplit/>
          <w:jc w:val="center"/>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FED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57B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80F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r>
    </w:tbl>
    <w:p w14:paraId="1C7DD535" w14:textId="77777777" w:rsidR="0036653B"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br/>
      </w:r>
      <w:r w:rsidRPr="00292B66">
        <w:rPr>
          <w:rFonts w:ascii="Arial" w:hAnsi="Arial" w:cs="Arial"/>
          <w:b/>
          <w:bCs/>
          <w:sz w:val="24"/>
          <w:szCs w:val="24"/>
        </w:rPr>
        <w:t>Note</w:t>
      </w:r>
      <w:r w:rsidRPr="008372F6">
        <w:rPr>
          <w:rFonts w:ascii="Arial" w:hAnsi="Arial" w:cs="Arial"/>
          <w:sz w:val="24"/>
          <w:szCs w:val="24"/>
        </w:rPr>
        <w:t xml:space="preserve">: This table reproduces the specifications reported in </w:t>
      </w:r>
      <w:r w:rsidR="00EA5F79">
        <w:rPr>
          <w:rFonts w:ascii="Arial" w:hAnsi="Arial" w:cs="Arial"/>
          <w:sz w:val="24"/>
          <w:szCs w:val="24"/>
        </w:rPr>
        <w:t>Table OA1</w:t>
      </w:r>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r w:rsidR="00EA5F79">
        <w:rPr>
          <w:rFonts w:ascii="Arial" w:hAnsi="Arial" w:cs="Arial"/>
          <w:sz w:val="24"/>
          <w:szCs w:val="24"/>
        </w:rPr>
        <w:t>Table OA1</w:t>
      </w:r>
      <w:r w:rsidRPr="008372F6">
        <w:rPr>
          <w:rFonts w:ascii="Arial" w:hAnsi="Arial" w:cs="Arial"/>
          <w:sz w:val="24"/>
          <w:szCs w:val="24"/>
        </w:rPr>
        <w:t xml:space="preserve">. Brackets contain 95% confidence intervals. Sample sizes, log likelihoods, AIC, and BIC are reported at the bottom. </w:t>
      </w:r>
    </w:p>
    <w:p w14:paraId="22690848" w14:textId="77777777" w:rsidR="007A1B9C"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t>+ p &lt; 0.10, * p &lt; 0.05, ** p &lt; 0.01, *** p &lt; 0.001.</w:t>
      </w:r>
    </w:p>
    <w:p w14:paraId="326F6436" w14:textId="77777777" w:rsidR="00724F9D" w:rsidRDefault="00000000">
      <w:pPr>
        <w:pStyle w:val="BodyText"/>
        <w:keepNext/>
        <w:pageBreakBefore/>
        <w:rPr>
          <w:ins w:id="933" w:author="Héctor Bahamonde" w:date="2026-10-19T18:06:00Z"/>
        </w:rPr>
      </w:pPr>
      <w:ins w:id="934" w:author="Héctor Bahamonde" w:date="2026-10-19T18:06:00Z">
        <w:r>
          <w:rPr>
            <w:rFonts w:ascii="Arial" w:hAnsi="Arial"/>
            <w:b/>
          </w:rPr>
          <w:lastRenderedPageBreak/>
          <w:t>Table OA3. Differences in predicted probabilities between experimental conditions.</w:t>
        </w:r>
      </w:ins>
    </w:p>
    <w:tbl>
      <w:tblPr>
        <w:tblW w:w="100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00" w:type="dxa"/>
          <w:bottom w:w="100" w:type="dxa"/>
          <w:right w:w="100" w:type="dxa"/>
        </w:tblCellMar>
        <w:tblLook w:val="04A0" w:firstRow="1" w:lastRow="0" w:firstColumn="1" w:lastColumn="0" w:noHBand="0" w:noVBand="1"/>
      </w:tblPr>
      <w:tblGrid>
        <w:gridCol w:w="2100"/>
        <w:gridCol w:w="2660"/>
        <w:gridCol w:w="2660"/>
        <w:gridCol w:w="2660"/>
      </w:tblGrid>
      <w:tr w:rsidR="00724F9D" w14:paraId="33A7ECB5" w14:textId="77777777">
        <w:trPr>
          <w:cantSplit/>
          <w:tblHeader/>
          <w:ins w:id="935" w:author="Héctor Bahamonde" w:date="2026-10-19T18:06:00Z"/>
        </w:trPr>
        <w:tc>
          <w:tcPr>
            <w:tcW w:w="2100" w:type="dxa"/>
            <w:shd w:val="clear" w:color="auto" w:fill="E7E6E6"/>
            <w:vAlign w:val="center"/>
          </w:tcPr>
          <w:p w14:paraId="76642BFA" w14:textId="77777777" w:rsidR="00724F9D" w:rsidRDefault="00000000">
            <w:pPr>
              <w:spacing w:before="80" w:after="80"/>
              <w:rPr>
                <w:ins w:id="936" w:author="Héctor Bahamonde" w:date="2026-10-19T18:06:00Z"/>
              </w:rPr>
            </w:pPr>
            <w:ins w:id="937" w:author="Héctor Bahamonde" w:date="2026-10-19T18:06:00Z">
              <w:r>
                <w:rPr>
                  <w:rFonts w:ascii="Arial" w:hAnsi="Arial"/>
                  <w:b/>
                </w:rPr>
                <w:t>Outcome</w:t>
              </w:r>
            </w:ins>
          </w:p>
        </w:tc>
        <w:tc>
          <w:tcPr>
            <w:tcW w:w="2660" w:type="dxa"/>
            <w:shd w:val="clear" w:color="auto" w:fill="E7E6E6"/>
            <w:vAlign w:val="center"/>
          </w:tcPr>
          <w:p w14:paraId="7BF81725" w14:textId="77777777" w:rsidR="00724F9D" w:rsidRDefault="00000000">
            <w:pPr>
              <w:spacing w:before="80" w:after="80"/>
              <w:rPr>
                <w:ins w:id="938" w:author="Héctor Bahamonde" w:date="2026-10-19T18:06:00Z"/>
              </w:rPr>
            </w:pPr>
            <w:ins w:id="939" w:author="Héctor Bahamonde" w:date="2026-10-19T18:06:00Z">
              <w:r>
                <w:rPr>
                  <w:rFonts w:ascii="Arial" w:hAnsi="Arial"/>
                  <w:b/>
                </w:rPr>
                <w:t>Rescue − control</w:t>
              </w:r>
            </w:ins>
          </w:p>
        </w:tc>
        <w:tc>
          <w:tcPr>
            <w:tcW w:w="2660" w:type="dxa"/>
            <w:shd w:val="clear" w:color="auto" w:fill="E7E6E6"/>
            <w:vAlign w:val="center"/>
          </w:tcPr>
          <w:p w14:paraId="779CD3E9" w14:textId="77777777" w:rsidR="00724F9D" w:rsidRDefault="00000000">
            <w:pPr>
              <w:spacing w:before="80" w:after="80"/>
              <w:rPr>
                <w:ins w:id="940" w:author="Héctor Bahamonde" w:date="2026-10-19T18:06:00Z"/>
              </w:rPr>
            </w:pPr>
            <w:ins w:id="941" w:author="Héctor Bahamonde" w:date="2026-10-19T18:06:00Z">
              <w:r>
                <w:rPr>
                  <w:rFonts w:ascii="Arial" w:hAnsi="Arial"/>
                  <w:b/>
                </w:rPr>
                <w:t>Resource preservation − control</w:t>
              </w:r>
            </w:ins>
          </w:p>
        </w:tc>
        <w:tc>
          <w:tcPr>
            <w:tcW w:w="2660" w:type="dxa"/>
            <w:shd w:val="clear" w:color="auto" w:fill="E7E6E6"/>
            <w:vAlign w:val="center"/>
          </w:tcPr>
          <w:p w14:paraId="567A7A05" w14:textId="77777777" w:rsidR="00724F9D" w:rsidRDefault="00000000">
            <w:pPr>
              <w:spacing w:before="80" w:after="80"/>
              <w:rPr>
                <w:ins w:id="942" w:author="Héctor Bahamonde" w:date="2026-10-19T18:06:00Z"/>
              </w:rPr>
            </w:pPr>
            <w:ins w:id="943" w:author="Héctor Bahamonde" w:date="2026-10-19T18:06:00Z">
              <w:r>
                <w:rPr>
                  <w:rFonts w:ascii="Arial" w:hAnsi="Arial"/>
                  <w:b/>
                </w:rPr>
                <w:t>Resource preservation − rescue</w:t>
              </w:r>
            </w:ins>
          </w:p>
        </w:tc>
      </w:tr>
      <w:tr w:rsidR="00724F9D" w14:paraId="4AA8283A" w14:textId="77777777">
        <w:trPr>
          <w:cantSplit/>
          <w:ins w:id="944" w:author="Héctor Bahamonde" w:date="2026-10-19T18:06:00Z"/>
        </w:trPr>
        <w:tc>
          <w:tcPr>
            <w:tcW w:w="2100" w:type="dxa"/>
            <w:vAlign w:val="center"/>
          </w:tcPr>
          <w:p w14:paraId="4C309BE4" w14:textId="77777777" w:rsidR="00724F9D" w:rsidRDefault="00000000">
            <w:pPr>
              <w:spacing w:before="80" w:after="80"/>
              <w:rPr>
                <w:ins w:id="945" w:author="Héctor Bahamonde" w:date="2026-10-19T18:06:00Z"/>
              </w:rPr>
            </w:pPr>
            <w:ins w:id="946" w:author="Héctor Bahamonde" w:date="2026-10-19T18:06:00Z">
              <w:r>
                <w:rPr>
                  <w:rFonts w:ascii="Arial" w:hAnsi="Arial"/>
                </w:rPr>
                <w:t>Rejection</w:t>
              </w:r>
            </w:ins>
          </w:p>
        </w:tc>
        <w:tc>
          <w:tcPr>
            <w:tcW w:w="2660" w:type="dxa"/>
            <w:vAlign w:val="center"/>
          </w:tcPr>
          <w:p w14:paraId="7FD9663F" w14:textId="77777777" w:rsidR="00724F9D" w:rsidRDefault="00000000">
            <w:pPr>
              <w:spacing w:before="80" w:after="80"/>
              <w:rPr>
                <w:ins w:id="947" w:author="Héctor Bahamonde" w:date="2026-10-19T18:06:00Z"/>
              </w:rPr>
            </w:pPr>
            <w:ins w:id="948" w:author="Héctor Bahamonde" w:date="2026-10-19T18:06:00Z">
              <w:r>
                <w:rPr>
                  <w:rFonts w:ascii="Arial" w:hAnsi="Arial"/>
                </w:rPr>
                <w:t>−5.33 [−8.10, −2.55]</w:t>
              </w:r>
            </w:ins>
          </w:p>
        </w:tc>
        <w:tc>
          <w:tcPr>
            <w:tcW w:w="2660" w:type="dxa"/>
            <w:vAlign w:val="center"/>
          </w:tcPr>
          <w:p w14:paraId="523478B8" w14:textId="77777777" w:rsidR="00724F9D" w:rsidRDefault="00000000">
            <w:pPr>
              <w:spacing w:before="80" w:after="80"/>
              <w:rPr>
                <w:ins w:id="949" w:author="Héctor Bahamonde" w:date="2026-10-19T18:06:00Z"/>
              </w:rPr>
            </w:pPr>
            <w:ins w:id="950" w:author="Héctor Bahamonde" w:date="2026-10-19T18:06:00Z">
              <w:r>
                <w:rPr>
                  <w:rFonts w:ascii="Arial" w:hAnsi="Arial"/>
                </w:rPr>
                <w:t>−0.91 [−3.69, 1.88]</w:t>
              </w:r>
            </w:ins>
          </w:p>
        </w:tc>
        <w:tc>
          <w:tcPr>
            <w:tcW w:w="2660" w:type="dxa"/>
            <w:vAlign w:val="center"/>
          </w:tcPr>
          <w:p w14:paraId="42081205" w14:textId="77777777" w:rsidR="00724F9D" w:rsidRDefault="00000000">
            <w:pPr>
              <w:spacing w:before="80" w:after="80"/>
              <w:rPr>
                <w:ins w:id="951" w:author="Héctor Bahamonde" w:date="2026-10-19T18:06:00Z"/>
              </w:rPr>
            </w:pPr>
            <w:ins w:id="952" w:author="Héctor Bahamonde" w:date="2026-10-19T18:06:00Z">
              <w:r>
                <w:rPr>
                  <w:rFonts w:ascii="Arial" w:hAnsi="Arial"/>
                </w:rPr>
                <w:t>4.42 [1.82, 7.03]</w:t>
              </w:r>
            </w:ins>
          </w:p>
        </w:tc>
      </w:tr>
      <w:tr w:rsidR="00724F9D" w14:paraId="19C248D5" w14:textId="77777777">
        <w:trPr>
          <w:cantSplit/>
          <w:ins w:id="953" w:author="Héctor Bahamonde" w:date="2026-10-19T18:06:00Z"/>
        </w:trPr>
        <w:tc>
          <w:tcPr>
            <w:tcW w:w="2100" w:type="dxa"/>
            <w:vAlign w:val="center"/>
          </w:tcPr>
          <w:p w14:paraId="301C0DD1" w14:textId="77777777" w:rsidR="00724F9D" w:rsidRDefault="00000000">
            <w:pPr>
              <w:spacing w:before="80" w:after="80"/>
              <w:rPr>
                <w:ins w:id="954" w:author="Héctor Bahamonde" w:date="2026-10-19T18:06:00Z"/>
              </w:rPr>
            </w:pPr>
            <w:ins w:id="955" w:author="Héctor Bahamonde" w:date="2026-10-19T18:06:00Z">
              <w:r>
                <w:rPr>
                  <w:rFonts w:ascii="Arial" w:hAnsi="Arial"/>
                </w:rPr>
                <w:t>Conditional funding</w:t>
              </w:r>
            </w:ins>
          </w:p>
        </w:tc>
        <w:tc>
          <w:tcPr>
            <w:tcW w:w="2660" w:type="dxa"/>
            <w:vAlign w:val="center"/>
          </w:tcPr>
          <w:p w14:paraId="3F4ACF1C" w14:textId="77777777" w:rsidR="00724F9D" w:rsidRDefault="00000000">
            <w:pPr>
              <w:spacing w:before="80" w:after="80"/>
              <w:rPr>
                <w:ins w:id="956" w:author="Héctor Bahamonde" w:date="2026-10-19T18:06:00Z"/>
              </w:rPr>
            </w:pPr>
            <w:ins w:id="957" w:author="Héctor Bahamonde" w:date="2026-10-19T18:06:00Z">
              <w:r>
                <w:rPr>
                  <w:rFonts w:ascii="Arial" w:hAnsi="Arial"/>
                </w:rPr>
                <w:t>−5.80 [−10.54, −1.07]</w:t>
              </w:r>
            </w:ins>
          </w:p>
        </w:tc>
        <w:tc>
          <w:tcPr>
            <w:tcW w:w="2660" w:type="dxa"/>
            <w:vAlign w:val="center"/>
          </w:tcPr>
          <w:p w14:paraId="33F84A40" w14:textId="77777777" w:rsidR="00724F9D" w:rsidRDefault="00000000">
            <w:pPr>
              <w:spacing w:before="80" w:after="80"/>
              <w:rPr>
                <w:ins w:id="958" w:author="Héctor Bahamonde" w:date="2026-10-19T18:06:00Z"/>
              </w:rPr>
            </w:pPr>
            <w:ins w:id="959" w:author="Héctor Bahamonde" w:date="2026-10-19T18:06:00Z">
              <w:r>
                <w:rPr>
                  <w:rFonts w:ascii="Arial" w:hAnsi="Arial"/>
                </w:rPr>
                <w:t>4.75 [−0.11, 9.62]</w:t>
              </w:r>
            </w:ins>
          </w:p>
        </w:tc>
        <w:tc>
          <w:tcPr>
            <w:tcW w:w="2660" w:type="dxa"/>
            <w:vAlign w:val="center"/>
          </w:tcPr>
          <w:p w14:paraId="5745545D" w14:textId="77777777" w:rsidR="00724F9D" w:rsidRDefault="00000000">
            <w:pPr>
              <w:spacing w:before="80" w:after="80"/>
              <w:rPr>
                <w:ins w:id="960" w:author="Héctor Bahamonde" w:date="2026-10-19T18:06:00Z"/>
              </w:rPr>
            </w:pPr>
            <w:ins w:id="961" w:author="Héctor Bahamonde" w:date="2026-10-19T18:06:00Z">
              <w:r>
                <w:rPr>
                  <w:rFonts w:ascii="Arial" w:hAnsi="Arial"/>
                </w:rPr>
                <w:t>10.56 [5.87, 15.24]</w:t>
              </w:r>
            </w:ins>
          </w:p>
        </w:tc>
      </w:tr>
      <w:tr w:rsidR="00724F9D" w14:paraId="306E981E" w14:textId="77777777">
        <w:trPr>
          <w:cantSplit/>
          <w:ins w:id="962" w:author="Héctor Bahamonde" w:date="2026-10-19T18:06:00Z"/>
        </w:trPr>
        <w:tc>
          <w:tcPr>
            <w:tcW w:w="2100" w:type="dxa"/>
            <w:vAlign w:val="center"/>
          </w:tcPr>
          <w:p w14:paraId="4D70CD13" w14:textId="77777777" w:rsidR="00724F9D" w:rsidRDefault="00000000">
            <w:pPr>
              <w:spacing w:before="80" w:after="80"/>
              <w:rPr>
                <w:ins w:id="963" w:author="Héctor Bahamonde" w:date="2026-10-19T18:06:00Z"/>
              </w:rPr>
            </w:pPr>
            <w:ins w:id="964" w:author="Héctor Bahamonde" w:date="2026-10-19T18:06:00Z">
              <w:r>
                <w:rPr>
                  <w:rFonts w:ascii="Arial" w:hAnsi="Arial"/>
                </w:rPr>
                <w:t>Unconditional funding</w:t>
              </w:r>
            </w:ins>
          </w:p>
        </w:tc>
        <w:tc>
          <w:tcPr>
            <w:tcW w:w="2660" w:type="dxa"/>
            <w:vAlign w:val="center"/>
          </w:tcPr>
          <w:p w14:paraId="7B78267E" w14:textId="77777777" w:rsidR="00724F9D" w:rsidRDefault="00000000">
            <w:pPr>
              <w:spacing w:before="80" w:after="80"/>
              <w:rPr>
                <w:ins w:id="965" w:author="Héctor Bahamonde" w:date="2026-10-19T18:06:00Z"/>
              </w:rPr>
            </w:pPr>
            <w:ins w:id="966" w:author="Héctor Bahamonde" w:date="2026-10-19T18:06:00Z">
              <w:r>
                <w:rPr>
                  <w:rFonts w:ascii="Arial" w:hAnsi="Arial"/>
                </w:rPr>
                <w:t>3.72 [−0.90, 8.33]</w:t>
              </w:r>
            </w:ins>
          </w:p>
        </w:tc>
        <w:tc>
          <w:tcPr>
            <w:tcW w:w="2660" w:type="dxa"/>
            <w:vAlign w:val="center"/>
          </w:tcPr>
          <w:p w14:paraId="4B69B2BF" w14:textId="77777777" w:rsidR="00724F9D" w:rsidRDefault="00000000">
            <w:pPr>
              <w:spacing w:before="80" w:after="80"/>
              <w:rPr>
                <w:ins w:id="967" w:author="Héctor Bahamonde" w:date="2026-10-19T18:06:00Z"/>
              </w:rPr>
            </w:pPr>
            <w:ins w:id="968" w:author="Héctor Bahamonde" w:date="2026-10-19T18:06:00Z">
              <w:r>
                <w:rPr>
                  <w:rFonts w:ascii="Arial" w:hAnsi="Arial"/>
                </w:rPr>
                <w:t>−10.54 [−15.00, −6.09]</w:t>
              </w:r>
            </w:ins>
          </w:p>
        </w:tc>
        <w:tc>
          <w:tcPr>
            <w:tcW w:w="2660" w:type="dxa"/>
            <w:vAlign w:val="center"/>
          </w:tcPr>
          <w:p w14:paraId="30FB36B5" w14:textId="77777777" w:rsidR="00724F9D" w:rsidRDefault="00000000">
            <w:pPr>
              <w:spacing w:before="80" w:after="80"/>
              <w:rPr>
                <w:ins w:id="969" w:author="Héctor Bahamonde" w:date="2026-10-19T18:06:00Z"/>
              </w:rPr>
            </w:pPr>
            <w:ins w:id="970" w:author="Héctor Bahamonde" w:date="2026-10-19T18:06:00Z">
              <w:r>
                <w:rPr>
                  <w:rFonts w:ascii="Arial" w:hAnsi="Arial"/>
                </w:rPr>
                <w:t>−14.26 [−18.82, −9.70]</w:t>
              </w:r>
            </w:ins>
          </w:p>
        </w:tc>
      </w:tr>
      <w:tr w:rsidR="00724F9D" w14:paraId="072DC112" w14:textId="77777777">
        <w:trPr>
          <w:cantSplit/>
          <w:ins w:id="971" w:author="Héctor Bahamonde" w:date="2026-10-19T18:06:00Z"/>
        </w:trPr>
        <w:tc>
          <w:tcPr>
            <w:tcW w:w="2100" w:type="dxa"/>
            <w:vAlign w:val="center"/>
          </w:tcPr>
          <w:p w14:paraId="1DCE92FD" w14:textId="77777777" w:rsidR="00724F9D" w:rsidRDefault="00000000">
            <w:pPr>
              <w:spacing w:before="80" w:after="80"/>
              <w:rPr>
                <w:ins w:id="972" w:author="Héctor Bahamonde" w:date="2026-10-19T18:06:00Z"/>
              </w:rPr>
            </w:pPr>
            <w:ins w:id="973" w:author="Héctor Bahamonde" w:date="2026-10-19T18:06:00Z">
              <w:r>
                <w:rPr>
                  <w:rFonts w:ascii="Arial" w:hAnsi="Arial"/>
                </w:rPr>
                <w:t>“I don’t know”</w:t>
              </w:r>
            </w:ins>
          </w:p>
        </w:tc>
        <w:tc>
          <w:tcPr>
            <w:tcW w:w="2660" w:type="dxa"/>
            <w:vAlign w:val="center"/>
          </w:tcPr>
          <w:p w14:paraId="18E9B074" w14:textId="77777777" w:rsidR="00724F9D" w:rsidRDefault="00000000">
            <w:pPr>
              <w:spacing w:before="80" w:after="80"/>
              <w:rPr>
                <w:ins w:id="974" w:author="Héctor Bahamonde" w:date="2026-10-19T18:06:00Z"/>
              </w:rPr>
            </w:pPr>
            <w:ins w:id="975" w:author="Héctor Bahamonde" w:date="2026-10-19T18:06:00Z">
              <w:r>
                <w:rPr>
                  <w:rFonts w:ascii="Arial" w:hAnsi="Arial"/>
                </w:rPr>
                <w:t>7.42 [4.24, 10.59]</w:t>
              </w:r>
            </w:ins>
          </w:p>
        </w:tc>
        <w:tc>
          <w:tcPr>
            <w:tcW w:w="2660" w:type="dxa"/>
            <w:vAlign w:val="center"/>
          </w:tcPr>
          <w:p w14:paraId="582322FD" w14:textId="77777777" w:rsidR="00724F9D" w:rsidRDefault="00000000">
            <w:pPr>
              <w:spacing w:before="80" w:after="80"/>
              <w:rPr>
                <w:ins w:id="976" w:author="Héctor Bahamonde" w:date="2026-10-19T18:06:00Z"/>
              </w:rPr>
            </w:pPr>
            <w:ins w:id="977" w:author="Héctor Bahamonde" w:date="2026-10-19T18:06:00Z">
              <w:r>
                <w:rPr>
                  <w:rFonts w:ascii="Arial" w:hAnsi="Arial"/>
                </w:rPr>
                <w:t>6.70 [3.61, 9.78]</w:t>
              </w:r>
            </w:ins>
          </w:p>
        </w:tc>
        <w:tc>
          <w:tcPr>
            <w:tcW w:w="2660" w:type="dxa"/>
            <w:vAlign w:val="center"/>
          </w:tcPr>
          <w:p w14:paraId="57021D60" w14:textId="77777777" w:rsidR="00724F9D" w:rsidRDefault="00000000">
            <w:pPr>
              <w:spacing w:before="80" w:after="80"/>
              <w:rPr>
                <w:ins w:id="978" w:author="Héctor Bahamonde" w:date="2026-10-19T18:06:00Z"/>
              </w:rPr>
            </w:pPr>
            <w:ins w:id="979" w:author="Héctor Bahamonde" w:date="2026-10-19T18:06:00Z">
              <w:r>
                <w:rPr>
                  <w:rFonts w:ascii="Arial" w:hAnsi="Arial"/>
                </w:rPr>
                <w:t>−0.72 [−3.73, 2.29]</w:t>
              </w:r>
            </w:ins>
          </w:p>
        </w:tc>
      </w:tr>
    </w:tbl>
    <w:p w14:paraId="0154972D" w14:textId="77777777" w:rsidR="00724F9D" w:rsidRDefault="00000000">
      <w:pPr>
        <w:pStyle w:val="BodyText"/>
        <w:rPr>
          <w:ins w:id="980" w:author="Héctor Bahamonde" w:date="2026-10-19T18:06:00Z"/>
        </w:rPr>
      </w:pPr>
      <w:ins w:id="981" w:author="Héctor Bahamonde" w:date="2026-10-19T18:06:00Z">
        <w:r>
          <w:rPr>
            <w:rFonts w:ascii="Arial" w:hAnsi="Arial"/>
          </w:rPr>
          <w:t>Note: Percentage-point differences at the Figure 3 covariate profile. Brackets contain pointwise 95% confidence intervals from the delta method, retaining covariance between conditions. Positive values indicate higher probabilities in the first condition.</w:t>
        </w:r>
      </w:ins>
    </w:p>
    <w:sectPr w:rsidR="00724F9D">
      <w:footerReference w:type="default" r:id="rId13"/>
      <w:pgSz w:w="12240" w:h="15840"/>
      <w:pgMar w:top="182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723FD5" w14:textId="77777777" w:rsidR="00B743D5" w:rsidRDefault="00B743D5">
      <w:r>
        <w:separator/>
      </w:r>
    </w:p>
  </w:endnote>
  <w:endnote w:type="continuationSeparator" w:id="0">
    <w:p w14:paraId="5CF0ED08" w14:textId="77777777" w:rsidR="00B743D5" w:rsidRDefault="00B7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D7FB3" w14:textId="77777777"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CC49B" w14:textId="77777777"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9526F3" w14:textId="77777777" w:rsidR="00B743D5" w:rsidRDefault="00B743D5">
      <w:r>
        <w:separator/>
      </w:r>
    </w:p>
  </w:footnote>
  <w:footnote w:type="continuationSeparator" w:id="0">
    <w:p w14:paraId="75117730" w14:textId="77777777" w:rsidR="00B743D5" w:rsidRDefault="00B743D5">
      <w:r>
        <w:continuationSeparator/>
      </w:r>
    </w:p>
  </w:footnote>
  <w:footnote w:id="1">
    <w:p w14:paraId="7486D214" w14:textId="77777777" w:rsidR="00175756" w:rsidRPr="001F2B1F" w:rsidRDefault="00175756"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00F67102" w:rsidRPr="001F2B1F">
        <w:rPr>
          <w:rFonts w:ascii="Arial" w:hAnsi="Arial" w:cs="Arial"/>
        </w:rPr>
        <w:t xml:space="preserve">Unweighted models reported in </w:t>
      </w:r>
      <w:r w:rsidR="00EA5F79" w:rsidRPr="001F2B1F">
        <w:rPr>
          <w:rFonts w:ascii="Arial" w:hAnsi="Arial" w:cs="Arial"/>
        </w:rPr>
        <w:t>Table OA2</w:t>
      </w:r>
      <w:r w:rsidR="00F67102" w:rsidRPr="001F2B1F">
        <w:rPr>
          <w:rFonts w:ascii="Arial" w:hAnsi="Arial" w:cs="Arial"/>
        </w:rPr>
        <w:t xml:space="preserve"> preserve the direction of all eight framing coefficients, and their 95% confidence intervals overlap the corresponding weighted estimates in </w:t>
      </w:r>
      <w:r w:rsidR="00EA5F79" w:rsidRPr="001F2B1F">
        <w:rPr>
          <w:rFonts w:ascii="Arial" w:hAnsi="Arial" w:cs="Arial"/>
        </w:rPr>
        <w:t>Table OA1</w:t>
      </w:r>
      <w:r>
        <w:rPr>
          <w:rFonts w:ascii="Arial" w:hAnsi="Arial" w:cs="Arial"/>
        </w:rPr>
        <w:t xml:space="preserve">. The loss-frame </w:t>
      </w:r>
      <w:del w:id="133" w:author="Héctor Bahamonde" w:date="2026-10-19T18:06:00Z">
        <w:r>
          <w:rPr>
            <w:rFonts w:ascii="Arial" w:hAnsi="Arial" w:cs="Arial"/>
          </w:rPr>
          <w:delText>effect</w:delText>
        </w:r>
      </w:del>
      <w:ins w:id="134" w:author="Héctor Bahamonde" w:date="2026-10-19T18:06:00Z">
        <w:r>
          <w:rPr>
            <w:rFonts w:ascii="Arial" w:hAnsi="Arial" w:cs="Arial"/>
          </w:rPr>
          <w:t>relative-risk</w:t>
        </w:r>
      </w:ins>
      <w:r>
        <w:rPr>
          <w:rFonts w:ascii="Arial" w:hAnsi="Arial" w:cs="Arial"/>
        </w:rPr>
        <w:t xml:space="preserve"> </w:t>
      </w:r>
      <w:del w:id="135" w:author="Héctor Bahamonde" w:date="2026-10-19T18:06:00Z">
        <w:r>
          <w:rPr>
            <w:rFonts w:ascii="Arial" w:hAnsi="Arial" w:cs="Arial"/>
          </w:rPr>
          <w:delText>on</w:delText>
        </w:r>
      </w:del>
      <w:ins w:id="136" w:author="Héctor Bahamonde" w:date="2026-10-19T18:06:00Z">
        <w:r>
          <w:rPr>
            <w:rFonts w:ascii="Arial" w:hAnsi="Arial" w:cs="Arial"/>
          </w:rPr>
          <w:t>ratio for</w:t>
        </w:r>
      </w:ins>
      <w:r>
        <w:rPr>
          <w:rFonts w:ascii="Arial" w:hAnsi="Arial" w:cs="Arial"/>
        </w:rPr>
        <w:t xml:space="preserve"> unconditional funding, both </w:t>
      </w:r>
      <w:del w:id="137" w:author="Héctor Bahamonde" w:date="2026-10-19T18:06:00Z">
        <w:r>
          <w:rPr>
            <w:rFonts w:ascii="Arial" w:hAnsi="Arial" w:cs="Arial"/>
          </w:rPr>
          <w:delText>frame</w:delText>
        </w:r>
      </w:del>
      <w:ins w:id="138" w:author="Héctor Bahamonde" w:date="2026-10-19T18:06:00Z">
        <w:r>
          <w:rPr>
            <w:rFonts w:ascii="Arial" w:hAnsi="Arial" w:cs="Arial"/>
          </w:rPr>
          <w:t>ratios</w:t>
        </w:r>
      </w:ins>
      <w:r>
        <w:rPr>
          <w:rFonts w:ascii="Arial" w:hAnsi="Arial" w:cs="Arial"/>
        </w:rPr>
        <w:t xml:space="preserve"> </w:t>
      </w:r>
      <w:del w:id="139" w:author="Héctor Bahamonde" w:date="2026-10-19T18:06:00Z">
        <w:r>
          <w:rPr>
            <w:rFonts w:ascii="Arial" w:hAnsi="Arial" w:cs="Arial"/>
          </w:rPr>
          <w:delText>effects on</w:delText>
        </w:r>
      </w:del>
      <w:ins w:id="140" w:author="Héctor Bahamonde" w:date="2026-10-19T18:06:00Z">
        <w:r>
          <w:rPr>
            <w:rFonts w:ascii="Arial" w:hAnsi="Arial" w:cs="Arial"/>
          </w:rPr>
          <w:t>for</w:t>
        </w:r>
      </w:ins>
      <w:r>
        <w:rPr>
          <w:rFonts w:ascii="Arial" w:hAnsi="Arial" w:cs="Arial"/>
        </w:rPr>
        <w:t xml:space="preserve">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p>
  </w:footnote>
  <w:footnote w:id="2">
    <w:p w14:paraId="73364844" w14:textId="77777777" w:rsidR="008209DD" w:rsidRPr="001F2B1F" w:rsidRDefault="008209DD"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Pr="001F2B1F">
        <w:rPr>
          <w:rFonts w:ascii="Arial" w:hAnsi="Arial" w:cs="Arial"/>
          <w:sz w:val="18"/>
        </w:rPr>
        <w:t>As a robustness check, we also estimate a</w:t>
      </w:r>
      <w:r w:rsidR="001A15AD" w:rsidRPr="001F2B1F">
        <w:rPr>
          <w:rFonts w:ascii="Arial" w:hAnsi="Arial" w:cs="Arial"/>
          <w:sz w:val="18"/>
        </w:rPr>
        <w:t>n</w:t>
      </w:r>
      <w:r w:rsidRPr="001F2B1F">
        <w:rPr>
          <w:rFonts w:ascii="Arial" w:hAnsi="Arial" w:cs="Arial"/>
          <w:sz w:val="18"/>
        </w:rPr>
        <w:t xml:space="preserve"> </w:t>
      </w:r>
      <w:r w:rsidR="003A7BEB" w:rsidRPr="001F2B1F">
        <w:rPr>
          <w:rFonts w:ascii="Arial" w:hAnsi="Arial" w:cs="Arial"/>
          <w:w w:val="105"/>
        </w:rPr>
        <w:t>ordinal logistic regression</w:t>
      </w:r>
      <w:r w:rsidR="003A7BEB" w:rsidRPr="001F2B1F" w:rsidDel="003A7BEB">
        <w:rPr>
          <w:rFonts w:ascii="Arial" w:hAnsi="Arial" w:cs="Arial"/>
          <w:sz w:val="18"/>
        </w:rPr>
        <w:t xml:space="preserve"> </w:t>
      </w:r>
      <w:r w:rsidRPr="001F2B1F">
        <w:rPr>
          <w:rFonts w:ascii="Arial" w:hAnsi="Arial" w:cs="Arial"/>
          <w:sz w:val="18"/>
        </w:rPr>
        <w:t xml:space="preserve">(see </w:t>
      </w:r>
      <w:r w:rsidR="008778A7" w:rsidRPr="001F2B1F">
        <w:rPr>
          <w:rFonts w:ascii="Arial" w:hAnsi="Arial" w:cs="Arial"/>
        </w:rPr>
        <w:t>Table OA1</w:t>
      </w:r>
      <w:r w:rsidRPr="001F2B1F">
        <w:rPr>
          <w:rFonts w:ascii="Arial" w:hAnsi="Arial" w:cs="Arial"/>
          <w:sz w:val="18"/>
        </w:rPr>
        <w:t xml:space="preserve">). This </w:t>
      </w:r>
      <w:r w:rsidR="003A7BEB" w:rsidRPr="001F2B1F">
        <w:rPr>
          <w:rFonts w:ascii="Arial" w:hAnsi="Arial" w:cs="Arial"/>
          <w:sz w:val="18"/>
        </w:rPr>
        <w:t xml:space="preserve">specification excludes the “Don’t know” category because it </w:t>
      </w:r>
      <w:r w:rsidRPr="001F2B1F">
        <w:rPr>
          <w:rFonts w:ascii="Arial" w:hAnsi="Arial" w:cs="Arial"/>
          <w:sz w:val="18"/>
        </w:rPr>
        <w:t xml:space="preserve">is not naturally located on </w:t>
      </w:r>
      <w:r w:rsidR="003A7BEB" w:rsidRPr="001F2B1F">
        <w:rPr>
          <w:rFonts w:ascii="Arial" w:hAnsi="Arial" w:cs="Arial"/>
          <w:sz w:val="18"/>
        </w:rPr>
        <w:t xml:space="preserve">the </w:t>
      </w:r>
      <w:r w:rsidRPr="001F2B1F">
        <w:rPr>
          <w:rFonts w:ascii="Arial" w:hAnsi="Arial" w:cs="Arial"/>
          <w:sz w:val="18"/>
        </w:rPr>
        <w:t xml:space="preserve">same underlying </w:t>
      </w:r>
      <w:r w:rsidR="003A7BEB" w:rsidRPr="001F2B1F">
        <w:rPr>
          <w:rFonts w:ascii="Arial" w:hAnsi="Arial" w:cs="Arial"/>
          <w:sz w:val="18"/>
        </w:rPr>
        <w:t xml:space="preserve">answer </w:t>
      </w:r>
      <w:r w:rsidRPr="001F2B1F">
        <w:rPr>
          <w:rFonts w:ascii="Arial" w:hAnsi="Arial" w:cs="Arial"/>
          <w:spacing w:val="-2"/>
          <w:sz w:val="18"/>
        </w:rPr>
        <w:t>scale</w:t>
      </w:r>
      <w:r w:rsidR="00BB0069" w:rsidRPr="001F2B1F">
        <w:rPr>
          <w:rFonts w:ascii="Arial" w:hAnsi="Arial" w:cs="Arial"/>
          <w:spacing w:val="-2"/>
          <w:sz w:val="18"/>
        </w:rPr>
        <w:t>.</w:t>
      </w:r>
      <w:r w:rsidR="006432B5" w:rsidRPr="001F2B1F">
        <w:rPr>
          <w:rFonts w:ascii="Arial" w:hAnsi="Arial" w:cs="Arial"/>
          <w:spacing w:val="-2"/>
          <w:sz w:val="18"/>
        </w:rPr>
        <w:t xml:space="preserve"> </w:t>
      </w:r>
      <w:r w:rsidR="006432B5" w:rsidRPr="001F2B1F">
        <w:rPr>
          <w:rFonts w:ascii="Arial" w:hAnsi="Arial" w:cs="Arial"/>
        </w:rPr>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p>
  </w:footnote>
  <w:footnote w:id="3">
    <w:p w14:paraId="047F546A" w14:textId="77777777" w:rsidR="000C12DA" w:rsidRPr="001F2B1F" w:rsidRDefault="000C12DA" w:rsidP="00A31498">
      <w:pPr>
        <w:pStyle w:val="FootnoteText"/>
        <w:jc w:val="both"/>
        <w:rPr>
          <w:rFonts w:ascii="Arial" w:hAnsi="Arial" w:cs="Arial"/>
          <w:sz w:val="18"/>
          <w:szCs w:val="18"/>
        </w:rPr>
      </w:pPr>
      <w:r w:rsidRPr="001F2B1F">
        <w:rPr>
          <w:rStyle w:val="FootnoteReference"/>
          <w:rFonts w:ascii="Arial" w:hAnsi="Arial" w:cs="Arial"/>
          <w:sz w:val="18"/>
          <w:szCs w:val="18"/>
        </w:rPr>
        <w:footnoteRef/>
      </w:r>
      <w:r w:rsidRPr="001F2B1F">
        <w:rPr>
          <w:rFonts w:ascii="Arial" w:hAnsi="Arial" w:cs="Arial"/>
          <w:sz w:val="18"/>
          <w:szCs w:val="18"/>
        </w:rPr>
        <w:t xml:space="preserve"> The</w:t>
      </w:r>
      <w:r w:rsidRPr="001F2B1F">
        <w:rPr>
          <w:rFonts w:ascii="Arial" w:hAnsi="Arial" w:cs="Arial"/>
          <w:spacing w:val="31"/>
          <w:sz w:val="18"/>
          <w:szCs w:val="18"/>
        </w:rPr>
        <w:t xml:space="preserve"> </w:t>
      </w:r>
      <w:r w:rsidRPr="001F2B1F">
        <w:rPr>
          <w:rFonts w:ascii="Arial" w:hAnsi="Arial" w:cs="Arial"/>
          <w:sz w:val="18"/>
          <w:szCs w:val="18"/>
        </w:rPr>
        <w:t>substantive</w:t>
      </w:r>
      <w:r w:rsidRPr="001F2B1F">
        <w:rPr>
          <w:rFonts w:ascii="Arial" w:hAnsi="Arial" w:cs="Arial"/>
          <w:spacing w:val="31"/>
          <w:sz w:val="18"/>
          <w:szCs w:val="18"/>
        </w:rPr>
        <w:t xml:space="preserve"> </w:t>
      </w:r>
      <w:r w:rsidRPr="001F2B1F">
        <w:rPr>
          <w:rFonts w:ascii="Arial" w:hAnsi="Arial" w:cs="Arial"/>
          <w:sz w:val="18"/>
          <w:szCs w:val="18"/>
        </w:rPr>
        <w:t>conclusions</w:t>
      </w:r>
      <w:r w:rsidRPr="001F2B1F">
        <w:rPr>
          <w:rFonts w:ascii="Arial" w:hAnsi="Arial" w:cs="Arial"/>
          <w:spacing w:val="31"/>
          <w:sz w:val="18"/>
          <w:szCs w:val="18"/>
        </w:rPr>
        <w:t xml:space="preserve"> </w:t>
      </w:r>
      <w:r w:rsidRPr="001F2B1F">
        <w:rPr>
          <w:rFonts w:ascii="Arial" w:hAnsi="Arial" w:cs="Arial"/>
          <w:sz w:val="18"/>
          <w:szCs w:val="18"/>
        </w:rPr>
        <w:t>are</w:t>
      </w:r>
      <w:r w:rsidRPr="001F2B1F">
        <w:rPr>
          <w:rFonts w:ascii="Arial" w:hAnsi="Arial" w:cs="Arial"/>
          <w:spacing w:val="31"/>
          <w:sz w:val="18"/>
          <w:szCs w:val="18"/>
        </w:rPr>
        <w:t xml:space="preserve"> </w:t>
      </w:r>
      <w:r w:rsidRPr="001F2B1F">
        <w:rPr>
          <w:rFonts w:ascii="Arial" w:hAnsi="Arial" w:cs="Arial"/>
          <w:sz w:val="18"/>
          <w:szCs w:val="18"/>
        </w:rPr>
        <w:t>broadly</w:t>
      </w:r>
      <w:r w:rsidRPr="001F2B1F">
        <w:rPr>
          <w:rFonts w:ascii="Arial" w:hAnsi="Arial" w:cs="Arial"/>
          <w:spacing w:val="31"/>
          <w:sz w:val="18"/>
          <w:szCs w:val="18"/>
        </w:rPr>
        <w:t xml:space="preserve"> </w:t>
      </w:r>
      <w:r w:rsidRPr="001F2B1F">
        <w:rPr>
          <w:rFonts w:ascii="Arial" w:hAnsi="Arial" w:cs="Arial"/>
          <w:sz w:val="18"/>
          <w:szCs w:val="18"/>
        </w:rPr>
        <w:t>similar</w:t>
      </w:r>
      <w:r w:rsidRPr="001F2B1F">
        <w:rPr>
          <w:rFonts w:ascii="Arial" w:hAnsi="Arial" w:cs="Arial"/>
          <w:spacing w:val="31"/>
          <w:sz w:val="18"/>
          <w:szCs w:val="18"/>
        </w:rPr>
        <w:t xml:space="preserve"> </w:t>
      </w:r>
      <w:r w:rsidRPr="001F2B1F">
        <w:rPr>
          <w:rFonts w:ascii="Arial" w:hAnsi="Arial" w:cs="Arial"/>
          <w:sz w:val="18"/>
          <w:szCs w:val="18"/>
        </w:rPr>
        <w:t>across</w:t>
      </w:r>
      <w:r w:rsidRPr="001F2B1F">
        <w:rPr>
          <w:rFonts w:ascii="Arial" w:hAnsi="Arial" w:cs="Arial"/>
          <w:spacing w:val="31"/>
          <w:sz w:val="18"/>
          <w:szCs w:val="18"/>
        </w:rPr>
        <w:t xml:space="preserve"> </w:t>
      </w:r>
      <w:r w:rsidRPr="001F2B1F">
        <w:rPr>
          <w:rFonts w:ascii="Arial" w:hAnsi="Arial" w:cs="Arial"/>
          <w:sz w:val="18"/>
          <w:szCs w:val="18"/>
        </w:rPr>
        <w:t>specifications</w:t>
      </w:r>
      <w:r w:rsidRPr="001F2B1F">
        <w:rPr>
          <w:rFonts w:ascii="Arial" w:hAnsi="Arial" w:cs="Arial"/>
          <w:spacing w:val="31"/>
          <w:sz w:val="18"/>
          <w:szCs w:val="18"/>
        </w:rPr>
        <w:t xml:space="preserve"> </w:t>
      </w:r>
      <w:r w:rsidRPr="001F2B1F">
        <w:rPr>
          <w:rFonts w:ascii="Arial" w:hAnsi="Arial" w:cs="Arial"/>
          <w:sz w:val="18"/>
          <w:szCs w:val="18"/>
        </w:rPr>
        <w:t>in</w:t>
      </w:r>
      <w:r w:rsidRPr="001F2B1F">
        <w:rPr>
          <w:rFonts w:ascii="Arial" w:hAnsi="Arial" w:cs="Arial"/>
          <w:spacing w:val="31"/>
          <w:sz w:val="18"/>
          <w:szCs w:val="18"/>
        </w:rPr>
        <w:t xml:space="preserve"> </w:t>
      </w:r>
      <w:hyperlink w:anchor="_bookmark9" w:history="1">
        <w:r w:rsidR="00175F57" w:rsidRPr="001F2B1F">
          <w:rPr>
            <w:rFonts w:ascii="Arial" w:hAnsi="Arial" w:cs="Arial"/>
          </w:rPr>
          <w:t xml:space="preserve"> </w:t>
        </w:r>
        <w:r w:rsidR="00175F57" w:rsidRPr="001F2B1F">
          <w:rPr>
            <w:rFonts w:ascii="Arial" w:hAnsi="Arial" w:cs="Arial"/>
            <w:sz w:val="18"/>
            <w:szCs w:val="18"/>
          </w:rPr>
          <w:t>Table OA1</w:t>
        </w:r>
        <w:r w:rsidRPr="001F2B1F">
          <w:rPr>
            <w:rFonts w:ascii="Arial" w:hAnsi="Arial" w:cs="Arial"/>
            <w:sz w:val="18"/>
            <w:szCs w:val="18"/>
          </w:rPr>
          <w:t>.</w:t>
        </w:r>
      </w:hyperlink>
      <w:r w:rsidRPr="001F2B1F">
        <w:rPr>
          <w:rFonts w:ascii="Arial" w:hAnsi="Arial" w:cs="Arial"/>
          <w:spacing w:val="40"/>
          <w:sz w:val="18"/>
          <w:szCs w:val="18"/>
        </w:rPr>
        <w:t xml:space="preserve"> </w:t>
      </w:r>
      <w:r w:rsidRPr="001F2B1F">
        <w:rPr>
          <w:rFonts w:ascii="Arial" w:hAnsi="Arial" w:cs="Arial"/>
          <w:sz w:val="18"/>
          <w:szCs w:val="18"/>
        </w:rPr>
        <w:t>The</w:t>
      </w:r>
      <w:r w:rsidRPr="001F2B1F">
        <w:rPr>
          <w:rFonts w:ascii="Arial" w:hAnsi="Arial" w:cs="Arial"/>
          <w:spacing w:val="31"/>
          <w:sz w:val="18"/>
          <w:szCs w:val="18"/>
        </w:rPr>
        <w:t xml:space="preserve"> </w:t>
      </w:r>
      <w:r w:rsidRPr="001F2B1F">
        <w:rPr>
          <w:rFonts w:ascii="Arial" w:hAnsi="Arial" w:cs="Arial"/>
          <w:sz w:val="18"/>
          <w:szCs w:val="18"/>
        </w:rPr>
        <w:t>ordinal</w:t>
      </w:r>
      <w:r w:rsidRPr="001F2B1F">
        <w:rPr>
          <w:rFonts w:ascii="Arial" w:hAnsi="Arial" w:cs="Arial"/>
          <w:spacing w:val="31"/>
          <w:sz w:val="18"/>
          <w:szCs w:val="18"/>
        </w:rPr>
        <w:t xml:space="preserve"> </w:t>
      </w:r>
      <w:r w:rsidRPr="001F2B1F">
        <w:rPr>
          <w:rFonts w:ascii="Arial" w:hAnsi="Arial" w:cs="Arial"/>
          <w:sz w:val="18"/>
          <w:szCs w:val="18"/>
        </w:rPr>
        <w:t>model</w:t>
      </w:r>
      <w:r w:rsidRPr="001F2B1F">
        <w:rPr>
          <w:rFonts w:ascii="Arial" w:hAnsi="Arial" w:cs="Arial"/>
          <w:spacing w:val="31"/>
          <w:sz w:val="18"/>
          <w:szCs w:val="18"/>
        </w:rPr>
        <w:t xml:space="preserve"> </w:t>
      </w:r>
      <w:r w:rsidRPr="001F2B1F">
        <w:rPr>
          <w:rFonts w:ascii="Arial" w:hAnsi="Arial" w:cs="Arial"/>
          <w:sz w:val="18"/>
          <w:szCs w:val="18"/>
        </w:rPr>
        <w:t>suggests that the loss (rescue) frame shifts respondents toward more permissive funding positions, whereas the gains (health maximi</w:t>
      </w:r>
      <w:r w:rsidR="00B467E3" w:rsidRPr="001F2B1F">
        <w:rPr>
          <w:rFonts w:ascii="Arial" w:hAnsi="Arial" w:cs="Arial"/>
          <w:sz w:val="18"/>
          <w:szCs w:val="18"/>
        </w:rPr>
        <w:t>z</w:t>
      </w:r>
      <w:r w:rsidRPr="001F2B1F">
        <w:rPr>
          <w:rFonts w:ascii="Arial" w:hAnsi="Arial" w:cs="Arial"/>
          <w:sz w:val="18"/>
          <w:szCs w:val="18"/>
        </w:rPr>
        <w:t>ation) frame shifts them toward more restrictive positions.</w:t>
      </w:r>
      <w:r w:rsidRPr="001F2B1F">
        <w:rPr>
          <w:rFonts w:ascii="Arial" w:hAnsi="Arial" w:cs="Arial"/>
          <w:spacing w:val="40"/>
          <w:sz w:val="18"/>
          <w:szCs w:val="18"/>
        </w:rPr>
        <w:t xml:space="preserve"> </w:t>
      </w:r>
      <w:r w:rsidRPr="001F2B1F">
        <w:rPr>
          <w:rFonts w:ascii="Arial" w:hAnsi="Arial" w:cs="Arial"/>
          <w:sz w:val="18"/>
          <w:szCs w:val="18"/>
        </w:rPr>
        <w:t>The multinomial model points in the same direction: the</w:t>
      </w:r>
      <w:r w:rsidRPr="001F2B1F">
        <w:rPr>
          <w:rFonts w:ascii="Arial" w:hAnsi="Arial" w:cs="Arial"/>
          <w:spacing w:val="-6"/>
          <w:sz w:val="18"/>
          <w:szCs w:val="18"/>
        </w:rPr>
        <w:t xml:space="preserve"> </w:t>
      </w:r>
      <w:r w:rsidRPr="001F2B1F">
        <w:rPr>
          <w:rFonts w:ascii="Arial" w:hAnsi="Arial" w:cs="Arial"/>
          <w:sz w:val="18"/>
          <w:szCs w:val="18"/>
        </w:rPr>
        <w:t>loss</w:t>
      </w:r>
      <w:r w:rsidRPr="001F2B1F">
        <w:rPr>
          <w:rFonts w:ascii="Arial" w:hAnsi="Arial" w:cs="Arial"/>
          <w:spacing w:val="-6"/>
          <w:sz w:val="18"/>
          <w:szCs w:val="18"/>
        </w:rPr>
        <w:t xml:space="preserve"> </w:t>
      </w:r>
      <w:r w:rsidRPr="001F2B1F">
        <w:rPr>
          <w:rFonts w:ascii="Arial" w:hAnsi="Arial" w:cs="Arial"/>
          <w:sz w:val="18"/>
          <w:szCs w:val="18"/>
        </w:rPr>
        <w:t>frame</w:t>
      </w:r>
      <w:r w:rsidRPr="001F2B1F">
        <w:rPr>
          <w:rFonts w:ascii="Arial" w:hAnsi="Arial" w:cs="Arial"/>
          <w:spacing w:val="-6"/>
          <w:sz w:val="18"/>
          <w:szCs w:val="18"/>
        </w:rPr>
        <w:t xml:space="preserve"> </w:t>
      </w:r>
      <w:r w:rsidRPr="001F2B1F">
        <w:rPr>
          <w:rFonts w:ascii="Arial" w:hAnsi="Arial" w:cs="Arial"/>
          <w:sz w:val="18"/>
          <w:szCs w:val="18"/>
        </w:rPr>
        <w:t>increases</w:t>
      </w:r>
      <w:r w:rsidRPr="001F2B1F">
        <w:rPr>
          <w:rFonts w:ascii="Arial" w:hAnsi="Arial" w:cs="Arial"/>
          <w:spacing w:val="-6"/>
          <w:sz w:val="18"/>
          <w:szCs w:val="18"/>
        </w:rPr>
        <w:t xml:space="preserve"> </w:t>
      </w:r>
      <w:r w:rsidRPr="001F2B1F">
        <w:rPr>
          <w:rFonts w:ascii="Arial" w:hAnsi="Arial" w:cs="Arial"/>
          <w:sz w:val="18"/>
          <w:szCs w:val="18"/>
        </w:rPr>
        <w:t>relative</w:t>
      </w:r>
      <w:r w:rsidRPr="001F2B1F">
        <w:rPr>
          <w:rFonts w:ascii="Arial" w:hAnsi="Arial" w:cs="Arial"/>
          <w:spacing w:val="-6"/>
          <w:sz w:val="18"/>
          <w:szCs w:val="18"/>
        </w:rPr>
        <w:t xml:space="preserve"> </w:t>
      </w:r>
      <w:r w:rsidRPr="001F2B1F">
        <w:rPr>
          <w:rFonts w:ascii="Arial" w:hAnsi="Arial" w:cs="Arial"/>
          <w:sz w:val="18"/>
          <w:szCs w:val="18"/>
        </w:rPr>
        <w:t>support</w:t>
      </w:r>
      <w:r w:rsidRPr="001F2B1F">
        <w:rPr>
          <w:rFonts w:ascii="Arial" w:hAnsi="Arial" w:cs="Arial"/>
          <w:spacing w:val="-6"/>
          <w:sz w:val="18"/>
          <w:szCs w:val="18"/>
        </w:rPr>
        <w:t xml:space="preserve"> </w:t>
      </w:r>
      <w:r w:rsidRPr="001F2B1F">
        <w:rPr>
          <w:rFonts w:ascii="Arial" w:hAnsi="Arial" w:cs="Arial"/>
          <w:sz w:val="18"/>
          <w:szCs w:val="18"/>
        </w:rPr>
        <w:t>for</w:t>
      </w:r>
      <w:r w:rsidRPr="001F2B1F">
        <w:rPr>
          <w:rFonts w:ascii="Arial" w:hAnsi="Arial" w:cs="Arial"/>
          <w:spacing w:val="-6"/>
          <w:sz w:val="18"/>
          <w:szCs w:val="18"/>
        </w:rPr>
        <w:t xml:space="preserve"> </w:t>
      </w:r>
      <w:r w:rsidRPr="001F2B1F">
        <w:rPr>
          <w:rFonts w:ascii="Arial" w:hAnsi="Arial" w:cs="Arial"/>
          <w:sz w:val="18"/>
          <w:szCs w:val="18"/>
        </w:rPr>
        <w:t>conditional</w:t>
      </w:r>
      <w:r w:rsidRPr="001F2B1F">
        <w:rPr>
          <w:rFonts w:ascii="Arial" w:hAnsi="Arial" w:cs="Arial"/>
          <w:spacing w:val="-6"/>
          <w:sz w:val="18"/>
          <w:szCs w:val="18"/>
        </w:rPr>
        <w:t xml:space="preserve"> </w:t>
      </w:r>
      <w:r w:rsidRPr="001F2B1F">
        <w:rPr>
          <w:rFonts w:ascii="Arial" w:hAnsi="Arial" w:cs="Arial"/>
          <w:sz w:val="18"/>
          <w:szCs w:val="18"/>
        </w:rPr>
        <w:t>and</w:t>
      </w:r>
      <w:r w:rsidRPr="001F2B1F">
        <w:rPr>
          <w:rFonts w:ascii="Arial" w:hAnsi="Arial" w:cs="Arial"/>
          <w:spacing w:val="-6"/>
          <w:sz w:val="18"/>
          <w:szCs w:val="18"/>
        </w:rPr>
        <w:t xml:space="preserve"> </w:t>
      </w:r>
      <w:r w:rsidRPr="001F2B1F">
        <w:rPr>
          <w:rFonts w:ascii="Arial" w:hAnsi="Arial" w:cs="Arial"/>
          <w:sz w:val="18"/>
          <w:szCs w:val="18"/>
        </w:rPr>
        <w:t>unconditional</w:t>
      </w:r>
      <w:r w:rsidRPr="001F2B1F">
        <w:rPr>
          <w:rFonts w:ascii="Arial" w:hAnsi="Arial" w:cs="Arial"/>
          <w:spacing w:val="-6"/>
          <w:sz w:val="18"/>
          <w:szCs w:val="18"/>
        </w:rPr>
        <w:t xml:space="preserve"> </w:t>
      </w:r>
      <w:r w:rsidRPr="001F2B1F">
        <w:rPr>
          <w:rFonts w:ascii="Arial" w:hAnsi="Arial" w:cs="Arial"/>
          <w:sz w:val="18"/>
          <w:szCs w:val="18"/>
        </w:rPr>
        <w:t>funding</w:t>
      </w:r>
      <w:r w:rsidRPr="001F2B1F">
        <w:rPr>
          <w:rFonts w:ascii="Arial" w:hAnsi="Arial" w:cs="Arial"/>
          <w:spacing w:val="-6"/>
          <w:sz w:val="18"/>
          <w:szCs w:val="18"/>
        </w:rPr>
        <w:t xml:space="preserve"> </w:t>
      </w:r>
      <w:r w:rsidRPr="001F2B1F">
        <w:rPr>
          <w:rFonts w:ascii="Arial" w:hAnsi="Arial" w:cs="Arial"/>
          <w:sz w:val="18"/>
          <w:szCs w:val="18"/>
        </w:rPr>
        <w:t>compared</w:t>
      </w:r>
      <w:r w:rsidRPr="001F2B1F">
        <w:rPr>
          <w:rFonts w:ascii="Arial" w:hAnsi="Arial" w:cs="Arial"/>
          <w:spacing w:val="-6"/>
          <w:sz w:val="18"/>
          <w:szCs w:val="18"/>
        </w:rPr>
        <w:t xml:space="preserve"> </w:t>
      </w:r>
      <w:r w:rsidRPr="001F2B1F">
        <w:rPr>
          <w:rFonts w:ascii="Arial" w:hAnsi="Arial" w:cs="Arial"/>
          <w:sz w:val="18"/>
          <w:szCs w:val="18"/>
        </w:rPr>
        <w:t>with</w:t>
      </w:r>
      <w:r w:rsidRPr="001F2B1F">
        <w:rPr>
          <w:rFonts w:ascii="Arial" w:hAnsi="Arial" w:cs="Arial"/>
          <w:spacing w:val="-6"/>
          <w:sz w:val="18"/>
          <w:szCs w:val="18"/>
        </w:rPr>
        <w:t xml:space="preserve"> </w:t>
      </w:r>
      <w:r w:rsidRPr="001F2B1F">
        <w:rPr>
          <w:rFonts w:ascii="Arial" w:hAnsi="Arial" w:cs="Arial"/>
          <w:sz w:val="18"/>
          <w:szCs w:val="18"/>
        </w:rPr>
        <w:t>rejection, while the gains frame is most clearly associated with lower relative support for unconditional funding.</w:t>
      </w:r>
      <w:r w:rsidRPr="001F2B1F">
        <w:rPr>
          <w:rFonts w:ascii="Arial" w:hAnsi="Arial" w:cs="Arial"/>
          <w:spacing w:val="34"/>
          <w:sz w:val="18"/>
          <w:szCs w:val="18"/>
        </w:rPr>
        <w:t xml:space="preserve"> </w:t>
      </w:r>
      <w:r>
        <w:rPr>
          <w:rFonts w:ascii="Arial" w:hAnsi="Arial" w:cs="Arial"/>
          <w:sz w:val="18"/>
          <w:szCs w:val="18"/>
        </w:rPr>
        <w:t xml:space="preserve">Both frames also increase “I don’t know” responses relative to rejection, </w:t>
      </w:r>
      <w:del w:id="255" w:author="Héctor Bahamonde" w:date="2026-10-19T18:06:00Z">
        <w:r>
          <w:rPr>
            <w:rFonts w:ascii="Arial" w:hAnsi="Arial" w:cs="Arial"/>
            <w:sz w:val="18"/>
            <w:szCs w:val="18"/>
          </w:rPr>
          <w:delText>suggesting</w:delText>
        </w:r>
      </w:del>
      <w:ins w:id="256" w:author="Héctor Bahamonde" w:date="2026-10-19T18:06:00Z">
        <w:r>
          <w:rPr>
            <w:rFonts w:ascii="Arial" w:hAnsi="Arial" w:cs="Arial"/>
            <w:sz w:val="18"/>
            <w:szCs w:val="18"/>
          </w:rPr>
          <w:t>with</w:t>
        </w:r>
      </w:ins>
      <w:r>
        <w:rPr>
          <w:rFonts w:ascii="Arial" w:hAnsi="Arial" w:cs="Arial"/>
          <w:sz w:val="18"/>
          <w:szCs w:val="18"/>
        </w:rPr>
        <w:t xml:space="preserve"> </w:t>
      </w:r>
      <w:del w:id="257" w:author="Héctor Bahamonde" w:date="2026-10-19T18:06:00Z">
        <w:r>
          <w:rPr>
            <w:rFonts w:ascii="Arial" w:hAnsi="Arial" w:cs="Arial"/>
            <w:sz w:val="18"/>
            <w:szCs w:val="18"/>
          </w:rPr>
          <w:delText>some</w:delText>
        </w:r>
      </w:del>
      <w:ins w:id="258" w:author="Héctor Bahamonde" w:date="2026-10-19T18:06:00Z">
        <w:r>
          <w:rPr>
            <w:rFonts w:ascii="Arial" w:hAnsi="Arial" w:cs="Arial"/>
            <w:sz w:val="18"/>
            <w:szCs w:val="18"/>
          </w:rPr>
          <w:t>their</w:t>
        </w:r>
      </w:ins>
      <w:r>
        <w:rPr>
          <w:rFonts w:ascii="Arial" w:hAnsi="Arial" w:cs="Arial"/>
          <w:sz w:val="18"/>
          <w:szCs w:val="18"/>
        </w:rPr>
        <w:t xml:space="preserve"> </w:t>
      </w:r>
      <w:del w:id="259" w:author="Héctor Bahamonde" w:date="2026-10-19T18:06:00Z">
        <w:r>
          <w:rPr>
            <w:rFonts w:ascii="Arial" w:hAnsi="Arial" w:cs="Arial"/>
            <w:sz w:val="18"/>
            <w:szCs w:val="18"/>
          </w:rPr>
          <w:delText>increase</w:delText>
        </w:r>
      </w:del>
      <w:ins w:id="260" w:author="Héctor Bahamonde" w:date="2026-10-19T18:06:00Z">
        <w:r>
          <w:rPr>
            <w:rFonts w:ascii="Arial" w:hAnsi="Arial" w:cs="Arial"/>
            <w:sz w:val="18"/>
            <w:szCs w:val="18"/>
          </w:rPr>
          <w:t>psychological</w:t>
        </w:r>
      </w:ins>
      <w:r>
        <w:rPr>
          <w:rFonts w:ascii="Arial" w:hAnsi="Arial" w:cs="Arial"/>
          <w:sz w:val="18"/>
          <w:szCs w:val="18"/>
        </w:rPr>
        <w:t xml:space="preserve"> </w:t>
      </w:r>
      <w:del w:id="261" w:author="Héctor Bahamonde" w:date="2026-10-19T18:06:00Z">
        <w:r>
          <w:rPr>
            <w:rFonts w:ascii="Arial" w:hAnsi="Arial" w:cs="Arial"/>
            <w:sz w:val="18"/>
            <w:szCs w:val="18"/>
          </w:rPr>
          <w:delText>in</w:delText>
        </w:r>
      </w:del>
      <w:ins w:id="262" w:author="Héctor Bahamonde" w:date="2026-10-19T18:06:00Z">
        <w:r>
          <w:rPr>
            <w:rFonts w:ascii="Arial" w:hAnsi="Arial" w:cs="Arial"/>
            <w:sz w:val="18"/>
            <w:szCs w:val="18"/>
          </w:rPr>
          <w:t>meaning</w:t>
        </w:r>
      </w:ins>
      <w:r>
        <w:rPr>
          <w:rFonts w:ascii="Arial" w:hAnsi="Arial" w:cs="Arial"/>
          <w:sz w:val="18"/>
          <w:szCs w:val="18"/>
        </w:rPr>
        <w:t xml:space="preserve"> </w:t>
      </w:r>
      <w:del w:id="263" w:author="Héctor Bahamonde" w:date="2026-10-19T18:06:00Z">
        <w:r>
          <w:rPr>
            <w:rFonts w:ascii="Arial" w:hAnsi="Arial" w:cs="Arial"/>
            <w:sz w:val="18"/>
            <w:szCs w:val="18"/>
          </w:rPr>
          <w:delText>expressed</w:delText>
        </w:r>
      </w:del>
      <w:ins w:id="264" w:author="Héctor Bahamonde" w:date="2026-10-19T18:06:00Z">
        <w:r>
          <w:rPr>
            <w:rFonts w:ascii="Arial" w:hAnsi="Arial" w:cs="Arial"/>
            <w:sz w:val="18"/>
            <w:szCs w:val="18"/>
          </w:rPr>
          <w:t>requiring</w:t>
        </w:r>
      </w:ins>
      <w:r>
        <w:rPr>
          <w:rFonts w:ascii="Arial" w:hAnsi="Arial" w:cs="Arial"/>
          <w:sz w:val="18"/>
          <w:szCs w:val="18"/>
        </w:rPr>
        <w:t xml:space="preserve"> </w:t>
      </w:r>
      <w:del w:id="265" w:author="Héctor Bahamonde" w:date="2026-10-19T18:06:00Z">
        <w:r>
          <w:rPr>
            <w:rFonts w:ascii="Arial" w:hAnsi="Arial" w:cs="Arial"/>
            <w:sz w:val="18"/>
            <w:szCs w:val="18"/>
          </w:rPr>
          <w:delText>uncertainty.</w:delText>
        </w:r>
      </w:del>
      <w:ins w:id="266" w:author="Héctor Bahamonde" w:date="2026-10-19T18:06:00Z">
        <w:r>
          <w:rPr>
            <w:rFonts w:ascii="Arial" w:hAnsi="Arial" w:cs="Arial"/>
            <w:sz w:val="18"/>
            <w:szCs w:val="18"/>
          </w:rPr>
          <w:t>direct measurement.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F7C9B"/>
    <w:multiLevelType w:val="hybridMultilevel"/>
    <w:tmpl w:val="CABE8E40"/>
    <w:lvl w:ilvl="0" w:tplc="96E67D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3"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AC34CD"/>
    <w:multiLevelType w:val="hybridMultilevel"/>
    <w:tmpl w:val="B8B22064"/>
    <w:lvl w:ilvl="0" w:tplc="59DCB2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2"/>
  </w:num>
  <w:num w:numId="2" w16cid:durableId="1216164381">
    <w:abstractNumId w:val="6"/>
  </w:num>
  <w:num w:numId="3" w16cid:durableId="1514417682">
    <w:abstractNumId w:val="0"/>
  </w:num>
  <w:num w:numId="4" w16cid:durableId="714088665">
    <w:abstractNumId w:val="4"/>
  </w:num>
  <w:num w:numId="5" w16cid:durableId="607661184">
    <w:abstractNumId w:val="3"/>
  </w:num>
  <w:num w:numId="6" w16cid:durableId="1065104618">
    <w:abstractNumId w:val="5"/>
  </w:num>
  <w:num w:numId="7" w16cid:durableId="20687204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éctor Bahamonde">
    <w15:presenceInfo w15:providerId="AD" w15:userId="S::hibano@utu.fi::ecb50e0b-e343-4ba5-bd40-e9b2004cf172"/>
  </w15:person>
  <w15:person w15:author="Katri Aaltonen">
    <w15:presenceInfo w15:providerId="AD" w15:userId="S::kmaaal@utu.fi::256b0cb1-b668-442b-9b94-698e285960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5296"/>
    <w:rsid w:val="000367CE"/>
    <w:rsid w:val="00046231"/>
    <w:rsid w:val="0005305F"/>
    <w:rsid w:val="00053B93"/>
    <w:rsid w:val="000552C9"/>
    <w:rsid w:val="000605A5"/>
    <w:rsid w:val="00064E0B"/>
    <w:rsid w:val="000773C3"/>
    <w:rsid w:val="00086097"/>
    <w:rsid w:val="00087839"/>
    <w:rsid w:val="0009156F"/>
    <w:rsid w:val="00094080"/>
    <w:rsid w:val="000A08AF"/>
    <w:rsid w:val="000A2CD3"/>
    <w:rsid w:val="000A570A"/>
    <w:rsid w:val="000A6C8F"/>
    <w:rsid w:val="000B052A"/>
    <w:rsid w:val="000C12DA"/>
    <w:rsid w:val="000C1B7D"/>
    <w:rsid w:val="000C4862"/>
    <w:rsid w:val="000D4A67"/>
    <w:rsid w:val="000E0E2A"/>
    <w:rsid w:val="000E1E94"/>
    <w:rsid w:val="000E3F1A"/>
    <w:rsid w:val="000E7832"/>
    <w:rsid w:val="000F2815"/>
    <w:rsid w:val="000F43D3"/>
    <w:rsid w:val="000F61A9"/>
    <w:rsid w:val="00101F08"/>
    <w:rsid w:val="0010630B"/>
    <w:rsid w:val="00111A9D"/>
    <w:rsid w:val="00122904"/>
    <w:rsid w:val="00127D0F"/>
    <w:rsid w:val="00133F1C"/>
    <w:rsid w:val="00135068"/>
    <w:rsid w:val="001405AC"/>
    <w:rsid w:val="001415A8"/>
    <w:rsid w:val="00142A06"/>
    <w:rsid w:val="001446A2"/>
    <w:rsid w:val="00145243"/>
    <w:rsid w:val="00150CD2"/>
    <w:rsid w:val="00152454"/>
    <w:rsid w:val="001671DA"/>
    <w:rsid w:val="00170DAC"/>
    <w:rsid w:val="00175756"/>
    <w:rsid w:val="00175F57"/>
    <w:rsid w:val="00180566"/>
    <w:rsid w:val="0018100B"/>
    <w:rsid w:val="00182F1E"/>
    <w:rsid w:val="00193800"/>
    <w:rsid w:val="00197F15"/>
    <w:rsid w:val="001A15AD"/>
    <w:rsid w:val="001A723D"/>
    <w:rsid w:val="001A7E54"/>
    <w:rsid w:val="001B1D7C"/>
    <w:rsid w:val="001C0514"/>
    <w:rsid w:val="001C6E13"/>
    <w:rsid w:val="001E26C0"/>
    <w:rsid w:val="001F22CE"/>
    <w:rsid w:val="001F2B1F"/>
    <w:rsid w:val="001F45F5"/>
    <w:rsid w:val="002022B3"/>
    <w:rsid w:val="002056BB"/>
    <w:rsid w:val="00205904"/>
    <w:rsid w:val="002105ED"/>
    <w:rsid w:val="002140F3"/>
    <w:rsid w:val="00217ADD"/>
    <w:rsid w:val="0022234C"/>
    <w:rsid w:val="00224467"/>
    <w:rsid w:val="00225C44"/>
    <w:rsid w:val="0022726C"/>
    <w:rsid w:val="00232290"/>
    <w:rsid w:val="002335E7"/>
    <w:rsid w:val="00244696"/>
    <w:rsid w:val="00246713"/>
    <w:rsid w:val="00250889"/>
    <w:rsid w:val="00253D94"/>
    <w:rsid w:val="002713EE"/>
    <w:rsid w:val="00275C4D"/>
    <w:rsid w:val="00281F66"/>
    <w:rsid w:val="002915DD"/>
    <w:rsid w:val="00292B66"/>
    <w:rsid w:val="0029689B"/>
    <w:rsid w:val="002A45E6"/>
    <w:rsid w:val="002B32E6"/>
    <w:rsid w:val="002C2747"/>
    <w:rsid w:val="002D225B"/>
    <w:rsid w:val="002D46C8"/>
    <w:rsid w:val="002E56EB"/>
    <w:rsid w:val="002E5AF1"/>
    <w:rsid w:val="002F4C89"/>
    <w:rsid w:val="00304641"/>
    <w:rsid w:val="00310D31"/>
    <w:rsid w:val="00311AF7"/>
    <w:rsid w:val="0032099C"/>
    <w:rsid w:val="00320B43"/>
    <w:rsid w:val="0033285A"/>
    <w:rsid w:val="00333979"/>
    <w:rsid w:val="00337572"/>
    <w:rsid w:val="00343513"/>
    <w:rsid w:val="00345258"/>
    <w:rsid w:val="00347A86"/>
    <w:rsid w:val="00351B29"/>
    <w:rsid w:val="00365EB5"/>
    <w:rsid w:val="0036653B"/>
    <w:rsid w:val="0037350D"/>
    <w:rsid w:val="00380282"/>
    <w:rsid w:val="0038401E"/>
    <w:rsid w:val="00396273"/>
    <w:rsid w:val="003A0D05"/>
    <w:rsid w:val="003A7BEB"/>
    <w:rsid w:val="003B2659"/>
    <w:rsid w:val="003C0628"/>
    <w:rsid w:val="003C2F07"/>
    <w:rsid w:val="003C377F"/>
    <w:rsid w:val="003C51B4"/>
    <w:rsid w:val="003D03EE"/>
    <w:rsid w:val="003D3D80"/>
    <w:rsid w:val="003D7409"/>
    <w:rsid w:val="003E540B"/>
    <w:rsid w:val="003E5EA9"/>
    <w:rsid w:val="003E7EAF"/>
    <w:rsid w:val="003F081C"/>
    <w:rsid w:val="003F27A0"/>
    <w:rsid w:val="003F6F7B"/>
    <w:rsid w:val="003F7B8B"/>
    <w:rsid w:val="003F7C09"/>
    <w:rsid w:val="00401DB1"/>
    <w:rsid w:val="00403B47"/>
    <w:rsid w:val="00407C17"/>
    <w:rsid w:val="004114C5"/>
    <w:rsid w:val="004121C3"/>
    <w:rsid w:val="0042017B"/>
    <w:rsid w:val="004204F0"/>
    <w:rsid w:val="00422370"/>
    <w:rsid w:val="00435E8C"/>
    <w:rsid w:val="0047362E"/>
    <w:rsid w:val="0048174D"/>
    <w:rsid w:val="004838D0"/>
    <w:rsid w:val="004879B9"/>
    <w:rsid w:val="004C1289"/>
    <w:rsid w:val="004C3A86"/>
    <w:rsid w:val="004C41C9"/>
    <w:rsid w:val="004F6E15"/>
    <w:rsid w:val="00503BC1"/>
    <w:rsid w:val="00503FE7"/>
    <w:rsid w:val="005156F1"/>
    <w:rsid w:val="00523435"/>
    <w:rsid w:val="00537B37"/>
    <w:rsid w:val="00546067"/>
    <w:rsid w:val="00546DA2"/>
    <w:rsid w:val="00554F3A"/>
    <w:rsid w:val="00560602"/>
    <w:rsid w:val="00565C53"/>
    <w:rsid w:val="00570046"/>
    <w:rsid w:val="005745CF"/>
    <w:rsid w:val="00577D9C"/>
    <w:rsid w:val="00586FAE"/>
    <w:rsid w:val="00596CF9"/>
    <w:rsid w:val="005A2599"/>
    <w:rsid w:val="005B03FB"/>
    <w:rsid w:val="005C5A3F"/>
    <w:rsid w:val="005D1F48"/>
    <w:rsid w:val="005D2932"/>
    <w:rsid w:val="005D491A"/>
    <w:rsid w:val="005F2A68"/>
    <w:rsid w:val="00612C0E"/>
    <w:rsid w:val="00615195"/>
    <w:rsid w:val="00616918"/>
    <w:rsid w:val="006258BD"/>
    <w:rsid w:val="00630346"/>
    <w:rsid w:val="00630BB1"/>
    <w:rsid w:val="00632A46"/>
    <w:rsid w:val="006432B5"/>
    <w:rsid w:val="00643FFA"/>
    <w:rsid w:val="0064462E"/>
    <w:rsid w:val="006473D3"/>
    <w:rsid w:val="006563AB"/>
    <w:rsid w:val="00671A9C"/>
    <w:rsid w:val="006751DF"/>
    <w:rsid w:val="00685F38"/>
    <w:rsid w:val="006A23E3"/>
    <w:rsid w:val="006A26C4"/>
    <w:rsid w:val="006A5364"/>
    <w:rsid w:val="006B1599"/>
    <w:rsid w:val="006B75F7"/>
    <w:rsid w:val="006C6CDF"/>
    <w:rsid w:val="006C7CD0"/>
    <w:rsid w:val="006D34DC"/>
    <w:rsid w:val="006D54E4"/>
    <w:rsid w:val="006E3227"/>
    <w:rsid w:val="006F041B"/>
    <w:rsid w:val="006F186A"/>
    <w:rsid w:val="00706E2F"/>
    <w:rsid w:val="00715B8D"/>
    <w:rsid w:val="00723D01"/>
    <w:rsid w:val="00724F9D"/>
    <w:rsid w:val="00724FC3"/>
    <w:rsid w:val="00732829"/>
    <w:rsid w:val="00733F0A"/>
    <w:rsid w:val="00736A93"/>
    <w:rsid w:val="007423C7"/>
    <w:rsid w:val="00743378"/>
    <w:rsid w:val="00752649"/>
    <w:rsid w:val="00755263"/>
    <w:rsid w:val="00763861"/>
    <w:rsid w:val="007665F4"/>
    <w:rsid w:val="00781AAE"/>
    <w:rsid w:val="007840DF"/>
    <w:rsid w:val="00795367"/>
    <w:rsid w:val="00797FB3"/>
    <w:rsid w:val="007A06E7"/>
    <w:rsid w:val="007A1B9C"/>
    <w:rsid w:val="007A33EC"/>
    <w:rsid w:val="007B26EF"/>
    <w:rsid w:val="007B32E8"/>
    <w:rsid w:val="007B43B5"/>
    <w:rsid w:val="007C0CFF"/>
    <w:rsid w:val="007C4598"/>
    <w:rsid w:val="007D1DEE"/>
    <w:rsid w:val="007D552B"/>
    <w:rsid w:val="007E4DEA"/>
    <w:rsid w:val="007E511A"/>
    <w:rsid w:val="007E7952"/>
    <w:rsid w:val="007F74C2"/>
    <w:rsid w:val="007F7BFA"/>
    <w:rsid w:val="00800D49"/>
    <w:rsid w:val="008053D4"/>
    <w:rsid w:val="00807BBA"/>
    <w:rsid w:val="00812742"/>
    <w:rsid w:val="00814FC9"/>
    <w:rsid w:val="008209DD"/>
    <w:rsid w:val="008341EE"/>
    <w:rsid w:val="00834E31"/>
    <w:rsid w:val="008360CF"/>
    <w:rsid w:val="00836E98"/>
    <w:rsid w:val="008372F6"/>
    <w:rsid w:val="008464BD"/>
    <w:rsid w:val="00851589"/>
    <w:rsid w:val="0085199B"/>
    <w:rsid w:val="00856CFB"/>
    <w:rsid w:val="00867A28"/>
    <w:rsid w:val="00872CB4"/>
    <w:rsid w:val="00873FE2"/>
    <w:rsid w:val="008761D6"/>
    <w:rsid w:val="00876595"/>
    <w:rsid w:val="008778A7"/>
    <w:rsid w:val="00877F0C"/>
    <w:rsid w:val="008925B0"/>
    <w:rsid w:val="00893948"/>
    <w:rsid w:val="008954D4"/>
    <w:rsid w:val="008A6A3C"/>
    <w:rsid w:val="008B6239"/>
    <w:rsid w:val="008B6949"/>
    <w:rsid w:val="00904145"/>
    <w:rsid w:val="00906149"/>
    <w:rsid w:val="0090644B"/>
    <w:rsid w:val="00911F67"/>
    <w:rsid w:val="00914815"/>
    <w:rsid w:val="009153C1"/>
    <w:rsid w:val="0092484B"/>
    <w:rsid w:val="009276B3"/>
    <w:rsid w:val="009307B0"/>
    <w:rsid w:val="009416D9"/>
    <w:rsid w:val="00942922"/>
    <w:rsid w:val="00947D83"/>
    <w:rsid w:val="009560EF"/>
    <w:rsid w:val="00964BD0"/>
    <w:rsid w:val="009665A6"/>
    <w:rsid w:val="00980753"/>
    <w:rsid w:val="00980E10"/>
    <w:rsid w:val="00981A8C"/>
    <w:rsid w:val="00994F35"/>
    <w:rsid w:val="009A6FC1"/>
    <w:rsid w:val="009B5769"/>
    <w:rsid w:val="009C5283"/>
    <w:rsid w:val="009C5EE2"/>
    <w:rsid w:val="009C7044"/>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921"/>
    <w:rsid w:val="00A77464"/>
    <w:rsid w:val="00A83E16"/>
    <w:rsid w:val="00A852BC"/>
    <w:rsid w:val="00AB6864"/>
    <w:rsid w:val="00AC2EFD"/>
    <w:rsid w:val="00AC487C"/>
    <w:rsid w:val="00AC5931"/>
    <w:rsid w:val="00AC6593"/>
    <w:rsid w:val="00AD2179"/>
    <w:rsid w:val="00AD44B4"/>
    <w:rsid w:val="00AE7983"/>
    <w:rsid w:val="00AF2E13"/>
    <w:rsid w:val="00AF583C"/>
    <w:rsid w:val="00AF744B"/>
    <w:rsid w:val="00B01600"/>
    <w:rsid w:val="00B066FF"/>
    <w:rsid w:val="00B153BD"/>
    <w:rsid w:val="00B23519"/>
    <w:rsid w:val="00B25174"/>
    <w:rsid w:val="00B27CEB"/>
    <w:rsid w:val="00B30034"/>
    <w:rsid w:val="00B30E2A"/>
    <w:rsid w:val="00B32B68"/>
    <w:rsid w:val="00B467E3"/>
    <w:rsid w:val="00B55C9A"/>
    <w:rsid w:val="00B56609"/>
    <w:rsid w:val="00B743D5"/>
    <w:rsid w:val="00B82597"/>
    <w:rsid w:val="00B962FC"/>
    <w:rsid w:val="00B97226"/>
    <w:rsid w:val="00BA34C6"/>
    <w:rsid w:val="00BA6D99"/>
    <w:rsid w:val="00BB0069"/>
    <w:rsid w:val="00BB4FF0"/>
    <w:rsid w:val="00BC7F05"/>
    <w:rsid w:val="00BD5EBC"/>
    <w:rsid w:val="00BE4B3C"/>
    <w:rsid w:val="00BF2660"/>
    <w:rsid w:val="00BF5283"/>
    <w:rsid w:val="00BF5770"/>
    <w:rsid w:val="00C020E4"/>
    <w:rsid w:val="00C25A62"/>
    <w:rsid w:val="00C25C27"/>
    <w:rsid w:val="00C25E16"/>
    <w:rsid w:val="00C30F41"/>
    <w:rsid w:val="00C312B7"/>
    <w:rsid w:val="00C31D9A"/>
    <w:rsid w:val="00C360C4"/>
    <w:rsid w:val="00C36900"/>
    <w:rsid w:val="00C430E3"/>
    <w:rsid w:val="00C454E5"/>
    <w:rsid w:val="00C46DFD"/>
    <w:rsid w:val="00C52053"/>
    <w:rsid w:val="00C52965"/>
    <w:rsid w:val="00C52AF8"/>
    <w:rsid w:val="00C60F21"/>
    <w:rsid w:val="00C61827"/>
    <w:rsid w:val="00C63DE3"/>
    <w:rsid w:val="00C70203"/>
    <w:rsid w:val="00C73EB1"/>
    <w:rsid w:val="00C774EA"/>
    <w:rsid w:val="00C80BDD"/>
    <w:rsid w:val="00C90C40"/>
    <w:rsid w:val="00CB22F4"/>
    <w:rsid w:val="00CB41E0"/>
    <w:rsid w:val="00CC06B6"/>
    <w:rsid w:val="00CC7565"/>
    <w:rsid w:val="00CD6464"/>
    <w:rsid w:val="00CF0262"/>
    <w:rsid w:val="00CF0FF4"/>
    <w:rsid w:val="00CF66EB"/>
    <w:rsid w:val="00D04E66"/>
    <w:rsid w:val="00D151B9"/>
    <w:rsid w:val="00D16498"/>
    <w:rsid w:val="00D23AA3"/>
    <w:rsid w:val="00D33FE8"/>
    <w:rsid w:val="00D3445B"/>
    <w:rsid w:val="00D43841"/>
    <w:rsid w:val="00D47439"/>
    <w:rsid w:val="00D50517"/>
    <w:rsid w:val="00D52F6B"/>
    <w:rsid w:val="00D5353D"/>
    <w:rsid w:val="00D57FE9"/>
    <w:rsid w:val="00D6172F"/>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4EF8"/>
    <w:rsid w:val="00DC5724"/>
    <w:rsid w:val="00DE1856"/>
    <w:rsid w:val="00DF072F"/>
    <w:rsid w:val="00DF4916"/>
    <w:rsid w:val="00DF506C"/>
    <w:rsid w:val="00E034D1"/>
    <w:rsid w:val="00E057ED"/>
    <w:rsid w:val="00E16244"/>
    <w:rsid w:val="00E41237"/>
    <w:rsid w:val="00E416C3"/>
    <w:rsid w:val="00E47708"/>
    <w:rsid w:val="00E50AB6"/>
    <w:rsid w:val="00E517B1"/>
    <w:rsid w:val="00E57CD7"/>
    <w:rsid w:val="00E63158"/>
    <w:rsid w:val="00E643EC"/>
    <w:rsid w:val="00E75F7B"/>
    <w:rsid w:val="00E810D2"/>
    <w:rsid w:val="00E850A6"/>
    <w:rsid w:val="00E86997"/>
    <w:rsid w:val="00E95E82"/>
    <w:rsid w:val="00EA0EF2"/>
    <w:rsid w:val="00EA5F79"/>
    <w:rsid w:val="00EA7791"/>
    <w:rsid w:val="00EB505B"/>
    <w:rsid w:val="00EC1C03"/>
    <w:rsid w:val="00EC2983"/>
    <w:rsid w:val="00ED3EB6"/>
    <w:rsid w:val="00ED4972"/>
    <w:rsid w:val="00ED641D"/>
    <w:rsid w:val="00EE18BE"/>
    <w:rsid w:val="00EF2C03"/>
    <w:rsid w:val="00EF4E81"/>
    <w:rsid w:val="00EF5BE9"/>
    <w:rsid w:val="00F00F29"/>
    <w:rsid w:val="00F073E1"/>
    <w:rsid w:val="00F07FC3"/>
    <w:rsid w:val="00F157A9"/>
    <w:rsid w:val="00F20990"/>
    <w:rsid w:val="00F24996"/>
    <w:rsid w:val="00F3033A"/>
    <w:rsid w:val="00F32E69"/>
    <w:rsid w:val="00F62449"/>
    <w:rsid w:val="00F63BB0"/>
    <w:rsid w:val="00F66F5F"/>
    <w:rsid w:val="00F67102"/>
    <w:rsid w:val="00F77C8A"/>
    <w:rsid w:val="00F80759"/>
    <w:rsid w:val="00F84A19"/>
    <w:rsid w:val="00F95F87"/>
    <w:rsid w:val="00FA158F"/>
    <w:rsid w:val="00FB5EA2"/>
    <w:rsid w:val="00FB6CD5"/>
    <w:rsid w:val="00FD4DA7"/>
    <w:rsid w:val="00FD51F3"/>
    <w:rsid w:val="00FD6722"/>
    <w:rsid w:val="00FD7C9B"/>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3F62"/>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49</Pages>
  <Words>12618</Words>
  <Characters>71926</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3</cp:revision>
  <cp:lastPrinted>2026-10-19T18:16:00Z</cp:lastPrinted>
  <dcterms:created xsi:type="dcterms:W3CDTF">2026-10-20T12:53:00Z</dcterms:created>
  <dcterms:modified xsi:type="dcterms:W3CDTF">2026-10-20T14:08:00Z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